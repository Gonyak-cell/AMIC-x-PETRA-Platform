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142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174BF28B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7A46F8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A565365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3CCA37FD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4D2A6C6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1054C6CF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763CD32A" w14:textId="77777777" w:rsidR="0082787F" w:rsidRPr="007059D5" w:rsidRDefault="007059D5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7059D5">
        <w:rPr>
          <w:rFonts w:ascii="Times New Roman"/>
          <w:sz w:val="24"/>
        </w:rPr>
        <w:t>S.</w:t>
      </w:r>
      <w:proofErr w:type="gramStart"/>
      <w:r w:rsidRPr="007059D5">
        <w:rPr>
          <w:rFonts w:ascii="Times New Roman"/>
          <w:sz w:val="24"/>
        </w:rPr>
        <w:t>M.ENTERTAINMENT</w:t>
      </w:r>
      <w:proofErr w:type="gramEnd"/>
      <w:r w:rsidRPr="007059D5">
        <w:rPr>
          <w:rFonts w:ascii="Times New Roman"/>
          <w:sz w:val="24"/>
        </w:rPr>
        <w:t xml:space="preserve"> JAPAN, Inc.</w:t>
      </w:r>
      <w:r w:rsidRPr="007059D5">
        <w:rPr>
          <w:rFonts w:ascii="Times New Roman"/>
          <w:sz w:val="24"/>
        </w:rPr>
        <w:tab/>
      </w:r>
    </w:p>
    <w:p w14:paraId="7A14135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F37EAB1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</w:rPr>
      </w:pPr>
      <w:r w:rsidRPr="000326A8">
        <w:rPr>
          <w:rFonts w:eastAsia="바탕"/>
          <w:b/>
        </w:rPr>
        <w:t>매수인</w:t>
      </w:r>
    </w:p>
    <w:p w14:paraId="4F3377B8" w14:textId="7EDA2C64" w:rsidR="001E7208" w:rsidRPr="00310BE6" w:rsidRDefault="00E82857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[</w:t>
      </w:r>
      <w:r>
        <w:rPr>
          <w:rFonts w:ascii="Times New Roman"/>
          <w:sz w:val="24"/>
        </w:rPr>
        <w:t>*]</w:t>
      </w:r>
    </w:p>
    <w:p w14:paraId="0484AB95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0B72F85" w14:textId="1D31377F" w:rsidR="001E7208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</w:rPr>
        <w:t>20</w:t>
      </w:r>
      <w:r w:rsidR="00BB4579">
        <w:rPr>
          <w:rFonts w:eastAsia="바탕" w:hint="eastAsia"/>
        </w:rPr>
        <w:t>2</w:t>
      </w:r>
      <w:r w:rsidR="00097408">
        <w:rPr>
          <w:rFonts w:eastAsia="바탕"/>
        </w:rPr>
        <w:t>5</w:t>
      </w:r>
      <w:r w:rsidR="0099420A" w:rsidRPr="000326A8">
        <w:rPr>
          <w:rFonts w:eastAsia="바탕"/>
        </w:rPr>
        <w:t>.</w:t>
      </w:r>
      <w:r w:rsidR="0066326E">
        <w:rPr>
          <w:rFonts w:eastAsia="바탕" w:hint="eastAsia"/>
        </w:rPr>
        <w:t xml:space="preserve"> </w:t>
      </w:r>
      <w:r w:rsidR="00E82857">
        <w:rPr>
          <w:rFonts w:eastAsia="바탕"/>
        </w:rPr>
        <w:t>[*]</w:t>
      </w:r>
      <w:r w:rsidR="0066326E">
        <w:rPr>
          <w:rFonts w:eastAsia="바탕" w:hint="eastAsia"/>
        </w:rPr>
        <w:t xml:space="preserve">. </w:t>
      </w:r>
      <w:r w:rsidR="00E82857">
        <w:rPr>
          <w:rFonts w:eastAsia="바탕"/>
        </w:rPr>
        <w:t>[*]</w:t>
      </w:r>
      <w:r w:rsidR="0066326E">
        <w:rPr>
          <w:rFonts w:eastAsia="바탕" w:hint="eastAsia"/>
        </w:rPr>
        <w:t>.</w:t>
      </w:r>
    </w:p>
    <w:p w14:paraId="3EA6EA97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48284A4" w14:textId="77777777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3E273CA1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24DB70C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4357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A73F091" w14:textId="77777777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CE0E722" w14:textId="1CDF1E06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t>”)</w:t>
      </w:r>
      <w:r w:rsidRPr="000326A8">
        <w:t>은</w:t>
      </w:r>
      <w:r w:rsidRPr="000326A8">
        <w:t xml:space="preserve"> </w:t>
      </w:r>
      <w:r w:rsidR="000A341D" w:rsidRPr="000326A8">
        <w:t>20</w:t>
      </w:r>
      <w:r w:rsidR="008228D4">
        <w:rPr>
          <w:rFonts w:hint="eastAsia"/>
        </w:rPr>
        <w:t>2</w:t>
      </w:r>
      <w:r w:rsidR="00097408">
        <w:t>5</w:t>
      </w:r>
      <w:r w:rsidRPr="000326A8">
        <w:t>.</w:t>
      </w:r>
      <w:r w:rsidR="00EA765E" w:rsidRPr="000326A8">
        <w:t xml:space="preserve"> </w:t>
      </w:r>
      <w:r w:rsidR="00E82857">
        <w:t>[*]</w:t>
      </w:r>
      <w:r w:rsidR="0066326E">
        <w:rPr>
          <w:rFonts w:hint="eastAsia"/>
        </w:rPr>
        <w:t xml:space="preserve">. </w:t>
      </w:r>
      <w:r w:rsidR="00E82857">
        <w:t>[*</w:t>
      </w:r>
      <w:proofErr w:type="gramStart"/>
      <w:r w:rsidR="00E82857">
        <w:t>]</w:t>
      </w:r>
      <w:r w:rsidR="0066326E">
        <w:rPr>
          <w:rFonts w:hint="eastAsia"/>
        </w:rPr>
        <w:t>.</w:t>
      </w:r>
      <w:r w:rsidRPr="000326A8">
        <w:t>(</w:t>
      </w:r>
      <w:proofErr w:type="gramEnd"/>
      <w:r w:rsidRPr="000326A8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체결일</w:t>
      </w:r>
      <w:r w:rsidRPr="000326A8">
        <w:t xml:space="preserve">”)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75BD8DCA" w14:textId="4FDB025D" w:rsidR="00A76EA4" w:rsidRPr="000326A8" w:rsidRDefault="00A47683" w:rsidP="00883A6E">
      <w:pPr>
        <w:pStyle w:val="LK2"/>
        <w:tabs>
          <w:tab w:val="left" w:pos="851"/>
        </w:tabs>
        <w:ind w:left="849" w:hangingChars="386" w:hanging="849"/>
      </w:pPr>
      <w:r>
        <w:rPr>
          <w:rFonts w:hint="eastAsia"/>
        </w:rPr>
        <w:t>1</w:t>
      </w:r>
      <w:r w:rsidR="00233346">
        <w:rPr>
          <w:rFonts w:hint="eastAsia"/>
        </w:rPr>
        <w:t xml:space="preserve">. </w:t>
      </w:r>
      <w:r w:rsidR="00233346">
        <w:tab/>
      </w:r>
      <w:r w:rsidR="00B2531D" w:rsidRPr="00B2531D">
        <w:t>Japan, Tokyo, Minato-ku, 3-2-1 Roppongi, Sumitomo Fudosan Roppongi Grand Tower 21</w:t>
      </w:r>
      <w:proofErr w:type="gramStart"/>
      <w:r w:rsidR="00B2531D" w:rsidRPr="00B2531D">
        <w:t>F</w:t>
      </w:r>
      <w:r w:rsidR="00B2531D" w:rsidRPr="00B2531D" w:rsidDel="00B2531D">
        <w:rPr>
          <w:highlight w:val="yellow"/>
        </w:rPr>
        <w:t xml:space="preserve"> </w:t>
      </w:r>
      <w:r w:rsidR="00233346" w:rsidRPr="00F97226">
        <w:t>에</w:t>
      </w:r>
      <w:proofErr w:type="gramEnd"/>
      <w:r w:rsidR="00233346">
        <w:rPr>
          <w:rFonts w:hint="eastAsia"/>
        </w:rPr>
        <w:t xml:space="preserve"> </w:t>
      </w:r>
      <w:r w:rsidR="00233346">
        <w:rPr>
          <w:rFonts w:hint="eastAsia"/>
        </w:rPr>
        <w:t>본점을</w:t>
      </w:r>
      <w:r w:rsidR="00233346">
        <w:rPr>
          <w:rFonts w:hint="eastAsia"/>
        </w:rPr>
        <w:t xml:space="preserve"> </w:t>
      </w:r>
      <w:r w:rsidR="00233346">
        <w:rPr>
          <w:rFonts w:hint="eastAsia"/>
        </w:rPr>
        <w:t>둔</w:t>
      </w:r>
      <w:r w:rsidR="00233346" w:rsidRPr="000326A8">
        <w:t xml:space="preserve"> </w:t>
      </w:r>
      <w:r w:rsidR="007059D5" w:rsidRPr="007059D5">
        <w:rPr>
          <w:sz w:val="24"/>
        </w:rPr>
        <w:t>S.M.ENTERTAINMENT JAPAN, Inc.</w:t>
      </w:r>
      <w:r w:rsidR="007644CD" w:rsidRPr="000326A8">
        <w:t>(“</w:t>
      </w:r>
      <w:r w:rsidR="007644CD" w:rsidRPr="000326A8">
        <w:rPr>
          <w:u w:val="single"/>
        </w:rPr>
        <w:t>매도인</w:t>
      </w:r>
      <w:r w:rsidR="007644CD" w:rsidRPr="000326A8">
        <w:t>”)</w:t>
      </w:r>
      <w:r w:rsidR="00E52419">
        <w:tab/>
      </w:r>
    </w:p>
    <w:p w14:paraId="4B0DEC70" w14:textId="3F38E9FA" w:rsidR="00A76EA4" w:rsidRPr="00DA0CED" w:rsidRDefault="004B375F" w:rsidP="00DA0CED">
      <w:pPr>
        <w:pStyle w:val="LK2"/>
        <w:ind w:left="791" w:hanging="791"/>
        <w:rPr>
          <w:lang w:val="ko-KR"/>
        </w:rPr>
      </w:pPr>
      <w:r>
        <w:rPr>
          <w:rFonts w:hint="eastAsia"/>
          <w:szCs w:val="22"/>
          <w:lang w:val="ko-KR"/>
        </w:rPr>
        <w:t xml:space="preserve">2. </w:t>
      </w:r>
      <w:r>
        <w:rPr>
          <w:szCs w:val="22"/>
          <w:lang w:val="ko-KR"/>
        </w:rPr>
        <w:tab/>
      </w:r>
      <w:r w:rsidR="00E82857">
        <w:rPr>
          <w:rFonts w:hint="eastAsia"/>
        </w:rPr>
        <w:t>[</w:t>
      </w:r>
      <w:r w:rsidR="00E82857">
        <w:t>*]</w:t>
      </w:r>
      <w:r w:rsidR="006C186A" w:rsidRPr="004B375F">
        <w:t>에</w:t>
      </w:r>
      <w:r w:rsidR="006C186A" w:rsidRPr="004B375F">
        <w:t xml:space="preserve"> </w:t>
      </w:r>
      <w:r w:rsidR="006C186A" w:rsidRPr="004B375F">
        <w:t>본점을</w:t>
      </w:r>
      <w:r w:rsidR="006C186A" w:rsidRPr="004B375F">
        <w:t xml:space="preserve"> </w:t>
      </w:r>
      <w:r w:rsidR="006C186A" w:rsidRPr="004B375F">
        <w:t>둔</w:t>
      </w:r>
      <w:r w:rsidR="006C186A" w:rsidRPr="004B375F">
        <w:t xml:space="preserve"> </w:t>
      </w:r>
      <w:r w:rsidR="00E82857">
        <w:rPr>
          <w:rFonts w:hint="eastAsia"/>
        </w:rPr>
        <w:t>[</w:t>
      </w:r>
      <w:r w:rsidR="00E82857">
        <w:t>*]</w:t>
      </w:r>
      <w:r w:rsidR="00A76EA4" w:rsidRPr="004B375F">
        <w:t>(</w:t>
      </w:r>
      <w:r w:rsidR="003C601E" w:rsidRPr="004B375F">
        <w:t>“</w:t>
      </w:r>
      <w:r w:rsidR="003C601E" w:rsidRPr="004B375F">
        <w:rPr>
          <w:u w:val="single"/>
        </w:rPr>
        <w:t>매수인</w:t>
      </w:r>
      <w:r w:rsidR="003C601E" w:rsidRPr="004B375F">
        <w:t>”</w:t>
      </w:r>
      <w:r w:rsidR="001B6AD2" w:rsidRPr="004B375F">
        <w:t xml:space="preserve">, </w:t>
      </w:r>
      <w:r w:rsidR="001B6AD2" w:rsidRPr="004B375F">
        <w:t>매도인과</w:t>
      </w:r>
      <w:r w:rsidR="001B6AD2" w:rsidRPr="004B375F">
        <w:t xml:space="preserve"> </w:t>
      </w:r>
      <w:r w:rsidR="001B6AD2" w:rsidRPr="004B375F">
        <w:t>매수인을</w:t>
      </w:r>
      <w:r w:rsidR="001B6AD2" w:rsidRPr="004B375F">
        <w:t xml:space="preserve"> </w:t>
      </w:r>
      <w:r w:rsidR="001B6AD2" w:rsidRPr="004B375F">
        <w:t>개별적으로</w:t>
      </w:r>
      <w:r w:rsidR="001B6AD2" w:rsidRPr="004B375F">
        <w:t xml:space="preserve"> “</w:t>
      </w:r>
      <w:r w:rsidR="001B6AD2" w:rsidRPr="004B375F">
        <w:rPr>
          <w:u w:val="single"/>
        </w:rPr>
        <w:t>당사자</w:t>
      </w:r>
      <w:r w:rsidR="001B6AD2" w:rsidRPr="004B375F">
        <w:t xml:space="preserve">”, </w:t>
      </w:r>
      <w:r w:rsidR="001B6AD2" w:rsidRPr="004B375F">
        <w:t>총칭하여</w:t>
      </w:r>
      <w:r w:rsidR="001B6AD2" w:rsidRPr="004B375F">
        <w:t xml:space="preserve"> “</w:t>
      </w:r>
      <w:r w:rsidR="001B6AD2" w:rsidRPr="004B375F">
        <w:rPr>
          <w:u w:val="single"/>
        </w:rPr>
        <w:t>당사자들</w:t>
      </w:r>
      <w:r w:rsidR="001B6AD2" w:rsidRPr="004B375F">
        <w:t>”</w:t>
      </w:r>
      <w:r w:rsidR="00A76EA4" w:rsidRPr="004B375F">
        <w:t>)</w:t>
      </w:r>
    </w:p>
    <w:p w14:paraId="703474ED" w14:textId="77777777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13871116" w14:textId="4808877C" w:rsidR="00757B46" w:rsidRDefault="001B6AD2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(“</w:t>
      </w:r>
      <w:r w:rsidRPr="000326A8">
        <w:rPr>
          <w:u w:val="single"/>
        </w:rPr>
        <w:t>대상회사</w:t>
      </w:r>
      <w:r w:rsidRPr="000326A8">
        <w:t>”)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A47683">
        <w:rPr>
          <w:rFonts w:hint="eastAsia"/>
        </w:rPr>
        <w:t>1,042,378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A47683">
        <w:rPr>
          <w:rFonts w:hint="eastAsia"/>
        </w:rPr>
        <w:t>5.33</w:t>
      </w:r>
      <w:r w:rsidR="0092513D" w:rsidRPr="000326A8">
        <w:t>%</w:t>
      </w:r>
      <w:r w:rsidR="003E7558">
        <w:rPr>
          <w:rFonts w:hint="eastAsia"/>
        </w:rPr>
        <w:t>)</w:t>
      </w:r>
      <w:r w:rsidR="001A4B35">
        <w:rPr>
          <w:rFonts w:hint="eastAsia"/>
        </w:rPr>
        <w:t>(</w:t>
      </w:r>
      <w:r w:rsidR="001A4B35">
        <w:t>“</w:t>
      </w:r>
      <w:r w:rsidR="001A4B35" w:rsidRPr="004B375F">
        <w:rPr>
          <w:rFonts w:hint="eastAsia"/>
          <w:u w:val="single"/>
        </w:rPr>
        <w:t>대상주식</w:t>
      </w:r>
      <w:r w:rsidR="001A4B35">
        <w:t>”</w:t>
      </w:r>
      <w:r w:rsidR="001A4B35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</w:p>
    <w:p w14:paraId="0EB31D42" w14:textId="3647F6B2" w:rsidR="00A76EA4" w:rsidRPr="000326A8" w:rsidRDefault="00A76EA4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AB50C1">
        <w:t>“</w:t>
      </w:r>
      <w:r w:rsidR="00AB50C1" w:rsidRPr="00757B46">
        <w:rPr>
          <w:rFonts w:hint="eastAsia"/>
          <w:u w:val="single"/>
        </w:rPr>
        <w:t>본건</w:t>
      </w:r>
      <w:r w:rsidR="00AB50C1" w:rsidRPr="00757B46">
        <w:rPr>
          <w:u w:val="single"/>
        </w:rPr>
        <w:t xml:space="preserve"> </w:t>
      </w:r>
      <w:r w:rsidR="00AB50C1" w:rsidRPr="00757B46">
        <w:rPr>
          <w:rFonts w:hint="eastAsia"/>
          <w:u w:val="single"/>
        </w:rPr>
        <w:t>거래</w:t>
      </w:r>
      <w:r w:rsidR="00AB50C1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087618BD" w14:textId="77777777" w:rsidR="004E4B62" w:rsidRPr="000326A8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359FC122" w14:textId="77777777" w:rsidR="00A76EA4" w:rsidRPr="000326A8" w:rsidRDefault="004D0B62" w:rsidP="002A1826">
      <w:pPr>
        <w:pStyle w:val="LKLevel1"/>
      </w:pPr>
      <w:bookmarkStart w:id="3" w:name="_Toc325125165"/>
      <w:bookmarkStart w:id="4" w:name="_Toc515548438"/>
      <w:bookmarkStart w:id="5" w:name="_Ref105665996"/>
      <w:bookmarkStart w:id="6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3"/>
      <w:bookmarkEnd w:id="4"/>
      <w:bookmarkEnd w:id="5"/>
      <w:bookmarkEnd w:id="6"/>
    </w:p>
    <w:p w14:paraId="4CC11137" w14:textId="77777777" w:rsidR="00027350" w:rsidRPr="000326A8" w:rsidRDefault="00B56A58" w:rsidP="002A1826">
      <w:pPr>
        <w:pStyle w:val="LKLevel2"/>
      </w:pPr>
      <w:bookmarkStart w:id="7" w:name="_Toc176821168"/>
      <w:r w:rsidRPr="000326A8">
        <w:t>정의</w:t>
      </w:r>
      <w:r w:rsidRPr="000326A8">
        <w:rPr>
          <w:u w:val="none"/>
        </w:rPr>
        <w:t>.</w:t>
      </w:r>
      <w:bookmarkEnd w:id="7"/>
      <w:r w:rsidRPr="000326A8">
        <w:rPr>
          <w:u w:val="none"/>
        </w:rPr>
        <w:t xml:space="preserve"> </w:t>
      </w:r>
    </w:p>
    <w:p w14:paraId="25BE38FC" w14:textId="3E4E4B12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="00AE4BF0">
        <w:t>.</w:t>
      </w:r>
    </w:p>
    <w:p w14:paraId="715EB7DA" w14:textId="77777777" w:rsidR="0066326E" w:rsidRPr="000326A8" w:rsidRDefault="0066326E" w:rsidP="0066326E">
      <w:pPr>
        <w:pStyle w:val="LK2"/>
        <w:ind w:firstLine="794"/>
      </w:pPr>
      <w:r w:rsidRPr="000326A8">
        <w:t>“</w:t>
      </w:r>
      <w:r w:rsidRPr="000326A8">
        <w:rPr>
          <w:u w:val="single"/>
        </w:rPr>
        <w:t>공개목록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첨부된</w:t>
      </w:r>
      <w:r w:rsidRPr="000326A8">
        <w:t xml:space="preserve"> </w:t>
      </w:r>
      <w:r w:rsidRPr="000326A8">
        <w:rPr>
          <w:u w:val="single"/>
        </w:rPr>
        <w:t>별지</w:t>
      </w:r>
      <w:r w:rsidRPr="000326A8">
        <w:t xml:space="preserve"> </w:t>
      </w:r>
      <w:r w:rsidRPr="000326A8">
        <w:t>공개목록을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59B6A23C" w14:textId="1C487B43" w:rsidR="0066326E" w:rsidRDefault="0066326E" w:rsidP="0066326E">
      <w:pPr>
        <w:pStyle w:val="LK2"/>
        <w:ind w:leftChars="400" w:left="800"/>
      </w:pPr>
      <w:r>
        <w:t>“</w:t>
      </w:r>
      <w:r>
        <w:rPr>
          <w:rFonts w:hint="eastAsia"/>
          <w:u w:val="single"/>
        </w:rPr>
        <w:t>관련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구주매매계약</w:t>
      </w:r>
      <w:r>
        <w:t>”</w:t>
      </w:r>
      <w:r w:rsidR="009A60A1" w:rsidRPr="00A87774">
        <w:rPr>
          <w:rFonts w:hint="eastAsia"/>
        </w:rPr>
        <w:t>이란</w:t>
      </w:r>
      <w:r w:rsidRPr="003D4515">
        <w:rPr>
          <w:sz w:val="24"/>
        </w:rPr>
        <w:t xml:space="preserve"> </w:t>
      </w:r>
      <w:r w:rsidRPr="005C1D50">
        <w:rPr>
          <w:rFonts w:hint="eastAsia"/>
        </w:rPr>
        <w:t>본</w:t>
      </w:r>
      <w:r w:rsidRPr="005C1D50">
        <w:t xml:space="preserve"> </w:t>
      </w:r>
      <w:r w:rsidRPr="005C1D50">
        <w:t>계약</w:t>
      </w:r>
      <w:r w:rsidRPr="005C1D50">
        <w:t xml:space="preserve"> </w:t>
      </w:r>
      <w:r w:rsidRPr="005C1D50">
        <w:t>체결일에</w:t>
      </w:r>
      <w:r w:rsidRPr="005C1D50"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주주인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r w:rsidRPr="005C1D50">
        <w:rPr>
          <w:rFonts w:hint="eastAsia"/>
        </w:rPr>
        <w:t>와</w:t>
      </w:r>
      <w:proofErr w:type="spellEnd"/>
      <w:r w:rsidRPr="005C1D50"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체결된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소유의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발행주식</w:t>
      </w:r>
      <w:r>
        <w:rPr>
          <w:rFonts w:hint="eastAsia"/>
        </w:rPr>
        <w:t xml:space="preserve"> 5,547,873</w:t>
      </w:r>
      <w:r>
        <w:rPr>
          <w:rFonts w:hint="eastAsia"/>
        </w:rPr>
        <w:t>주</w:t>
      </w:r>
      <w:r w:rsidRPr="005C1D50">
        <w:t>에</w:t>
      </w:r>
      <w:r w:rsidRPr="005C1D50">
        <w:t xml:space="preserve"> </w:t>
      </w:r>
      <w:r w:rsidRPr="005C1D50">
        <w:t>관한</w:t>
      </w:r>
      <w:r w:rsidRPr="005C1D50">
        <w:t xml:space="preserve"> </w:t>
      </w:r>
      <w:r w:rsidRPr="005C1D50">
        <w:t>주식매매계약을</w:t>
      </w:r>
      <w:r w:rsidRPr="005C1D50">
        <w:t xml:space="preserve"> </w:t>
      </w:r>
      <w:r w:rsidRPr="005C1D50">
        <w:t>의미하고</w:t>
      </w:r>
      <w:r w:rsidRPr="005C1D50">
        <w:t>, “</w:t>
      </w:r>
      <w:r w:rsidRPr="001A7B81">
        <w:rPr>
          <w:u w:val="single"/>
        </w:rPr>
        <w:t>관련</w:t>
      </w:r>
      <w:r w:rsidRPr="001A7B81">
        <w:rPr>
          <w:u w:val="single"/>
        </w:rPr>
        <w:t xml:space="preserve"> </w:t>
      </w:r>
      <w:r w:rsidRPr="001A7B81">
        <w:rPr>
          <w:u w:val="single"/>
        </w:rPr>
        <w:t>구주매매거래</w:t>
      </w:r>
      <w:r w:rsidRPr="005C1D50">
        <w:t>”</w:t>
      </w:r>
      <w:r w:rsidRPr="005C1D50">
        <w:t>란</w:t>
      </w:r>
      <w:r w:rsidRPr="005C1D50">
        <w:t xml:space="preserve"> </w:t>
      </w:r>
      <w:r w:rsidRPr="005C1D50">
        <w:t>관련</w:t>
      </w:r>
      <w:r w:rsidRPr="005C1D50">
        <w:t xml:space="preserve"> </w:t>
      </w:r>
      <w:r w:rsidRPr="005C1D50">
        <w:t>구주매매계약에</w:t>
      </w:r>
      <w:r w:rsidRPr="005C1D50">
        <w:t xml:space="preserve"> </w:t>
      </w:r>
      <w:r w:rsidRPr="005C1D50">
        <w:t>따른</w:t>
      </w:r>
      <w:r w:rsidRPr="005C1D50">
        <w:t xml:space="preserve"> </w:t>
      </w:r>
      <w:r w:rsidRPr="009E3BBA">
        <w:rPr>
          <w:rFonts w:hint="eastAsia"/>
        </w:rPr>
        <w:t>주식매매</w:t>
      </w:r>
      <w:r w:rsidRPr="005C1D50">
        <w:t>거래를</w:t>
      </w:r>
      <w:r w:rsidRPr="005C1D50">
        <w:t xml:space="preserve"> </w:t>
      </w:r>
      <w:r w:rsidRPr="005C1D50">
        <w:t>말한다</w:t>
      </w:r>
      <w:r w:rsidRPr="005C1D50">
        <w:t>.</w:t>
      </w:r>
    </w:p>
    <w:p w14:paraId="54404508" w14:textId="624DBA9A" w:rsidR="00A76EA4" w:rsidRDefault="004A5DD6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계열회사</w:t>
      </w:r>
      <w:r w:rsidRPr="000326A8">
        <w:t>”</w:t>
      </w:r>
      <w:r w:rsidR="00E07768" w:rsidRPr="000326A8">
        <w:t>란</w:t>
      </w:r>
      <w:r w:rsidRPr="000326A8">
        <w:t xml:space="preserve"> </w:t>
      </w:r>
      <w:r w:rsidRPr="000326A8">
        <w:t>독점규제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공정거래에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법률</w:t>
      </w:r>
      <w:r w:rsidR="00CB538A" w:rsidRPr="000326A8">
        <w:t>(“</w:t>
      </w:r>
      <w:r w:rsidR="00CB538A" w:rsidRPr="000326A8">
        <w:rPr>
          <w:u w:val="single"/>
        </w:rPr>
        <w:t>공정거래법</w:t>
      </w:r>
      <w:r w:rsidR="00CB538A" w:rsidRPr="000326A8">
        <w:t>”)</w:t>
      </w:r>
      <w:r w:rsidRPr="000326A8">
        <w:t>상</w:t>
      </w:r>
      <w:r w:rsidRPr="000326A8">
        <w:t xml:space="preserve"> </w:t>
      </w:r>
      <w:r w:rsidRPr="000326A8">
        <w:t>계열회사를</w:t>
      </w:r>
      <w:r w:rsidRPr="000326A8">
        <w:t xml:space="preserve"> </w:t>
      </w:r>
      <w:r w:rsidR="00AE1003" w:rsidRPr="000326A8">
        <w:t>말</w:t>
      </w:r>
      <w:r w:rsidRPr="000326A8">
        <w:t>한다</w:t>
      </w:r>
      <w:r w:rsidRPr="000326A8">
        <w:t>.</w:t>
      </w:r>
    </w:p>
    <w:p w14:paraId="6D6573C3" w14:textId="0ECE23A1" w:rsidR="00244D61" w:rsidRPr="00244D61" w:rsidRDefault="00244D61" w:rsidP="00995F66">
      <w:pPr>
        <w:pStyle w:val="LK1"/>
        <w:numPr>
          <w:ilvl w:val="0"/>
          <w:numId w:val="0"/>
        </w:numPr>
        <w:ind w:left="794"/>
        <w:rPr>
          <w:ins w:id="8" w:author="SL PARTNERS" w:date="2025-07-10T17:34:00Z" w16du:dateUtc="2025-07-10T08:34:00Z"/>
        </w:rPr>
      </w:pPr>
      <w:ins w:id="9" w:author="SL PARTNERS" w:date="2025-07-10T17:34:00Z" w16du:dateUtc="2025-07-10T08:34:00Z">
        <w:r w:rsidRPr="000326A8">
          <w:t>“</w:t>
        </w:r>
        <w:r w:rsidRPr="000326A8">
          <w:rPr>
            <w:u w:val="single"/>
          </w:rPr>
          <w:t>기준</w:t>
        </w:r>
        <w:r w:rsidRPr="000326A8">
          <w:rPr>
            <w:u w:val="single"/>
          </w:rPr>
          <w:t xml:space="preserve"> </w:t>
        </w:r>
        <w:r w:rsidRPr="000326A8">
          <w:rPr>
            <w:u w:val="single"/>
          </w:rPr>
          <w:t>재무제표</w:t>
        </w:r>
        <w:r w:rsidRPr="000326A8">
          <w:t>”</w:t>
        </w:r>
        <w:r>
          <w:rPr>
            <w:rFonts w:hint="eastAsia"/>
          </w:rPr>
          <w:t>란</w:t>
        </w:r>
        <w:r w:rsidRPr="000326A8">
          <w:t xml:space="preserve"> </w:t>
        </w:r>
        <w:r w:rsidRPr="00A93077">
          <w:t>대상회사의</w:t>
        </w:r>
        <w:r w:rsidRPr="00A93077">
          <w:t xml:space="preserve"> 20</w:t>
        </w:r>
        <w:r w:rsidRPr="00AC1577">
          <w:t>2</w:t>
        </w:r>
        <w:r>
          <w:rPr>
            <w:rFonts w:hint="eastAsia"/>
          </w:rPr>
          <w:t>4</w:t>
        </w:r>
        <w:r w:rsidRPr="00A93077">
          <w:t>년</w:t>
        </w:r>
        <w:r w:rsidRPr="00A93077">
          <w:t xml:space="preserve"> </w:t>
        </w:r>
        <w:r>
          <w:t>9</w:t>
        </w:r>
        <w:r w:rsidRPr="00A93077">
          <w:t>월</w:t>
        </w:r>
        <w:r w:rsidRPr="00A93077">
          <w:t xml:space="preserve"> </w:t>
        </w:r>
        <w:r>
          <w:rPr>
            <w:rFonts w:hint="eastAsia"/>
          </w:rPr>
          <w:t>30</w:t>
        </w:r>
        <w:r w:rsidRPr="00A93077">
          <w:t>일</w:t>
        </w:r>
        <w:r w:rsidRPr="00A93077">
          <w:t xml:space="preserve"> </w:t>
        </w:r>
        <w:r w:rsidRPr="00A93077">
          <w:t>기준의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분기보고서상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개별재무제표를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말</w:t>
        </w:r>
        <w:r w:rsidRPr="000326A8">
          <w:t>한다</w:t>
        </w:r>
        <w:r w:rsidRPr="000326A8">
          <w:t>.</w:t>
        </w:r>
      </w:ins>
    </w:p>
    <w:p w14:paraId="1A560FD8" w14:textId="63C0901C" w:rsidR="007B5C02" w:rsidRPr="00702265" w:rsidRDefault="00BB1C23" w:rsidP="00357C2A">
      <w:pPr>
        <w:pStyle w:val="LK2"/>
        <w:ind w:left="794"/>
      </w:pPr>
      <w:r w:rsidRPr="000326A8">
        <w:t>“</w:t>
      </w:r>
      <w:r w:rsidRPr="000326A8">
        <w:rPr>
          <w:u w:val="single"/>
        </w:rPr>
        <w:t>대리인</w:t>
      </w:r>
      <w:r w:rsidRPr="000326A8">
        <w:t>”</w:t>
      </w:r>
      <w:r w:rsidR="00417B39">
        <w:rPr>
          <w:rFonts w:hint="eastAsia"/>
        </w:rPr>
        <w:t>이란</w:t>
      </w:r>
      <w:r w:rsidRPr="000326A8">
        <w:t xml:space="preserve"> </w:t>
      </w:r>
      <w:r w:rsidRPr="000326A8">
        <w:t>어떤</w:t>
      </w:r>
      <w:r w:rsidRPr="000326A8">
        <w:t xml:space="preserve"> </w:t>
      </w:r>
      <w:r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Pr="000326A8">
        <w:rPr>
          <w:szCs w:val="23"/>
        </w:rPr>
        <w:t>원</w:t>
      </w:r>
      <w:r w:rsidRPr="000326A8">
        <w:t xml:space="preserve">, </w:t>
      </w:r>
      <w:r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Pr="000326A8">
        <w:t>대리인을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 xml:space="preserve">. </w:t>
      </w:r>
    </w:p>
    <w:p w14:paraId="22E2C7BF" w14:textId="77777777" w:rsidR="003D50CE" w:rsidRPr="000326A8" w:rsidRDefault="0066712B" w:rsidP="002A1826">
      <w:pPr>
        <w:pStyle w:val="LK2"/>
        <w:ind w:left="794"/>
        <w:rPr>
          <w:del w:id="10" w:author="SL PARTNERS" w:date="2025-07-10T17:34:00Z" w16du:dateUtc="2025-07-10T08:34:00Z"/>
        </w:rPr>
      </w:pPr>
      <w:del w:id="11" w:author="SL PARTNERS" w:date="2025-07-10T17:34:00Z" w16du:dateUtc="2025-07-10T08:34:00Z">
        <w:r w:rsidRPr="000326A8">
          <w:delText>“</w:delText>
        </w:r>
        <w:r w:rsidRPr="000326A8">
          <w:rPr>
            <w:u w:val="single"/>
          </w:rPr>
          <w:delText>매도인이</w:delText>
        </w:r>
        <w:r w:rsidRPr="000326A8">
          <w:rPr>
            <w:u w:val="single"/>
          </w:rPr>
          <w:delText xml:space="preserve"> </w:delText>
        </w:r>
        <w:r w:rsidRPr="000326A8">
          <w:rPr>
            <w:u w:val="single"/>
          </w:rPr>
          <w:delText>알고</w:delText>
        </w:r>
        <w:r w:rsidRPr="000326A8">
          <w:rPr>
            <w:u w:val="single"/>
          </w:rPr>
          <w:delText xml:space="preserve"> </w:delText>
        </w:r>
        <w:r w:rsidRPr="000326A8">
          <w:rPr>
            <w:u w:val="single"/>
          </w:rPr>
          <w:delText>있는</w:delText>
        </w:r>
        <w:r w:rsidRPr="000326A8">
          <w:delText>”</w:delText>
        </w:r>
        <w:r w:rsidRPr="000326A8">
          <w:delText>이란</w:delText>
        </w:r>
        <w:r w:rsidRPr="000326A8">
          <w:delText xml:space="preserve"> </w:delText>
        </w:r>
        <w:r w:rsidR="0046430E" w:rsidRPr="000326A8">
          <w:delText>본</w:delText>
        </w:r>
        <w:r w:rsidR="0046430E" w:rsidRPr="000326A8">
          <w:delText xml:space="preserve"> </w:delText>
        </w:r>
        <w:r w:rsidR="0046430E" w:rsidRPr="000326A8">
          <w:delText>계약</w:delText>
        </w:r>
        <w:r w:rsidR="0046430E" w:rsidRPr="000326A8">
          <w:delText xml:space="preserve"> </w:delText>
        </w:r>
        <w:r w:rsidR="0046430E" w:rsidRPr="000326A8">
          <w:delText>체결일</w:delText>
        </w:r>
        <w:r w:rsidR="0046430E" w:rsidRPr="000326A8">
          <w:delText xml:space="preserve"> </w:delText>
        </w:r>
        <w:r w:rsidR="0046430E" w:rsidRPr="002D1616">
          <w:delText>현재</w:delText>
        </w:r>
        <w:r w:rsidR="0046430E" w:rsidRPr="002D1616">
          <w:delText xml:space="preserve"> </w:delText>
        </w:r>
        <w:r w:rsidRPr="002D1616">
          <w:delText>매도인</w:delText>
        </w:r>
        <w:r w:rsidR="009D3369" w:rsidRPr="002D1616">
          <w:rPr>
            <w:rFonts w:hint="eastAsia"/>
          </w:rPr>
          <w:delText>의</w:delText>
        </w:r>
        <w:r w:rsidR="009D3369" w:rsidRPr="002D1616">
          <w:rPr>
            <w:rFonts w:hint="eastAsia"/>
          </w:rPr>
          <w:delText xml:space="preserve"> </w:delText>
        </w:r>
        <w:r w:rsidR="009D3369" w:rsidRPr="002D1616">
          <w:rPr>
            <w:rFonts w:hint="eastAsia"/>
          </w:rPr>
          <w:delText>등기임원이</w:delText>
        </w:r>
        <w:r w:rsidRPr="002D1616">
          <w:delText xml:space="preserve"> </w:delText>
        </w:r>
        <w:r w:rsidRPr="002D1616">
          <w:delText>실제로</w:delText>
        </w:r>
        <w:r w:rsidRPr="002D1616">
          <w:delText xml:space="preserve"> </w:delText>
        </w:r>
        <w:r w:rsidRPr="002D1616">
          <w:delText>알고</w:delText>
        </w:r>
        <w:r w:rsidRPr="002D1616">
          <w:delText xml:space="preserve"> </w:delText>
        </w:r>
        <w:r w:rsidRPr="002D1616">
          <w:delText>있는</w:delText>
        </w:r>
        <w:r w:rsidRPr="002D1616">
          <w:delText xml:space="preserve"> </w:delText>
        </w:r>
        <w:r w:rsidRPr="002D1616">
          <w:delText>경우를</w:delText>
        </w:r>
        <w:r w:rsidRPr="002D1616">
          <w:delText xml:space="preserve"> </w:delText>
        </w:r>
        <w:r w:rsidRPr="009E3BBA">
          <w:rPr>
            <w:rFonts w:hint="eastAsia"/>
          </w:rPr>
          <w:delText>말</w:delText>
        </w:r>
        <w:r w:rsidR="000F0DDB" w:rsidRPr="009E3BBA">
          <w:rPr>
            <w:rFonts w:hint="eastAsia"/>
          </w:rPr>
          <w:delText>한다</w:delText>
        </w:r>
        <w:r w:rsidRPr="000326A8">
          <w:delText>.</w:delText>
        </w:r>
      </w:del>
    </w:p>
    <w:p w14:paraId="37084095" w14:textId="3B42EAC2" w:rsidR="0019409A" w:rsidRPr="000326A8" w:rsidRDefault="0019409A" w:rsidP="002A1826">
      <w:pPr>
        <w:pStyle w:val="LK2"/>
        <w:ind w:left="794"/>
        <w:rPr>
          <w:ins w:id="12" w:author="SL PARTNERS" w:date="2025-07-10T17:34:00Z" w16du:dateUtc="2025-07-10T08:34:00Z"/>
        </w:rPr>
      </w:pPr>
      <w:ins w:id="13" w:author="SL PARTNERS" w:date="2025-07-10T17:34:00Z" w16du:dateUtc="2025-07-10T08:34:00Z">
        <w:r>
          <w:t>“</w:t>
        </w:r>
        <w:r w:rsidRPr="000326A8">
          <w:rPr>
            <w:u w:val="single"/>
          </w:rPr>
          <w:t>매도인이</w:t>
        </w:r>
        <w:r w:rsidRPr="000326A8">
          <w:rPr>
            <w:u w:val="single"/>
          </w:rPr>
          <w:t xml:space="preserve"> </w:t>
        </w:r>
        <w:r w:rsidRPr="000326A8">
          <w:rPr>
            <w:u w:val="single"/>
          </w:rPr>
          <w:t>알고</w:t>
        </w:r>
        <w:r w:rsidRPr="000326A8">
          <w:rPr>
            <w:u w:val="single"/>
          </w:rPr>
          <w:t xml:space="preserve"> </w:t>
        </w:r>
        <w:r w:rsidRPr="000326A8">
          <w:rPr>
            <w:u w:val="single"/>
          </w:rPr>
          <w:t>있는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한</w:t>
        </w:r>
        <w:r>
          <w:t>”</w:t>
        </w:r>
        <w:r>
          <w:rPr>
            <w:rFonts w:hint="eastAsia"/>
          </w:rPr>
          <w:t>이란</w:t>
        </w:r>
        <w:r w:rsidRPr="004D43B9">
          <w:t xml:space="preserve"> </w:t>
        </w:r>
        <w:r w:rsidRPr="00514BE8">
          <w:t>본</w:t>
        </w:r>
        <w:r w:rsidRPr="00514BE8">
          <w:t xml:space="preserve"> </w:t>
        </w:r>
        <w:r w:rsidRPr="00514BE8">
          <w:t>계약</w:t>
        </w:r>
        <w:r w:rsidRPr="00514BE8">
          <w:t xml:space="preserve"> </w:t>
        </w:r>
        <w:r w:rsidRPr="00514BE8">
          <w:t>체결일</w:t>
        </w:r>
        <w:r w:rsidRPr="00514BE8">
          <w:t xml:space="preserve"> </w:t>
        </w:r>
        <w:r w:rsidRPr="00514BE8">
          <w:t>현재</w:t>
        </w:r>
        <w:r w:rsidRPr="00514BE8">
          <w:t xml:space="preserve"> </w:t>
        </w:r>
        <w:r w:rsidRPr="00514BE8">
          <w:t>매도인</w:t>
        </w:r>
        <w:r w:rsidRPr="00514BE8">
          <w:rPr>
            <w:rFonts w:hint="eastAsia"/>
          </w:rPr>
          <w:t>의</w:t>
        </w:r>
        <w:r w:rsidRPr="00514BE8">
          <w:rPr>
            <w:rFonts w:hint="eastAsia"/>
          </w:rPr>
          <w:t xml:space="preserve"> </w:t>
        </w:r>
        <w:r w:rsidRPr="00514BE8">
          <w:rPr>
            <w:rFonts w:hint="eastAsia"/>
          </w:rPr>
          <w:t>등기임원</w:t>
        </w:r>
        <w:r w:rsidRPr="00C2306B">
          <w:t xml:space="preserve"> </w:t>
        </w:r>
        <w:r w:rsidRPr="00C2306B">
          <w:rPr>
            <w:rFonts w:hint="eastAsia"/>
          </w:rPr>
          <w:t>또는</w:t>
        </w:r>
        <w:r w:rsidRPr="00C2306B">
          <w:t xml:space="preserve"> </w:t>
        </w:r>
        <w:r w:rsidRPr="00C2306B">
          <w:rPr>
            <w:rFonts w:hint="eastAsia"/>
          </w:rPr>
          <w:t>본건</w:t>
        </w:r>
        <w:r w:rsidRPr="00C2306B">
          <w:t xml:space="preserve"> </w:t>
        </w:r>
        <w:r w:rsidRPr="00C2306B">
          <w:rPr>
            <w:rFonts w:hint="eastAsia"/>
          </w:rPr>
          <w:t>거래와</w:t>
        </w:r>
        <w:r w:rsidRPr="00C2306B">
          <w:t xml:space="preserve"> </w:t>
        </w:r>
        <w:r w:rsidRPr="00C2306B">
          <w:rPr>
            <w:rFonts w:hint="eastAsia"/>
          </w:rPr>
          <w:t>관련한</w:t>
        </w:r>
        <w:r w:rsidRPr="00C2306B">
          <w:t xml:space="preserve"> </w:t>
        </w:r>
        <w:r w:rsidRPr="00C2306B">
          <w:rPr>
            <w:rFonts w:hint="eastAsia"/>
          </w:rPr>
          <w:t>실사</w:t>
        </w:r>
        <w:r w:rsidRPr="00C2306B">
          <w:t>, (</w:t>
        </w:r>
        <w:r w:rsidRPr="00C2306B">
          <w:rPr>
            <w:rFonts w:hint="eastAsia"/>
          </w:rPr>
          <w:t>예비</w:t>
        </w:r>
        <w:r w:rsidRPr="00C2306B">
          <w:t>)</w:t>
        </w:r>
        <w:r w:rsidRPr="00C2306B">
          <w:rPr>
            <w:rFonts w:hint="eastAsia"/>
          </w:rPr>
          <w:t>입찰제안서</w:t>
        </w:r>
        <w:r w:rsidRPr="00C2306B">
          <w:t xml:space="preserve"> </w:t>
        </w:r>
        <w:r w:rsidRPr="00C2306B">
          <w:rPr>
            <w:rFonts w:hint="eastAsia"/>
          </w:rPr>
          <w:t>등</w:t>
        </w:r>
        <w:r w:rsidRPr="00C2306B">
          <w:t xml:space="preserve"> </w:t>
        </w:r>
        <w:r w:rsidRPr="00C2306B">
          <w:rPr>
            <w:rFonts w:hint="eastAsia"/>
          </w:rPr>
          <w:t>본건</w:t>
        </w:r>
        <w:r w:rsidRPr="00C2306B">
          <w:t xml:space="preserve"> </w:t>
        </w:r>
        <w:r w:rsidRPr="00C2306B">
          <w:rPr>
            <w:rFonts w:hint="eastAsia"/>
          </w:rPr>
          <w:t>거래에</w:t>
        </w:r>
        <w:r w:rsidRPr="00C2306B">
          <w:t xml:space="preserve"> </w:t>
        </w:r>
        <w:r w:rsidRPr="00C2306B">
          <w:rPr>
            <w:rFonts w:hint="eastAsia"/>
          </w:rPr>
          <w:t>참여하기</w:t>
        </w:r>
        <w:r w:rsidRPr="00C2306B">
          <w:t xml:space="preserve"> </w:t>
        </w:r>
        <w:r w:rsidRPr="00C2306B">
          <w:rPr>
            <w:rFonts w:hint="eastAsia"/>
          </w:rPr>
          <w:t>위한</w:t>
        </w:r>
        <w:r w:rsidRPr="00C2306B">
          <w:t xml:space="preserve"> </w:t>
        </w:r>
        <w:r w:rsidRPr="00C2306B">
          <w:rPr>
            <w:rFonts w:hint="eastAsia"/>
          </w:rPr>
          <w:t>관련</w:t>
        </w:r>
        <w:r w:rsidRPr="00C2306B">
          <w:t xml:space="preserve"> </w:t>
        </w:r>
        <w:r w:rsidRPr="00C2306B">
          <w:rPr>
            <w:rFonts w:hint="eastAsia"/>
          </w:rPr>
          <w:t>문서</w:t>
        </w:r>
        <w:r w:rsidRPr="00C2306B">
          <w:t xml:space="preserve"> </w:t>
        </w:r>
        <w:r w:rsidRPr="00C2306B">
          <w:rPr>
            <w:rFonts w:hint="eastAsia"/>
          </w:rPr>
          <w:t>또는</w:t>
        </w:r>
        <w:r w:rsidRPr="00C2306B">
          <w:t xml:space="preserve"> </w:t>
        </w:r>
        <w:r w:rsidRPr="00C2306B">
          <w:rPr>
            <w:rFonts w:hint="eastAsia"/>
          </w:rPr>
          <w:t>조건에</w:t>
        </w:r>
        <w:r w:rsidRPr="00C2306B">
          <w:t xml:space="preserve"> </w:t>
        </w:r>
        <w:r w:rsidRPr="00C2306B">
          <w:rPr>
            <w:rFonts w:hint="eastAsia"/>
          </w:rPr>
          <w:t>관한</w:t>
        </w:r>
        <w:r w:rsidRPr="00C2306B">
          <w:t xml:space="preserve"> </w:t>
        </w:r>
        <w:r w:rsidRPr="00C2306B">
          <w:rPr>
            <w:rFonts w:hint="eastAsia"/>
          </w:rPr>
          <w:t>작성</w:t>
        </w:r>
        <w:r w:rsidRPr="00C2306B">
          <w:t xml:space="preserve">, </w:t>
        </w:r>
        <w:r w:rsidRPr="00C2306B">
          <w:rPr>
            <w:rFonts w:hint="eastAsia"/>
          </w:rPr>
          <w:t>검토</w:t>
        </w:r>
        <w:r w:rsidRPr="00C2306B">
          <w:t xml:space="preserve">, </w:t>
        </w:r>
        <w:r w:rsidRPr="00C2306B">
          <w:rPr>
            <w:rFonts w:hint="eastAsia"/>
          </w:rPr>
          <w:t>제안</w:t>
        </w:r>
        <w:r w:rsidRPr="00C2306B">
          <w:t xml:space="preserve">, </w:t>
        </w:r>
        <w:r w:rsidRPr="00C2306B">
          <w:rPr>
            <w:rFonts w:hint="eastAsia"/>
          </w:rPr>
          <w:t>협상에</w:t>
        </w:r>
        <w:r w:rsidRPr="00C2306B">
          <w:t xml:space="preserve"> </w:t>
        </w:r>
        <w:r w:rsidRPr="00C2306B">
          <w:rPr>
            <w:rFonts w:hint="eastAsia"/>
          </w:rPr>
          <w:t>관여한</w:t>
        </w:r>
        <w:r w:rsidRPr="00C2306B">
          <w:t xml:space="preserve"> </w:t>
        </w:r>
        <w:r w:rsidRPr="00C2306B">
          <w:rPr>
            <w:rFonts w:hint="eastAsia"/>
          </w:rPr>
          <w:t>매도인의</w:t>
        </w:r>
        <w:r w:rsidRPr="00C2306B">
          <w:t xml:space="preserve"> </w:t>
        </w:r>
        <w:r w:rsidRPr="00C2306B">
          <w:rPr>
            <w:rFonts w:hint="eastAsia"/>
          </w:rPr>
          <w:t>임직원</w:t>
        </w:r>
        <w:r w:rsidRPr="00514BE8">
          <w:rPr>
            <w:rFonts w:hint="eastAsia"/>
          </w:rPr>
          <w:t>이</w:t>
        </w:r>
        <w:r w:rsidRPr="00514BE8">
          <w:t xml:space="preserve"> </w:t>
        </w:r>
        <w:r w:rsidRPr="00514BE8">
          <w:t>실제로</w:t>
        </w:r>
        <w:r w:rsidRPr="00514BE8">
          <w:t xml:space="preserve"> </w:t>
        </w:r>
        <w:r w:rsidRPr="00514BE8">
          <w:t>알고</w:t>
        </w:r>
        <w:r w:rsidRPr="00514BE8">
          <w:t xml:space="preserve"> </w:t>
        </w:r>
        <w:r w:rsidRPr="00514BE8">
          <w:t>있</w:t>
        </w:r>
        <w:r>
          <w:rPr>
            <w:rFonts w:hint="eastAsia"/>
          </w:rPr>
          <w:t>거나</w:t>
        </w:r>
        <w:r>
          <w:rPr>
            <w:rFonts w:hint="eastAsia"/>
          </w:rPr>
          <w:t xml:space="preserve"> </w:t>
        </w:r>
        <w:r w:rsidRPr="005725BE">
          <w:rPr>
            <w:rFonts w:hAnsi="바탕" w:hint="eastAsia"/>
            <w:sz w:val="23"/>
            <w:szCs w:val="23"/>
          </w:rPr>
          <w:t>그</w:t>
        </w:r>
        <w:r w:rsidRPr="005725BE">
          <w:rPr>
            <w:rFonts w:hAnsi="바탕" w:hint="eastAsia"/>
            <w:sz w:val="23"/>
            <w:szCs w:val="23"/>
          </w:rPr>
          <w:t xml:space="preserve"> </w:t>
        </w:r>
        <w:r w:rsidRPr="005725BE">
          <w:rPr>
            <w:rFonts w:hAnsi="바탕" w:hint="eastAsia"/>
            <w:sz w:val="23"/>
            <w:szCs w:val="23"/>
          </w:rPr>
          <w:t>직위에서</w:t>
        </w:r>
        <w:r w:rsidRPr="005725BE">
          <w:rPr>
            <w:rFonts w:hAnsi="바탕" w:hint="eastAsia"/>
            <w:sz w:val="23"/>
            <w:szCs w:val="23"/>
          </w:rPr>
          <w:t xml:space="preserve"> </w:t>
        </w:r>
        <w:r w:rsidRPr="005725BE">
          <w:rPr>
            <w:rFonts w:hAnsi="바탕" w:hint="eastAsia"/>
            <w:sz w:val="23"/>
            <w:szCs w:val="23"/>
          </w:rPr>
          <w:t>합리적인</w:t>
        </w:r>
        <w:r w:rsidRPr="005725BE">
          <w:rPr>
            <w:rFonts w:hAnsi="바탕" w:hint="eastAsia"/>
            <w:sz w:val="23"/>
            <w:szCs w:val="23"/>
          </w:rPr>
          <w:t xml:space="preserve"> </w:t>
        </w:r>
        <w:r w:rsidRPr="005725BE">
          <w:rPr>
            <w:rFonts w:hAnsi="바탕" w:hint="eastAsia"/>
            <w:sz w:val="23"/>
            <w:szCs w:val="23"/>
          </w:rPr>
          <w:t>주의를</w:t>
        </w:r>
        <w:r w:rsidRPr="005725BE">
          <w:rPr>
            <w:rFonts w:hAnsi="바탕" w:hint="eastAsia"/>
            <w:sz w:val="23"/>
            <w:szCs w:val="23"/>
          </w:rPr>
          <w:t xml:space="preserve"> </w:t>
        </w:r>
        <w:r w:rsidRPr="005725BE">
          <w:rPr>
            <w:rFonts w:hAnsi="바탕" w:hint="eastAsia"/>
            <w:sz w:val="23"/>
            <w:szCs w:val="23"/>
          </w:rPr>
          <w:t>기울였다면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알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수</w:t>
        </w:r>
        <w:r>
          <w:rPr>
            <w:rFonts w:hAnsi="바탕" w:hint="eastAsia"/>
            <w:sz w:val="23"/>
            <w:szCs w:val="23"/>
          </w:rPr>
          <w:t xml:space="preserve"> </w:t>
        </w:r>
        <w:r w:rsidRPr="00836DD7">
          <w:rPr>
            <w:rFonts w:hAnsi="바탕" w:hint="eastAsia"/>
            <w:sz w:val="23"/>
          </w:rPr>
          <w:t>있는</w:t>
        </w:r>
        <w:r w:rsidRPr="00514BE8">
          <w:t xml:space="preserve"> </w:t>
        </w:r>
        <w:r w:rsidRPr="00514BE8">
          <w:t>경우</w:t>
        </w:r>
        <w:r>
          <w:rPr>
            <w:rFonts w:hint="eastAsia"/>
          </w:rPr>
          <w:t>(</w:t>
        </w:r>
        <w:r w:rsidRPr="002B7221">
          <w:t>해당</w:t>
        </w:r>
        <w:r w:rsidRPr="002B7221">
          <w:t xml:space="preserve"> </w:t>
        </w:r>
        <w:r w:rsidRPr="002B7221">
          <w:t>임</w:t>
        </w:r>
        <w:r>
          <w:rPr>
            <w:rFonts w:hint="eastAsia"/>
          </w:rPr>
          <w:t>직</w:t>
        </w:r>
        <w:r w:rsidRPr="002B7221">
          <w:t>원이</w:t>
        </w:r>
        <w:r w:rsidRPr="002B7221">
          <w:t xml:space="preserve"> </w:t>
        </w:r>
        <w:r w:rsidRPr="002B7221">
          <w:t>기안</w:t>
        </w:r>
        <w:r w:rsidRPr="002B7221">
          <w:t xml:space="preserve">, </w:t>
        </w:r>
        <w:r w:rsidRPr="002B7221">
          <w:t>결제</w:t>
        </w:r>
        <w:r w:rsidRPr="002B7221">
          <w:t xml:space="preserve">, </w:t>
        </w:r>
        <w:r w:rsidRPr="002B7221">
          <w:t>작성</w:t>
        </w:r>
        <w:r w:rsidRPr="002B7221">
          <w:t xml:space="preserve">, </w:t>
        </w:r>
        <w:r w:rsidRPr="002B7221">
          <w:t>수신</w:t>
        </w:r>
        <w:r w:rsidRPr="002B7221">
          <w:t xml:space="preserve">, </w:t>
        </w:r>
        <w:r w:rsidRPr="002B7221">
          <w:t>발신하거나</w:t>
        </w:r>
        <w:r w:rsidRPr="002B7221">
          <w:t xml:space="preserve">, </w:t>
        </w:r>
        <w:r w:rsidRPr="002B7221">
          <w:t>참조된</w:t>
        </w:r>
        <w:r w:rsidRPr="002B7221">
          <w:t xml:space="preserve"> </w:t>
        </w:r>
        <w:r w:rsidRPr="002B7221">
          <w:t>서신</w:t>
        </w:r>
        <w:r w:rsidRPr="002B7221">
          <w:t xml:space="preserve">, </w:t>
        </w:r>
        <w:r w:rsidRPr="002B7221">
          <w:t>이메일</w:t>
        </w:r>
        <w:r w:rsidRPr="002B7221">
          <w:t xml:space="preserve">, </w:t>
        </w:r>
        <w:r w:rsidRPr="002B7221">
          <w:t>문서에</w:t>
        </w:r>
        <w:r w:rsidRPr="002B7221">
          <w:t xml:space="preserve"> </w:t>
        </w:r>
        <w:r w:rsidRPr="002B7221">
          <w:t>기재된</w:t>
        </w:r>
        <w:r w:rsidRPr="002B7221">
          <w:t xml:space="preserve"> </w:t>
        </w:r>
        <w:r w:rsidRPr="002B7221">
          <w:t>사항은</w:t>
        </w:r>
        <w:r w:rsidRPr="002B7221">
          <w:t xml:space="preserve"> </w:t>
        </w:r>
        <w:r w:rsidRPr="002B7221">
          <w:t>실제</w:t>
        </w:r>
        <w:r w:rsidRPr="002B7221">
          <w:t xml:space="preserve"> </w:t>
        </w:r>
        <w:r w:rsidRPr="002B7221">
          <w:t>알고</w:t>
        </w:r>
        <w:r w:rsidRPr="002B7221">
          <w:t xml:space="preserve"> </w:t>
        </w:r>
        <w:r w:rsidRPr="002B7221">
          <w:t>있는</w:t>
        </w:r>
        <w:r w:rsidRPr="002B7221">
          <w:t xml:space="preserve"> </w:t>
        </w:r>
        <w:r w:rsidRPr="002B7221">
          <w:t>것으로</w:t>
        </w:r>
        <w:r w:rsidRPr="002B7221">
          <w:t xml:space="preserve"> </w:t>
        </w:r>
        <w:r w:rsidRPr="002B7221">
          <w:t>간주하며</w:t>
        </w:r>
        <w:r>
          <w:rPr>
            <w:rFonts w:hint="eastAsia"/>
          </w:rPr>
          <w:t>,</w:t>
        </w:r>
        <w:r w:rsidRPr="002B7221">
          <w:t xml:space="preserve"> </w:t>
        </w:r>
        <w:r w:rsidRPr="002B7221">
          <w:t>이하</w:t>
        </w:r>
        <w:r w:rsidRPr="002B7221">
          <w:t xml:space="preserve"> </w:t>
        </w:r>
        <w:r>
          <w:rPr>
            <w:rFonts w:hint="eastAsia"/>
          </w:rPr>
          <w:t>동일함</w:t>
        </w:r>
        <w:r>
          <w:rPr>
            <w:rFonts w:hint="eastAsia"/>
          </w:rPr>
          <w:t>)</w:t>
        </w:r>
        <w:r w:rsidRPr="00514BE8">
          <w:t>를</w:t>
        </w:r>
        <w:r w:rsidRPr="00514BE8">
          <w:t xml:space="preserve"> </w:t>
        </w:r>
        <w:r w:rsidRPr="00514BE8">
          <w:t>말하며</w:t>
        </w:r>
        <w:r w:rsidRPr="00514BE8">
          <w:t xml:space="preserve">, </w:t>
        </w:r>
        <w:r w:rsidRPr="00514BE8">
          <w:t>대상회사</w:t>
        </w:r>
        <w:r w:rsidRPr="00514BE8">
          <w:rPr>
            <w:rFonts w:hint="eastAsia"/>
          </w:rPr>
          <w:t>에</w:t>
        </w:r>
        <w:r w:rsidRPr="00514BE8">
          <w:rPr>
            <w:rFonts w:hint="eastAsia"/>
          </w:rPr>
          <w:t xml:space="preserve"> </w:t>
        </w:r>
        <w:r w:rsidRPr="00514BE8">
          <w:rPr>
            <w:rFonts w:hint="eastAsia"/>
          </w:rPr>
          <w:t>관한</w:t>
        </w:r>
        <w:r w:rsidRPr="00514BE8">
          <w:rPr>
            <w:rFonts w:hint="eastAsia"/>
          </w:rPr>
          <w:t xml:space="preserve"> </w:t>
        </w:r>
        <w:r w:rsidRPr="00514BE8">
          <w:t>어떠한</w:t>
        </w:r>
        <w:r w:rsidRPr="00514BE8">
          <w:t xml:space="preserve"> </w:t>
        </w:r>
        <w:r w:rsidRPr="00514BE8">
          <w:t>사실의</w:t>
        </w:r>
        <w:r w:rsidRPr="00514BE8">
          <w:t xml:space="preserve"> </w:t>
        </w:r>
        <w:r w:rsidRPr="00514BE8">
          <w:t>경우</w:t>
        </w:r>
        <w:r w:rsidRPr="00514BE8">
          <w:t xml:space="preserve"> </w:t>
        </w:r>
        <w:r w:rsidRPr="00514BE8">
          <w:t>본</w:t>
        </w:r>
        <w:r w:rsidRPr="00514BE8">
          <w:t xml:space="preserve"> </w:t>
        </w:r>
        <w:r w:rsidRPr="00514BE8">
          <w:t>계약</w:t>
        </w:r>
        <w:r w:rsidRPr="00514BE8">
          <w:t xml:space="preserve"> </w:t>
        </w:r>
        <w:r w:rsidRPr="00514BE8">
          <w:t>체결일</w:t>
        </w:r>
        <w:r w:rsidRPr="00514BE8">
          <w:t xml:space="preserve"> </w:t>
        </w:r>
        <w:r w:rsidRPr="00514BE8">
          <w:t>현재</w:t>
        </w:r>
        <w:r w:rsidRPr="00514BE8">
          <w:t xml:space="preserve"> </w:t>
        </w:r>
        <w:r w:rsidRPr="00514BE8">
          <w:t>대상회사의</w:t>
        </w:r>
        <w:r w:rsidRPr="00514BE8">
          <w:t xml:space="preserve"> </w:t>
        </w:r>
        <w:r w:rsidRPr="00514BE8">
          <w:t>등기임원</w:t>
        </w:r>
        <w:r w:rsidRPr="00C2306B">
          <w:t xml:space="preserve"> </w:t>
        </w:r>
        <w:r w:rsidRPr="00C2306B">
          <w:rPr>
            <w:rFonts w:hint="eastAsia"/>
          </w:rPr>
          <w:t>또는</w:t>
        </w:r>
        <w:r w:rsidRPr="00C2306B">
          <w:t xml:space="preserve"> </w:t>
        </w:r>
        <w:r w:rsidRPr="00C2306B">
          <w:rPr>
            <w:rFonts w:hint="eastAsia"/>
          </w:rPr>
          <w:t>본건</w:t>
        </w:r>
        <w:r w:rsidRPr="00C2306B">
          <w:t xml:space="preserve"> </w:t>
        </w:r>
        <w:r w:rsidRPr="00C2306B">
          <w:rPr>
            <w:rFonts w:hint="eastAsia"/>
          </w:rPr>
          <w:t>거래와</w:t>
        </w:r>
        <w:r w:rsidRPr="00C2306B">
          <w:t xml:space="preserve"> </w:t>
        </w:r>
        <w:r w:rsidRPr="00C2306B">
          <w:rPr>
            <w:rFonts w:hint="eastAsia"/>
          </w:rPr>
          <w:t>관련한</w:t>
        </w:r>
        <w:r w:rsidRPr="00C2306B">
          <w:t xml:space="preserve"> </w:t>
        </w:r>
        <w:r w:rsidRPr="00C2306B">
          <w:rPr>
            <w:rFonts w:hint="eastAsia"/>
          </w:rPr>
          <w:t>실사</w:t>
        </w:r>
        <w:r w:rsidRPr="00C2306B">
          <w:t>, (</w:t>
        </w:r>
        <w:r w:rsidRPr="00C2306B">
          <w:rPr>
            <w:rFonts w:hint="eastAsia"/>
          </w:rPr>
          <w:t>예비</w:t>
        </w:r>
        <w:r w:rsidRPr="00C2306B">
          <w:t>)</w:t>
        </w:r>
        <w:r w:rsidRPr="00C2306B">
          <w:rPr>
            <w:rFonts w:hint="eastAsia"/>
          </w:rPr>
          <w:t>입찰제안서</w:t>
        </w:r>
        <w:r w:rsidRPr="00C2306B">
          <w:t xml:space="preserve"> </w:t>
        </w:r>
        <w:r w:rsidRPr="00C2306B">
          <w:rPr>
            <w:rFonts w:hint="eastAsia"/>
          </w:rPr>
          <w:t>등</w:t>
        </w:r>
        <w:r w:rsidRPr="00C2306B">
          <w:t xml:space="preserve"> </w:t>
        </w:r>
        <w:r w:rsidRPr="00C2306B">
          <w:rPr>
            <w:rFonts w:hint="eastAsia"/>
          </w:rPr>
          <w:t>본건</w:t>
        </w:r>
        <w:r w:rsidRPr="00C2306B">
          <w:t xml:space="preserve"> </w:t>
        </w:r>
        <w:r w:rsidRPr="00C2306B">
          <w:rPr>
            <w:rFonts w:hint="eastAsia"/>
          </w:rPr>
          <w:t>거래에</w:t>
        </w:r>
        <w:r w:rsidRPr="00C2306B">
          <w:t xml:space="preserve"> </w:t>
        </w:r>
        <w:r w:rsidRPr="00C2306B">
          <w:rPr>
            <w:rFonts w:hint="eastAsia"/>
          </w:rPr>
          <w:t>참여하기</w:t>
        </w:r>
        <w:r w:rsidRPr="00C2306B">
          <w:t xml:space="preserve"> </w:t>
        </w:r>
        <w:r w:rsidRPr="00C2306B">
          <w:rPr>
            <w:rFonts w:hint="eastAsia"/>
          </w:rPr>
          <w:t>위한</w:t>
        </w:r>
        <w:r w:rsidRPr="00C2306B">
          <w:t xml:space="preserve"> </w:t>
        </w:r>
        <w:r w:rsidRPr="00C2306B">
          <w:rPr>
            <w:rFonts w:hint="eastAsia"/>
          </w:rPr>
          <w:t>관련</w:t>
        </w:r>
        <w:r w:rsidRPr="00C2306B">
          <w:t xml:space="preserve"> </w:t>
        </w:r>
        <w:r w:rsidRPr="00C2306B">
          <w:rPr>
            <w:rFonts w:hint="eastAsia"/>
          </w:rPr>
          <w:t>문서</w:t>
        </w:r>
        <w:r w:rsidRPr="00C2306B">
          <w:t xml:space="preserve"> </w:t>
        </w:r>
        <w:r w:rsidRPr="00C2306B">
          <w:rPr>
            <w:rFonts w:hint="eastAsia"/>
          </w:rPr>
          <w:t>또는</w:t>
        </w:r>
        <w:r w:rsidRPr="00C2306B">
          <w:t xml:space="preserve"> </w:t>
        </w:r>
        <w:r w:rsidRPr="00C2306B">
          <w:rPr>
            <w:rFonts w:hint="eastAsia"/>
          </w:rPr>
          <w:t>조건에</w:t>
        </w:r>
        <w:r w:rsidRPr="00C2306B">
          <w:t xml:space="preserve"> </w:t>
        </w:r>
        <w:r w:rsidRPr="00C2306B">
          <w:rPr>
            <w:rFonts w:hint="eastAsia"/>
          </w:rPr>
          <w:t>관한</w:t>
        </w:r>
        <w:r w:rsidRPr="00C2306B">
          <w:t xml:space="preserve"> </w:t>
        </w:r>
        <w:r w:rsidRPr="00C2306B">
          <w:rPr>
            <w:rFonts w:hint="eastAsia"/>
          </w:rPr>
          <w:t>작성</w:t>
        </w:r>
        <w:r w:rsidRPr="00C2306B">
          <w:t xml:space="preserve">, </w:t>
        </w:r>
        <w:r w:rsidRPr="00C2306B">
          <w:rPr>
            <w:rFonts w:hint="eastAsia"/>
          </w:rPr>
          <w:t>검토</w:t>
        </w:r>
        <w:r w:rsidRPr="00C2306B">
          <w:t xml:space="preserve">, </w:t>
        </w:r>
        <w:r w:rsidRPr="00C2306B">
          <w:rPr>
            <w:rFonts w:hint="eastAsia"/>
          </w:rPr>
          <w:t>제안</w:t>
        </w:r>
        <w:r w:rsidRPr="00C2306B">
          <w:t xml:space="preserve">, </w:t>
        </w:r>
        <w:r w:rsidRPr="00C2306B">
          <w:rPr>
            <w:rFonts w:hint="eastAsia"/>
          </w:rPr>
          <w:t>협상에</w:t>
        </w:r>
        <w:r w:rsidRPr="00C2306B">
          <w:t xml:space="preserve"> </w:t>
        </w:r>
        <w:r w:rsidRPr="00C2306B">
          <w:rPr>
            <w:rFonts w:hint="eastAsia"/>
          </w:rPr>
          <w:t>관여한</w:t>
        </w:r>
        <w:r w:rsidRPr="00C2306B">
          <w:t xml:space="preserve"> </w:t>
        </w:r>
        <w:r w:rsidRPr="00C2306B">
          <w:rPr>
            <w:rFonts w:hint="eastAsia"/>
          </w:rPr>
          <w:t>대상회사의</w:t>
        </w:r>
        <w:r w:rsidRPr="00C2306B">
          <w:t xml:space="preserve"> </w:t>
        </w:r>
        <w:r w:rsidRPr="00C2306B">
          <w:rPr>
            <w:rFonts w:hint="eastAsia"/>
          </w:rPr>
          <w:t>임직원</w:t>
        </w:r>
        <w:r w:rsidRPr="00514BE8">
          <w:t>이</w:t>
        </w:r>
        <w:r w:rsidRPr="00514BE8">
          <w:t xml:space="preserve"> </w:t>
        </w:r>
        <w:r w:rsidRPr="00514BE8">
          <w:t>실제로</w:t>
        </w:r>
        <w:r w:rsidRPr="00514BE8">
          <w:t xml:space="preserve"> </w:t>
        </w:r>
        <w:r w:rsidRPr="00514BE8">
          <w:t>알고</w:t>
        </w:r>
        <w:r w:rsidRPr="00514BE8">
          <w:t xml:space="preserve"> </w:t>
        </w:r>
        <w:r>
          <w:rPr>
            <w:rFonts w:hint="eastAsia"/>
          </w:rPr>
          <w:t>있</w:t>
        </w:r>
        <w:r>
          <w:rPr>
            <w:rFonts w:hAnsi="바탕" w:hint="eastAsia"/>
            <w:sz w:val="23"/>
            <w:szCs w:val="23"/>
          </w:rPr>
          <w:t>거나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합리적인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주의를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기울였다면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알</w:t>
        </w:r>
        <w:r>
          <w:rPr>
            <w:rFonts w:hAnsi="바탕" w:hint="eastAsia"/>
            <w:sz w:val="23"/>
            <w:szCs w:val="23"/>
          </w:rPr>
          <w:t xml:space="preserve"> </w:t>
        </w:r>
        <w:r>
          <w:rPr>
            <w:rFonts w:hAnsi="바탕" w:hint="eastAsia"/>
            <w:sz w:val="23"/>
            <w:szCs w:val="23"/>
          </w:rPr>
          <w:t>수</w:t>
        </w:r>
        <w:r>
          <w:rPr>
            <w:rFonts w:hAnsi="바탕" w:hint="eastAsia"/>
            <w:sz w:val="23"/>
            <w:szCs w:val="23"/>
          </w:rPr>
          <w:t xml:space="preserve"> </w:t>
        </w:r>
        <w:r w:rsidRPr="00836DD7">
          <w:rPr>
            <w:rFonts w:hAnsi="바탕" w:hint="eastAsia"/>
            <w:sz w:val="23"/>
          </w:rPr>
          <w:t>있는</w:t>
        </w:r>
        <w:r w:rsidRPr="00514BE8">
          <w:t xml:space="preserve"> </w:t>
        </w:r>
        <w:r w:rsidRPr="00514BE8">
          <w:t>경우에는</w:t>
        </w:r>
        <w:r w:rsidRPr="00514BE8">
          <w:t xml:space="preserve"> </w:t>
        </w:r>
        <w:r w:rsidRPr="00514BE8">
          <w:t>매도인이</w:t>
        </w:r>
        <w:r w:rsidRPr="00514BE8">
          <w:t xml:space="preserve"> </w:t>
        </w:r>
        <w:r w:rsidRPr="00514BE8">
          <w:t>알고</w:t>
        </w:r>
        <w:r w:rsidRPr="00514BE8">
          <w:t xml:space="preserve"> </w:t>
        </w:r>
        <w:r w:rsidRPr="00514BE8">
          <w:t>있는</w:t>
        </w:r>
        <w:r w:rsidRPr="00514BE8">
          <w:t xml:space="preserve"> </w:t>
        </w:r>
        <w:r w:rsidRPr="00514BE8">
          <w:t>것으로</w:t>
        </w:r>
        <w:r w:rsidRPr="00514BE8">
          <w:t xml:space="preserve"> </w:t>
        </w:r>
        <w:r w:rsidRPr="00514BE8">
          <w:t>본다</w:t>
        </w:r>
        <w:r w:rsidRPr="00514BE8">
          <w:t>.</w:t>
        </w:r>
        <w:r w:rsidRPr="00C2306B">
          <w:t xml:space="preserve"> </w:t>
        </w:r>
        <w:r w:rsidRPr="00C2306B">
          <w:rPr>
            <w:highlight w:val="yellow"/>
          </w:rPr>
          <w:t>[</w:t>
        </w:r>
        <w:r w:rsidRPr="00514BE8">
          <w:rPr>
            <w:highlight w:val="yellow"/>
          </w:rPr>
          <w:t>Note to Seller:</w:t>
        </w:r>
        <w:r w:rsidRPr="00C2306B">
          <w:rPr>
            <w:highlight w:val="yellow"/>
          </w:rPr>
          <w:t xml:space="preserve"> </w:t>
        </w:r>
        <w:r>
          <w:rPr>
            <w:highlight w:val="yellow"/>
          </w:rPr>
          <w:t>“</w:t>
        </w:r>
        <w:r w:rsidRPr="00514BE8">
          <w:rPr>
            <w:rFonts w:hint="eastAsia"/>
            <w:highlight w:val="yellow"/>
          </w:rPr>
          <w:t>매도인이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알고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있는</w:t>
        </w:r>
        <w:r>
          <w:rPr>
            <w:highlight w:val="yellow"/>
          </w:rPr>
          <w:t>”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정의와</w:t>
        </w:r>
        <w:r w:rsidRPr="00C2306B">
          <w:rPr>
            <w:highlight w:val="yellow"/>
          </w:rPr>
          <w:t xml:space="preserve"> </w:t>
        </w:r>
        <w:r>
          <w:rPr>
            <w:highlight w:val="yellow"/>
          </w:rPr>
          <w:t>“</w:t>
        </w:r>
        <w:r w:rsidRPr="00514BE8">
          <w:rPr>
            <w:rFonts w:hint="eastAsia"/>
            <w:highlight w:val="yellow"/>
          </w:rPr>
          <w:t>매수인이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알고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있는</w:t>
        </w:r>
        <w:r>
          <w:rPr>
            <w:highlight w:val="yellow"/>
          </w:rPr>
          <w:t>”</w:t>
        </w:r>
        <w:r w:rsidRPr="00514BE8">
          <w:rPr>
            <w:rFonts w:hint="eastAsia"/>
            <w:highlight w:val="yellow"/>
          </w:rPr>
          <w:t>의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정의의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범위가</w:t>
        </w:r>
        <w:r w:rsidRPr="00C2306B">
          <w:rPr>
            <w:highlight w:val="yellow"/>
          </w:rPr>
          <w:t xml:space="preserve"> </w:t>
        </w:r>
        <w:r w:rsidRPr="00514BE8">
          <w:rPr>
            <w:rFonts w:hint="eastAsia"/>
            <w:highlight w:val="yellow"/>
          </w:rPr>
          <w:t>달라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균형에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맞지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않고</w:t>
        </w:r>
        <w:r w:rsidRPr="00C2306B">
          <w:rPr>
            <w:highlight w:val="yellow"/>
          </w:rPr>
          <w:t xml:space="preserve">, </w:t>
        </w:r>
        <w:r w:rsidRPr="00C2306B">
          <w:rPr>
            <w:rFonts w:hint="eastAsia"/>
            <w:highlight w:val="yellow"/>
          </w:rPr>
          <w:t>매도인의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등기임원이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아는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범위로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하게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되면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알고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있는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범위가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매우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제한적으로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설정될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것</w:t>
        </w:r>
        <w:r>
          <w:rPr>
            <w:rFonts w:hint="eastAsia"/>
            <w:highlight w:val="yellow"/>
          </w:rPr>
          <w:t>이므로</w:t>
        </w:r>
        <w:r>
          <w:rPr>
            <w:rFonts w:hint="eastAsia"/>
            <w:highlight w:val="yellow"/>
          </w:rPr>
          <w:t xml:space="preserve">, </w:t>
        </w:r>
        <w:r>
          <w:rPr>
            <w:highlight w:val="yellow"/>
          </w:rPr>
          <w:t>‘</w:t>
        </w:r>
        <w:r>
          <w:rPr>
            <w:rFonts w:hint="eastAsia"/>
            <w:highlight w:val="yellow"/>
          </w:rPr>
          <w:t>합리적인</w:t>
        </w:r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주의를</w:t>
        </w:r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기울였다면</w:t>
        </w:r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알</w:t>
        </w:r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수</w:t>
        </w:r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있는</w:t>
        </w:r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경우</w:t>
        </w:r>
        <w:r>
          <w:rPr>
            <w:highlight w:val="yellow"/>
          </w:rPr>
          <w:t>’</w:t>
        </w:r>
        <w:proofErr w:type="spellStart"/>
        <w:r>
          <w:rPr>
            <w:rFonts w:hint="eastAsia"/>
            <w:highlight w:val="yellow"/>
          </w:rPr>
          <w:t>를</w:t>
        </w:r>
        <w:proofErr w:type="spellEnd"/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포함하였습니다</w:t>
        </w:r>
        <w:r>
          <w:rPr>
            <w:rFonts w:hint="eastAsia"/>
            <w:highlight w:val="yellow"/>
          </w:rPr>
          <w:t>.</w:t>
        </w:r>
        <w:r w:rsidRPr="00C2306B">
          <w:rPr>
            <w:highlight w:val="yellow"/>
          </w:rPr>
          <w:t>]</w:t>
        </w:r>
        <w:r w:rsidRPr="000326A8" w:rsidDel="0019409A">
          <w:t xml:space="preserve"> </w:t>
        </w:r>
      </w:ins>
    </w:p>
    <w:p w14:paraId="159DC85A" w14:textId="77777777" w:rsidR="0066712B" w:rsidRPr="000326A8" w:rsidRDefault="0066712B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매수인이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 w:rsidRPr="000326A8">
        <w:t>”</w:t>
      </w:r>
      <w:r w:rsidRPr="000326A8">
        <w:t>이란</w:t>
      </w:r>
      <w:r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Pr="000326A8">
        <w:t>매수인의</w:t>
      </w:r>
      <w:r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345300">
        <w:rPr>
          <w:rFonts w:hint="eastAsia"/>
        </w:rPr>
        <w:t>(</w:t>
      </w:r>
      <w:r w:rsidR="00AF0077">
        <w:rPr>
          <w:rFonts w:hint="eastAsia"/>
        </w:rPr>
        <w:t>예비</w:t>
      </w:r>
      <w:r w:rsidR="00345300">
        <w:rPr>
          <w:rFonts w:hint="eastAsia"/>
        </w:rPr>
        <w:t>)</w:t>
      </w:r>
      <w:r w:rsidR="00AF0077">
        <w:rPr>
          <w:rFonts w:hint="eastAsia"/>
        </w:rPr>
        <w:t>입찰제안서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02206B">
        <w:t>있는</w:t>
      </w:r>
      <w:r w:rsidR="00367BD9" w:rsidRPr="0002206B">
        <w:t xml:space="preserve"> </w:t>
      </w:r>
      <w:r w:rsidR="00367BD9" w:rsidRPr="0002206B">
        <w:t>경우를</w:t>
      </w:r>
      <w:r w:rsidRPr="000326A8">
        <w:t xml:space="preserve"> </w:t>
      </w:r>
      <w:r w:rsidRPr="000326A8">
        <w:t>말한다</w:t>
      </w:r>
      <w:r w:rsidRPr="000326A8">
        <w:t xml:space="preserve">. </w:t>
      </w:r>
    </w:p>
    <w:p w14:paraId="611BE6DB" w14:textId="77777777" w:rsidR="00A76EA4" w:rsidRDefault="00BD68BC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법령</w:t>
      </w:r>
      <w:r w:rsidRPr="000326A8">
        <w:t xml:space="preserve">” </w:t>
      </w:r>
      <w:r w:rsidRPr="000326A8">
        <w:t>또는</w:t>
      </w:r>
      <w:r w:rsidRPr="000326A8">
        <w:t xml:space="preserve"> </w:t>
      </w:r>
      <w:r w:rsidR="00A76EA4" w:rsidRPr="000326A8">
        <w:t>“</w:t>
      </w:r>
      <w:r w:rsidR="00A76EA4" w:rsidRPr="000326A8">
        <w:rPr>
          <w:u w:val="single"/>
        </w:rPr>
        <w:t>법률</w:t>
      </w:r>
      <w:r w:rsidR="00A76EA4" w:rsidRPr="000326A8">
        <w:t>”</w:t>
      </w:r>
      <w:r w:rsidR="00A76EA4" w:rsidRPr="000326A8">
        <w:t>이</w:t>
      </w:r>
      <w:r w:rsidR="00E07768" w:rsidRPr="000326A8">
        <w:t>란</w:t>
      </w:r>
      <w:r w:rsidR="00A76EA4" w:rsidRPr="000326A8">
        <w:t xml:space="preserve"> </w:t>
      </w:r>
      <w:r w:rsidR="00A76EA4" w:rsidRPr="000326A8">
        <w:t>각</w:t>
      </w:r>
      <w:r w:rsidR="00A76EA4" w:rsidRPr="000326A8">
        <w:t xml:space="preserve"> </w:t>
      </w:r>
      <w:r w:rsidR="00A76EA4" w:rsidRPr="000326A8">
        <w:t>해당</w:t>
      </w:r>
      <w:r w:rsidR="007B273F">
        <w:rPr>
          <w:rFonts w:hint="eastAsia"/>
        </w:rPr>
        <w:t xml:space="preserve"> </w:t>
      </w:r>
      <w:r w:rsidR="00A76EA4" w:rsidRPr="000326A8">
        <w:t>시점에</w:t>
      </w:r>
      <w:r w:rsidR="00A76EA4" w:rsidRPr="000326A8">
        <w:t xml:space="preserve"> </w:t>
      </w:r>
      <w:r w:rsidR="00A76EA4" w:rsidRPr="000326A8">
        <w:t>있어</w:t>
      </w:r>
      <w:r w:rsidR="00A76EA4" w:rsidRPr="000326A8">
        <w:t xml:space="preserve"> </w:t>
      </w:r>
      <w:r w:rsidR="00A76EA4" w:rsidRPr="000326A8">
        <w:t>유효하게</w:t>
      </w:r>
      <w:r w:rsidR="00A76EA4" w:rsidRPr="000326A8">
        <w:t xml:space="preserve"> </w:t>
      </w:r>
      <w:r w:rsidR="00A76EA4" w:rsidRPr="000326A8">
        <w:t>시행</w:t>
      </w:r>
      <w:r w:rsidR="00A76EA4" w:rsidRPr="000326A8">
        <w:t xml:space="preserve"> </w:t>
      </w:r>
      <w:r w:rsidR="00A76EA4" w:rsidRPr="000326A8">
        <w:t>중</w:t>
      </w:r>
      <w:r w:rsidR="000D0360" w:rsidRPr="000326A8">
        <w:t>이고</w:t>
      </w:r>
      <w:r w:rsidR="000D0360" w:rsidRPr="000326A8">
        <w:t xml:space="preserve">, </w:t>
      </w:r>
      <w:r w:rsidR="00A76EA4" w:rsidRPr="000326A8">
        <w:t>법규</w:t>
      </w:r>
      <w:r w:rsidR="00202E47" w:rsidRPr="000326A8">
        <w:t>적</w:t>
      </w:r>
      <w:r w:rsidR="00202E47" w:rsidRPr="000326A8">
        <w:t xml:space="preserve"> </w:t>
      </w:r>
      <w:r w:rsidR="00202E47" w:rsidRPr="000326A8">
        <w:t>효력이</w:t>
      </w:r>
      <w:r w:rsidR="00202E47" w:rsidRPr="000326A8">
        <w:t xml:space="preserve"> </w:t>
      </w:r>
      <w:r w:rsidR="00202E47" w:rsidRPr="000326A8">
        <w:t>있는</w:t>
      </w:r>
      <w:r w:rsidR="00A76EA4" w:rsidRPr="000326A8">
        <w:t xml:space="preserve"> </w:t>
      </w:r>
      <w:r w:rsidR="00A76EA4" w:rsidRPr="000326A8">
        <w:t>헌법</w:t>
      </w:r>
      <w:r w:rsidR="00A76EA4" w:rsidRPr="000326A8">
        <w:t xml:space="preserve">, </w:t>
      </w:r>
      <w:r w:rsidR="00A76EA4" w:rsidRPr="000326A8">
        <w:t>법률</w:t>
      </w:r>
      <w:r w:rsidR="00A76EA4" w:rsidRPr="000326A8">
        <w:t xml:space="preserve">, </w:t>
      </w:r>
      <w:r w:rsidR="00A76EA4" w:rsidRPr="000326A8">
        <w:t>조약</w:t>
      </w:r>
      <w:r w:rsidR="00A76EA4" w:rsidRPr="000326A8">
        <w:t xml:space="preserve">, </w:t>
      </w:r>
      <w:r w:rsidR="00A76EA4" w:rsidRPr="000326A8">
        <w:t>협약</w:t>
      </w:r>
      <w:r w:rsidR="00A76EA4" w:rsidRPr="000326A8">
        <w:t xml:space="preserve">, </w:t>
      </w:r>
      <w:r w:rsidR="00A76EA4" w:rsidRPr="000326A8">
        <w:t>명령</w:t>
      </w:r>
      <w:r w:rsidR="00A76EA4" w:rsidRPr="000326A8">
        <w:t xml:space="preserve">, </w:t>
      </w:r>
      <w:r w:rsidR="00A76EA4" w:rsidRPr="000326A8">
        <w:t>규칙</w:t>
      </w:r>
      <w:r w:rsidR="00A76EA4" w:rsidRPr="000326A8">
        <w:t xml:space="preserve">, </w:t>
      </w:r>
      <w:r w:rsidR="00A76EA4" w:rsidRPr="000326A8">
        <w:t>조례</w:t>
      </w:r>
      <w:r w:rsidR="00E25EE2" w:rsidRPr="000326A8">
        <w:t xml:space="preserve">, </w:t>
      </w:r>
      <w:r w:rsidR="00E25EE2" w:rsidRPr="000326A8">
        <w:t>규정</w:t>
      </w:r>
      <w:r w:rsidR="00E25EE2" w:rsidRPr="000326A8">
        <w:t xml:space="preserve">, </w:t>
      </w:r>
      <w:r w:rsidR="00E25EE2" w:rsidRPr="000326A8">
        <w:t>시행세칙</w:t>
      </w:r>
      <w:r w:rsidR="000D0360" w:rsidRPr="000326A8">
        <w:t xml:space="preserve">, </w:t>
      </w:r>
      <w:r w:rsidR="000D0360" w:rsidRPr="000326A8">
        <w:t>기타</w:t>
      </w:r>
      <w:r w:rsidR="00A76EA4" w:rsidRPr="000326A8">
        <w:t xml:space="preserve"> </w:t>
      </w:r>
      <w:r w:rsidR="00A76EA4" w:rsidRPr="000326A8">
        <w:t>정부기관</w:t>
      </w:r>
      <w:r w:rsidR="00722FB5" w:rsidRPr="00AB50C1">
        <w:rPr>
          <w:rFonts w:hint="eastAsia"/>
        </w:rPr>
        <w:t>(</w:t>
      </w:r>
      <w:r w:rsidR="00722FB5" w:rsidRPr="00AB50C1">
        <w:rPr>
          <w:rFonts w:hint="eastAsia"/>
        </w:rPr>
        <w:t>이하에서</w:t>
      </w:r>
      <w:r w:rsidR="00722FB5" w:rsidRPr="00AB50C1">
        <w:rPr>
          <w:rFonts w:hint="eastAsia"/>
        </w:rPr>
        <w:t xml:space="preserve"> </w:t>
      </w:r>
      <w:r w:rsidR="00722FB5" w:rsidRPr="00AB50C1">
        <w:rPr>
          <w:rFonts w:hint="eastAsia"/>
        </w:rPr>
        <w:t>정의함</w:t>
      </w:r>
      <w:r w:rsidR="00722FB5" w:rsidRPr="00AB50C1">
        <w:rPr>
          <w:rFonts w:hint="eastAsia"/>
        </w:rPr>
        <w:t>)</w:t>
      </w:r>
      <w:r w:rsidR="00A76EA4" w:rsidRPr="00AB50C1">
        <w:t>에</w:t>
      </w:r>
      <w:r w:rsidR="00A76EA4" w:rsidRPr="00AB50C1">
        <w:t xml:space="preserve"> </w:t>
      </w:r>
      <w:r w:rsidR="00A76EA4" w:rsidRPr="00AB50C1">
        <w:t>의하여</w:t>
      </w:r>
      <w:r w:rsidR="00A76EA4" w:rsidRPr="00AB50C1">
        <w:t xml:space="preserve"> </w:t>
      </w:r>
      <w:r w:rsidR="00E25EE2" w:rsidRPr="00AB50C1">
        <w:t>제정</w:t>
      </w:r>
      <w:r w:rsidR="00E25EE2" w:rsidRPr="00AB50C1">
        <w:t xml:space="preserve"> </w:t>
      </w:r>
      <w:r w:rsidR="00E25EE2" w:rsidRPr="00AB50C1">
        <w:t>및</w:t>
      </w:r>
      <w:r w:rsidR="00E25EE2" w:rsidRPr="00AB50C1">
        <w:t xml:space="preserve"> </w:t>
      </w:r>
      <w:r w:rsidR="00A76EA4" w:rsidRPr="00AB50C1">
        <w:t>시행</w:t>
      </w:r>
      <w:r w:rsidR="00E25EE2" w:rsidRPr="00AB50C1">
        <w:t>된</w:t>
      </w:r>
      <w:r w:rsidR="000D0360" w:rsidRPr="00AB50C1">
        <w:t xml:space="preserve"> </w:t>
      </w:r>
      <w:r w:rsidR="00E25EE2" w:rsidRPr="00AB50C1">
        <w:t>모든</w:t>
      </w:r>
      <w:r w:rsidR="00A76EA4" w:rsidRPr="00AB50C1">
        <w:t xml:space="preserve"> </w:t>
      </w:r>
      <w:r w:rsidR="00E25EE2" w:rsidRPr="00AB50C1">
        <w:t>규정</w:t>
      </w:r>
      <w:r w:rsidR="000D0360" w:rsidRPr="00AB50C1">
        <w:t>과</w:t>
      </w:r>
      <w:r w:rsidR="00A76EA4" w:rsidRPr="00AB50C1">
        <w:t xml:space="preserve"> </w:t>
      </w:r>
      <w:r w:rsidR="00A76EA4" w:rsidRPr="00AB50C1">
        <w:t>규</w:t>
      </w:r>
      <w:r w:rsidR="00E25EE2" w:rsidRPr="00AB50C1">
        <w:t>칙</w:t>
      </w:r>
      <w:r w:rsidR="00E25EE2" w:rsidRPr="00AB50C1">
        <w:t xml:space="preserve"> </w:t>
      </w:r>
      <w:r w:rsidR="00E25EE2" w:rsidRPr="00AB50C1">
        <w:t>등</w:t>
      </w:r>
      <w:r w:rsidR="00A76EA4" w:rsidRPr="00AB50C1">
        <w:t>을</w:t>
      </w:r>
      <w:r w:rsidR="00A76EA4" w:rsidRPr="00AB50C1">
        <w:t xml:space="preserve"> </w:t>
      </w:r>
      <w:r w:rsidR="00AE1003" w:rsidRPr="00AB50C1">
        <w:t>말</w:t>
      </w:r>
      <w:r w:rsidR="00A76EA4" w:rsidRPr="00AB50C1">
        <w:t>한다</w:t>
      </w:r>
      <w:r w:rsidR="00A76EA4" w:rsidRPr="00AB50C1">
        <w:t>.</w:t>
      </w:r>
    </w:p>
    <w:p w14:paraId="471C1E00" w14:textId="5E2D031E" w:rsidR="00F14AEB" w:rsidRPr="00F73935" w:rsidRDefault="00F73935" w:rsidP="002A1826">
      <w:pPr>
        <w:pStyle w:val="LK2"/>
        <w:ind w:leftChars="400" w:left="800"/>
      </w:pPr>
      <w:r>
        <w:t>“</w:t>
      </w:r>
      <w:r w:rsidRPr="00DA0CED">
        <w:rPr>
          <w:rFonts w:hint="eastAsia"/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원천징수세</w:t>
      </w:r>
      <w:r>
        <w:t>”</w:t>
      </w:r>
      <w:r w:rsidRPr="00F73935">
        <w:t>란</w:t>
      </w:r>
      <w:r w:rsidRPr="00F73935">
        <w:t xml:space="preserve"> </w:t>
      </w:r>
      <w:r w:rsidRPr="00F73935">
        <w:t>관련</w:t>
      </w:r>
      <w:r w:rsidRPr="00F73935">
        <w:t xml:space="preserve"> </w:t>
      </w:r>
      <w:r w:rsidRPr="00F73935">
        <w:t>법률에</w:t>
      </w:r>
      <w:r w:rsidRPr="00F73935">
        <w:t xml:space="preserve"> </w:t>
      </w:r>
      <w:r w:rsidRPr="00F73935">
        <w:t>따라</w:t>
      </w:r>
      <w:r w:rsidRPr="00F73935">
        <w:t xml:space="preserve"> </w:t>
      </w:r>
      <w:r w:rsidRPr="00F73935">
        <w:t>본건</w:t>
      </w:r>
      <w:r w:rsidRPr="00F73935">
        <w:t xml:space="preserve"> </w:t>
      </w:r>
      <w:r w:rsidRPr="00F73935">
        <w:t>거래로</w:t>
      </w:r>
      <w:r w:rsidRPr="00F73935">
        <w:t xml:space="preserve"> </w:t>
      </w:r>
      <w:r w:rsidRPr="00F73935">
        <w:t>인하여</w:t>
      </w:r>
      <w:r w:rsidRPr="00F73935">
        <w:t xml:space="preserve"> </w:t>
      </w:r>
      <w:r w:rsidR="001149E4" w:rsidRPr="009E3BBA">
        <w:rPr>
          <w:rFonts w:hint="eastAsia"/>
        </w:rPr>
        <w:t>매도인에게</w:t>
      </w:r>
      <w:r w:rsidR="001149E4">
        <w:rPr>
          <w:rFonts w:hint="eastAsia"/>
        </w:rPr>
        <w:t xml:space="preserve"> </w:t>
      </w:r>
      <w:r w:rsidRPr="00F73935">
        <w:t>발생하는</w:t>
      </w:r>
      <w:r w:rsidRPr="00F73935">
        <w:t xml:space="preserve"> </w:t>
      </w:r>
      <w:r w:rsidRPr="00F73935">
        <w:t>양도소득세</w:t>
      </w:r>
      <w:r w:rsidRPr="00F73935">
        <w:t>(</w:t>
      </w:r>
      <w:r>
        <w:t>“</w:t>
      </w:r>
      <w:r w:rsidRPr="00DA0CED">
        <w:rPr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양도소득세</w:t>
      </w:r>
      <w:r>
        <w:t>”</w:t>
      </w:r>
      <w:r w:rsidRPr="00F73935">
        <w:t xml:space="preserve">) </w:t>
      </w:r>
      <w:r w:rsidRPr="00F73935">
        <w:t>및</w:t>
      </w:r>
      <w:r w:rsidRPr="00F73935">
        <w:t xml:space="preserve"> </w:t>
      </w:r>
      <w:r w:rsidRPr="00F73935">
        <w:t>증권거래세</w:t>
      </w:r>
      <w:r w:rsidRPr="00F73935">
        <w:t>(</w:t>
      </w:r>
      <w:r>
        <w:t>“</w:t>
      </w:r>
      <w:r w:rsidRPr="00DA0CED">
        <w:rPr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증권거래세</w:t>
      </w:r>
      <w:r>
        <w:rPr>
          <w:u w:val="single"/>
        </w:rPr>
        <w:t>”</w:t>
      </w:r>
      <w:r w:rsidRPr="00F73935">
        <w:t>)</w:t>
      </w:r>
      <w:r w:rsidRPr="00F73935">
        <w:t>와</w:t>
      </w:r>
      <w:r w:rsidRPr="00F73935">
        <w:t xml:space="preserve"> </w:t>
      </w:r>
      <w:r w:rsidRPr="00F73935">
        <w:t>관련하여</w:t>
      </w:r>
      <w:r w:rsidRPr="00F73935">
        <w:t xml:space="preserve"> </w:t>
      </w:r>
      <w:r w:rsidRPr="00F73935">
        <w:t>매수인이</w:t>
      </w:r>
      <w:r w:rsidRPr="00F73935">
        <w:t xml:space="preserve"> </w:t>
      </w:r>
      <w:r w:rsidRPr="00F73935">
        <w:t>매도인으로부터</w:t>
      </w:r>
      <w:r w:rsidRPr="00F73935">
        <w:t xml:space="preserve"> </w:t>
      </w:r>
      <w:proofErr w:type="spellStart"/>
      <w:r w:rsidRPr="00F73935">
        <w:t>원천징수하여</w:t>
      </w:r>
      <w:proofErr w:type="spellEnd"/>
      <w:r w:rsidRPr="00F73935">
        <w:t xml:space="preserve"> </w:t>
      </w:r>
      <w:r w:rsidRPr="00F73935">
        <w:t>정부기관에</w:t>
      </w:r>
      <w:r w:rsidRPr="00F73935">
        <w:t xml:space="preserve"> </w:t>
      </w:r>
      <w:r w:rsidRPr="00F73935">
        <w:t>납부하여야</w:t>
      </w:r>
      <w:r w:rsidRPr="00F73935">
        <w:t xml:space="preserve"> </w:t>
      </w:r>
      <w:r w:rsidRPr="00F73935">
        <w:t>하는</w:t>
      </w:r>
      <w:r w:rsidRPr="00F73935">
        <w:t xml:space="preserve"> </w:t>
      </w:r>
      <w:r w:rsidRPr="00F73935">
        <w:t>세금</w:t>
      </w:r>
      <w:r w:rsidR="00F14AEB">
        <w:rPr>
          <w:rFonts w:hint="eastAsia"/>
        </w:rPr>
        <w:t>으로서</w:t>
      </w:r>
      <w:r w:rsidR="00F14AEB">
        <w:rPr>
          <w:rFonts w:hint="eastAsia"/>
        </w:rPr>
        <w:t xml:space="preserve">, </w:t>
      </w:r>
      <w:r w:rsidR="00F14AEB">
        <w:rPr>
          <w:rFonts w:hint="eastAsia"/>
        </w:rPr>
        <w:t>본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계약에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따라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매도인이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매수인에게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통지한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금액</w:t>
      </w:r>
      <w:r w:rsidR="00F14AEB" w:rsidRPr="00F73935">
        <w:t>을</w:t>
      </w:r>
      <w:r w:rsidR="00F14AEB" w:rsidRPr="00F73935">
        <w:t xml:space="preserve"> </w:t>
      </w:r>
      <w:r w:rsidR="00F14AEB" w:rsidRPr="00F73935">
        <w:t>의미한다</w:t>
      </w:r>
      <w:r w:rsidR="00F14AEB" w:rsidRPr="00F73935">
        <w:t>.</w:t>
      </w:r>
    </w:p>
    <w:p w14:paraId="1CB7B042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사람</w:t>
      </w:r>
      <w:r w:rsidRPr="000326A8">
        <w:t>”</w:t>
      </w:r>
      <w:r>
        <w:rPr>
          <w:rFonts w:hint="eastAsia"/>
        </w:rPr>
        <w:t>이란</w:t>
      </w:r>
      <w:r w:rsidRPr="000326A8">
        <w:t xml:space="preserve"> </w:t>
      </w:r>
      <w:r w:rsidRPr="000326A8">
        <w:t>개인</w:t>
      </w:r>
      <w:r w:rsidRPr="000326A8">
        <w:t xml:space="preserve">, </w:t>
      </w:r>
      <w:r w:rsidRPr="000326A8">
        <w:t>법인</w:t>
      </w:r>
      <w:r w:rsidRPr="000326A8">
        <w:t xml:space="preserve">, </w:t>
      </w:r>
      <w:r w:rsidRPr="000326A8">
        <w:t>비법인사단이나</w:t>
      </w:r>
      <w:r w:rsidRPr="000326A8">
        <w:t xml:space="preserve"> </w:t>
      </w:r>
      <w:r w:rsidRPr="000326A8">
        <w:t>재단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정부기관을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4DF187AD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세금</w:t>
      </w:r>
      <w:r w:rsidRPr="000326A8">
        <w:t xml:space="preserve">” </w:t>
      </w:r>
      <w:r w:rsidRPr="000326A8">
        <w:t>또는</w:t>
      </w:r>
      <w:r w:rsidRPr="000326A8">
        <w:t xml:space="preserve"> “</w:t>
      </w:r>
      <w:r w:rsidRPr="000326A8">
        <w:rPr>
          <w:u w:val="single"/>
        </w:rPr>
        <w:t>조세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rPr>
          <w:szCs w:val="23"/>
        </w:rPr>
        <w:t>부과하거나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납부하는</w:t>
      </w:r>
      <w:r w:rsidRPr="000326A8">
        <w:t xml:space="preserve"> </w:t>
      </w:r>
      <w:r w:rsidRPr="000326A8">
        <w:t>국세</w:t>
      </w:r>
      <w:r w:rsidRPr="000326A8">
        <w:t xml:space="preserve">, </w:t>
      </w:r>
      <w:r w:rsidRPr="000326A8">
        <w:t>지방세</w:t>
      </w:r>
      <w:r w:rsidRPr="000326A8">
        <w:t xml:space="preserve">, </w:t>
      </w:r>
      <w:r w:rsidRPr="000326A8">
        <w:t>관세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종류의</w:t>
      </w:r>
      <w:r w:rsidRPr="000326A8">
        <w:t xml:space="preserve"> </w:t>
      </w:r>
      <w:r w:rsidRPr="000326A8">
        <w:t>세금을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45EEDE6D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소송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정부기관에서</w:t>
      </w:r>
      <w:r w:rsidRPr="000326A8">
        <w:t xml:space="preserve"> </w:t>
      </w:r>
      <w:r w:rsidRPr="000326A8">
        <w:t>진행중인</w:t>
      </w:r>
      <w:r w:rsidRPr="000326A8">
        <w:t xml:space="preserve"> </w:t>
      </w:r>
      <w:r w:rsidRPr="000326A8">
        <w:t>소송절차</w:t>
      </w:r>
      <w:r w:rsidRPr="000326A8">
        <w:t xml:space="preserve">, </w:t>
      </w:r>
      <w:r w:rsidRPr="000326A8">
        <w:t>신청절차</w:t>
      </w:r>
      <w:r w:rsidRPr="000326A8">
        <w:t xml:space="preserve">, </w:t>
      </w:r>
      <w:r w:rsidRPr="000326A8">
        <w:t>화해절차</w:t>
      </w:r>
      <w:r w:rsidRPr="000326A8">
        <w:t xml:space="preserve">, </w:t>
      </w:r>
      <w:r w:rsidRPr="000326A8">
        <w:t>중재절차</w:t>
      </w:r>
      <w:r w:rsidRPr="000326A8">
        <w:t xml:space="preserve">, </w:t>
      </w:r>
      <w:r w:rsidRPr="000326A8">
        <w:t>행정심판절차</w:t>
      </w:r>
      <w:r w:rsidRPr="000326A8">
        <w:t xml:space="preserve">, </w:t>
      </w:r>
      <w:r w:rsidRPr="000326A8">
        <w:t>청문절차</w:t>
      </w:r>
      <w:r w:rsidRPr="000326A8">
        <w:t xml:space="preserve">, </w:t>
      </w:r>
      <w:r w:rsidRPr="000326A8">
        <w:t>조사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수사절차를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77D7C89F" w14:textId="77777777" w:rsidR="00F14AEB" w:rsidRPr="003F3EFE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영업일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대한민국에서</w:t>
      </w:r>
      <w:r w:rsidRPr="000326A8">
        <w:t xml:space="preserve"> </w:t>
      </w:r>
      <w:r w:rsidRPr="000326A8">
        <w:rPr>
          <w:szCs w:val="23"/>
        </w:rPr>
        <w:t>시중은행이</w:t>
      </w:r>
      <w:r w:rsidRPr="000326A8">
        <w:t xml:space="preserve"> </w:t>
      </w:r>
      <w:r w:rsidRPr="000326A8">
        <w:t>영업을</w:t>
      </w:r>
      <w:r w:rsidRPr="000326A8">
        <w:t xml:space="preserve"> </w:t>
      </w:r>
      <w:r w:rsidRPr="000326A8">
        <w:t>위하여</w:t>
      </w:r>
      <w:r w:rsidRPr="000326A8">
        <w:t xml:space="preserve"> </w:t>
      </w:r>
      <w:r w:rsidRPr="000326A8">
        <w:t>개점한</w:t>
      </w:r>
      <w:r w:rsidRPr="000326A8">
        <w:t xml:space="preserve"> </w:t>
      </w:r>
      <w:r w:rsidRPr="000326A8">
        <w:t>날</w:t>
      </w:r>
      <w:r w:rsidRPr="000326A8">
        <w:t>(</w:t>
      </w:r>
      <w:r w:rsidRPr="000326A8">
        <w:t>즉</w:t>
      </w:r>
      <w:r w:rsidRPr="000326A8">
        <w:t xml:space="preserve">, </w:t>
      </w:r>
      <w:r w:rsidRPr="000326A8">
        <w:t>대한민국의</w:t>
      </w:r>
      <w:r w:rsidRPr="000326A8">
        <w:t xml:space="preserve"> </w:t>
      </w:r>
      <w:r w:rsidRPr="003F3EFE">
        <w:t>토요일</w:t>
      </w:r>
      <w:r w:rsidRPr="003F3EFE">
        <w:t xml:space="preserve">, </w:t>
      </w:r>
      <w:r w:rsidRPr="003F3EFE">
        <w:t>일요일이나</w:t>
      </w:r>
      <w:r w:rsidRPr="003F3EFE">
        <w:t xml:space="preserve"> </w:t>
      </w:r>
      <w:r w:rsidRPr="003F3EFE">
        <w:t>공휴일</w:t>
      </w:r>
      <w:r w:rsidRPr="003F3EFE">
        <w:rPr>
          <w:rFonts w:hint="eastAsia"/>
        </w:rPr>
        <w:t xml:space="preserve">, </w:t>
      </w:r>
      <w:r w:rsidRPr="003F3EFE">
        <w:rPr>
          <w:rFonts w:hint="eastAsia"/>
        </w:rPr>
        <w:t>근로자의</w:t>
      </w:r>
      <w:r w:rsidRPr="003F3EFE">
        <w:rPr>
          <w:rFonts w:hint="eastAsia"/>
        </w:rPr>
        <w:t xml:space="preserve"> </w:t>
      </w:r>
      <w:r w:rsidRPr="003F3EFE">
        <w:rPr>
          <w:rFonts w:hint="eastAsia"/>
        </w:rPr>
        <w:t>날</w:t>
      </w:r>
      <w:r w:rsidRPr="003F3EFE">
        <w:t>을</w:t>
      </w:r>
      <w:r w:rsidRPr="003F3EFE">
        <w:t xml:space="preserve"> </w:t>
      </w:r>
      <w:r w:rsidRPr="003F3EFE">
        <w:t>제외한</w:t>
      </w:r>
      <w:r w:rsidRPr="003F3EFE">
        <w:t xml:space="preserve"> </w:t>
      </w:r>
      <w:r w:rsidRPr="003F3EFE">
        <w:t>날</w:t>
      </w:r>
      <w:r w:rsidRPr="003F3EFE">
        <w:t>)</w:t>
      </w:r>
      <w:r w:rsidRPr="003F3EFE">
        <w:t>을</w:t>
      </w:r>
      <w:r w:rsidRPr="003F3EFE">
        <w:t xml:space="preserve"> </w:t>
      </w:r>
      <w:r w:rsidRPr="003F3EFE">
        <w:t>말한다</w:t>
      </w:r>
      <w:r w:rsidRPr="003F3EFE">
        <w:t>.</w:t>
      </w:r>
    </w:p>
    <w:p w14:paraId="2C38717A" w14:textId="65E5C97E" w:rsidR="00F14AEB" w:rsidRPr="000326A8" w:rsidRDefault="00F14AEB" w:rsidP="002A1826">
      <w:pPr>
        <w:pStyle w:val="LK2"/>
        <w:ind w:leftChars="400" w:left="800"/>
      </w:pPr>
      <w:r w:rsidRPr="003F3EFE">
        <w:t>“</w:t>
      </w:r>
      <w:r w:rsidRPr="003F3EFE">
        <w:rPr>
          <w:u w:val="single"/>
        </w:rPr>
        <w:t>우려</w:t>
      </w:r>
      <w:r w:rsidRPr="003F3EFE">
        <w:t>”</w:t>
      </w:r>
      <w:r w:rsidRPr="003F3EFE">
        <w:t>란</w:t>
      </w:r>
      <w:r w:rsidRPr="003F3EFE">
        <w:t xml:space="preserve"> </w:t>
      </w:r>
      <w:r w:rsidRPr="003F3EFE">
        <w:t>소송의</w:t>
      </w:r>
      <w:r w:rsidRPr="003F3EFE">
        <w:t xml:space="preserve"> </w:t>
      </w:r>
      <w:r w:rsidRPr="003F3EFE">
        <w:t>원인이나</w:t>
      </w:r>
      <w:r w:rsidRPr="003F3EFE">
        <w:t xml:space="preserve"> </w:t>
      </w:r>
      <w:r w:rsidRPr="003F3EFE">
        <w:t>기타</w:t>
      </w:r>
      <w:r w:rsidRPr="003F3EFE">
        <w:t xml:space="preserve"> </w:t>
      </w:r>
      <w:r w:rsidRPr="003F3EFE">
        <w:t>다른</w:t>
      </w:r>
      <w:r w:rsidRPr="003F3EFE">
        <w:t xml:space="preserve"> </w:t>
      </w:r>
      <w:r w:rsidRPr="003F3EFE">
        <w:t>문제들이</w:t>
      </w:r>
      <w:r w:rsidRPr="003F3EFE">
        <w:t xml:space="preserve"> </w:t>
      </w:r>
      <w:r w:rsidRPr="003F3EFE">
        <w:t>서면</w:t>
      </w:r>
      <w:r w:rsidRPr="003F3EFE">
        <w:t>(</w:t>
      </w:r>
      <w:r w:rsidRPr="003F3EFE">
        <w:t>전자우편에</w:t>
      </w:r>
      <w:r w:rsidRPr="003F3EFE">
        <w:t xml:space="preserve"> </w:t>
      </w:r>
      <w:r w:rsidRPr="003F3EFE">
        <w:t>의한</w:t>
      </w:r>
      <w:r w:rsidRPr="003F3EFE">
        <w:t xml:space="preserve"> </w:t>
      </w:r>
      <w:r w:rsidRPr="003F3EFE">
        <w:t>통지를</w:t>
      </w:r>
      <w:r w:rsidRPr="003F3EFE">
        <w:t xml:space="preserve"> </w:t>
      </w:r>
      <w:r w:rsidRPr="003F3EFE">
        <w:t>포함하며</w:t>
      </w:r>
      <w:r w:rsidRPr="003F3EFE">
        <w:t xml:space="preserve">, </w:t>
      </w:r>
      <w:r w:rsidRPr="003F3EFE">
        <w:t>이하</w:t>
      </w:r>
      <w:r w:rsidRPr="003F3EFE">
        <w:t xml:space="preserve"> </w:t>
      </w:r>
      <w:r w:rsidRPr="003F3EFE">
        <w:t>본</w:t>
      </w:r>
      <w:r w:rsidRPr="003F3EFE">
        <w:t xml:space="preserve"> </w:t>
      </w:r>
      <w:r w:rsidRPr="003F3EFE">
        <w:t>정의</w:t>
      </w:r>
      <w:r w:rsidRPr="003F3EFE">
        <w:t xml:space="preserve"> </w:t>
      </w:r>
      <w:r w:rsidRPr="003F3EFE">
        <w:rPr>
          <w:szCs w:val="23"/>
        </w:rPr>
        <w:t>조항에서</w:t>
      </w:r>
      <w:r w:rsidRPr="003F3EFE">
        <w:t xml:space="preserve"> </w:t>
      </w:r>
      <w:r w:rsidRPr="003F3EFE">
        <w:t>동일</w:t>
      </w:r>
      <w:r w:rsidRPr="003F3EFE">
        <w:t>)</w:t>
      </w:r>
      <w:del w:id="14" w:author="SL PARTNERS" w:date="2025-07-10T17:34:00Z" w16du:dateUtc="2025-07-10T08:34:00Z">
        <w:r w:rsidRPr="003F3EFE">
          <w:delText>으로</w:delText>
        </w:r>
      </w:del>
      <w:ins w:id="15" w:author="SL PARTNERS" w:date="2025-07-10T17:34:00Z" w16du:dateUtc="2025-07-10T08:34:00Z">
        <w:r w:rsidR="00222B05" w:rsidRPr="00222B05">
          <w:rPr>
            <w:rFonts w:hint="eastAsia"/>
          </w:rPr>
          <w:t xml:space="preserve"> </w:t>
        </w:r>
        <w:r w:rsidR="00222B05">
          <w:rPr>
            <w:rFonts w:hint="eastAsia"/>
          </w:rPr>
          <w:t>또는</w:t>
        </w:r>
        <w:r w:rsidR="00222B05">
          <w:rPr>
            <w:rFonts w:hint="eastAsia"/>
          </w:rPr>
          <w:t xml:space="preserve"> </w:t>
        </w:r>
        <w:r w:rsidR="00222B05">
          <w:rPr>
            <w:rFonts w:hint="eastAsia"/>
          </w:rPr>
          <w:t>구두로</w:t>
        </w:r>
      </w:ins>
      <w:r w:rsidR="00222B05" w:rsidRPr="003F3EFE">
        <w:t xml:space="preserve"> </w:t>
      </w:r>
      <w:r w:rsidR="00222B05" w:rsidRPr="003F3EFE">
        <w:t>주장</w:t>
      </w:r>
      <w:r w:rsidR="00222B05" w:rsidRPr="003F3EFE">
        <w:t xml:space="preserve"> </w:t>
      </w:r>
      <w:r w:rsidR="00222B05" w:rsidRPr="003F3EFE">
        <w:t>또는</w:t>
      </w:r>
      <w:r w:rsidR="00222B05" w:rsidRPr="003F3EFE">
        <w:t xml:space="preserve"> </w:t>
      </w:r>
      <w:r w:rsidR="00222B05" w:rsidRPr="003F3EFE">
        <w:t>제기되었거나</w:t>
      </w:r>
      <w:r w:rsidR="00222B05" w:rsidRPr="003F3EFE">
        <w:t xml:space="preserve">, </w:t>
      </w:r>
      <w:r w:rsidR="00222B05" w:rsidRPr="003F3EFE">
        <w:t>주장</w:t>
      </w:r>
      <w:r w:rsidR="00222B05" w:rsidRPr="003F3EFE">
        <w:t xml:space="preserve"> </w:t>
      </w:r>
      <w:r w:rsidR="00222B05" w:rsidRPr="003F3EFE">
        <w:t>또는</w:t>
      </w:r>
      <w:r w:rsidR="00222B05" w:rsidRPr="003F3EFE">
        <w:t xml:space="preserve"> </w:t>
      </w:r>
      <w:r w:rsidR="00222B05" w:rsidRPr="003F3EFE">
        <w:t>제기될</w:t>
      </w:r>
      <w:r w:rsidR="00222B05" w:rsidRPr="003F3EFE">
        <w:t xml:space="preserve"> </w:t>
      </w:r>
      <w:del w:id="16" w:author="SL PARTNERS" w:date="2025-07-10T17:34:00Z" w16du:dateUtc="2025-07-10T08:34:00Z">
        <w:r w:rsidRPr="003F3EFE">
          <w:delText>것이라는</w:delText>
        </w:r>
        <w:r w:rsidRPr="003F3EFE">
          <w:delText xml:space="preserve"> </w:delText>
        </w:r>
        <w:r w:rsidRPr="003F3EFE">
          <w:delText>점을</w:delText>
        </w:r>
        <w:r w:rsidRPr="003F3EFE">
          <w:delText xml:space="preserve"> </w:delText>
        </w:r>
        <w:r w:rsidRPr="003F3EFE">
          <w:delText>표시하는</w:delText>
        </w:r>
        <w:r w:rsidRPr="003F3EFE">
          <w:delText xml:space="preserve"> </w:delText>
        </w:r>
        <w:r w:rsidRPr="003F3EFE">
          <w:delText>서면</w:delText>
        </w:r>
        <w:r w:rsidRPr="003F3EFE">
          <w:delText xml:space="preserve"> </w:delText>
        </w:r>
        <w:r w:rsidRPr="003F3EFE">
          <w:delText>통지가</w:delText>
        </w:r>
        <w:r w:rsidRPr="003F3EFE">
          <w:delText xml:space="preserve"> </w:delText>
        </w:r>
        <w:r w:rsidRPr="003F3EFE">
          <w:delText>있는</w:delText>
        </w:r>
      </w:del>
      <w:ins w:id="17" w:author="SL PARTNERS" w:date="2025-07-10T17:34:00Z" w16du:dateUtc="2025-07-10T08:34:00Z">
        <w:r w:rsidR="00222B05" w:rsidRPr="003F3EFE">
          <w:t>것이</w:t>
        </w:r>
        <w:r w:rsidR="00222B05">
          <w:rPr>
            <w:rFonts w:hint="eastAsia"/>
          </w:rPr>
          <w:t xml:space="preserve"> </w:t>
        </w:r>
        <w:r w:rsidR="00222B05">
          <w:rPr>
            <w:rFonts w:hint="eastAsia"/>
          </w:rPr>
          <w:t>합리적으로</w:t>
        </w:r>
        <w:r w:rsidR="00222B05">
          <w:rPr>
            <w:rFonts w:hint="eastAsia"/>
          </w:rPr>
          <w:t xml:space="preserve"> </w:t>
        </w:r>
        <w:r w:rsidR="00222B05">
          <w:rPr>
            <w:rFonts w:hint="eastAsia"/>
          </w:rPr>
          <w:t>예상되는</w:t>
        </w:r>
      </w:ins>
      <w:r w:rsidR="00222B05">
        <w:rPr>
          <w:rFonts w:hint="eastAsia"/>
        </w:rPr>
        <w:t xml:space="preserve"> </w:t>
      </w:r>
      <w:r w:rsidR="00222B05" w:rsidRPr="003F3EFE">
        <w:t>경우를</w:t>
      </w:r>
      <w:r w:rsidR="00222B05" w:rsidRPr="003F3EFE">
        <w:t xml:space="preserve"> </w:t>
      </w:r>
      <w:r w:rsidR="00222B05" w:rsidRPr="003F3EFE">
        <w:t>말한다</w:t>
      </w:r>
      <w:r w:rsidR="00222B05" w:rsidRPr="003F3EFE">
        <w:t>.</w:t>
      </w:r>
    </w:p>
    <w:p w14:paraId="0C661696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인허가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부여하거나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해야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각종</w:t>
      </w:r>
      <w:r w:rsidRPr="000326A8">
        <w:t xml:space="preserve"> </w:t>
      </w:r>
      <w:r w:rsidRPr="000326A8">
        <w:t>특허</w:t>
      </w:r>
      <w:r w:rsidRPr="000326A8">
        <w:t xml:space="preserve">, </w:t>
      </w:r>
      <w:r w:rsidRPr="000326A8">
        <w:t>허가</w:t>
      </w:r>
      <w:r w:rsidRPr="000326A8">
        <w:t xml:space="preserve">, </w:t>
      </w:r>
      <w:r w:rsidRPr="000326A8">
        <w:t>인가</w:t>
      </w:r>
      <w:r w:rsidRPr="000326A8">
        <w:t xml:space="preserve">, </w:t>
      </w:r>
      <w:r w:rsidRPr="000326A8">
        <w:t>면허</w:t>
      </w:r>
      <w:r w:rsidRPr="000326A8">
        <w:t xml:space="preserve">, </w:t>
      </w:r>
      <w:r w:rsidRPr="000326A8">
        <w:t>승인</w:t>
      </w:r>
      <w:r w:rsidRPr="000326A8">
        <w:t xml:space="preserve">, </w:t>
      </w:r>
      <w:r w:rsidRPr="000326A8">
        <w:t>신고</w:t>
      </w:r>
      <w:r w:rsidRPr="000326A8">
        <w:t xml:space="preserve">, </w:t>
      </w:r>
      <w:r w:rsidRPr="000326A8">
        <w:t>등록</w:t>
      </w:r>
      <w:r w:rsidRPr="000326A8">
        <w:t xml:space="preserve">, </w:t>
      </w:r>
      <w:r w:rsidRPr="000326A8">
        <w:t>동의</w:t>
      </w:r>
      <w:r w:rsidRPr="000326A8">
        <w:t xml:space="preserve">, </w:t>
      </w:r>
      <w:r w:rsidRPr="000326A8">
        <w:t>통보</w:t>
      </w:r>
      <w:r w:rsidRPr="000326A8">
        <w:t xml:space="preserve">, </w:t>
      </w:r>
      <w:r w:rsidRPr="000326A8">
        <w:t>통지</w:t>
      </w:r>
      <w:r w:rsidRPr="000326A8">
        <w:t xml:space="preserve">, </w:t>
      </w:r>
      <w:r w:rsidRPr="000326A8">
        <w:t>결정</w:t>
      </w:r>
      <w:r w:rsidRPr="000326A8">
        <w:t xml:space="preserve"> </w:t>
      </w:r>
      <w:r w:rsidRPr="000326A8">
        <w:t>등을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3B6FCF4D" w14:textId="77777777" w:rsidR="00F14AEB" w:rsidRPr="000326A8" w:rsidRDefault="00F14AEB" w:rsidP="002A1826">
      <w:pPr>
        <w:pStyle w:val="LK2"/>
        <w:ind w:leftChars="400" w:left="800"/>
        <w:rPr>
          <w:del w:id="18" w:author="SL PARTNERS" w:date="2025-07-10T17:34:00Z" w16du:dateUtc="2025-07-10T08:34:00Z"/>
          <w:szCs w:val="23"/>
        </w:rPr>
      </w:pPr>
      <w:del w:id="19" w:author="SL PARTNERS" w:date="2025-07-10T17:34:00Z" w16du:dateUtc="2025-07-10T08:34:00Z">
        <w:r w:rsidRPr="000326A8">
          <w:delText>“</w:delText>
        </w:r>
        <w:r w:rsidRPr="000326A8">
          <w:rPr>
            <w:u w:val="single"/>
          </w:rPr>
          <w:delText>적정하게</w:delText>
        </w:r>
        <w:r w:rsidRPr="000326A8">
          <w:rPr>
            <w:u w:val="single"/>
          </w:rPr>
          <w:delText xml:space="preserve"> </w:delText>
        </w:r>
        <w:r w:rsidRPr="000326A8">
          <w:rPr>
            <w:u w:val="single"/>
          </w:rPr>
          <w:delText>공개된</w:delText>
        </w:r>
        <w:r w:rsidRPr="000326A8">
          <w:delText>”</w:delText>
        </w:r>
        <w:r w:rsidRPr="000326A8">
          <w:delText>이란</w:delText>
        </w:r>
        <w:r w:rsidRPr="000326A8">
          <w:delText xml:space="preserve">, </w:delText>
        </w:r>
        <w:r w:rsidRPr="000326A8">
          <w:rPr>
            <w:szCs w:val="23"/>
          </w:rPr>
          <w:delText>공개</w:delText>
        </w:r>
        <w:r>
          <w:rPr>
            <w:rFonts w:hint="eastAsia"/>
            <w:szCs w:val="23"/>
          </w:rPr>
          <w:delText>된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사항의</w:delText>
        </w:r>
        <w:r w:rsidRPr="000326A8">
          <w:rPr>
            <w:szCs w:val="23"/>
          </w:rPr>
          <w:delText xml:space="preserve"> </w:delText>
        </w:r>
        <w:r>
          <w:rPr>
            <w:rFonts w:hint="eastAsia"/>
            <w:szCs w:val="23"/>
          </w:rPr>
          <w:delText>의미를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합리적인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수준으로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파악할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수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있는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내용</w:delText>
        </w:r>
        <w:r w:rsidRPr="000326A8">
          <w:delText>으로</w:delText>
        </w:r>
        <w:r w:rsidRPr="000326A8">
          <w:delText xml:space="preserve"> (i) </w:delText>
        </w:r>
        <w:r w:rsidRPr="000326A8">
          <w:delText>본</w:delText>
        </w:r>
        <w:r w:rsidRPr="000326A8">
          <w:delText xml:space="preserve"> </w:delText>
        </w:r>
        <w:r w:rsidRPr="000326A8">
          <w:delText>계약</w:delText>
        </w:r>
        <w:r w:rsidRPr="000326A8">
          <w:delText xml:space="preserve"> </w:delText>
        </w:r>
        <w:r w:rsidRPr="000326A8">
          <w:delText>또는</w:delText>
        </w:r>
        <w:r w:rsidRPr="000326A8">
          <w:delText xml:space="preserve"> </w:delText>
        </w:r>
        <w:r w:rsidRPr="000326A8">
          <w:delText>공개목록에</w:delText>
        </w:r>
        <w:r w:rsidRPr="000326A8">
          <w:delText xml:space="preserve"> </w:delText>
        </w:r>
        <w:r w:rsidRPr="000326A8">
          <w:delText>기재된</w:delText>
        </w:r>
        <w:r w:rsidRPr="000326A8">
          <w:delText xml:space="preserve"> </w:delText>
        </w:r>
        <w:r w:rsidRPr="000326A8">
          <w:delText>경우</w:delText>
        </w:r>
        <w:r w:rsidRPr="000326A8">
          <w:delText xml:space="preserve">, (ii) </w:delText>
        </w:r>
        <w:r>
          <w:rPr>
            <w:rFonts w:hint="eastAsia"/>
          </w:rPr>
          <w:delText>본건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거래의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과정에서</w:delText>
        </w:r>
        <w:r>
          <w:rPr>
            <w:rFonts w:hint="eastAsia"/>
          </w:rPr>
          <w:delText xml:space="preserve"> </w:delText>
        </w:r>
        <w:r w:rsidRPr="000326A8">
          <w:delText>데이터룸</w:delText>
        </w:r>
        <w:r w:rsidRPr="000326A8">
          <w:delText xml:space="preserve">, </w:delText>
        </w:r>
        <w:r w:rsidRPr="000326A8">
          <w:rPr>
            <w:szCs w:val="23"/>
          </w:rPr>
          <w:delText>경영진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설명회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실무자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질의응답</w:delText>
        </w:r>
        <w:r w:rsidRPr="000326A8">
          <w:rPr>
            <w:szCs w:val="23"/>
          </w:rPr>
          <w:delText xml:space="preserve">, </w:delText>
        </w:r>
        <w:r w:rsidR="001A1485">
          <w:rPr>
            <w:rFonts w:hint="eastAsia"/>
            <w:szCs w:val="23"/>
          </w:rPr>
          <w:delText>본</w:delText>
        </w:r>
        <w:r w:rsidR="001A1485">
          <w:rPr>
            <w:rFonts w:hint="eastAsia"/>
            <w:szCs w:val="23"/>
          </w:rPr>
          <w:delText xml:space="preserve"> </w:delText>
        </w:r>
        <w:r w:rsidR="001A1485">
          <w:rPr>
            <w:rFonts w:hint="eastAsia"/>
            <w:szCs w:val="23"/>
          </w:rPr>
          <w:delText>계약</w:delText>
        </w:r>
        <w:r w:rsidR="001A1485">
          <w:rPr>
            <w:rFonts w:hint="eastAsia"/>
            <w:szCs w:val="23"/>
          </w:rPr>
          <w:delText xml:space="preserve"> </w:delText>
        </w:r>
        <w:r w:rsidR="001A1485">
          <w:rPr>
            <w:rFonts w:hint="eastAsia"/>
            <w:szCs w:val="23"/>
          </w:rPr>
          <w:delText>체결일</w:delText>
        </w:r>
        <w:r w:rsidR="001A1485">
          <w:rPr>
            <w:rFonts w:hint="eastAsia"/>
            <w:szCs w:val="23"/>
          </w:rPr>
          <w:delText xml:space="preserve"> </w:delText>
        </w:r>
        <w:r w:rsidR="001A1485">
          <w:rPr>
            <w:rFonts w:hint="eastAsia"/>
            <w:szCs w:val="23"/>
          </w:rPr>
          <w:delText>전일</w:delText>
        </w:r>
        <w:r>
          <w:rPr>
            <w:rFonts w:hint="eastAsia"/>
            <w:szCs w:val="23"/>
          </w:rPr>
          <w:delText>까지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이루어진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매수인의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자료요청</w:delText>
        </w:r>
        <w:r w:rsidRPr="000326A8">
          <w:rPr>
            <w:szCs w:val="23"/>
          </w:rPr>
          <w:delText>(RFI)</w:delText>
        </w:r>
        <w:r w:rsidRPr="000326A8">
          <w:rPr>
            <w:szCs w:val="23"/>
          </w:rPr>
          <w:delText>에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대한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회신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기타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경로를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통하여</w:delText>
        </w:r>
        <w:r w:rsidRPr="000326A8">
          <w:rPr>
            <w:szCs w:val="23"/>
          </w:rPr>
          <w:delText xml:space="preserve"> </w:delText>
        </w:r>
        <w:r>
          <w:rPr>
            <w:rFonts w:hint="eastAsia"/>
            <w:szCs w:val="23"/>
          </w:rPr>
          <w:delText>서면</w:delText>
        </w:r>
        <w:r>
          <w:rPr>
            <w:rFonts w:hint="eastAsia"/>
            <w:szCs w:val="23"/>
          </w:rPr>
          <w:delText xml:space="preserve">, </w:delText>
        </w:r>
        <w:r>
          <w:rPr>
            <w:rFonts w:hint="eastAsia"/>
            <w:szCs w:val="23"/>
          </w:rPr>
          <w:delText>전자적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매체</w:delText>
        </w:r>
        <w:r>
          <w:rPr>
            <w:rFonts w:hint="eastAsia"/>
            <w:szCs w:val="23"/>
          </w:rPr>
          <w:delText xml:space="preserve">, </w:delText>
        </w:r>
        <w:r>
          <w:rPr>
            <w:rFonts w:hint="eastAsia"/>
            <w:szCs w:val="23"/>
          </w:rPr>
          <w:delText>구두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등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그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방식을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불문하고</w:delText>
        </w:r>
        <w:r>
          <w:rPr>
            <w:rFonts w:hint="eastAsia"/>
            <w:szCs w:val="23"/>
          </w:rPr>
          <w:delText xml:space="preserve"> </w:delText>
        </w:r>
        <w:r w:rsidRPr="000326A8">
          <w:delText>매수인</w:delText>
        </w:r>
        <w:r w:rsidRPr="000326A8">
          <w:delText xml:space="preserve"> </w:delText>
        </w:r>
        <w:r w:rsidRPr="000326A8">
          <w:delText>또는</w:delText>
        </w:r>
        <w:r w:rsidRPr="000326A8">
          <w:delText xml:space="preserve"> </w:delText>
        </w:r>
        <w:r w:rsidRPr="000326A8">
          <w:delText>그</w:delText>
        </w:r>
        <w:r w:rsidRPr="000326A8">
          <w:delText xml:space="preserve"> </w:delText>
        </w:r>
        <w:r w:rsidRPr="000326A8">
          <w:delText>대리인에게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제공된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여하한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자료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문서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답변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회신</w:delText>
        </w:r>
        <w:r>
          <w:rPr>
            <w:rFonts w:hint="eastAsia"/>
            <w:szCs w:val="23"/>
          </w:rPr>
          <w:delText xml:space="preserve">, </w:delText>
        </w:r>
        <w:r>
          <w:rPr>
            <w:rFonts w:hint="eastAsia"/>
            <w:szCs w:val="23"/>
          </w:rPr>
          <w:delText>정보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등에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포함된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경우</w:delText>
        </w:r>
        <w:r w:rsidRPr="000326A8">
          <w:rPr>
            <w:szCs w:val="23"/>
          </w:rPr>
          <w:delText xml:space="preserve">, (iii) </w:delText>
        </w:r>
        <w:r w:rsidRPr="0002206B">
          <w:rPr>
            <w:szCs w:val="23"/>
          </w:rPr>
          <w:delText>등기</w:delText>
        </w:r>
        <w:r w:rsidRPr="0002206B">
          <w:rPr>
            <w:rFonts w:hint="eastAsia"/>
            <w:szCs w:val="23"/>
          </w:rPr>
          <w:delText>사항전부증명서</w:delText>
        </w:r>
        <w:r w:rsidRPr="0002206B">
          <w:rPr>
            <w:rFonts w:hint="eastAsia"/>
            <w:szCs w:val="23"/>
          </w:rPr>
          <w:delText xml:space="preserve">, </w:delText>
        </w:r>
        <w:r w:rsidRPr="0002206B">
          <w:rPr>
            <w:rFonts w:hint="eastAsia"/>
            <w:szCs w:val="23"/>
          </w:rPr>
          <w:delText>토지</w:delText>
        </w:r>
        <w:r w:rsidRPr="0002206B">
          <w:rPr>
            <w:rFonts w:hint="eastAsia"/>
            <w:szCs w:val="23"/>
          </w:rPr>
          <w:delText xml:space="preserve"> </w:delText>
        </w:r>
        <w:r w:rsidRPr="0002206B">
          <w:rPr>
            <w:rFonts w:hint="eastAsia"/>
            <w:szCs w:val="23"/>
          </w:rPr>
          <w:delText>및</w:delText>
        </w:r>
        <w:r w:rsidRPr="0002206B">
          <w:rPr>
            <w:rFonts w:hint="eastAsia"/>
            <w:szCs w:val="23"/>
          </w:rPr>
          <w:delText xml:space="preserve"> </w:delText>
        </w:r>
        <w:r w:rsidRPr="0002206B">
          <w:rPr>
            <w:rFonts w:hint="eastAsia"/>
            <w:szCs w:val="23"/>
          </w:rPr>
          <w:delText>건축물</w:delText>
        </w:r>
        <w:r w:rsidRPr="0002206B">
          <w:rPr>
            <w:rFonts w:hint="eastAsia"/>
            <w:szCs w:val="23"/>
          </w:rPr>
          <w:delText xml:space="preserve"> </w:delText>
        </w:r>
        <w:r w:rsidRPr="0002206B">
          <w:rPr>
            <w:szCs w:val="23"/>
          </w:rPr>
          <w:delText>대장</w:delText>
        </w:r>
        <w:r w:rsidRPr="0002206B">
          <w:rPr>
            <w:szCs w:val="23"/>
          </w:rPr>
          <w:delText xml:space="preserve"> </w:delText>
        </w:r>
        <w:r w:rsidRPr="0002206B">
          <w:rPr>
            <w:szCs w:val="23"/>
          </w:rPr>
          <w:delText>등</w:delText>
        </w:r>
        <w:r w:rsidRPr="0002206B">
          <w:rPr>
            <w:szCs w:val="23"/>
          </w:rPr>
          <w:delText xml:space="preserve"> </w:delText>
        </w:r>
        <w:r w:rsidRPr="0002206B">
          <w:rPr>
            <w:szCs w:val="23"/>
          </w:rPr>
          <w:delText>공적</w:delText>
        </w:r>
        <w:r w:rsidRPr="0002206B">
          <w:rPr>
            <w:szCs w:val="23"/>
          </w:rPr>
          <w:delText xml:space="preserve"> </w:delText>
        </w:r>
        <w:r w:rsidRPr="0002206B">
          <w:rPr>
            <w:szCs w:val="23"/>
          </w:rPr>
          <w:delText>문서</w:delText>
        </w:r>
        <w:r w:rsidRPr="0002206B">
          <w:rPr>
            <w:szCs w:val="23"/>
          </w:rPr>
          <w:delText xml:space="preserve"> </w:delText>
        </w:r>
        <w:r w:rsidRPr="0002206B">
          <w:rPr>
            <w:szCs w:val="23"/>
          </w:rPr>
          <w:delText>또는</w:delText>
        </w:r>
        <w:r w:rsidRPr="0002206B">
          <w:rPr>
            <w:rFonts w:hint="eastAsia"/>
            <w:szCs w:val="23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공정거래위원회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홈페이지</w:delText>
        </w:r>
        <w:r w:rsidRPr="0002206B">
          <w:rPr>
            <w:rFonts w:hint="eastAsia"/>
            <w:snapToGrid w:val="0"/>
            <w:kern w:val="2"/>
            <w:szCs w:val="22"/>
          </w:rPr>
          <w:delText>(</w:delText>
        </w:r>
        <w:r w:rsidRPr="0002206B">
          <w:rPr>
            <w:snapToGrid w:val="0"/>
            <w:kern w:val="2"/>
            <w:szCs w:val="22"/>
          </w:rPr>
          <w:delText>http://www.ftc.go.kr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), </w:delText>
        </w:r>
        <w:r w:rsidRPr="0002206B">
          <w:rPr>
            <w:snapToGrid w:val="0"/>
            <w:kern w:val="2"/>
            <w:szCs w:val="22"/>
          </w:rPr>
          <w:delText>금융감독원</w:delText>
        </w:r>
        <w:r w:rsidRPr="0002206B">
          <w:rPr>
            <w:snapToGrid w:val="0"/>
            <w:kern w:val="2"/>
            <w:szCs w:val="22"/>
          </w:rPr>
          <w:delText xml:space="preserve"> </w:delText>
        </w:r>
        <w:r w:rsidRPr="0002206B">
          <w:rPr>
            <w:snapToGrid w:val="0"/>
            <w:kern w:val="2"/>
            <w:szCs w:val="22"/>
          </w:rPr>
          <w:delText>전자공시</w:delText>
        </w:r>
        <w:r w:rsidRPr="0002206B">
          <w:rPr>
            <w:snapToGrid w:val="0"/>
            <w:kern w:val="2"/>
            <w:szCs w:val="22"/>
          </w:rPr>
          <w:delText xml:space="preserve"> </w:delText>
        </w:r>
        <w:r w:rsidRPr="0002206B">
          <w:rPr>
            <w:snapToGrid w:val="0"/>
            <w:kern w:val="2"/>
            <w:szCs w:val="22"/>
          </w:rPr>
          <w:delText>사이트</w:delText>
        </w:r>
        <w:r w:rsidRPr="0002206B">
          <w:rPr>
            <w:snapToGrid w:val="0"/>
            <w:kern w:val="2"/>
            <w:szCs w:val="22"/>
          </w:rPr>
          <w:delText>(https://dart.fss.or.kr)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, </w:delText>
        </w:r>
        <w:r w:rsidRPr="0002206B">
          <w:rPr>
            <w:rFonts w:hint="eastAsia"/>
            <w:snapToGrid w:val="0"/>
            <w:kern w:val="2"/>
            <w:szCs w:val="22"/>
          </w:rPr>
          <w:delText>한국거래소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전자공시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사이트</w:delText>
        </w:r>
        <w:r w:rsidRPr="0002206B">
          <w:rPr>
            <w:rFonts w:hint="eastAsia"/>
            <w:snapToGrid w:val="0"/>
            <w:kern w:val="2"/>
            <w:szCs w:val="22"/>
          </w:rPr>
          <w:delText>(</w:delText>
        </w:r>
        <w:r w:rsidRPr="0002206B">
          <w:rPr>
            <w:snapToGrid w:val="0"/>
            <w:kern w:val="2"/>
            <w:szCs w:val="22"/>
          </w:rPr>
          <w:delText>http://kind.krx.co.kr</w:delText>
        </w:r>
        <w:r w:rsidRPr="0002206B">
          <w:rPr>
            <w:rFonts w:hint="eastAsia"/>
            <w:snapToGrid w:val="0"/>
            <w:kern w:val="2"/>
            <w:szCs w:val="22"/>
          </w:rPr>
          <w:delText>)</w:delText>
        </w:r>
        <w:r>
          <w:rPr>
            <w:rFonts w:hint="eastAsia"/>
            <w:snapToGrid w:val="0"/>
            <w:kern w:val="2"/>
            <w:szCs w:val="22"/>
          </w:rPr>
          <w:delText>,</w:delText>
        </w:r>
        <w:r w:rsidRPr="006A4C12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대한민국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법원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나의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사건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검색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사이트</w:delText>
        </w:r>
        <w:r w:rsidRPr="0002206B">
          <w:rPr>
            <w:rFonts w:hint="eastAsia"/>
            <w:snapToGrid w:val="0"/>
            <w:kern w:val="2"/>
            <w:szCs w:val="22"/>
          </w:rPr>
          <w:delText>(</w:delText>
        </w:r>
        <w:r w:rsidRPr="0002206B">
          <w:rPr>
            <w:snapToGrid w:val="0"/>
            <w:kern w:val="2"/>
            <w:szCs w:val="22"/>
          </w:rPr>
          <w:delText>https://www.scourt.go.kr/portal/information/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), </w:delText>
        </w:r>
        <w:r w:rsidRPr="0002206B">
          <w:rPr>
            <w:rFonts w:hint="eastAsia"/>
            <w:snapToGrid w:val="0"/>
            <w:kern w:val="2"/>
            <w:szCs w:val="22"/>
          </w:rPr>
          <w:delText>특허청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특허정보검색시스템</w:delText>
        </w:r>
        <w:r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Pr="0002206B">
          <w:rPr>
            <w:rFonts w:hint="eastAsia"/>
            <w:snapToGrid w:val="0"/>
            <w:kern w:val="2"/>
            <w:szCs w:val="22"/>
          </w:rPr>
          <w:delText>사이트</w:delText>
        </w:r>
        <w:r w:rsidRPr="0002206B">
          <w:rPr>
            <w:rFonts w:hint="eastAsia"/>
            <w:snapToGrid w:val="0"/>
            <w:kern w:val="2"/>
            <w:szCs w:val="22"/>
          </w:rPr>
          <w:delText>(</w:delText>
        </w:r>
        <w:r w:rsidRPr="0002206B">
          <w:rPr>
            <w:snapToGrid w:val="0"/>
            <w:kern w:val="2"/>
            <w:szCs w:val="22"/>
          </w:rPr>
          <w:delText>http://www.kipris.or.kr</w:delText>
        </w:r>
        <w:r w:rsidRPr="0002206B">
          <w:rPr>
            <w:rFonts w:hint="eastAsia"/>
            <w:snapToGrid w:val="0"/>
            <w:kern w:val="2"/>
            <w:szCs w:val="22"/>
          </w:rPr>
          <w:delText>)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등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공시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시스템</w:delText>
        </w:r>
        <w:r>
          <w:rPr>
            <w:rFonts w:hint="eastAsia"/>
            <w:szCs w:val="23"/>
          </w:rPr>
          <w:delText>이나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언론보도를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통하여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확인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가능한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경우를</w:delText>
        </w:r>
        <w:r w:rsidRPr="000326A8">
          <w:rPr>
            <w:szCs w:val="23"/>
          </w:rPr>
          <w:delText xml:space="preserve"> </w:delText>
        </w:r>
        <w:r>
          <w:rPr>
            <w:rFonts w:hint="eastAsia"/>
            <w:szCs w:val="23"/>
          </w:rPr>
          <w:delText>말</w:delText>
        </w:r>
        <w:r w:rsidRPr="000326A8">
          <w:rPr>
            <w:szCs w:val="23"/>
          </w:rPr>
          <w:delText>한다</w:delText>
        </w:r>
        <w:r w:rsidRPr="000326A8">
          <w:rPr>
            <w:szCs w:val="23"/>
          </w:rPr>
          <w:delText>.</w:delText>
        </w:r>
      </w:del>
    </w:p>
    <w:p w14:paraId="35402CEE" w14:textId="77777777" w:rsidR="00F14AEB" w:rsidRPr="004E5F5F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정부기관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국가의</w:t>
      </w:r>
      <w:r w:rsidRPr="000326A8">
        <w:t xml:space="preserve"> </w:t>
      </w:r>
      <w:r w:rsidRPr="000326A8">
        <w:t>입법기관</w:t>
      </w:r>
      <w:r w:rsidRPr="000326A8">
        <w:t xml:space="preserve">, </w:t>
      </w:r>
      <w:r w:rsidRPr="000326A8">
        <w:t>행정기관</w:t>
      </w:r>
      <w:r w:rsidRPr="000326A8">
        <w:t xml:space="preserve">, </w:t>
      </w:r>
      <w:r w:rsidRPr="000326A8">
        <w:t>사법기관과</w:t>
      </w:r>
      <w:r w:rsidRPr="000326A8">
        <w:t xml:space="preserve"> </w:t>
      </w:r>
      <w:r w:rsidRPr="000326A8">
        <w:t>그로부터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proofErr w:type="gramStart"/>
      <w:r w:rsidRPr="000326A8">
        <w:t>위임</w:t>
      </w:r>
      <w:r w:rsidRPr="000326A8">
        <w:t xml:space="preserve"> </w:t>
      </w:r>
      <w:r w:rsidRPr="000326A8">
        <w:t>받은</w:t>
      </w:r>
      <w:proofErr w:type="gramEnd"/>
      <w:r w:rsidRPr="000326A8">
        <w:t xml:space="preserve"> </w:t>
      </w:r>
      <w:r>
        <w:rPr>
          <w:rFonts w:hint="eastAsia"/>
        </w:rPr>
        <w:t>사람이</w:t>
      </w:r>
      <w:r w:rsidRPr="000326A8">
        <w:t>나</w:t>
      </w:r>
      <w:r w:rsidRPr="000326A8">
        <w:t xml:space="preserve"> </w:t>
      </w:r>
      <w:r w:rsidRPr="000326A8">
        <w:rPr>
          <w:szCs w:val="23"/>
        </w:rPr>
        <w:t>이에</w:t>
      </w:r>
      <w:r w:rsidRPr="000326A8">
        <w:t xml:space="preserve"> </w:t>
      </w:r>
      <w:r w:rsidRPr="000326A8">
        <w:t>준하는</w:t>
      </w:r>
      <w:r w:rsidRPr="000326A8">
        <w:t xml:space="preserve"> </w:t>
      </w:r>
      <w:r w:rsidRPr="004E5F5F">
        <w:t>권한을</w:t>
      </w:r>
      <w:r w:rsidRPr="004E5F5F">
        <w:t xml:space="preserve"> </w:t>
      </w:r>
      <w:r w:rsidRPr="004E5F5F">
        <w:t>행사하거나</w:t>
      </w:r>
      <w:r w:rsidRPr="004E5F5F">
        <w:t xml:space="preserve"> </w:t>
      </w:r>
      <w:r w:rsidRPr="004E5F5F">
        <w:t>기능을</w:t>
      </w:r>
      <w:r w:rsidRPr="004E5F5F">
        <w:t xml:space="preserve"> </w:t>
      </w:r>
      <w:r w:rsidRPr="004E5F5F">
        <w:t>하는</w:t>
      </w:r>
      <w:r w:rsidRPr="004E5F5F">
        <w:t xml:space="preserve"> </w:t>
      </w:r>
      <w:r w:rsidRPr="004E5F5F">
        <w:rPr>
          <w:rFonts w:hint="eastAsia"/>
        </w:rPr>
        <w:t>사람</w:t>
      </w:r>
      <w:r w:rsidRPr="004E5F5F">
        <w:t>(</w:t>
      </w:r>
      <w:r w:rsidRPr="004E5F5F">
        <w:t>중재기관</w:t>
      </w:r>
      <w:r w:rsidRPr="004E5F5F">
        <w:t xml:space="preserve">, </w:t>
      </w:r>
      <w:r w:rsidRPr="004E5F5F">
        <w:t>증권거래소</w:t>
      </w:r>
      <w:r w:rsidRPr="004E5F5F">
        <w:t xml:space="preserve"> </w:t>
      </w:r>
      <w:r w:rsidRPr="004E5F5F">
        <w:t>등을</w:t>
      </w:r>
      <w:r w:rsidRPr="004E5F5F">
        <w:t xml:space="preserve"> </w:t>
      </w:r>
      <w:r w:rsidRPr="004E5F5F">
        <w:t>포함</w:t>
      </w:r>
      <w:r w:rsidRPr="004E5F5F">
        <w:t>)</w:t>
      </w:r>
      <w:r w:rsidRPr="004E5F5F">
        <w:rPr>
          <w:rFonts w:hint="eastAsia"/>
        </w:rPr>
        <w:t>을</w:t>
      </w:r>
      <w:r w:rsidRPr="004E5F5F">
        <w:t xml:space="preserve"> </w:t>
      </w:r>
      <w:r w:rsidRPr="004E5F5F">
        <w:t>말한다</w:t>
      </w:r>
      <w:r w:rsidRPr="004E5F5F">
        <w:t>.</w:t>
      </w:r>
    </w:p>
    <w:p w14:paraId="4B707F5C" w14:textId="77777777" w:rsidR="00F14AEB" w:rsidRPr="000326A8" w:rsidRDefault="00F14AEB" w:rsidP="009E4BE7">
      <w:pPr>
        <w:pStyle w:val="LK2"/>
        <w:ind w:leftChars="400" w:left="800"/>
        <w:rPr>
          <w:del w:id="20" w:author="SL PARTNERS" w:date="2025-07-10T17:34:00Z" w16du:dateUtc="2025-07-10T08:34:00Z"/>
        </w:rPr>
      </w:pPr>
      <w:del w:id="21" w:author="SL PARTNERS" w:date="2025-07-10T17:34:00Z" w16du:dateUtc="2025-07-10T08:34:00Z">
        <w:r w:rsidRPr="004E5F5F">
          <w:delText>“</w:delText>
        </w:r>
        <w:r w:rsidRPr="004E5F5F">
          <w:rPr>
            <w:u w:val="single"/>
          </w:rPr>
          <w:delText>제한부담</w:delText>
        </w:r>
        <w:r w:rsidRPr="004E5F5F">
          <w:delText>”</w:delText>
        </w:r>
        <w:r w:rsidRPr="004E5F5F">
          <w:delText>이란</w:delText>
        </w:r>
        <w:r w:rsidRPr="004E5F5F">
          <w:delText xml:space="preserve"> </w:delText>
        </w:r>
        <w:r w:rsidRPr="004E5F5F">
          <w:delText>소유권에</w:delText>
        </w:r>
        <w:r w:rsidRPr="004E5F5F">
          <w:delText xml:space="preserve"> </w:delText>
        </w:r>
        <w:r w:rsidRPr="004E5F5F">
          <w:delText>대한</w:delText>
        </w:r>
        <w:r w:rsidRPr="004E5F5F">
          <w:delText xml:space="preserve"> </w:delText>
        </w:r>
        <w:r w:rsidRPr="004E5F5F">
          <w:delText>모든</w:delText>
        </w:r>
        <w:r w:rsidRPr="004E5F5F">
          <w:delText xml:space="preserve"> </w:delText>
        </w:r>
        <w:r w:rsidRPr="004E5F5F">
          <w:delText>법률상</w:delText>
        </w:r>
        <w:r w:rsidRPr="004E5F5F">
          <w:delText xml:space="preserve"> </w:delText>
        </w:r>
        <w:r w:rsidRPr="004E5F5F">
          <w:delText>또는</w:delText>
        </w:r>
        <w:r w:rsidRPr="004E5F5F">
          <w:delText xml:space="preserve"> </w:delText>
        </w:r>
        <w:r w:rsidRPr="004E5F5F">
          <w:delText>계약상</w:delText>
        </w:r>
        <w:r w:rsidRPr="004E5F5F">
          <w:delText xml:space="preserve"> </w:delText>
        </w:r>
        <w:r w:rsidRPr="004E5F5F">
          <w:delText>제한을</w:delText>
        </w:r>
        <w:r w:rsidRPr="004E5F5F">
          <w:delText xml:space="preserve"> </w:delText>
        </w:r>
        <w:r w:rsidRPr="00AC1577">
          <w:rPr>
            <w:rFonts w:hint="eastAsia"/>
          </w:rPr>
          <w:delText>말</w:delText>
        </w:r>
        <w:r w:rsidRPr="004E5F5F">
          <w:delText>하며</w:delText>
        </w:r>
        <w:r w:rsidRPr="004E5F5F">
          <w:delText xml:space="preserve">, </w:delText>
        </w:r>
        <w:r w:rsidRPr="004E5F5F">
          <w:delText>담보물권</w:delText>
        </w:r>
        <w:r w:rsidRPr="004E5F5F">
          <w:delText xml:space="preserve">, </w:delText>
        </w:r>
        <w:r w:rsidRPr="004E5F5F">
          <w:delText>용익물권</w:delText>
        </w:r>
        <w:r w:rsidRPr="004E5F5F">
          <w:delText xml:space="preserve">, </w:delText>
        </w:r>
        <w:r w:rsidRPr="004E5F5F">
          <w:delText>압류</w:delText>
        </w:r>
        <w:r w:rsidRPr="004E5F5F">
          <w:delText xml:space="preserve">, </w:delText>
        </w:r>
        <w:r w:rsidRPr="004E5F5F">
          <w:rPr>
            <w:szCs w:val="23"/>
          </w:rPr>
          <w:delText>가압류</w:delText>
        </w:r>
        <w:r w:rsidRPr="004E5F5F">
          <w:delText xml:space="preserve">, </w:delText>
        </w:r>
        <w:r w:rsidRPr="004E5F5F">
          <w:delText>우선매수권</w:delText>
        </w:r>
        <w:r w:rsidRPr="004E5F5F">
          <w:delText xml:space="preserve">, </w:delText>
        </w:r>
        <w:r w:rsidRPr="004E5F5F">
          <w:delText>환매특약</w:delText>
        </w:r>
        <w:r w:rsidRPr="004E5F5F">
          <w:delText xml:space="preserve">, </w:delText>
        </w:r>
        <w:r w:rsidRPr="004E5F5F">
          <w:delText>각종</w:delText>
        </w:r>
        <w:r w:rsidRPr="004E5F5F">
          <w:delText xml:space="preserve"> </w:delText>
        </w:r>
        <w:r w:rsidRPr="004E5F5F">
          <w:delText>선택권</w:delText>
        </w:r>
        <w:r w:rsidRPr="004E5F5F">
          <w:delText xml:space="preserve"> </w:delText>
        </w:r>
        <w:r w:rsidRPr="004E5F5F">
          <w:delText>및</w:delText>
        </w:r>
        <w:r w:rsidRPr="004E5F5F">
          <w:delText xml:space="preserve"> </w:delText>
        </w:r>
        <w:r w:rsidRPr="004E5F5F">
          <w:delText>기타</w:delText>
        </w:r>
        <w:r w:rsidRPr="004E5F5F">
          <w:delText xml:space="preserve"> </w:delText>
        </w:r>
        <w:r w:rsidRPr="004E5F5F">
          <w:delText>이와</w:delText>
        </w:r>
        <w:r w:rsidRPr="004E5F5F">
          <w:delText xml:space="preserve"> </w:delText>
        </w:r>
        <w:r w:rsidRPr="004E5F5F">
          <w:delText>유사한</w:delText>
        </w:r>
        <w:r w:rsidRPr="004E5F5F">
          <w:delText xml:space="preserve"> </w:delText>
        </w:r>
        <w:r w:rsidRPr="004E5F5F">
          <w:delText>형태의</w:delText>
        </w:r>
        <w:r w:rsidRPr="004E5F5F">
          <w:delText xml:space="preserve"> </w:delText>
        </w:r>
        <w:r w:rsidRPr="004E5F5F">
          <w:delText>구속을</w:delText>
        </w:r>
        <w:r w:rsidRPr="004E5F5F">
          <w:delText xml:space="preserve"> </w:delText>
        </w:r>
        <w:r w:rsidRPr="004E5F5F">
          <w:delText>포함한다</w:delText>
        </w:r>
        <w:r w:rsidRPr="004E5F5F">
          <w:delText>.</w:delText>
        </w:r>
      </w:del>
    </w:p>
    <w:p w14:paraId="7A086CE4" w14:textId="63CEF832" w:rsidR="00F14AEB" w:rsidRPr="000326A8" w:rsidRDefault="0019409A" w:rsidP="009E4BE7">
      <w:pPr>
        <w:pStyle w:val="LK2"/>
        <w:ind w:leftChars="400" w:left="800"/>
        <w:rPr>
          <w:ins w:id="22" w:author="SL PARTNERS" w:date="2025-07-10T17:34:00Z" w16du:dateUtc="2025-07-10T08:34:00Z"/>
        </w:rPr>
      </w:pPr>
      <w:ins w:id="23" w:author="SL PARTNERS" w:date="2025-07-10T17:34:00Z" w16du:dateUtc="2025-07-10T08:34:00Z">
        <w:r>
          <w:rPr>
            <w:szCs w:val="22"/>
          </w:rPr>
          <w:t>“</w:t>
        </w:r>
        <w:r w:rsidRPr="00292999">
          <w:rPr>
            <w:szCs w:val="22"/>
            <w:u w:val="single"/>
          </w:rPr>
          <w:t>제한부담</w:t>
        </w:r>
        <w:r>
          <w:rPr>
            <w:szCs w:val="22"/>
          </w:rPr>
          <w:t>”</w:t>
        </w:r>
        <w:r w:rsidRPr="00292999">
          <w:rPr>
            <w:szCs w:val="22"/>
          </w:rPr>
          <w:t>이란</w:t>
        </w:r>
        <w:r w:rsidRPr="00292999">
          <w:rPr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소유권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수익권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사용권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의결권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처분권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등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각종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권리에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대한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제한을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포함하여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완료여부를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불문한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담보권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질권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저당권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유치권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양도담보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법정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담보권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우선매수권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해당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자산이나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권리의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처분이나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사용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수익을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제한하는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압류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가압류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가처분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판결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결정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중재판정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계약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양해사항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및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합의사항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기타</w:t>
        </w:r>
        <w:r w:rsidRPr="0034310C">
          <w:rPr>
            <w:rFonts w:eastAsia="바탕체"/>
            <w:szCs w:val="22"/>
          </w:rPr>
          <w:t xml:space="preserve"> </w:t>
        </w:r>
        <w:proofErr w:type="spellStart"/>
        <w:r w:rsidRPr="0034310C">
          <w:rPr>
            <w:rFonts w:eastAsia="바탕체" w:hint="eastAsia"/>
            <w:szCs w:val="22"/>
          </w:rPr>
          <w:t>여하한</w:t>
        </w:r>
        <w:proofErr w:type="spellEnd"/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성격의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법적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사실적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부담을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의미한다</w:t>
        </w:r>
        <w:r w:rsidRPr="0034310C">
          <w:rPr>
            <w:rFonts w:eastAsia="바탕체"/>
            <w:szCs w:val="22"/>
          </w:rPr>
          <w:t>.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[</w:t>
        </w:r>
        <w:r w:rsidRPr="00292999">
          <w:rPr>
            <w:szCs w:val="22"/>
            <w:highlight w:val="yellow"/>
          </w:rPr>
          <w:t>Note to Seller: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회사가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보유한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권리는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다양한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형태로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존재함에도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소유권에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대한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부담만을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제한부담이라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정의하는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것은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매수인에게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지나치게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불리한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것으로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보입니다</w:t>
        </w:r>
        <w:r w:rsidRPr="00292999">
          <w:rPr>
            <w:rFonts w:hint="eastAsia"/>
            <w:szCs w:val="22"/>
            <w:highlight w:val="yellow"/>
          </w:rPr>
          <w:t xml:space="preserve">. </w:t>
        </w:r>
        <w:r w:rsidRPr="00292999">
          <w:rPr>
            <w:rFonts w:hint="eastAsia"/>
            <w:szCs w:val="22"/>
            <w:highlight w:val="yellow"/>
          </w:rPr>
          <w:t>이에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보다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보편적인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범위의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제한부담으로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정의를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수정하였습니다</w:t>
        </w:r>
        <w:r w:rsidRPr="00292999">
          <w:rPr>
            <w:rFonts w:hint="eastAsia"/>
            <w:szCs w:val="22"/>
            <w:highlight w:val="yellow"/>
          </w:rPr>
          <w:t>.]</w:t>
        </w:r>
      </w:ins>
    </w:p>
    <w:p w14:paraId="30465D24" w14:textId="77777777" w:rsidR="00F14AEB" w:rsidRPr="000326A8" w:rsidRDefault="00F14AEB" w:rsidP="009E4BE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조직서류</w:t>
      </w:r>
      <w:r w:rsidRPr="000326A8">
        <w:t>”</w:t>
      </w:r>
      <w:r>
        <w:rPr>
          <w:rFonts w:hint="eastAsia"/>
        </w:rPr>
        <w:t>란</w:t>
      </w:r>
      <w:r w:rsidRPr="000326A8">
        <w:t xml:space="preserve"> </w:t>
      </w:r>
      <w:r w:rsidRPr="000326A8">
        <w:t>특정</w:t>
      </w:r>
      <w:r w:rsidRPr="000326A8">
        <w:t xml:space="preserve"> </w:t>
      </w:r>
      <w:r w:rsidRPr="000326A8">
        <w:t>사람의</w:t>
      </w:r>
      <w:r w:rsidRPr="000326A8">
        <w:t xml:space="preserve"> </w:t>
      </w:r>
      <w:r w:rsidRPr="000326A8">
        <w:t>설립</w:t>
      </w:r>
      <w:r w:rsidRPr="000326A8">
        <w:t xml:space="preserve">, </w:t>
      </w:r>
      <w:r w:rsidRPr="000326A8">
        <w:t>존속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운영과</w:t>
      </w:r>
      <w:r w:rsidRPr="000326A8">
        <w:t xml:space="preserve"> </w:t>
      </w:r>
      <w:r w:rsidRPr="000326A8">
        <w:t>관련된</w:t>
      </w:r>
      <w:r w:rsidRPr="000326A8">
        <w:t xml:space="preserve"> </w:t>
      </w:r>
      <w:r w:rsidRPr="000326A8">
        <w:t>정관</w:t>
      </w:r>
      <w:r w:rsidRPr="000326A8">
        <w:t xml:space="preserve">, </w:t>
      </w:r>
      <w:r w:rsidRPr="000326A8">
        <w:t>이사회</w:t>
      </w:r>
      <w:r w:rsidRPr="000326A8">
        <w:t xml:space="preserve"> </w:t>
      </w:r>
      <w:r w:rsidRPr="000326A8">
        <w:t>규정</w:t>
      </w:r>
      <w:r>
        <w:rPr>
          <w:rFonts w:hint="eastAsia"/>
        </w:rPr>
        <w:t>을</w:t>
      </w:r>
      <w:r w:rsidRPr="000326A8">
        <w:t xml:space="preserve"> </w:t>
      </w:r>
      <w:r w:rsidRPr="000326A8">
        <w:t>의미한다</w:t>
      </w:r>
      <w:r w:rsidRPr="000326A8">
        <w:t>.</w:t>
      </w:r>
    </w:p>
    <w:p w14:paraId="167000BA" w14:textId="353CBA58" w:rsidR="00F14AEB" w:rsidRPr="000326A8" w:rsidRDefault="0019409A" w:rsidP="00AC1577">
      <w:pPr>
        <w:pStyle w:val="LK2"/>
        <w:ind w:leftChars="400" w:left="800"/>
      </w:pPr>
      <w:r>
        <w:rPr>
          <w:szCs w:val="22"/>
        </w:rPr>
        <w:t>“</w:t>
      </w:r>
      <w:r w:rsidRPr="00292999">
        <w:rPr>
          <w:szCs w:val="22"/>
          <w:u w:val="single"/>
        </w:rPr>
        <w:t>중대한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부정적인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영향</w:t>
      </w:r>
      <w:r>
        <w:rPr>
          <w:szCs w:val="22"/>
        </w:rPr>
        <w:t>”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개별적으로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다른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사유와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함께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전체적으로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판단하여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대상회사의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영업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자산</w:t>
      </w:r>
      <w:r w:rsidRPr="00292999">
        <w:rPr>
          <w:szCs w:val="22"/>
        </w:rPr>
        <w:t xml:space="preserve">, </w:t>
      </w:r>
      <w:del w:id="24" w:author="SL PARTNERS" w:date="2025-07-10T17:34:00Z" w16du:dateUtc="2025-07-10T08:34:00Z">
        <w:r w:rsidR="00F14AEB" w:rsidRPr="000326A8">
          <w:delText>재무상태에</w:delText>
        </w:r>
      </w:del>
      <w:ins w:id="25" w:author="SL PARTNERS" w:date="2025-07-10T17:34:00Z" w16du:dateUtc="2025-07-10T08:34:00Z">
        <w:r w:rsidRPr="00292999">
          <w:rPr>
            <w:rFonts w:hint="eastAsia"/>
            <w:szCs w:val="22"/>
          </w:rPr>
          <w:t>부채</w:t>
        </w:r>
        <w:r w:rsidRPr="00292999">
          <w:rPr>
            <w:szCs w:val="22"/>
          </w:rPr>
          <w:t xml:space="preserve">, </w:t>
        </w:r>
        <w:r w:rsidRPr="00292999">
          <w:rPr>
            <w:szCs w:val="22"/>
          </w:rPr>
          <w:t>재무상태</w:t>
        </w:r>
        <w:r w:rsidRPr="00292999">
          <w:rPr>
            <w:szCs w:val="22"/>
          </w:rPr>
          <w:t xml:space="preserve">, </w:t>
        </w:r>
        <w:r w:rsidRPr="00292999">
          <w:rPr>
            <w:rFonts w:hint="eastAsia"/>
            <w:szCs w:val="22"/>
          </w:rPr>
          <w:t>경영상태</w:t>
        </w:r>
        <w:r w:rsidRPr="00292999">
          <w:rPr>
            <w:szCs w:val="22"/>
          </w:rPr>
          <w:t>에</w:t>
        </w:r>
      </w:ins>
      <w:r w:rsidRPr="00292999">
        <w:rPr>
          <w:szCs w:val="22"/>
        </w:rPr>
        <w:t xml:space="preserve">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영향을</w:t>
      </w:r>
      <w:r w:rsidRPr="00292999">
        <w:rPr>
          <w:szCs w:val="22"/>
        </w:rPr>
        <w:t xml:space="preserve"> </w:t>
      </w:r>
      <w:del w:id="26" w:author="SL PARTNERS" w:date="2025-07-10T17:34:00Z" w16du:dateUtc="2025-07-10T08:34:00Z">
        <w:r w:rsidR="00F14AEB" w:rsidRPr="000326A8">
          <w:delText>초래한</w:delText>
        </w:r>
        <w:r w:rsidR="00F14AEB" w:rsidRPr="000326A8">
          <w:delText xml:space="preserve"> </w:delText>
        </w:r>
        <w:r w:rsidR="00F14AEB" w:rsidRPr="000326A8">
          <w:delText>사유를</w:delText>
        </w:r>
        <w:r w:rsidR="00F14AEB" w:rsidRPr="000326A8">
          <w:delText xml:space="preserve"> </w:delText>
        </w:r>
        <w:r w:rsidR="00F14AEB">
          <w:rPr>
            <w:rFonts w:hint="eastAsia"/>
          </w:rPr>
          <w:delText>말</w:delText>
        </w:r>
        <w:r w:rsidR="00F14AEB" w:rsidRPr="000326A8">
          <w:delText>한다</w:delText>
        </w:r>
        <w:r w:rsidR="00F14AEB" w:rsidRPr="000326A8">
          <w:delText>.</w:delText>
        </w:r>
      </w:del>
      <w:ins w:id="27" w:author="SL PARTNERS" w:date="2025-07-10T17:34:00Z" w16du:dateUtc="2025-07-10T08:34:00Z">
        <w:r w:rsidRPr="00292999">
          <w:rPr>
            <w:szCs w:val="22"/>
          </w:rPr>
          <w:t>초래</w:t>
        </w:r>
        <w:r w:rsidRPr="00292999">
          <w:rPr>
            <w:rFonts w:hint="eastAsia"/>
            <w:szCs w:val="22"/>
          </w:rPr>
          <w:t>하거나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초래할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것으로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합리적으로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예상되어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당사자의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거래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여부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판단에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영향을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미칠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수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있는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일체의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사유</w:t>
        </w:r>
        <w:r w:rsidRPr="00292999">
          <w:rPr>
            <w:szCs w:val="22"/>
          </w:rPr>
          <w:t xml:space="preserve">, </w:t>
        </w:r>
        <w:r w:rsidRPr="00292999">
          <w:rPr>
            <w:rFonts w:hint="eastAsia"/>
            <w:szCs w:val="22"/>
          </w:rPr>
          <w:t>사건</w:t>
        </w:r>
        <w:r w:rsidRPr="00292999">
          <w:rPr>
            <w:szCs w:val="22"/>
          </w:rPr>
          <w:t xml:space="preserve">, </w:t>
        </w:r>
        <w:r w:rsidRPr="00292999">
          <w:rPr>
            <w:rFonts w:hint="eastAsia"/>
            <w:szCs w:val="22"/>
          </w:rPr>
          <w:t>영향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또는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변경을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의미한다</w:t>
        </w:r>
        <w:r w:rsidRPr="00292999">
          <w:rPr>
            <w:szCs w:val="22"/>
          </w:rPr>
          <w:t>.</w:t>
        </w:r>
      </w:ins>
      <w:r w:rsidRPr="00292999">
        <w:rPr>
          <w:szCs w:val="22"/>
        </w:rPr>
        <w:t xml:space="preserve"> </w:t>
      </w:r>
      <w:r w:rsidRPr="00292999">
        <w:rPr>
          <w:szCs w:val="22"/>
        </w:rPr>
        <w:t>다만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다음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각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다음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각</w:t>
      </w:r>
      <w:r w:rsidRPr="00292999">
        <w:rPr>
          <w:szCs w:val="22"/>
        </w:rPr>
        <w:t xml:space="preserve"> </w:t>
      </w:r>
      <w:del w:id="28" w:author="SL PARTNERS" w:date="2025-07-10T17:34:00Z" w16du:dateUtc="2025-07-10T08:34:00Z">
        <w:r w:rsidR="00F14AEB" w:rsidRPr="000326A8">
          <w:delText>사항에</w:delText>
        </w:r>
        <w:r w:rsidR="00F14AEB" w:rsidRPr="000326A8">
          <w:delText xml:space="preserve"> </w:delText>
        </w:r>
        <w:r w:rsidR="00F14AEB" w:rsidRPr="000326A8">
          <w:delText>직간접적으로</w:delText>
        </w:r>
        <w:r w:rsidR="00F14AEB" w:rsidRPr="000326A8">
          <w:delText xml:space="preserve"> </w:delText>
        </w:r>
        <w:r w:rsidR="00F14AEB" w:rsidRPr="000326A8">
          <w:delText>기인하는</w:delText>
        </w:r>
        <w:r w:rsidR="00F14AEB" w:rsidRPr="000326A8">
          <w:delText xml:space="preserve"> </w:delText>
        </w:r>
        <w:r w:rsidR="00F14AEB">
          <w:rPr>
            <w:rFonts w:hint="eastAsia"/>
          </w:rPr>
          <w:delText>사유</w:delText>
        </w:r>
        <w:r w:rsidR="00F14AEB" w:rsidRPr="000326A8">
          <w:delText>는</w:delText>
        </w:r>
      </w:del>
      <w:ins w:id="29" w:author="SL PARTNERS" w:date="2025-07-10T17:34:00Z" w16du:dateUtc="2025-07-10T08:34:00Z">
        <w:r w:rsidRPr="00292999">
          <w:rPr>
            <w:szCs w:val="22"/>
          </w:rPr>
          <w:t>사항</w:t>
        </w:r>
        <w:r w:rsidRPr="00292999">
          <w:rPr>
            <w:rFonts w:hint="eastAsia"/>
            <w:szCs w:val="22"/>
          </w:rPr>
          <w:t>이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대상회사</w:t>
        </w:r>
        <w:r w:rsidRPr="00292999">
          <w:rPr>
            <w:szCs w:val="22"/>
          </w:rPr>
          <w:t>와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동일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또는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유사한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사업을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영위하는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다른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회사와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비례적이지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않게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대상회사에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대하여만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큰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부정적인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영향을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초래하는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경우가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아닌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한</w:t>
        </w:r>
        <w:r w:rsidRPr="00292999">
          <w:rPr>
            <w:szCs w:val="22"/>
          </w:rPr>
          <w:t>,</w:t>
        </w:r>
      </w:ins>
      <w:r w:rsidRPr="00292999">
        <w:rPr>
          <w:szCs w:val="22"/>
        </w:rPr>
        <w:t xml:space="preserve">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영향에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해당하는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것으로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보지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아니하며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변경의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발생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여부를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결정함에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있어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고려되지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아니한다</w:t>
      </w:r>
      <w:r w:rsidRPr="00292999">
        <w:rPr>
          <w:szCs w:val="22"/>
        </w:rPr>
        <w:t xml:space="preserve">: (a) </w:t>
      </w:r>
      <w:r w:rsidRPr="00292999">
        <w:rPr>
          <w:szCs w:val="22"/>
        </w:rPr>
        <w:t>대한민국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국제적인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정치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사회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환경의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변화</w:t>
      </w:r>
      <w:r w:rsidRPr="00292999">
        <w:rPr>
          <w:szCs w:val="22"/>
        </w:rPr>
        <w:t xml:space="preserve">, (b) </w:t>
      </w:r>
      <w:r w:rsidRPr="00292999">
        <w:rPr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속한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산업분야나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시장의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일반적인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변화</w:t>
      </w:r>
      <w:r w:rsidRPr="00292999">
        <w:rPr>
          <w:szCs w:val="22"/>
        </w:rPr>
        <w:t xml:space="preserve">, (c) </w:t>
      </w:r>
      <w:r w:rsidRPr="00292999">
        <w:rPr>
          <w:szCs w:val="22"/>
        </w:rPr>
        <w:t>전쟁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천재지변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테러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내전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자연재해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코로나바이러스</w:t>
      </w:r>
      <w:r w:rsidRPr="00292999">
        <w:rPr>
          <w:szCs w:val="22"/>
        </w:rPr>
        <w:t xml:space="preserve"> </w:t>
      </w:r>
      <w:proofErr w:type="spellStart"/>
      <w:r w:rsidRPr="00292999">
        <w:rPr>
          <w:szCs w:val="22"/>
        </w:rPr>
        <w:t>감염증</w:t>
      </w:r>
      <w:proofErr w:type="spellEnd"/>
      <w:r w:rsidRPr="00292999">
        <w:rPr>
          <w:szCs w:val="22"/>
        </w:rPr>
        <w:t xml:space="preserve">-19(COVID-19) </w:t>
      </w:r>
      <w:r w:rsidRPr="00292999">
        <w:rPr>
          <w:szCs w:val="22"/>
        </w:rPr>
        <w:t>등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전염병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감염병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유행병</w:t>
      </w:r>
      <w:r w:rsidRPr="00292999">
        <w:rPr>
          <w:rFonts w:hint="eastAsia"/>
          <w:szCs w:val="22"/>
        </w:rPr>
        <w:t>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계속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및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악화</w:t>
      </w:r>
      <w:r w:rsidRPr="00292999">
        <w:rPr>
          <w:szCs w:val="22"/>
        </w:rPr>
        <w:t>, (</w:t>
      </w:r>
      <w:r w:rsidRPr="00292999">
        <w:rPr>
          <w:rFonts w:hint="eastAsia"/>
          <w:szCs w:val="22"/>
        </w:rPr>
        <w:t>d</w:t>
      </w:r>
      <w:r w:rsidRPr="00292999">
        <w:rPr>
          <w:szCs w:val="22"/>
        </w:rPr>
        <w:t xml:space="preserve">) </w:t>
      </w:r>
      <w:del w:id="30" w:author="SL PARTNERS" w:date="2025-07-10T17:34:00Z" w16du:dateUtc="2025-07-10T08:34:00Z">
        <w:r w:rsidR="00F14AEB" w:rsidRPr="000326A8">
          <w:delText>금융시장</w:delText>
        </w:r>
        <w:r w:rsidR="00F14AEB" w:rsidRPr="000326A8">
          <w:delText xml:space="preserve"> </w:delText>
        </w:r>
        <w:r w:rsidR="00F14AEB" w:rsidRPr="000326A8">
          <w:delText>또는</w:delText>
        </w:r>
        <w:r w:rsidR="00F14AEB" w:rsidRPr="000326A8">
          <w:delText xml:space="preserve"> </w:delText>
        </w:r>
        <w:r w:rsidR="00F14AEB" w:rsidRPr="000326A8">
          <w:delText>증권시장의</w:delText>
        </w:r>
        <w:r w:rsidR="00F14AEB" w:rsidRPr="000326A8">
          <w:delText xml:space="preserve"> </w:delText>
        </w:r>
        <w:r w:rsidR="00F14AEB" w:rsidRPr="000326A8">
          <w:delText>변화</w:delText>
        </w:r>
        <w:r w:rsidR="00F14AEB">
          <w:rPr>
            <w:rFonts w:hint="eastAsia"/>
          </w:rPr>
          <w:delText>{</w:delText>
        </w:r>
        <w:r w:rsidR="00F14AEB" w:rsidRPr="000326A8">
          <w:delText>금리</w:delText>
        </w:r>
        <w:r w:rsidR="00F14AEB" w:rsidRPr="000326A8">
          <w:delText xml:space="preserve">, </w:delText>
        </w:r>
        <w:r w:rsidR="00F14AEB" w:rsidRPr="000326A8">
          <w:delText>환율</w:delText>
        </w:r>
        <w:r w:rsidR="00F14AEB" w:rsidRPr="000326A8">
          <w:delText xml:space="preserve">, </w:delText>
        </w:r>
        <w:r w:rsidR="00F14AEB" w:rsidRPr="000326A8">
          <w:delText>주가</w:delText>
        </w:r>
        <w:r w:rsidR="00F14AEB">
          <w:rPr>
            <w:rFonts w:hint="eastAsia"/>
          </w:rPr>
          <w:delText>(</w:delText>
        </w:r>
        <w:r w:rsidR="00F14AEB">
          <w:rPr>
            <w:rFonts w:hint="eastAsia"/>
          </w:rPr>
          <w:delText>명확히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하면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대상회사의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주가를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포함함</w:delText>
        </w:r>
        <w:r w:rsidR="00F14AEB">
          <w:rPr>
            <w:rFonts w:hint="eastAsia"/>
          </w:rPr>
          <w:delText>)</w:delText>
        </w:r>
        <w:r w:rsidR="00F14AEB" w:rsidRPr="000326A8">
          <w:delText xml:space="preserve">, </w:delText>
        </w:r>
        <w:r w:rsidR="00F14AEB" w:rsidRPr="000326A8">
          <w:delText>지수의</w:delText>
        </w:r>
        <w:r w:rsidR="00F14AEB" w:rsidRPr="000326A8">
          <w:delText xml:space="preserve"> </w:delText>
        </w:r>
        <w:r w:rsidR="00F14AEB" w:rsidRPr="000326A8">
          <w:delText>변경을</w:delText>
        </w:r>
        <w:r w:rsidR="00F14AEB" w:rsidRPr="000326A8">
          <w:delText xml:space="preserve"> </w:delText>
        </w:r>
        <w:r w:rsidR="00F14AEB" w:rsidRPr="000326A8">
          <w:delText>포함함</w:delText>
        </w:r>
        <w:r w:rsidR="00F14AEB">
          <w:rPr>
            <w:rFonts w:hint="eastAsia"/>
          </w:rPr>
          <w:delText>}</w:delText>
        </w:r>
        <w:r w:rsidR="00F14AEB" w:rsidRPr="000326A8">
          <w:delText xml:space="preserve">, (e) </w:delText>
        </w:r>
      </w:del>
      <w:r w:rsidRPr="00292999">
        <w:rPr>
          <w:szCs w:val="22"/>
        </w:rPr>
        <w:t>파업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조업중단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노동쟁의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노사분쟁</w:t>
      </w:r>
      <w:r w:rsidRPr="00292999">
        <w:rPr>
          <w:szCs w:val="22"/>
        </w:rPr>
        <w:t>, (</w:t>
      </w:r>
      <w:del w:id="31" w:author="SL PARTNERS" w:date="2025-07-10T17:34:00Z" w16du:dateUtc="2025-07-10T08:34:00Z">
        <w:r w:rsidR="00F14AEB" w:rsidRPr="000326A8">
          <w:delText>f</w:delText>
        </w:r>
      </w:del>
      <w:ins w:id="32" w:author="SL PARTNERS" w:date="2025-07-10T17:34:00Z" w16du:dateUtc="2025-07-10T08:34:00Z">
        <w:r w:rsidRPr="00292999">
          <w:rPr>
            <w:rFonts w:hint="eastAsia"/>
            <w:szCs w:val="22"/>
          </w:rPr>
          <w:t>e</w:t>
        </w:r>
      </w:ins>
      <w:r w:rsidRPr="00292999">
        <w:rPr>
          <w:szCs w:val="22"/>
        </w:rPr>
        <w:t xml:space="preserve">) </w:t>
      </w:r>
      <w:r w:rsidRPr="00292999">
        <w:rPr>
          <w:szCs w:val="22"/>
        </w:rPr>
        <w:t>법령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일반적으로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인정되는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회계원칙이나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회계기준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각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해석의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변경</w:t>
      </w:r>
      <w:r w:rsidRPr="00292999">
        <w:rPr>
          <w:rFonts w:hint="eastAsia"/>
          <w:szCs w:val="22"/>
        </w:rPr>
        <w:t xml:space="preserve">, </w:t>
      </w:r>
      <w:del w:id="33" w:author="SL PARTNERS" w:date="2025-07-10T17:34:00Z" w16du:dateUtc="2025-07-10T08:34:00Z">
        <w:r w:rsidR="00F14AEB">
          <w:rPr>
            <w:rFonts w:hint="eastAsia"/>
          </w:rPr>
          <w:delText>또는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회계정책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방법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추정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등의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적용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및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변경과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자산가치에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대한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평가</w:delText>
        </w:r>
        <w:r w:rsidR="00F14AEB">
          <w:rPr>
            <w:rFonts w:hint="eastAsia"/>
          </w:rPr>
          <w:delText>(</w:delText>
        </w:r>
        <w:r w:rsidR="00F14AEB">
          <w:rPr>
            <w:rFonts w:hint="eastAsia"/>
          </w:rPr>
          <w:delText>감정평가에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의한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자산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평가액의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변동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포함</w:delText>
        </w:r>
        <w:r w:rsidR="00F14AEB">
          <w:rPr>
            <w:rFonts w:hint="eastAsia"/>
          </w:rPr>
          <w:delText xml:space="preserve">), </w:delText>
        </w:r>
        <w:r w:rsidR="00F14AEB">
          <w:rPr>
            <w:rFonts w:hint="eastAsia"/>
          </w:rPr>
          <w:delText>채권의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회수가능성에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대한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판단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등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주관적인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판단을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요하는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사항</w:delText>
        </w:r>
        <w:r w:rsidR="00F14AEB">
          <w:rPr>
            <w:rFonts w:hint="eastAsia"/>
          </w:rPr>
          <w:delText xml:space="preserve">, </w:delText>
        </w:r>
        <w:r w:rsidR="00F14AEB" w:rsidRPr="000326A8">
          <w:delText>(g</w:delText>
        </w:r>
      </w:del>
      <w:ins w:id="34" w:author="SL PARTNERS" w:date="2025-07-10T17:34:00Z" w16du:dateUtc="2025-07-10T08:34:00Z">
        <w:r w:rsidRPr="00292999">
          <w:rPr>
            <w:szCs w:val="22"/>
          </w:rPr>
          <w:t>(</w:t>
        </w:r>
        <w:r w:rsidRPr="00292999">
          <w:rPr>
            <w:rFonts w:hint="eastAsia"/>
            <w:szCs w:val="22"/>
          </w:rPr>
          <w:t>f</w:t>
        </w:r>
      </w:ins>
      <w:r w:rsidRPr="00292999">
        <w:rPr>
          <w:szCs w:val="22"/>
        </w:rPr>
        <w:t xml:space="preserve">) </w:t>
      </w:r>
      <w:r w:rsidRPr="00292999">
        <w:rPr>
          <w:szCs w:val="22"/>
        </w:rPr>
        <w:t>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본건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거래</w:t>
      </w:r>
      <w:r w:rsidRPr="00292999">
        <w:rPr>
          <w:rFonts w:hint="eastAsia"/>
          <w:szCs w:val="22"/>
        </w:rPr>
        <w:t>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협상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체결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발표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보도나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공시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거래종결</w:t>
      </w:r>
      <w:r w:rsidRPr="00292999">
        <w:rPr>
          <w:rFonts w:hint="eastAsia"/>
          <w:szCs w:val="22"/>
        </w:rPr>
        <w:t>(</w:t>
      </w:r>
      <w:r w:rsidRPr="00292999">
        <w:rPr>
          <w:rFonts w:hint="eastAsia"/>
          <w:szCs w:val="22"/>
        </w:rPr>
        <w:t>이하에서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정의함</w:t>
      </w:r>
      <w:r w:rsidRPr="00292999">
        <w:rPr>
          <w:rFonts w:hint="eastAsia"/>
          <w:szCs w:val="22"/>
        </w:rPr>
        <w:t xml:space="preserve">)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계약에서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예정한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조치나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의무의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이행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및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그로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인해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영향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변화</w:t>
      </w:r>
      <w:r w:rsidRPr="00292999">
        <w:rPr>
          <w:szCs w:val="22"/>
        </w:rPr>
        <w:t>, (</w:t>
      </w:r>
      <w:del w:id="35" w:author="SL PARTNERS" w:date="2025-07-10T17:34:00Z" w16du:dateUtc="2025-07-10T08:34:00Z">
        <w:r w:rsidR="00F14AEB" w:rsidRPr="000326A8">
          <w:delText>h</w:delText>
        </w:r>
      </w:del>
      <w:ins w:id="36" w:author="SL PARTNERS" w:date="2025-07-10T17:34:00Z" w16du:dateUtc="2025-07-10T08:34:00Z">
        <w:r w:rsidRPr="00292999">
          <w:rPr>
            <w:rFonts w:hint="eastAsia"/>
            <w:szCs w:val="22"/>
          </w:rPr>
          <w:t>g</w:t>
        </w:r>
      </w:ins>
      <w:r w:rsidRPr="00292999">
        <w:rPr>
          <w:szCs w:val="22"/>
        </w:rPr>
        <w:t xml:space="preserve">) </w:t>
      </w:r>
      <w:r w:rsidRPr="00292999">
        <w:rPr>
          <w:rFonts w:hint="eastAsia"/>
          <w:szCs w:val="22"/>
        </w:rPr>
        <w:t>매수인의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조치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매수인의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동의를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받거나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매수인의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요청에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따른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행위</w:t>
      </w:r>
      <w:r w:rsidRPr="00292999">
        <w:rPr>
          <w:szCs w:val="22"/>
        </w:rPr>
        <w:t>,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매수인의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부동의로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행해지지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못한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조치로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인해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영향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변경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(</w:t>
      </w:r>
      <w:del w:id="37" w:author="SL PARTNERS" w:date="2025-07-10T17:34:00Z" w16du:dateUtc="2025-07-10T08:34:00Z">
        <w:r w:rsidR="00F14AEB" w:rsidRPr="000326A8">
          <w:delText xml:space="preserve">i) </w:delText>
        </w:r>
        <w:r w:rsidR="00F14AEB" w:rsidRPr="000326A8">
          <w:delText>본</w:delText>
        </w:r>
        <w:r w:rsidR="00F14AEB" w:rsidRPr="000326A8">
          <w:delText xml:space="preserve"> </w:delText>
        </w:r>
        <w:r w:rsidR="00F14AEB" w:rsidRPr="000326A8">
          <w:delText>계약</w:delText>
        </w:r>
        <w:r w:rsidR="00F14AEB" w:rsidRPr="000326A8">
          <w:delText xml:space="preserve"> </w:delText>
        </w:r>
        <w:r w:rsidR="00F14AEB" w:rsidRPr="000326A8">
          <w:delText>체결</w:delText>
        </w:r>
        <w:r w:rsidR="00F14AEB" w:rsidRPr="000326A8">
          <w:delText xml:space="preserve"> </w:delText>
        </w:r>
        <w:r w:rsidR="00F14AEB" w:rsidRPr="000326A8">
          <w:delText>시점에</w:delText>
        </w:r>
        <w:r w:rsidR="00F14AEB" w:rsidRPr="000326A8">
          <w:delText xml:space="preserve"> </w:delText>
        </w:r>
        <w:r w:rsidR="00F14AEB" w:rsidRPr="000326A8">
          <w:rPr>
            <w:rFonts w:hint="eastAsia"/>
          </w:rPr>
          <w:delText>매수인</w:delText>
        </w:r>
        <w:r w:rsidR="00F14AEB">
          <w:rPr>
            <w:rFonts w:hint="eastAsia"/>
          </w:rPr>
          <w:delText>이나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대리인</w:delText>
        </w:r>
        <w:r w:rsidR="00F14AEB" w:rsidRPr="000326A8">
          <w:rPr>
            <w:rFonts w:hint="eastAsia"/>
          </w:rPr>
          <w:delText>에게</w:delText>
        </w:r>
        <w:r w:rsidR="00F14AEB" w:rsidRPr="000326A8">
          <w:rPr>
            <w:rFonts w:hint="eastAsia"/>
          </w:rPr>
          <w:delText xml:space="preserve"> </w:delText>
        </w:r>
        <w:r w:rsidR="00F14AEB" w:rsidRPr="000326A8">
          <w:rPr>
            <w:rFonts w:hint="eastAsia"/>
          </w:rPr>
          <w:delText>적정하게</w:delText>
        </w:r>
        <w:r w:rsidR="00F14AEB" w:rsidRPr="000326A8">
          <w:rPr>
            <w:rFonts w:hint="eastAsia"/>
          </w:rPr>
          <w:delText xml:space="preserve"> </w:delText>
        </w:r>
        <w:r w:rsidR="00F14AEB" w:rsidRPr="000326A8">
          <w:delText>공개된</w:delText>
        </w:r>
        <w:r w:rsidR="00F14AEB" w:rsidRPr="000326A8">
          <w:delText xml:space="preserve"> </w:delText>
        </w:r>
        <w:r w:rsidR="00F14AEB" w:rsidRPr="000326A8">
          <w:delText>사항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또는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매수인이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알고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있는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사항</w:delText>
        </w:r>
        <w:r w:rsidR="00F14AEB" w:rsidRPr="000326A8">
          <w:delText>, (</w:delText>
        </w:r>
        <w:r w:rsidR="00F14AEB">
          <w:rPr>
            <w:rFonts w:hint="eastAsia"/>
          </w:rPr>
          <w:delText>j</w:delText>
        </w:r>
        <w:r w:rsidR="00F14AEB" w:rsidRPr="000326A8">
          <w:delText xml:space="preserve">) </w:delText>
        </w:r>
        <w:r w:rsidR="00F14AEB">
          <w:rPr>
            <w:rFonts w:hint="eastAsia"/>
          </w:rPr>
          <w:delText>매도인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매수인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또는</w:delText>
        </w:r>
        <w:r w:rsidR="00F14AEB">
          <w:rPr>
            <w:rFonts w:hint="eastAsia"/>
          </w:rPr>
          <w:delText xml:space="preserve"> </w:delText>
        </w:r>
        <w:r w:rsidR="00F14AEB" w:rsidRPr="000326A8">
          <w:delText>대상회사의</w:delText>
        </w:r>
        <w:r w:rsidR="00F14AEB" w:rsidRPr="000326A8">
          <w:delText xml:space="preserve"> </w:delText>
        </w:r>
        <w:r w:rsidR="00F14AEB" w:rsidRPr="000326A8">
          <w:delText>내부적</w:delText>
        </w:r>
        <w:r w:rsidR="00F14AEB" w:rsidRPr="000326A8">
          <w:delText xml:space="preserve"> </w:delText>
        </w:r>
        <w:r w:rsidR="00F14AEB" w:rsidRPr="000326A8">
          <w:delText>또는</w:delText>
        </w:r>
      </w:del>
      <w:ins w:id="38" w:author="SL PARTNERS" w:date="2025-07-10T17:34:00Z" w16du:dateUtc="2025-07-10T08:34:00Z">
        <w:r w:rsidRPr="00292999">
          <w:rPr>
            <w:rFonts w:hint="eastAsia"/>
            <w:szCs w:val="22"/>
          </w:rPr>
          <w:t>h</w:t>
        </w:r>
        <w:r w:rsidRPr="00292999">
          <w:rPr>
            <w:szCs w:val="22"/>
          </w:rPr>
          <w:t xml:space="preserve">) </w:t>
        </w:r>
        <w:r w:rsidRPr="00292999">
          <w:rPr>
            <w:rFonts w:hint="eastAsia"/>
            <w:szCs w:val="22"/>
          </w:rPr>
          <w:t>매수인에게</w:t>
        </w:r>
      </w:ins>
      <w:r w:rsidRPr="00292999">
        <w:rPr>
          <w:szCs w:val="22"/>
        </w:rPr>
        <w:t xml:space="preserve"> </w:t>
      </w:r>
      <w:r w:rsidRPr="00292999">
        <w:rPr>
          <w:szCs w:val="22"/>
        </w:rPr>
        <w:t>공개된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전망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예산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계획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매출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이익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기타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재무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성과나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경영성과에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예상의</w:t>
      </w:r>
      <w:r w:rsidRPr="00292999">
        <w:rPr>
          <w:szCs w:val="22"/>
        </w:rPr>
        <w:t xml:space="preserve"> </w:t>
      </w:r>
      <w:proofErr w:type="spellStart"/>
      <w:r w:rsidRPr="00292999">
        <w:rPr>
          <w:szCs w:val="22"/>
        </w:rPr>
        <w:t>불충족</w:t>
      </w:r>
      <w:proofErr w:type="spellEnd"/>
      <w:r w:rsidRPr="00292999">
        <w:rPr>
          <w:rFonts w:hint="eastAsia"/>
          <w:szCs w:val="22"/>
        </w:rPr>
        <w:t>, (</w:t>
      </w:r>
      <w:proofErr w:type="spellStart"/>
      <w:del w:id="39" w:author="SL PARTNERS" w:date="2025-07-10T17:34:00Z" w16du:dateUtc="2025-07-10T08:34:00Z">
        <w:r w:rsidR="00F14AEB">
          <w:rPr>
            <w:rFonts w:hint="eastAsia"/>
          </w:rPr>
          <w:delText xml:space="preserve">k) </w:delText>
        </w:r>
        <w:r w:rsidR="00F14AEB">
          <w:rPr>
            <w:rFonts w:hint="eastAsia"/>
          </w:rPr>
          <w:delText>통상적인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사업과정에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따른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영향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통상적인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사업과정에서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발생하는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대상회사의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매출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이익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등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영업실적의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악화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또는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영업권의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손상이나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그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영업권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평가액의</w:delText>
        </w:r>
        <w:r w:rsidR="00F14AEB">
          <w:rPr>
            <w:rFonts w:hint="eastAsia"/>
          </w:rPr>
          <w:delText xml:space="preserve"> </w:delText>
        </w:r>
        <w:r w:rsidR="00F14AEB">
          <w:rPr>
            <w:rFonts w:hint="eastAsia"/>
          </w:rPr>
          <w:delText>감소</w:delText>
        </w:r>
        <w:r w:rsidR="00F14AEB">
          <w:rPr>
            <w:rFonts w:hint="eastAsia"/>
          </w:rPr>
          <w:delText xml:space="preserve">, </w:delText>
        </w:r>
        <w:r w:rsidR="00F14AEB">
          <w:rPr>
            <w:rFonts w:hint="eastAsia"/>
          </w:rPr>
          <w:delText>및</w:delText>
        </w:r>
        <w:r w:rsidR="00F14AEB" w:rsidRPr="000326A8">
          <w:delText xml:space="preserve"> (l</w:delText>
        </w:r>
      </w:del>
      <w:ins w:id="40" w:author="SL PARTNERS" w:date="2025-07-10T17:34:00Z" w16du:dateUtc="2025-07-10T08:34:00Z">
        <w:r w:rsidRPr="00292999">
          <w:rPr>
            <w:rFonts w:hint="eastAsia"/>
            <w:szCs w:val="22"/>
          </w:rPr>
          <w:t>i</w:t>
        </w:r>
      </w:ins>
      <w:proofErr w:type="spellEnd"/>
      <w:r w:rsidRPr="00292999">
        <w:rPr>
          <w:rFonts w:hint="eastAsia"/>
          <w:szCs w:val="22"/>
        </w:rPr>
        <w:t xml:space="preserve">) </w:t>
      </w:r>
      <w:r w:rsidRPr="00292999">
        <w:rPr>
          <w:szCs w:val="22"/>
        </w:rPr>
        <w:t>매도인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거래종결일</w:t>
      </w:r>
      <w:r w:rsidRPr="00292999">
        <w:rPr>
          <w:rFonts w:hint="eastAsia"/>
          <w:szCs w:val="22"/>
        </w:rPr>
        <w:t>(</w:t>
      </w:r>
      <w:r w:rsidRPr="00292999">
        <w:rPr>
          <w:rFonts w:hint="eastAsia"/>
          <w:szCs w:val="22"/>
        </w:rPr>
        <w:t>이하에서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정의함</w:t>
      </w:r>
      <w:r w:rsidRPr="00292999">
        <w:rPr>
          <w:rFonts w:hint="eastAsia"/>
          <w:szCs w:val="22"/>
        </w:rPr>
        <w:t>)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이전에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치유하는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szCs w:val="22"/>
        </w:rPr>
        <w:t xml:space="preserve">. </w:t>
      </w:r>
      <w:ins w:id="41" w:author="SL PARTNERS" w:date="2025-07-10T17:34:00Z" w16du:dateUtc="2025-07-10T08:34:00Z">
        <w:r w:rsidRPr="003207D7">
          <w:rPr>
            <w:rFonts w:eastAsia="바탕체"/>
            <w:szCs w:val="22"/>
          </w:rPr>
          <w:t>위</w:t>
        </w:r>
        <w:r w:rsidRPr="003207D7">
          <w:rPr>
            <w:rFonts w:eastAsia="바탕체"/>
            <w:szCs w:val="22"/>
          </w:rPr>
          <w:t xml:space="preserve"> (</w:t>
        </w:r>
        <w:r>
          <w:rPr>
            <w:rFonts w:eastAsia="바탕체" w:hint="eastAsia"/>
            <w:szCs w:val="22"/>
          </w:rPr>
          <w:t>a</w:t>
        </w:r>
        <w:r w:rsidRPr="003207D7">
          <w:rPr>
            <w:rFonts w:eastAsia="바탕체"/>
            <w:szCs w:val="22"/>
          </w:rPr>
          <w:t>), (</w:t>
        </w:r>
        <w:r>
          <w:rPr>
            <w:rFonts w:eastAsia="바탕체" w:hint="eastAsia"/>
            <w:szCs w:val="22"/>
          </w:rPr>
          <w:t>b</w:t>
        </w:r>
        <w:r w:rsidRPr="003207D7">
          <w:rPr>
            <w:rFonts w:eastAsia="바탕체"/>
            <w:szCs w:val="22"/>
          </w:rPr>
          <w:t>), (</w:t>
        </w:r>
        <w:r>
          <w:rPr>
            <w:rFonts w:eastAsia="바탕체" w:hint="eastAsia"/>
            <w:szCs w:val="22"/>
          </w:rPr>
          <w:t>c</w:t>
        </w:r>
        <w:r w:rsidRPr="003207D7">
          <w:rPr>
            <w:rFonts w:eastAsia="바탕체"/>
            <w:szCs w:val="22"/>
          </w:rPr>
          <w:t>)</w:t>
        </w:r>
        <w:r w:rsidRPr="003207D7">
          <w:rPr>
            <w:rFonts w:eastAsia="바탕체"/>
            <w:szCs w:val="22"/>
          </w:rPr>
          <w:t>의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경우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동종업체에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비하여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대</w:t>
        </w:r>
        <w:r>
          <w:rPr>
            <w:rFonts w:eastAsia="바탕체" w:hint="eastAsia"/>
            <w:szCs w:val="22"/>
          </w:rPr>
          <w:t>상회사</w:t>
        </w:r>
        <w:r w:rsidRPr="003207D7">
          <w:rPr>
            <w:rFonts w:eastAsia="바탕체"/>
            <w:szCs w:val="22"/>
          </w:rPr>
          <w:t>에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불균형적으로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부정적인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영향을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미치지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않는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경우에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한하여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위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단서의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예외가</w:t>
        </w:r>
        <w:r w:rsidRPr="003207D7">
          <w:rPr>
            <w:rFonts w:eastAsia="바탕체"/>
            <w:szCs w:val="22"/>
          </w:rPr>
          <w:t xml:space="preserve"> </w:t>
        </w:r>
        <w:r w:rsidRPr="003207D7">
          <w:rPr>
            <w:rFonts w:eastAsia="바탕체"/>
            <w:szCs w:val="22"/>
          </w:rPr>
          <w:t>적용된다</w:t>
        </w:r>
        <w:r w:rsidRPr="003207D7">
          <w:rPr>
            <w:rFonts w:eastAsia="바탕체"/>
            <w:szCs w:val="22"/>
          </w:rPr>
          <w:t>.</w:t>
        </w:r>
        <w:r w:rsidRPr="00292999">
          <w:rPr>
            <w:rFonts w:hint="eastAsia"/>
            <w:szCs w:val="22"/>
            <w:highlight w:val="yellow"/>
          </w:rPr>
          <w:t xml:space="preserve"> [</w:t>
        </w:r>
        <w:r w:rsidRPr="00292999">
          <w:rPr>
            <w:szCs w:val="22"/>
            <w:highlight w:val="yellow"/>
          </w:rPr>
          <w:t>Note to Seller: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중대한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부정적인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영향이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지나치게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제한적으로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규정되어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있고</w:t>
        </w:r>
        <w:r w:rsidRPr="00292999">
          <w:rPr>
            <w:rFonts w:hint="eastAsia"/>
            <w:szCs w:val="22"/>
            <w:highlight w:val="yellow"/>
          </w:rPr>
          <w:t xml:space="preserve">, </w:t>
        </w:r>
        <w:r w:rsidRPr="00292999">
          <w:rPr>
            <w:rFonts w:hint="eastAsia"/>
            <w:szCs w:val="22"/>
            <w:highlight w:val="yellow"/>
          </w:rPr>
          <w:t>통상적인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수준에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맞도록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수정하였습니다</w:t>
        </w:r>
        <w:r w:rsidRPr="00292999">
          <w:rPr>
            <w:rFonts w:hint="eastAsia"/>
            <w:szCs w:val="22"/>
            <w:highlight w:val="yellow"/>
          </w:rPr>
          <w:t>.]</w:t>
        </w:r>
      </w:ins>
    </w:p>
    <w:p w14:paraId="75C58361" w14:textId="77777777" w:rsidR="00F14AEB" w:rsidRPr="000326A8" w:rsidRDefault="00F14AEB" w:rsidP="00AC1577">
      <w:pPr>
        <w:pStyle w:val="LK2"/>
        <w:ind w:leftChars="400" w:left="800"/>
        <w:rPr>
          <w:del w:id="42" w:author="SL PARTNERS" w:date="2025-07-10T17:34:00Z" w16du:dateUtc="2025-07-10T08:34:00Z"/>
        </w:rPr>
      </w:pPr>
      <w:del w:id="43" w:author="SL PARTNERS" w:date="2025-07-10T17:34:00Z" w16du:dateUtc="2025-07-10T08:34:00Z">
        <w:r w:rsidRPr="000326A8">
          <w:delText>“</w:delText>
        </w:r>
        <w:r w:rsidRPr="000326A8">
          <w:rPr>
            <w:u w:val="single"/>
          </w:rPr>
          <w:delText>필요적</w:delText>
        </w:r>
        <w:r w:rsidRPr="000326A8">
          <w:rPr>
            <w:u w:val="single"/>
          </w:rPr>
          <w:delText xml:space="preserve"> </w:delText>
        </w:r>
        <w:r w:rsidRPr="000326A8">
          <w:rPr>
            <w:u w:val="single"/>
          </w:rPr>
          <w:delText>승인</w:delText>
        </w:r>
        <w:r w:rsidRPr="000326A8">
          <w:delText>”</w:delText>
        </w:r>
        <w:r w:rsidRPr="000326A8">
          <w:delText>이란</w:delText>
        </w:r>
        <w:r w:rsidRPr="000326A8">
          <w:delText xml:space="preserve"> </w:delText>
        </w:r>
        <w:r w:rsidR="00E96B18" w:rsidRPr="00E96B18">
          <w:rPr>
            <w:rFonts w:hint="eastAsia"/>
          </w:rPr>
          <w:delText>공정거래위원회의</w:delText>
        </w:r>
        <w:r w:rsidR="00E96B18" w:rsidRPr="00E96B18">
          <w:delText xml:space="preserve"> </w:delText>
        </w:r>
        <w:r w:rsidR="00E96B18" w:rsidRPr="00E96B18">
          <w:delText>기업결합신고에</w:delText>
        </w:r>
        <w:r w:rsidR="00E96B18" w:rsidRPr="00E96B18">
          <w:delText xml:space="preserve"> </w:delText>
        </w:r>
        <w:r w:rsidR="00E96B18" w:rsidRPr="00E96B18">
          <w:delText>대한</w:delText>
        </w:r>
        <w:r w:rsidR="00E96B18" w:rsidRPr="00E96B18">
          <w:delText xml:space="preserve"> </w:delText>
        </w:r>
        <w:r w:rsidR="00E96B18" w:rsidRPr="00E96B18">
          <w:delText>승인을</w:delText>
        </w:r>
        <w:r w:rsidR="00E96B18" w:rsidRPr="00E96B18">
          <w:delText xml:space="preserve"> </w:delText>
        </w:r>
        <w:r w:rsidR="00E96B18" w:rsidRPr="00E96B18">
          <w:delText>포함하여</w:delText>
        </w:r>
        <w:r w:rsidR="001615ED">
          <w:rPr>
            <w:rFonts w:hint="eastAsia"/>
          </w:rPr>
          <w:delText xml:space="preserve"> </w:delText>
        </w:r>
        <w:r w:rsidR="00E96B18" w:rsidRPr="00E96B18">
          <w:delText>거래종결을</w:delText>
        </w:r>
        <w:r w:rsidR="00E96B18" w:rsidRPr="00E96B18">
          <w:delText xml:space="preserve"> </w:delText>
        </w:r>
        <w:r w:rsidR="00E96B18" w:rsidRPr="00E96B18">
          <w:delText>위하여</w:delText>
        </w:r>
        <w:r w:rsidR="00E96B18" w:rsidRPr="00E96B18">
          <w:delText xml:space="preserve"> </w:delText>
        </w:r>
        <w:r w:rsidR="00E96B18" w:rsidRPr="00E96B18">
          <w:delText>매수인이</w:delText>
        </w:r>
        <w:r w:rsidR="00E96B18" w:rsidRPr="00E96B18">
          <w:delText xml:space="preserve"> </w:delText>
        </w:r>
        <w:r w:rsidR="00E96B18" w:rsidRPr="00E96B18">
          <w:delText>거래종결일</w:delText>
        </w:r>
        <w:r w:rsidR="00E96B18" w:rsidRPr="00E96B18">
          <w:delText xml:space="preserve"> </w:delText>
        </w:r>
        <w:r w:rsidR="00E96B18" w:rsidRPr="00E96B18">
          <w:delText>전에</w:delText>
        </w:r>
        <w:r w:rsidR="00E96B18" w:rsidRPr="00E96B18">
          <w:delText xml:space="preserve"> </w:delText>
        </w:r>
        <w:r w:rsidR="00E96B18" w:rsidRPr="00E96B18">
          <w:delText>정부기관으로부터</w:delText>
        </w:r>
        <w:r w:rsidR="00E96B18" w:rsidRPr="00E96B18">
          <w:delText xml:space="preserve"> </w:delText>
        </w:r>
        <w:r w:rsidR="00E96B18" w:rsidRPr="00E96B18">
          <w:delText>취득하여야</w:delText>
        </w:r>
        <w:r w:rsidR="00E96B18" w:rsidRPr="00E96B18">
          <w:delText xml:space="preserve"> </w:delText>
        </w:r>
        <w:r w:rsidR="00E96B18" w:rsidRPr="00E96B18">
          <w:delText>하는</w:delText>
        </w:r>
        <w:r w:rsidR="00E96B18" w:rsidRPr="00E96B18">
          <w:delText xml:space="preserve"> </w:delText>
        </w:r>
        <w:r w:rsidR="00E96B18" w:rsidRPr="00E96B18">
          <w:delText>인허가나</w:delText>
        </w:r>
        <w:r w:rsidR="00E96B18" w:rsidRPr="00E96B18">
          <w:delText xml:space="preserve"> </w:delText>
        </w:r>
        <w:r w:rsidR="00E96B18" w:rsidRPr="00E96B18">
          <w:delText>승인</w:delText>
        </w:r>
        <w:r w:rsidR="001615ED">
          <w:rPr>
            <w:rFonts w:hint="eastAsia"/>
          </w:rPr>
          <w:delText xml:space="preserve"> </w:delText>
        </w:r>
        <w:r w:rsidR="001615ED">
          <w:rPr>
            <w:rFonts w:hint="eastAsia"/>
          </w:rPr>
          <w:delText>또는</w:delText>
        </w:r>
        <w:r w:rsidR="001615ED">
          <w:rPr>
            <w:rFonts w:hint="eastAsia"/>
          </w:rPr>
          <w:delText xml:space="preserve"> </w:delText>
        </w:r>
        <w:r w:rsidR="0036783D">
          <w:rPr>
            <w:rFonts w:hint="eastAsia"/>
          </w:rPr>
          <w:delText>경료하여야</w:delText>
        </w:r>
        <w:r w:rsidR="0036783D">
          <w:rPr>
            <w:rFonts w:hint="eastAsia"/>
          </w:rPr>
          <w:delText xml:space="preserve"> </w:delText>
        </w:r>
        <w:r w:rsidR="0036783D">
          <w:rPr>
            <w:rFonts w:hint="eastAsia"/>
          </w:rPr>
          <w:delText>하는</w:delText>
        </w:r>
        <w:r w:rsidR="0036783D">
          <w:rPr>
            <w:rFonts w:hint="eastAsia"/>
          </w:rPr>
          <w:delText xml:space="preserve"> </w:delText>
        </w:r>
        <w:r w:rsidR="001615ED">
          <w:rPr>
            <w:rFonts w:hint="eastAsia"/>
          </w:rPr>
          <w:delText>신고를</w:delText>
        </w:r>
        <w:r w:rsidR="00E96B18" w:rsidRPr="00E96B18">
          <w:delText xml:space="preserve"> </w:delText>
        </w:r>
        <w:r w:rsidR="00E96B18" w:rsidRPr="00E96B18">
          <w:delText>말한다</w:delText>
        </w:r>
        <w:r w:rsidR="00E96B18" w:rsidRPr="00E96B18">
          <w:delText xml:space="preserve">. </w:delText>
        </w:r>
      </w:del>
    </w:p>
    <w:p w14:paraId="543013D9" w14:textId="43B026AC" w:rsidR="00282155" w:rsidRPr="000326A8" w:rsidRDefault="0019409A" w:rsidP="00282155">
      <w:pPr>
        <w:pStyle w:val="LK2"/>
        <w:ind w:leftChars="400" w:left="800"/>
        <w:rPr>
          <w:ins w:id="44" w:author="SL PARTNERS" w:date="2025-07-10T17:34:00Z" w16du:dateUtc="2025-07-10T08:34:00Z"/>
        </w:rPr>
      </w:pPr>
      <w:ins w:id="45" w:author="SL PARTNERS" w:date="2025-07-10T17:34:00Z" w16du:dateUtc="2025-07-10T08:34:00Z">
        <w:r>
          <w:rPr>
            <w:szCs w:val="22"/>
          </w:rPr>
          <w:t>“</w:t>
        </w:r>
        <w:r w:rsidRPr="00292999">
          <w:rPr>
            <w:szCs w:val="22"/>
            <w:u w:val="single"/>
          </w:rPr>
          <w:t>중요계약</w:t>
        </w:r>
        <w:r>
          <w:rPr>
            <w:szCs w:val="22"/>
          </w:rPr>
          <w:t>”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이란</w:t>
        </w:r>
        <w:r w:rsidRPr="00292999">
          <w:rPr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본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계약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체결일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거래종결일</w:t>
        </w:r>
        <w:r w:rsidRPr="0034310C">
          <w:rPr>
            <w:rFonts w:eastAsia="바탕체"/>
            <w:szCs w:val="22"/>
          </w:rPr>
          <w:t>(</w:t>
        </w:r>
        <w:r w:rsidRPr="0034310C">
          <w:rPr>
            <w:rFonts w:eastAsia="바탕체" w:hint="eastAsia"/>
            <w:szCs w:val="22"/>
          </w:rPr>
          <w:t>이하에서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정의됨</w:t>
        </w:r>
        <w:r w:rsidRPr="0034310C">
          <w:rPr>
            <w:rFonts w:eastAsia="바탕체"/>
            <w:szCs w:val="22"/>
          </w:rPr>
          <w:t xml:space="preserve">) </w:t>
        </w:r>
        <w:r w:rsidRPr="0034310C">
          <w:rPr>
            <w:rFonts w:eastAsia="바탕체" w:hint="eastAsia"/>
            <w:szCs w:val="22"/>
          </w:rPr>
          <w:t>현재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유효한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대상회사가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당사자인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다음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각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호의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어느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하나와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같은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계약을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의미한다</w:t>
        </w:r>
        <w:r w:rsidRPr="0034310C">
          <w:rPr>
            <w:rFonts w:eastAsia="바탕체"/>
            <w:spacing w:val="3"/>
            <w:szCs w:val="22"/>
          </w:rPr>
          <w:t>(</w:t>
        </w:r>
        <w:r w:rsidRPr="0034310C">
          <w:rPr>
            <w:rFonts w:eastAsia="바탕체" w:hint="eastAsia"/>
            <w:spacing w:val="3"/>
            <w:szCs w:val="22"/>
          </w:rPr>
          <w:t>각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호의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금액기준의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산정에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있어서는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대상회사가</w:t>
        </w:r>
        <w:r w:rsidRPr="0034310C">
          <w:rPr>
            <w:rFonts w:eastAsia="바탕체"/>
            <w:spacing w:val="3"/>
            <w:szCs w:val="22"/>
          </w:rPr>
          <w:t xml:space="preserve"> 1</w:t>
        </w:r>
        <w:r w:rsidRPr="0034310C">
          <w:rPr>
            <w:rFonts w:eastAsia="바탕체" w:hint="eastAsia"/>
            <w:spacing w:val="3"/>
            <w:szCs w:val="22"/>
          </w:rPr>
          <w:t>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사업연도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동안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부담하거나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수취하는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총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지급금액</w:t>
        </w:r>
        <w:r w:rsidRPr="0034310C">
          <w:rPr>
            <w:rFonts w:eastAsia="바탕체"/>
            <w:spacing w:val="3"/>
            <w:szCs w:val="22"/>
          </w:rPr>
          <w:t>/</w:t>
        </w:r>
        <w:r w:rsidRPr="0034310C">
          <w:rPr>
            <w:rFonts w:eastAsia="바탕체" w:hint="eastAsia"/>
            <w:spacing w:val="3"/>
            <w:szCs w:val="22"/>
          </w:rPr>
          <w:t>채무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총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수령금액</w:t>
        </w:r>
        <w:r w:rsidRPr="0034310C">
          <w:rPr>
            <w:rFonts w:eastAsia="바탕체"/>
            <w:spacing w:val="3"/>
            <w:szCs w:val="22"/>
          </w:rPr>
          <w:t>/</w:t>
        </w:r>
        <w:r w:rsidRPr="0034310C">
          <w:rPr>
            <w:rFonts w:eastAsia="바탕체" w:hint="eastAsia"/>
            <w:spacing w:val="3"/>
            <w:szCs w:val="22"/>
          </w:rPr>
          <w:t>채권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등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경제적인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부담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효익의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합계를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기준으로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하며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관련된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일련의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계약은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전체를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합산한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기준으로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본다</w:t>
        </w:r>
        <w:r w:rsidRPr="0034310C">
          <w:rPr>
            <w:rFonts w:eastAsia="바탕체"/>
            <w:spacing w:val="3"/>
            <w:szCs w:val="22"/>
          </w:rPr>
          <w:t>)</w:t>
        </w:r>
        <w:r w:rsidRPr="00292999">
          <w:rPr>
            <w:rFonts w:hint="eastAsia"/>
            <w:szCs w:val="22"/>
            <w:highlight w:val="yellow"/>
          </w:rPr>
          <w:t xml:space="preserve"> [</w:t>
        </w:r>
        <w:r w:rsidRPr="00292999">
          <w:rPr>
            <w:szCs w:val="22"/>
            <w:highlight w:val="yellow"/>
          </w:rPr>
          <w:t>Note to Seller: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일정한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금액이상인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계약이나</w:t>
        </w:r>
        <w:r w:rsidRPr="00292999">
          <w:rPr>
            <w:rFonts w:hint="eastAsia"/>
            <w:szCs w:val="22"/>
            <w:highlight w:val="yellow"/>
          </w:rPr>
          <w:t xml:space="preserve">, </w:t>
        </w:r>
        <w:r w:rsidRPr="00292999">
          <w:rPr>
            <w:rFonts w:hint="eastAsia"/>
            <w:szCs w:val="22"/>
            <w:highlight w:val="yellow"/>
          </w:rPr>
          <w:t>질적인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측면에서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중요하다고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판단되는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계약은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모두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중요계약으로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분류하여야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할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필요성이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있다고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보이고</w:t>
        </w:r>
        <w:r w:rsidRPr="00292999">
          <w:rPr>
            <w:rFonts w:hint="eastAsia"/>
            <w:szCs w:val="22"/>
            <w:highlight w:val="yellow"/>
          </w:rPr>
          <w:t>,</w:t>
        </w:r>
        <w:r w:rsidRPr="00836DD7">
          <w:rPr>
            <w:highlight w:val="yellow"/>
          </w:rPr>
          <w:t xml:space="preserve"> </w:t>
        </w:r>
        <w:r w:rsidRPr="00836DD7">
          <w:rPr>
            <w:rFonts w:hint="eastAsia"/>
            <w:highlight w:val="yellow"/>
          </w:rPr>
          <w:t>매수인에게</w:t>
        </w:r>
        <w:r w:rsidRPr="00836DD7">
          <w:rPr>
            <w:highlight w:val="yellow"/>
          </w:rPr>
          <w:t xml:space="preserve"> 2025</w:t>
        </w:r>
        <w:r w:rsidRPr="00836DD7">
          <w:rPr>
            <w:rFonts w:hint="eastAsia"/>
            <w:highlight w:val="yellow"/>
          </w:rPr>
          <w:t>년</w:t>
        </w:r>
        <w:r w:rsidRPr="00836DD7">
          <w:rPr>
            <w:highlight w:val="yellow"/>
          </w:rPr>
          <w:t xml:space="preserve"> 1</w:t>
        </w:r>
        <w:r w:rsidRPr="00836DD7">
          <w:rPr>
            <w:rFonts w:hint="eastAsia"/>
            <w:highlight w:val="yellow"/>
          </w:rPr>
          <w:t>월</w:t>
        </w:r>
        <w:r w:rsidRPr="00836DD7">
          <w:rPr>
            <w:highlight w:val="yellow"/>
          </w:rPr>
          <w:t xml:space="preserve"> 6</w:t>
        </w:r>
        <w:r w:rsidRPr="00836DD7">
          <w:rPr>
            <w:rFonts w:hint="eastAsia"/>
            <w:highlight w:val="yellow"/>
          </w:rPr>
          <w:t>일까지</w:t>
        </w:r>
        <w:r w:rsidRPr="00836DD7">
          <w:rPr>
            <w:highlight w:val="yellow"/>
          </w:rPr>
          <w:t xml:space="preserve"> </w:t>
        </w:r>
        <w:r w:rsidRPr="00836DD7">
          <w:rPr>
            <w:rFonts w:hint="eastAsia"/>
            <w:highlight w:val="yellow"/>
          </w:rPr>
          <w:t>제공된</w:t>
        </w:r>
        <w:r w:rsidRPr="00836DD7">
          <w:rPr>
            <w:highlight w:val="yellow"/>
          </w:rPr>
          <w:t xml:space="preserve"> </w:t>
        </w:r>
        <w:proofErr w:type="spellStart"/>
        <w:r w:rsidRPr="00292999">
          <w:rPr>
            <w:rFonts w:hint="eastAsia"/>
            <w:szCs w:val="22"/>
            <w:highlight w:val="yellow"/>
          </w:rPr>
          <w:t>것만을</w:t>
        </w:r>
        <w:proofErr w:type="spellEnd"/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중요계약으로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보는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것은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수용하기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어렵습니다</w:t>
        </w:r>
        <w:r w:rsidRPr="00292999">
          <w:rPr>
            <w:rFonts w:hint="eastAsia"/>
            <w:szCs w:val="22"/>
            <w:highlight w:val="yellow"/>
          </w:rPr>
          <w:t>.]</w:t>
        </w:r>
      </w:ins>
    </w:p>
    <w:p w14:paraId="53765BC6" w14:textId="57C87238" w:rsidR="00282155" w:rsidRPr="00C2306B" w:rsidRDefault="00282155" w:rsidP="00282155">
      <w:pPr>
        <w:pStyle w:val="LKLevel3"/>
        <w:rPr>
          <w:ins w:id="46" w:author="SL PARTNERS" w:date="2025-07-10T17:34:00Z" w16du:dateUtc="2025-07-10T08:34:00Z"/>
        </w:rPr>
      </w:pPr>
      <w:ins w:id="47" w:author="SL PARTNERS" w:date="2025-07-10T17:34:00Z" w16du:dateUtc="2025-07-10T08:34:00Z">
        <w:r w:rsidRPr="00C12CB2">
          <w:rPr>
            <w:rFonts w:eastAsia="바탕체" w:hint="eastAsia"/>
            <w:spacing w:val="3"/>
            <w:sz w:val="23"/>
            <w:szCs w:val="23"/>
          </w:rPr>
          <w:t>금</w:t>
        </w:r>
        <w:r w:rsidRPr="00C12CB2">
          <w:rPr>
            <w:rFonts w:eastAsia="바탕체" w:hint="eastAsia"/>
            <w:spacing w:val="3"/>
            <w:sz w:val="23"/>
            <w:szCs w:val="23"/>
          </w:rPr>
          <w:t xml:space="preserve"> </w:t>
        </w:r>
        <w:r w:rsidR="0019409A" w:rsidRPr="00995F66">
          <w:rPr>
            <w:rFonts w:eastAsia="바탕체" w:hint="eastAsia"/>
            <w:spacing w:val="3"/>
            <w:sz w:val="23"/>
            <w:szCs w:val="23"/>
          </w:rPr>
          <w:t>3</w:t>
        </w:r>
        <w:r w:rsidR="0019409A" w:rsidRPr="00995F66">
          <w:rPr>
            <w:rFonts w:eastAsia="바탕체" w:hint="eastAsia"/>
            <w:spacing w:val="3"/>
            <w:sz w:val="23"/>
            <w:szCs w:val="23"/>
          </w:rPr>
          <w:t>억</w:t>
        </w:r>
        <w:r w:rsidR="0019409A" w:rsidRPr="00995F66">
          <w:rPr>
            <w:rFonts w:eastAsia="바탕체" w:hint="eastAsia"/>
            <w:spacing w:val="3"/>
            <w:sz w:val="23"/>
            <w:szCs w:val="23"/>
          </w:rPr>
          <w:t xml:space="preserve"> </w:t>
        </w:r>
        <w:r w:rsidRPr="0019409A">
          <w:rPr>
            <w:rFonts w:eastAsia="바탕체" w:hint="eastAsia"/>
            <w:spacing w:val="3"/>
            <w:sz w:val="23"/>
            <w:szCs w:val="23"/>
          </w:rPr>
          <w:t>원을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초과하는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매출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관련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계약을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포함한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상품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내지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용역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제공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구매계약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자본적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지출을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요하는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자산의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매입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또는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처분에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관한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용역계약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임대차계약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사채의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발행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금전의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대차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또는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보증채무에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관한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및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파생거래에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관한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또는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자산의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담보제공에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관한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등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영업</w:t>
        </w:r>
        <w:r w:rsidRPr="00C12CB2">
          <w:rPr>
            <w:rFonts w:eastAsia="바탕체"/>
            <w:spacing w:val="3"/>
            <w:sz w:val="23"/>
            <w:szCs w:val="23"/>
          </w:rPr>
          <w:t xml:space="preserve">, </w:t>
        </w:r>
        <w:r w:rsidRPr="00C12CB2">
          <w:rPr>
            <w:rFonts w:eastAsia="바탕체" w:hint="eastAsia"/>
            <w:spacing w:val="3"/>
            <w:sz w:val="23"/>
            <w:szCs w:val="23"/>
          </w:rPr>
          <w:t>차입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및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재무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관련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계약</w:t>
        </w:r>
        <w:r w:rsidRPr="00C12CB2">
          <w:rPr>
            <w:rFonts w:eastAsia="바탕체"/>
            <w:spacing w:val="3"/>
            <w:sz w:val="23"/>
            <w:szCs w:val="23"/>
          </w:rPr>
          <w:t xml:space="preserve"> </w:t>
        </w:r>
        <w:r w:rsidRPr="00C12CB2">
          <w:rPr>
            <w:rFonts w:eastAsia="바탕체" w:hint="eastAsia"/>
            <w:spacing w:val="3"/>
            <w:sz w:val="23"/>
            <w:szCs w:val="23"/>
          </w:rPr>
          <w:t>일체</w:t>
        </w:r>
        <w:r w:rsidRPr="00C12CB2">
          <w:rPr>
            <w:rFonts w:eastAsia="바탕체"/>
            <w:spacing w:val="3"/>
            <w:sz w:val="23"/>
            <w:szCs w:val="23"/>
          </w:rPr>
          <w:t>.</w:t>
        </w:r>
      </w:ins>
    </w:p>
    <w:p w14:paraId="7EABA300" w14:textId="77777777" w:rsidR="00282155" w:rsidRDefault="00282155" w:rsidP="00282155">
      <w:pPr>
        <w:pStyle w:val="LKLevel3"/>
        <w:rPr>
          <w:ins w:id="48" w:author="SL PARTNERS" w:date="2025-07-10T17:34:00Z" w16du:dateUtc="2025-07-10T08:34:00Z"/>
        </w:rPr>
      </w:pPr>
      <w:ins w:id="49" w:author="SL PARTNERS" w:date="2025-07-10T17:34:00Z" w16du:dateUtc="2025-07-10T08:34:00Z">
        <w:r>
          <w:rPr>
            <w:rFonts w:hint="eastAsia"/>
          </w:rPr>
          <w:t>합병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분할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분할합병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주식의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포괄적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교환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이전</w:t>
        </w:r>
        <w:r>
          <w:rPr>
            <w:rFonts w:hint="eastAsia"/>
          </w:rPr>
          <w:t>,</w:t>
        </w:r>
        <w:r w:rsidRPr="00BE346D">
          <w:rPr>
            <w:rFonts w:hint="eastAsia"/>
          </w:rPr>
          <w:t xml:space="preserve"> </w:t>
        </w:r>
        <w:r>
          <w:rPr>
            <w:rFonts w:hint="eastAsia"/>
          </w:rPr>
          <w:t>영업</w:t>
        </w:r>
        <w:r>
          <w:rPr>
            <w:rFonts w:hint="eastAsia"/>
          </w:rPr>
          <w:t xml:space="preserve"> </w:t>
        </w:r>
        <w:r w:rsidRPr="00E70174">
          <w:rPr>
            <w:rFonts w:hint="eastAsia"/>
          </w:rPr>
          <w:t>전부</w:t>
        </w:r>
        <w:r w:rsidRPr="00E70174">
          <w:rPr>
            <w:rFonts w:hint="eastAsia"/>
          </w:rPr>
          <w:t xml:space="preserve"> </w:t>
        </w:r>
        <w:r w:rsidRPr="00E70174">
          <w:rPr>
            <w:rFonts w:hint="eastAsia"/>
          </w:rPr>
          <w:t>또는</w:t>
        </w:r>
        <w:r w:rsidRPr="00E70174">
          <w:rPr>
            <w:rFonts w:hint="eastAsia"/>
          </w:rPr>
          <w:t xml:space="preserve"> </w:t>
        </w:r>
        <w:r w:rsidRPr="00E70174">
          <w:rPr>
            <w:rFonts w:hint="eastAsia"/>
          </w:rPr>
          <w:t>중요한</w:t>
        </w:r>
        <w:r w:rsidRPr="00E70174">
          <w:rPr>
            <w:rFonts w:hint="eastAsia"/>
          </w:rPr>
          <w:t xml:space="preserve"> </w:t>
        </w:r>
        <w:r w:rsidRPr="00E70174">
          <w:rPr>
            <w:rFonts w:hint="eastAsia"/>
          </w:rPr>
          <w:t>일부의</w:t>
        </w:r>
        <w:r w:rsidRPr="00E70174">
          <w:rPr>
            <w:rFonts w:hint="eastAsia"/>
          </w:rPr>
          <w:t xml:space="preserve"> </w:t>
        </w:r>
        <w:r w:rsidRPr="00595D3C">
          <w:rPr>
            <w:rFonts w:hint="eastAsia"/>
          </w:rPr>
          <w:t>양도</w:t>
        </w:r>
        <w:r>
          <w:rPr>
            <w:rFonts w:hint="eastAsia"/>
          </w:rPr>
          <w:t>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</w:t>
        </w:r>
        <w:r>
          <w:rPr>
            <w:rFonts w:hint="eastAsia"/>
          </w:rPr>
          <w:t>.</w:t>
        </w:r>
      </w:ins>
    </w:p>
    <w:p w14:paraId="279F63C7" w14:textId="50BB48C0" w:rsidR="00282155" w:rsidRDefault="00282155" w:rsidP="00282155">
      <w:pPr>
        <w:pStyle w:val="LKLevel3"/>
        <w:rPr>
          <w:ins w:id="50" w:author="SL PARTNERS" w:date="2025-07-10T17:34:00Z" w16du:dateUtc="2025-07-10T08:34:00Z"/>
        </w:rPr>
      </w:pPr>
      <w:ins w:id="51" w:author="SL PARTNERS" w:date="2025-07-10T17:34:00Z" w16du:dateUtc="2025-07-10T08:34:00Z">
        <w:r>
          <w:rPr>
            <w:rFonts w:hint="eastAsia"/>
          </w:rPr>
          <w:t>아티스트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전속계약</w:t>
        </w:r>
        <w:r>
          <w:rPr>
            <w:rFonts w:hint="eastAsia"/>
          </w:rPr>
          <w:t>.</w:t>
        </w:r>
        <w:bookmarkStart w:id="52" w:name="_DV_C75"/>
      </w:ins>
    </w:p>
    <w:p w14:paraId="28C391FA" w14:textId="10E0F55C" w:rsidR="00282155" w:rsidRDefault="00282155" w:rsidP="00282155">
      <w:pPr>
        <w:pStyle w:val="LKLevel3"/>
        <w:rPr>
          <w:ins w:id="53" w:author="SL PARTNERS" w:date="2025-07-10T17:34:00Z" w16du:dateUtc="2025-07-10T08:34:00Z"/>
        </w:rPr>
      </w:pPr>
      <w:ins w:id="54" w:author="SL PARTNERS" w:date="2025-07-10T17:34:00Z" w16du:dateUtc="2025-07-10T08:34:00Z">
        <w:r w:rsidRPr="009A187D">
          <w:rPr>
            <w:rFonts w:hint="eastAsia"/>
          </w:rPr>
          <w:t>주주간계약</w:t>
        </w:r>
        <w:r w:rsidRPr="009A187D">
          <w:t xml:space="preserve"> </w:t>
        </w:r>
        <w:r w:rsidRPr="009A187D">
          <w:t>및</w:t>
        </w:r>
        <w:r w:rsidRPr="009A187D">
          <w:t xml:space="preserve"> </w:t>
        </w:r>
        <w:r w:rsidRPr="009A187D">
          <w:t>기타</w:t>
        </w:r>
        <w:r w:rsidRPr="009A187D">
          <w:t xml:space="preserve"> </w:t>
        </w:r>
        <w:r>
          <w:t>대상회사가</w:t>
        </w:r>
        <w:r w:rsidRPr="009A187D">
          <w:t xml:space="preserve"> </w:t>
        </w:r>
        <w:r w:rsidRPr="009A187D">
          <w:t>부담하는</w:t>
        </w:r>
        <w:r w:rsidRPr="009A187D">
          <w:t xml:space="preserve"> </w:t>
        </w:r>
        <w:r w:rsidRPr="009A187D">
          <w:t>경제적인</w:t>
        </w:r>
        <w:r w:rsidRPr="009A187D">
          <w:t xml:space="preserve"> </w:t>
        </w:r>
        <w:r w:rsidRPr="009A187D">
          <w:t>부담이</w:t>
        </w:r>
        <w:r w:rsidRPr="009A187D">
          <w:t xml:space="preserve"> </w:t>
        </w:r>
        <w:r w:rsidRPr="009A187D">
          <w:t>금</w:t>
        </w:r>
        <w:r w:rsidRPr="009A187D">
          <w:t xml:space="preserve"> </w:t>
        </w:r>
        <w:r w:rsidR="0019409A" w:rsidRPr="00995F66">
          <w:rPr>
            <w:rFonts w:eastAsia="바탕체" w:hint="eastAsia"/>
            <w:spacing w:val="3"/>
            <w:sz w:val="23"/>
            <w:szCs w:val="23"/>
          </w:rPr>
          <w:t>3</w:t>
        </w:r>
        <w:r w:rsidR="0019409A" w:rsidRPr="00995F66">
          <w:rPr>
            <w:rFonts w:eastAsia="바탕체" w:hint="eastAsia"/>
            <w:spacing w:val="3"/>
            <w:sz w:val="23"/>
            <w:szCs w:val="23"/>
          </w:rPr>
          <w:t>억</w:t>
        </w:r>
        <w:r w:rsidR="0019409A" w:rsidRPr="00995F66">
          <w:rPr>
            <w:rFonts w:eastAsia="바탕체" w:hint="eastAsia"/>
            <w:spacing w:val="3"/>
            <w:sz w:val="23"/>
            <w:szCs w:val="23"/>
          </w:rPr>
          <w:t xml:space="preserve"> </w:t>
        </w:r>
        <w:r w:rsidRPr="009A187D">
          <w:t>원을</w:t>
        </w:r>
        <w:r w:rsidRPr="009A187D">
          <w:t xml:space="preserve"> </w:t>
        </w:r>
        <w:r w:rsidRPr="009A187D">
          <w:t>초과하는</w:t>
        </w:r>
        <w:r w:rsidRPr="009A187D">
          <w:t xml:space="preserve"> </w:t>
        </w:r>
        <w:r w:rsidRPr="009A187D">
          <w:t>타인과의</w:t>
        </w:r>
        <w:r w:rsidRPr="009A187D">
          <w:t xml:space="preserve"> </w:t>
        </w:r>
        <w:r w:rsidRPr="009A187D">
          <w:t>투자</w:t>
        </w:r>
        <w:r w:rsidRPr="009A187D">
          <w:t xml:space="preserve">, </w:t>
        </w:r>
        <w:r w:rsidRPr="009A187D">
          <w:t>손익</w:t>
        </w:r>
        <w:r w:rsidRPr="009A187D">
          <w:t xml:space="preserve">, </w:t>
        </w:r>
        <w:r w:rsidRPr="009A187D">
          <w:t>매출</w:t>
        </w:r>
        <w:r w:rsidRPr="009A187D">
          <w:t xml:space="preserve">, </w:t>
        </w:r>
        <w:r w:rsidRPr="009A187D">
          <w:t>비용이나</w:t>
        </w:r>
        <w:r w:rsidRPr="009A187D">
          <w:t xml:space="preserve"> </w:t>
        </w:r>
        <w:r w:rsidRPr="009A187D">
          <w:t>채무를</w:t>
        </w:r>
        <w:r w:rsidRPr="009A187D">
          <w:t xml:space="preserve"> </w:t>
        </w:r>
        <w:r w:rsidRPr="009A187D">
          <w:t>분담하는</w:t>
        </w:r>
        <w:r w:rsidRPr="009A187D">
          <w:t xml:space="preserve"> </w:t>
        </w:r>
        <w:r w:rsidRPr="009A187D">
          <w:t>내용의</w:t>
        </w:r>
        <w:r w:rsidRPr="009A187D">
          <w:t xml:space="preserve"> </w:t>
        </w:r>
        <w:r w:rsidRPr="009A187D">
          <w:t>제휴계약</w:t>
        </w:r>
        <w:r w:rsidRPr="009A187D">
          <w:t xml:space="preserve">, </w:t>
        </w:r>
        <w:r w:rsidRPr="009A187D">
          <w:t>협력계약</w:t>
        </w:r>
        <w:r w:rsidRPr="009A187D">
          <w:t xml:space="preserve">, </w:t>
        </w:r>
        <w:r w:rsidRPr="009A187D">
          <w:t>공동마케팅계약</w:t>
        </w:r>
        <w:r w:rsidRPr="009A187D">
          <w:t xml:space="preserve">, </w:t>
        </w:r>
        <w:r w:rsidRPr="009A187D">
          <w:t>합작계약</w:t>
        </w:r>
        <w:r w:rsidRPr="009A187D">
          <w:t xml:space="preserve"> </w:t>
        </w:r>
        <w:r w:rsidRPr="009A187D">
          <w:t>또는</w:t>
        </w:r>
        <w:r w:rsidRPr="009A187D">
          <w:t xml:space="preserve"> </w:t>
        </w:r>
        <w:r w:rsidRPr="009A187D">
          <w:t>동업계약</w:t>
        </w:r>
        <w:r w:rsidRPr="009A187D">
          <w:t>.</w:t>
        </w:r>
      </w:ins>
    </w:p>
    <w:p w14:paraId="71C3DEA3" w14:textId="77777777" w:rsidR="00282155" w:rsidRPr="00BB3FDC" w:rsidRDefault="00282155" w:rsidP="00282155">
      <w:pPr>
        <w:pStyle w:val="LKLevel3"/>
        <w:rPr>
          <w:ins w:id="55" w:author="SL PARTNERS" w:date="2025-07-10T17:34:00Z" w16du:dateUtc="2025-07-10T08:34:00Z"/>
        </w:rPr>
      </w:pPr>
      <w:ins w:id="56" w:author="SL PARTNERS" w:date="2025-07-10T17:34:00Z" w16du:dateUtc="2025-07-10T08:34:00Z">
        <w:r w:rsidRPr="009A187D">
          <w:t>특허권</w:t>
        </w:r>
        <w:r w:rsidRPr="009A187D">
          <w:t xml:space="preserve">, </w:t>
        </w:r>
        <w:r w:rsidRPr="009A187D">
          <w:t>상표권</w:t>
        </w:r>
        <w:r w:rsidRPr="009A187D">
          <w:t xml:space="preserve">, </w:t>
        </w:r>
        <w:r w:rsidRPr="009A187D">
          <w:t>실용신안권</w:t>
        </w:r>
        <w:r w:rsidRPr="009A187D">
          <w:t xml:space="preserve">, </w:t>
        </w:r>
        <w:r w:rsidRPr="009A187D">
          <w:t>의장권</w:t>
        </w:r>
        <w:r w:rsidRPr="009A187D">
          <w:t xml:space="preserve">, </w:t>
        </w:r>
        <w:r w:rsidRPr="009A187D">
          <w:t>저작권</w:t>
        </w:r>
        <w:r w:rsidRPr="009A187D">
          <w:t xml:space="preserve"> </w:t>
        </w:r>
        <w:r w:rsidRPr="009A187D">
          <w:t>및</w:t>
        </w:r>
        <w:r w:rsidRPr="009A187D">
          <w:t xml:space="preserve"> </w:t>
        </w:r>
        <w:r w:rsidRPr="009A187D">
          <w:t>기타</w:t>
        </w:r>
        <w:r w:rsidRPr="009A187D">
          <w:t xml:space="preserve"> </w:t>
        </w:r>
        <w:r>
          <w:t>대상회사가</w:t>
        </w:r>
        <w:r w:rsidRPr="009A187D">
          <w:t xml:space="preserve"> </w:t>
        </w:r>
        <w:r w:rsidRPr="009A187D">
          <w:t>제공하였거나</w:t>
        </w:r>
        <w:r w:rsidRPr="009A187D">
          <w:t xml:space="preserve">(license-out) </w:t>
        </w:r>
        <w:r w:rsidRPr="009A187D">
          <w:t>국내</w:t>
        </w:r>
        <w:r w:rsidRPr="009A187D">
          <w:t>∙</w:t>
        </w:r>
        <w:r w:rsidRPr="009A187D">
          <w:t>외</w:t>
        </w:r>
        <w:r w:rsidRPr="009A187D">
          <w:t xml:space="preserve"> </w:t>
        </w:r>
        <w:proofErr w:type="spellStart"/>
        <w:r w:rsidRPr="009A187D">
          <w:t>회사들로부터</w:t>
        </w:r>
        <w:proofErr w:type="spellEnd"/>
        <w:r w:rsidRPr="009A187D">
          <w:t xml:space="preserve"> </w:t>
        </w:r>
        <w:r w:rsidRPr="009A187D">
          <w:t>제공받은</w:t>
        </w:r>
        <w:r w:rsidRPr="009A187D">
          <w:t xml:space="preserve">(license-in) </w:t>
        </w:r>
        <w:r w:rsidRPr="009A187D">
          <w:t>지식재산권의</w:t>
        </w:r>
        <w:r w:rsidRPr="009A187D">
          <w:t xml:space="preserve"> </w:t>
        </w:r>
        <w:r w:rsidRPr="009A187D">
          <w:t>라이선스</w:t>
        </w:r>
        <w:r w:rsidRPr="009A187D">
          <w:t xml:space="preserve"> </w:t>
        </w:r>
        <w:r w:rsidRPr="009A187D">
          <w:t>또는</w:t>
        </w:r>
        <w:r w:rsidRPr="009A187D">
          <w:t xml:space="preserve"> </w:t>
        </w:r>
        <w:r w:rsidRPr="009A187D">
          <w:t>기타</w:t>
        </w:r>
        <w:r w:rsidRPr="009A187D">
          <w:t xml:space="preserve"> </w:t>
        </w:r>
        <w:r w:rsidRPr="009A187D">
          <w:t>사용권한에</w:t>
        </w:r>
        <w:r w:rsidRPr="009A187D">
          <w:t xml:space="preserve"> </w:t>
        </w:r>
        <w:r w:rsidRPr="009A187D">
          <w:t>관한</w:t>
        </w:r>
        <w:r w:rsidRPr="009A187D">
          <w:t xml:space="preserve"> </w:t>
        </w:r>
        <w:r w:rsidRPr="009A187D">
          <w:t>계약</w:t>
        </w:r>
        <w:r w:rsidRPr="009A187D">
          <w:t>.</w:t>
        </w:r>
      </w:ins>
    </w:p>
    <w:p w14:paraId="0241039D" w14:textId="77777777" w:rsidR="00282155" w:rsidRDefault="00282155" w:rsidP="00282155">
      <w:pPr>
        <w:pStyle w:val="LKLevel3"/>
        <w:rPr>
          <w:ins w:id="57" w:author="SL PARTNERS" w:date="2025-07-10T17:34:00Z" w16du:dateUtc="2025-07-10T08:34:00Z"/>
        </w:rPr>
      </w:pPr>
      <w:ins w:id="58" w:author="SL PARTNERS" w:date="2025-07-10T17:34:00Z" w16du:dateUtc="2025-07-10T08:34:00Z"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자에게</w:t>
        </w:r>
        <w:r>
          <w:rPr>
            <w:rFonts w:hint="eastAsia"/>
          </w:rPr>
          <w:t xml:space="preserve"> </w:t>
        </w:r>
        <w:r w:rsidRPr="00BB3FDC">
          <w:t>대상회사</w:t>
        </w:r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의사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결정에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거부권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동의권을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부여하거나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이사회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구성원의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지명권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추천권을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부여하는</w:t>
        </w:r>
        <w:r>
          <w:rPr>
            <w:rFonts w:hint="eastAsia"/>
          </w:rPr>
          <w:t xml:space="preserve"> </w:t>
        </w:r>
        <w:r w:rsidRPr="00BB3FDC">
          <w:t>계약</w:t>
        </w:r>
        <w:r w:rsidRPr="00BB3FDC">
          <w:t>.</w:t>
        </w:r>
      </w:ins>
    </w:p>
    <w:p w14:paraId="6B385BF5" w14:textId="77777777" w:rsidR="0019409A" w:rsidRPr="00292999" w:rsidRDefault="0019409A" w:rsidP="0019409A">
      <w:pPr>
        <w:pStyle w:val="LKLevel3"/>
        <w:rPr>
          <w:ins w:id="59" w:author="SL PARTNERS" w:date="2025-07-10T17:34:00Z" w16du:dateUtc="2025-07-10T08:34:00Z"/>
          <w:szCs w:val="22"/>
        </w:rPr>
      </w:pPr>
      <w:ins w:id="60" w:author="SL PARTNERS" w:date="2025-07-10T17:34:00Z" w16du:dateUtc="2025-07-10T08:34:00Z">
        <w:r w:rsidRPr="0034310C">
          <w:rPr>
            <w:rFonts w:eastAsia="바탕체"/>
            <w:spacing w:val="3"/>
            <w:szCs w:val="22"/>
          </w:rPr>
          <w:t>(</w:t>
        </w:r>
        <w:proofErr w:type="spellStart"/>
        <w:r w:rsidRPr="0034310C">
          <w:rPr>
            <w:rFonts w:eastAsia="바탕체"/>
            <w:spacing w:val="3"/>
            <w:szCs w:val="22"/>
          </w:rPr>
          <w:t>i</w:t>
        </w:r>
        <w:proofErr w:type="spellEnd"/>
        <w:r w:rsidRPr="0034310C">
          <w:rPr>
            <w:rFonts w:eastAsia="바탕체"/>
            <w:spacing w:val="3"/>
            <w:szCs w:val="22"/>
          </w:rPr>
          <w:t xml:space="preserve">) </w:t>
        </w:r>
        <w:r w:rsidRPr="0034310C">
          <w:rPr>
            <w:rFonts w:eastAsia="바탕체" w:hint="eastAsia"/>
            <w:spacing w:val="3"/>
            <w:szCs w:val="22"/>
          </w:rPr>
          <w:t>각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매도인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및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그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특수관계인</w:t>
        </w:r>
        <w:r w:rsidRPr="0034310C">
          <w:rPr>
            <w:rFonts w:eastAsia="바탕체"/>
            <w:spacing w:val="3"/>
            <w:szCs w:val="22"/>
          </w:rPr>
          <w:t xml:space="preserve">, (ii) </w:t>
        </w:r>
        <w:r w:rsidRPr="0034310C">
          <w:rPr>
            <w:rFonts w:eastAsia="바탕체" w:hint="eastAsia"/>
            <w:spacing w:val="3"/>
            <w:szCs w:val="22"/>
          </w:rPr>
          <w:t>대상회사의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특수관계인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임원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주주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해당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임원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주주의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특수관계인과의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동인들에게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경제적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이익이나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혜택을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주기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위한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>.</w:t>
        </w:r>
      </w:ins>
    </w:p>
    <w:p w14:paraId="277388E6" w14:textId="77777777" w:rsidR="0019409A" w:rsidRPr="00D72ACF" w:rsidRDefault="0019409A" w:rsidP="0019409A">
      <w:pPr>
        <w:pStyle w:val="LKLevel3"/>
        <w:rPr>
          <w:ins w:id="61" w:author="SL PARTNERS" w:date="2025-07-10T17:34:00Z" w16du:dateUtc="2025-07-10T08:34:00Z"/>
          <w:szCs w:val="22"/>
        </w:rPr>
      </w:pPr>
      <w:ins w:id="62" w:author="SL PARTNERS" w:date="2025-07-10T17:34:00Z" w16du:dateUtc="2025-07-10T08:34:00Z">
        <w:r w:rsidRPr="00D72ACF">
          <w:rPr>
            <w:szCs w:val="22"/>
          </w:rPr>
          <w:t>경업금지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고용금지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유인금지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최소물량보장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최혜국대우보장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등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대상회사의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사업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및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영업의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전부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또는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중요한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일부를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중대하게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제약하는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조건을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포함하는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계약</w:t>
        </w:r>
        <w:r>
          <w:rPr>
            <w:rFonts w:hint="eastAsia"/>
            <w:szCs w:val="22"/>
          </w:rPr>
          <w:t>.</w:t>
        </w:r>
      </w:ins>
    </w:p>
    <w:p w14:paraId="05E930EA" w14:textId="77777777" w:rsidR="00282155" w:rsidRPr="00BB3FDC" w:rsidRDefault="00282155" w:rsidP="00282155">
      <w:pPr>
        <w:pStyle w:val="LKLevel3"/>
        <w:rPr>
          <w:ins w:id="63" w:author="SL PARTNERS" w:date="2025-07-10T17:34:00Z" w16du:dateUtc="2025-07-10T08:34:00Z"/>
        </w:rPr>
      </w:pPr>
      <w:ins w:id="64" w:author="SL PARTNERS" w:date="2025-07-10T17:34:00Z" w16du:dateUtc="2025-07-10T08:34:00Z">
        <w:r w:rsidRPr="00BB3FDC">
          <w:t>단체협약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기타</w:t>
        </w:r>
        <w:r>
          <w:rPr>
            <w:rFonts w:hint="eastAsia"/>
          </w:rPr>
          <w:t xml:space="preserve"> </w:t>
        </w:r>
        <w:r w:rsidRPr="00BB3FDC">
          <w:t>노동조합</w:t>
        </w:r>
        <w:r w:rsidRPr="00BB3FDC">
          <w:t xml:space="preserve"> </w:t>
        </w:r>
        <w:r w:rsidRPr="00BB3FDC">
          <w:t>또는</w:t>
        </w:r>
        <w:r w:rsidRPr="00BB3FDC">
          <w:t xml:space="preserve"> </w:t>
        </w:r>
        <w:r>
          <w:rPr>
            <w:rFonts w:hint="eastAsia"/>
          </w:rPr>
          <w:t>근로자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단체와</w:t>
        </w:r>
        <w:r w:rsidRPr="00BB3FDC">
          <w:t xml:space="preserve"> </w:t>
        </w:r>
        <w:r w:rsidRPr="00BB3FDC">
          <w:t>집단적으로</w:t>
        </w:r>
        <w:r w:rsidRPr="00BB3FDC">
          <w:t xml:space="preserve"> </w:t>
        </w:r>
        <w:r w:rsidRPr="00BB3FDC">
          <w:t>체결하는</w:t>
        </w:r>
        <w:r w:rsidRPr="00BB3FDC">
          <w:t xml:space="preserve"> </w:t>
        </w:r>
        <w:r w:rsidRPr="00BB3FDC">
          <w:t>계약</w:t>
        </w:r>
      </w:ins>
    </w:p>
    <w:p w14:paraId="5E062B7E" w14:textId="77777777" w:rsidR="00282155" w:rsidRDefault="00282155" w:rsidP="00282155">
      <w:pPr>
        <w:pStyle w:val="LKLevel3"/>
        <w:ind w:left="1701" w:right="200" w:hanging="850"/>
        <w:rPr>
          <w:ins w:id="65" w:author="SL PARTNERS" w:date="2025-07-10T17:34:00Z" w16du:dateUtc="2025-07-10T08:34:00Z"/>
        </w:rPr>
      </w:pPr>
      <w:ins w:id="66" w:author="SL PARTNERS" w:date="2025-07-10T17:34:00Z" w16du:dateUtc="2025-07-10T08:34:00Z">
        <w:r>
          <w:rPr>
            <w:rFonts w:hint="eastAsia"/>
          </w:rPr>
          <w:t>대상회사의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최대주주의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경영권에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변동이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상대방이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해지할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있거나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상대방에게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동의권이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상대방에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협의의무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통지의무가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존재하는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</w:t>
        </w:r>
        <w:r>
          <w:rPr>
            <w:rFonts w:hint="eastAsia"/>
          </w:rPr>
          <w:t>.</w:t>
        </w:r>
      </w:ins>
    </w:p>
    <w:p w14:paraId="2DBF5A3D" w14:textId="77777777" w:rsidR="00282155" w:rsidRPr="00BB3FDC" w:rsidRDefault="00282155" w:rsidP="00282155">
      <w:pPr>
        <w:pStyle w:val="LKLevel3"/>
        <w:rPr>
          <w:ins w:id="67" w:author="SL PARTNERS" w:date="2025-07-10T17:34:00Z" w16du:dateUtc="2025-07-10T08:34:00Z"/>
        </w:rPr>
      </w:pPr>
      <w:ins w:id="68" w:author="SL PARTNERS" w:date="2025-07-10T17:34:00Z" w16du:dateUtc="2025-07-10T08:34:00Z">
        <w:r>
          <w:rPr>
            <w:rFonts w:hint="eastAsia"/>
          </w:rPr>
          <w:t>대상회사와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특수관계인간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</w:t>
        </w:r>
        <w:r>
          <w:rPr>
            <w:rFonts w:hint="eastAsia"/>
          </w:rPr>
          <w:t>.</w:t>
        </w:r>
      </w:ins>
    </w:p>
    <w:bookmarkEnd w:id="52"/>
    <w:p w14:paraId="20F5AB5B" w14:textId="77777777" w:rsidR="00282155" w:rsidRPr="000326A8" w:rsidRDefault="00282155" w:rsidP="00282155">
      <w:pPr>
        <w:pStyle w:val="LK2"/>
        <w:ind w:leftChars="400" w:left="800"/>
        <w:rPr>
          <w:ins w:id="69" w:author="SL PARTNERS" w:date="2025-07-10T17:34:00Z" w16du:dateUtc="2025-07-10T08:34:00Z"/>
        </w:rPr>
      </w:pPr>
      <w:ins w:id="70" w:author="SL PARTNERS" w:date="2025-07-10T17:34:00Z" w16du:dateUtc="2025-07-10T08:34:00Z">
        <w:r w:rsidRPr="000326A8">
          <w:t>“</w:t>
        </w:r>
        <w:r w:rsidRPr="000326A8">
          <w:rPr>
            <w:u w:val="single"/>
          </w:rPr>
          <w:t>지식재산권</w:t>
        </w:r>
        <w:r w:rsidRPr="000326A8">
          <w:t>”</w:t>
        </w:r>
        <w:r>
          <w:rPr>
            <w:rFonts w:hint="eastAsia"/>
          </w:rPr>
          <w:t>이란</w:t>
        </w:r>
        <w:r w:rsidRPr="000326A8">
          <w:t xml:space="preserve"> </w:t>
        </w:r>
        <w:r w:rsidRPr="000326A8">
          <w:t>등록</w:t>
        </w:r>
        <w:r w:rsidRPr="000326A8">
          <w:t xml:space="preserve"> </w:t>
        </w:r>
        <w:r w:rsidRPr="000326A8">
          <w:rPr>
            <w:szCs w:val="23"/>
          </w:rPr>
          <w:t>여부</w:t>
        </w:r>
        <w:r w:rsidRPr="000326A8">
          <w:t xml:space="preserve"> </w:t>
        </w:r>
        <w:r w:rsidRPr="000326A8">
          <w:t>또는</w:t>
        </w:r>
        <w:r w:rsidRPr="000326A8">
          <w:t xml:space="preserve"> </w:t>
        </w:r>
        <w:r w:rsidRPr="000326A8">
          <w:t>등록</w:t>
        </w:r>
        <w:r w:rsidRPr="000326A8">
          <w:t xml:space="preserve"> </w:t>
        </w:r>
        <w:r w:rsidRPr="000326A8">
          <w:t>가능</w:t>
        </w:r>
        <w:r w:rsidRPr="000326A8">
          <w:t xml:space="preserve"> </w:t>
        </w:r>
        <w:r w:rsidRPr="000326A8">
          <w:t>여부를</w:t>
        </w:r>
        <w:r w:rsidRPr="000326A8">
          <w:t xml:space="preserve"> </w:t>
        </w:r>
        <w:r w:rsidRPr="000326A8">
          <w:t>불문하고</w:t>
        </w:r>
        <w:r w:rsidRPr="000326A8">
          <w:t xml:space="preserve">, </w:t>
        </w:r>
        <w:r w:rsidRPr="000326A8">
          <w:t>상표</w:t>
        </w:r>
        <w:r w:rsidRPr="000326A8">
          <w:t xml:space="preserve">, </w:t>
        </w:r>
        <w:r w:rsidRPr="000326A8">
          <w:t>서비스표</w:t>
        </w:r>
        <w:r w:rsidRPr="000326A8">
          <w:t xml:space="preserve">, </w:t>
        </w:r>
        <w:r w:rsidRPr="000326A8">
          <w:t>상호</w:t>
        </w:r>
        <w:r w:rsidRPr="000326A8">
          <w:t xml:space="preserve">, </w:t>
        </w:r>
        <w:r w:rsidRPr="000326A8">
          <w:t>발명</w:t>
        </w:r>
        <w:r w:rsidRPr="000326A8">
          <w:t xml:space="preserve">, </w:t>
        </w:r>
        <w:r w:rsidRPr="000326A8">
          <w:t>특허</w:t>
        </w:r>
        <w:r w:rsidRPr="000326A8">
          <w:t xml:space="preserve">, </w:t>
        </w:r>
        <w:r w:rsidRPr="000326A8">
          <w:t>영업비밀</w:t>
        </w:r>
        <w:r w:rsidRPr="000326A8">
          <w:t xml:space="preserve">, </w:t>
        </w:r>
        <w:r w:rsidRPr="000326A8">
          <w:t>저작권</w:t>
        </w:r>
        <w:r w:rsidRPr="000326A8">
          <w:t xml:space="preserve">, </w:t>
        </w:r>
        <w:r w:rsidRPr="000326A8">
          <w:t>연구개발</w:t>
        </w:r>
        <w:r w:rsidRPr="000326A8">
          <w:t xml:space="preserve"> </w:t>
        </w:r>
        <w:r w:rsidRPr="000326A8">
          <w:t>결과물</w:t>
        </w:r>
        <w:r w:rsidRPr="000326A8">
          <w:t xml:space="preserve">, </w:t>
        </w:r>
        <w:r w:rsidRPr="000326A8">
          <w:t>노하우</w:t>
        </w:r>
        <w:r w:rsidRPr="000326A8">
          <w:t xml:space="preserve">, </w:t>
        </w:r>
        <w:r w:rsidRPr="000326A8">
          <w:t>인터넷</w:t>
        </w:r>
        <w:r w:rsidRPr="000326A8">
          <w:t xml:space="preserve"> </w:t>
        </w:r>
        <w:r w:rsidRPr="000326A8">
          <w:t>도메인이나</w:t>
        </w:r>
        <w:r w:rsidRPr="000326A8">
          <w:t xml:space="preserve"> </w:t>
        </w:r>
        <w:r w:rsidRPr="000326A8">
          <w:t>기타</w:t>
        </w:r>
        <w:r w:rsidRPr="000326A8">
          <w:t xml:space="preserve"> </w:t>
        </w:r>
        <w:r w:rsidRPr="000326A8">
          <w:t>유사한</w:t>
        </w:r>
        <w:r w:rsidRPr="000326A8">
          <w:t xml:space="preserve"> </w:t>
        </w:r>
        <w:r w:rsidRPr="000326A8">
          <w:t>종류의</w:t>
        </w:r>
        <w:r w:rsidRPr="000326A8">
          <w:t xml:space="preserve"> </w:t>
        </w:r>
        <w:r w:rsidRPr="000326A8">
          <w:t>지식재산권과</w:t>
        </w:r>
        <w:r w:rsidRPr="000326A8">
          <w:t xml:space="preserve"> </w:t>
        </w:r>
        <w:r w:rsidRPr="000326A8">
          <w:t>그에</w:t>
        </w:r>
        <w:r w:rsidRPr="000326A8">
          <w:t xml:space="preserve"> </w:t>
        </w:r>
        <w:r w:rsidRPr="000326A8">
          <w:t>대한</w:t>
        </w:r>
        <w:r w:rsidRPr="000326A8">
          <w:t xml:space="preserve"> </w:t>
        </w:r>
        <w:r w:rsidRPr="000326A8">
          <w:t>등록</w:t>
        </w:r>
        <w:r w:rsidRPr="000326A8">
          <w:t xml:space="preserve"> </w:t>
        </w:r>
        <w:r w:rsidRPr="000326A8">
          <w:t>및</w:t>
        </w:r>
        <w:r w:rsidRPr="000326A8">
          <w:t xml:space="preserve"> </w:t>
        </w:r>
        <w:r w:rsidRPr="000326A8">
          <w:t>출원을</w:t>
        </w:r>
        <w:r w:rsidRPr="000326A8">
          <w:t xml:space="preserve"> </w:t>
        </w:r>
        <w:r w:rsidRPr="000326A8">
          <w:t>총칭한다</w:t>
        </w:r>
        <w:r w:rsidRPr="000326A8">
          <w:t>.</w:t>
        </w:r>
      </w:ins>
    </w:p>
    <w:p w14:paraId="5817A77F" w14:textId="1FE1206E" w:rsidR="00282155" w:rsidRDefault="007415CF" w:rsidP="00282155">
      <w:pPr>
        <w:pStyle w:val="LK2"/>
        <w:ind w:leftChars="400" w:left="800"/>
        <w:rPr>
          <w:ins w:id="71" w:author="SL PARTNERS" w:date="2025-07-10T17:34:00Z" w16du:dateUtc="2025-07-10T08:34:00Z"/>
        </w:rPr>
      </w:pPr>
      <w:ins w:id="72" w:author="SL PARTNERS" w:date="2025-07-10T17:34:00Z" w16du:dateUtc="2025-07-10T08:34:00Z">
        <w:r>
          <w:rPr>
            <w:szCs w:val="22"/>
          </w:rPr>
          <w:t>“</w:t>
        </w:r>
        <w:r w:rsidRPr="00292999">
          <w:rPr>
            <w:szCs w:val="22"/>
            <w:u w:val="single"/>
          </w:rPr>
          <w:t>통상적인</w:t>
        </w:r>
        <w:r w:rsidRPr="00292999">
          <w:rPr>
            <w:szCs w:val="22"/>
            <w:u w:val="single"/>
          </w:rPr>
          <w:t xml:space="preserve"> </w:t>
        </w:r>
        <w:r w:rsidRPr="00292999">
          <w:rPr>
            <w:szCs w:val="22"/>
            <w:u w:val="single"/>
          </w:rPr>
          <w:t>사업과정</w:t>
        </w:r>
        <w:r>
          <w:rPr>
            <w:szCs w:val="22"/>
          </w:rPr>
          <w:t>”</w:t>
        </w:r>
        <w:r w:rsidRPr="00292999">
          <w:rPr>
            <w:rFonts w:hint="eastAsia"/>
            <w:szCs w:val="22"/>
          </w:rPr>
          <w:t>이란</w:t>
        </w:r>
        <w:r w:rsidRPr="00292999">
          <w:rPr>
            <w:szCs w:val="22"/>
          </w:rPr>
          <w:t xml:space="preserve"> </w:t>
        </w:r>
        <w:r w:rsidRPr="0034310C">
          <w:rPr>
            <w:rFonts w:hint="eastAsia"/>
            <w:szCs w:val="22"/>
          </w:rPr>
          <w:t>대상회사가</w:t>
        </w:r>
        <w:r w:rsidRPr="0034310C">
          <w:rPr>
            <w:szCs w:val="22"/>
          </w:rPr>
          <w:t xml:space="preserve"> </w:t>
        </w:r>
        <w:r w:rsidRPr="0034310C">
          <w:rPr>
            <w:rFonts w:hint="eastAsia"/>
            <w:szCs w:val="22"/>
          </w:rPr>
          <w:t>영업을</w:t>
        </w:r>
        <w:r w:rsidRPr="0034310C">
          <w:rPr>
            <w:szCs w:val="22"/>
          </w:rPr>
          <w:t xml:space="preserve"> </w:t>
        </w:r>
        <w:r w:rsidRPr="0034310C">
          <w:rPr>
            <w:rFonts w:hint="eastAsia"/>
            <w:szCs w:val="22"/>
          </w:rPr>
          <w:t>계속함에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있어서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일상적으로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행하는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영업범위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내의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사무이면서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경영에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중요한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영향을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주지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않는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통상의</w:t>
        </w:r>
        <w:r w:rsidRPr="0034310C">
          <w:rPr>
            <w:rFonts w:eastAsia="바탕체"/>
            <w:bCs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bCs/>
            <w:spacing w:val="3"/>
            <w:szCs w:val="22"/>
          </w:rPr>
          <w:t>업무로서</w:t>
        </w:r>
        <w:r w:rsidRPr="0034310C">
          <w:rPr>
            <w:rFonts w:eastAsia="바탕체"/>
            <w:bCs/>
            <w:spacing w:val="3"/>
            <w:szCs w:val="22"/>
          </w:rPr>
          <w:t xml:space="preserve">, </w:t>
        </w:r>
        <w:r w:rsidRPr="00292999">
          <w:rPr>
            <w:szCs w:val="22"/>
          </w:rPr>
          <w:t>전체적으로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과거의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사업관행에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부합하는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적법한</w:t>
        </w:r>
        <w:r w:rsidRPr="00292999">
          <w:rPr>
            <w:rFonts w:hint="eastAsia"/>
            <w:szCs w:val="22"/>
          </w:rPr>
          <w:t xml:space="preserve"> </w:t>
        </w:r>
        <w:r w:rsidRPr="00292999">
          <w:rPr>
            <w:szCs w:val="22"/>
          </w:rPr>
          <w:t>사업과정</w:t>
        </w:r>
        <w:r w:rsidRPr="00292999">
          <w:rPr>
            <w:rFonts w:hint="eastAsia"/>
            <w:szCs w:val="22"/>
          </w:rPr>
          <w:t xml:space="preserve"> </w:t>
        </w:r>
        <w:r w:rsidRPr="00292999">
          <w:rPr>
            <w:rFonts w:hint="eastAsia"/>
            <w:szCs w:val="22"/>
          </w:rPr>
          <w:t>내지</w:t>
        </w:r>
        <w:r w:rsidRPr="00292999">
          <w:rPr>
            <w:rFonts w:hint="eastAsia"/>
            <w:szCs w:val="22"/>
          </w:rPr>
          <w:t xml:space="preserve"> </w:t>
        </w:r>
        <w:r w:rsidRPr="00292999">
          <w:rPr>
            <w:rFonts w:hint="eastAsia"/>
            <w:szCs w:val="22"/>
          </w:rPr>
          <w:t>활동</w:t>
        </w:r>
        <w:r w:rsidRPr="00292999">
          <w:rPr>
            <w:szCs w:val="22"/>
          </w:rPr>
          <w:t>을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말</w:t>
        </w:r>
        <w:r w:rsidRPr="00292999">
          <w:rPr>
            <w:szCs w:val="22"/>
          </w:rPr>
          <w:t>한다</w:t>
        </w:r>
        <w:r w:rsidRPr="00292999" w:rsidDel="0066372B">
          <w:rPr>
            <w:szCs w:val="22"/>
          </w:rPr>
          <w:t xml:space="preserve"> </w:t>
        </w:r>
        <w:r>
          <w:rPr>
            <w:szCs w:val="22"/>
          </w:rPr>
          <w:t>“</w:t>
        </w:r>
        <w:r w:rsidRPr="00292999">
          <w:rPr>
            <w:szCs w:val="22"/>
            <w:u w:val="single"/>
          </w:rPr>
          <w:t>필요적</w:t>
        </w:r>
        <w:r w:rsidRPr="00292999">
          <w:rPr>
            <w:szCs w:val="22"/>
            <w:u w:val="single"/>
          </w:rPr>
          <w:t xml:space="preserve"> </w:t>
        </w:r>
        <w:r w:rsidRPr="00292999">
          <w:rPr>
            <w:szCs w:val="22"/>
            <w:u w:val="single"/>
          </w:rPr>
          <w:t>승인</w:t>
        </w:r>
        <w:r>
          <w:rPr>
            <w:szCs w:val="22"/>
          </w:rPr>
          <w:t>”</w:t>
        </w:r>
        <w:r w:rsidRPr="00292999">
          <w:rPr>
            <w:szCs w:val="22"/>
          </w:rPr>
          <w:t>이란</w:t>
        </w:r>
        <w:r w:rsidRPr="00292999">
          <w:rPr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어느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당사자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대상회사에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대하여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본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계약의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체결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및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이행과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관련하여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당해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당사자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대상회사가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받거나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완료해야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하는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정부승인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제</w:t>
        </w:r>
        <w:r w:rsidRPr="0034310C">
          <w:rPr>
            <w:rFonts w:eastAsia="바탕체"/>
            <w:szCs w:val="22"/>
          </w:rPr>
          <w:t>3</w:t>
        </w:r>
        <w:r w:rsidRPr="0034310C">
          <w:rPr>
            <w:rFonts w:eastAsia="바탕체" w:hint="eastAsia"/>
            <w:szCs w:val="22"/>
          </w:rPr>
          <w:t>자</w:t>
        </w:r>
        <w:r w:rsidRPr="0034310C">
          <w:rPr>
            <w:rFonts w:eastAsia="바탕체"/>
            <w:szCs w:val="22"/>
          </w:rPr>
          <w:t>(</w:t>
        </w:r>
        <w:r w:rsidRPr="0034310C">
          <w:rPr>
            <w:rFonts w:eastAsia="바탕체" w:hint="eastAsia"/>
            <w:szCs w:val="22"/>
          </w:rPr>
          <w:t>정부기관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제외</w:t>
        </w:r>
        <w:r w:rsidRPr="0034310C">
          <w:rPr>
            <w:rFonts w:eastAsia="바탕체"/>
            <w:szCs w:val="22"/>
          </w:rPr>
          <w:t>)</w:t>
        </w:r>
        <w:r w:rsidRPr="0034310C">
          <w:rPr>
            <w:rFonts w:eastAsia="바탕체" w:hint="eastAsia"/>
            <w:szCs w:val="22"/>
          </w:rPr>
          <w:t>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동의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승인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제</w:t>
        </w:r>
        <w:r w:rsidRPr="0034310C">
          <w:rPr>
            <w:rFonts w:eastAsia="바탕체"/>
            <w:szCs w:val="22"/>
          </w:rPr>
          <w:t>3</w:t>
        </w:r>
        <w:r w:rsidRPr="0034310C">
          <w:rPr>
            <w:rFonts w:eastAsia="바탕체" w:hint="eastAsia"/>
            <w:szCs w:val="22"/>
          </w:rPr>
          <w:t>자에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대한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사전협의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또는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사전통지를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szCs w:val="22"/>
          </w:rPr>
          <w:t>의미한다</w:t>
        </w:r>
        <w:r w:rsidRPr="0034310C">
          <w:rPr>
            <w:rFonts w:eastAsia="바탕체"/>
            <w:szCs w:val="22"/>
          </w:rPr>
          <w:t xml:space="preserve">. </w:t>
        </w:r>
        <w:r w:rsidRPr="00292999">
          <w:rPr>
            <w:rFonts w:hint="eastAsia"/>
            <w:szCs w:val="22"/>
            <w:highlight w:val="yellow"/>
          </w:rPr>
          <w:t>[</w:t>
        </w:r>
        <w:r w:rsidRPr="00292999">
          <w:rPr>
            <w:szCs w:val="22"/>
            <w:highlight w:val="yellow"/>
          </w:rPr>
          <w:t>Note to Seller: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필요적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승인은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매수인과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매도인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상호에게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필요로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하는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내용이라</w:t>
        </w:r>
        <w:r w:rsidRPr="00292999">
          <w:rPr>
            <w:rFonts w:hint="eastAsia"/>
            <w:szCs w:val="22"/>
            <w:highlight w:val="yellow"/>
          </w:rPr>
          <w:t xml:space="preserve"> </w:t>
        </w:r>
        <w:r w:rsidRPr="00292999">
          <w:rPr>
            <w:rFonts w:hint="eastAsia"/>
            <w:szCs w:val="22"/>
            <w:highlight w:val="yellow"/>
          </w:rPr>
          <w:t>보입니다</w:t>
        </w:r>
        <w:r w:rsidRPr="00292999">
          <w:rPr>
            <w:rFonts w:hint="eastAsia"/>
            <w:szCs w:val="22"/>
            <w:highlight w:val="yellow"/>
          </w:rPr>
          <w:t>.]</w:t>
        </w:r>
      </w:ins>
    </w:p>
    <w:p w14:paraId="40819B6C" w14:textId="77777777" w:rsidR="00F14AEB" w:rsidRPr="000326A8" w:rsidRDefault="00F14AEB" w:rsidP="00877E3D">
      <w:pPr>
        <w:pStyle w:val="LKLevel2"/>
      </w:pPr>
      <w:bookmarkStart w:id="73" w:name="_Toc176821170"/>
      <w:r w:rsidRPr="000326A8">
        <w:t>해석</w:t>
      </w:r>
      <w:r w:rsidRPr="000326A8">
        <w:rPr>
          <w:u w:val="none"/>
        </w:rPr>
        <w:t>.</w:t>
      </w:r>
      <w:bookmarkEnd w:id="73"/>
      <w:r w:rsidRPr="000326A8">
        <w:rPr>
          <w:u w:val="none"/>
        </w:rPr>
        <w:t xml:space="preserve"> </w:t>
      </w:r>
    </w:p>
    <w:p w14:paraId="47345BAB" w14:textId="77777777" w:rsidR="00F14AEB" w:rsidRPr="000326A8" w:rsidRDefault="00F14AEB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>, (</w:t>
      </w:r>
      <w:proofErr w:type="spellStart"/>
      <w:r w:rsidRPr="000326A8">
        <w:t>i</w:t>
      </w:r>
      <w:proofErr w:type="spellEnd"/>
      <w:r w:rsidRPr="000326A8">
        <w:t xml:space="preserve">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언급된</w:t>
      </w:r>
      <w:r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Pr="000326A8">
        <w:t xml:space="preserve">, (ii)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“</w:t>
      </w:r>
      <w:r w:rsidRPr="000326A8">
        <w:t>포함한다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Pr="000326A8">
        <w:t xml:space="preserve">, (iii)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 xml:space="preserve">, (iv)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“</w:t>
      </w:r>
      <w:r w:rsidRPr="000326A8">
        <w:t>영업일</w:t>
      </w:r>
      <w:r w:rsidRPr="000326A8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달력</w:t>
      </w:r>
      <w:r w:rsidRPr="000326A8">
        <w:t xml:space="preserve"> </w:t>
      </w:r>
      <w:r w:rsidRPr="000326A8">
        <w:t>상의</w:t>
      </w:r>
      <w:r w:rsidRPr="000326A8">
        <w:t xml:space="preserve"> </w:t>
      </w:r>
      <w:r w:rsidRPr="000326A8">
        <w:t>일수를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Pr="000326A8">
        <w:t>간주되고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상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조항의</w:t>
      </w:r>
      <w:r w:rsidRPr="000326A8">
        <w:t xml:space="preserve"> </w:t>
      </w:r>
      <w:r w:rsidRPr="000326A8">
        <w:t>표제는</w:t>
      </w:r>
      <w:r w:rsidRPr="000326A8">
        <w:t xml:space="preserve"> </w:t>
      </w:r>
      <w:r w:rsidRPr="000326A8">
        <w:t>오로지</w:t>
      </w:r>
      <w:r w:rsidRPr="000326A8">
        <w:t xml:space="preserve"> </w:t>
      </w:r>
      <w:r w:rsidRPr="000326A8">
        <w:t>편의의</w:t>
      </w:r>
      <w:r w:rsidRPr="000326A8">
        <w:t xml:space="preserve"> </w:t>
      </w:r>
      <w:r w:rsidRPr="000326A8">
        <w:t>목적을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>
        <w:rPr>
          <w:rFonts w:hint="eastAsia"/>
        </w:rPr>
        <w:t>해석</w:t>
      </w:r>
      <w:r w:rsidRPr="000326A8">
        <w:t>에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2554958C" w14:textId="4C4A2C70" w:rsidR="00F14AEB" w:rsidRPr="00B81A47" w:rsidRDefault="00F14AEB" w:rsidP="00B81A47">
      <w:pPr>
        <w:pStyle w:val="LKLevel1"/>
      </w:pPr>
      <w:bookmarkStart w:id="74" w:name="_Toc56430851"/>
      <w:bookmarkStart w:id="75" w:name="_Toc325125166"/>
      <w:bookmarkStart w:id="76" w:name="_Toc515548439"/>
      <w:bookmarkStart w:id="77" w:name="_Toc176821171"/>
      <w:bookmarkEnd w:id="74"/>
      <w:r w:rsidRPr="000326A8">
        <w:t>대상주식의</w:t>
      </w:r>
      <w:r w:rsidRPr="000326A8">
        <w:t xml:space="preserve"> </w:t>
      </w:r>
      <w:r w:rsidRPr="000326A8">
        <w:t>매매</w:t>
      </w:r>
      <w:bookmarkEnd w:id="75"/>
      <w:bookmarkEnd w:id="76"/>
      <w:bookmarkEnd w:id="77"/>
    </w:p>
    <w:p w14:paraId="38F9D5B4" w14:textId="77777777" w:rsidR="00F14AEB" w:rsidRPr="000326A8" w:rsidRDefault="00F14AEB" w:rsidP="00877E3D">
      <w:pPr>
        <w:pStyle w:val="LKLevel2"/>
      </w:pPr>
      <w:r w:rsidRPr="00AC1577">
        <w:tab/>
      </w:r>
      <w:bookmarkStart w:id="78" w:name="_Toc176821172"/>
      <w:r w:rsidRPr="00AC1577">
        <w:rPr>
          <w:rFonts w:hint="eastAsia"/>
        </w:rPr>
        <w:t>대상주식의</w:t>
      </w:r>
      <w:r w:rsidRPr="00AC1577">
        <w:t xml:space="preserve"> </w:t>
      </w:r>
      <w:r w:rsidRPr="003E2C48">
        <w:t>매</w:t>
      </w:r>
      <w:r w:rsidRPr="000326A8">
        <w:t>매</w:t>
      </w:r>
      <w:r w:rsidRPr="000326A8">
        <w:t>.</w:t>
      </w:r>
      <w:bookmarkEnd w:id="78"/>
    </w:p>
    <w:p w14:paraId="63883CEB" w14:textId="49138275" w:rsidR="00F14AEB" w:rsidRPr="000326A8" w:rsidRDefault="00F14AEB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Pr="000326A8">
        <w:t>매도인</w:t>
      </w:r>
      <w:r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C95FE1A" w14:textId="77777777" w:rsidR="00F14AEB" w:rsidRPr="000326A8" w:rsidRDefault="00F14AEB" w:rsidP="00877E3D">
      <w:pPr>
        <w:pStyle w:val="LKLevel2"/>
      </w:pPr>
      <w:r w:rsidRPr="000326A8">
        <w:rPr>
          <w:u w:val="none"/>
        </w:rPr>
        <w:tab/>
      </w:r>
      <w:bookmarkStart w:id="79" w:name="_Ref105673271"/>
      <w:bookmarkStart w:id="80" w:name="_Toc176821173"/>
      <w:r w:rsidRPr="000326A8">
        <w:t>매매대금</w:t>
      </w:r>
      <w:r w:rsidRPr="000326A8">
        <w:t>.</w:t>
      </w:r>
      <w:bookmarkEnd w:id="79"/>
      <w:bookmarkEnd w:id="80"/>
    </w:p>
    <w:p w14:paraId="21421984" w14:textId="703B2602" w:rsidR="00F14AEB" w:rsidRDefault="00F14AEB" w:rsidP="00B2531D">
      <w:pPr>
        <w:pStyle w:val="LKLevel3"/>
      </w:pPr>
      <w:bookmarkStart w:id="81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>
        <w:rPr>
          <w:rFonts w:hint="eastAsia"/>
        </w:rPr>
        <w:t>(</w:t>
      </w:r>
      <w:r>
        <w:t>“</w:t>
      </w:r>
      <w:r w:rsidRPr="00A129A9">
        <w:rPr>
          <w:rFonts w:hint="eastAsia"/>
          <w:u w:val="single"/>
        </w:rPr>
        <w:t>매매대금</w:t>
      </w:r>
      <w:r>
        <w:t>”</w:t>
      </w:r>
      <w:r>
        <w:rPr>
          <w:rFonts w:hint="eastAsia"/>
        </w:rPr>
        <w:t>)</w:t>
      </w:r>
      <w:r w:rsidRPr="000326A8">
        <w:t>은</w:t>
      </w:r>
      <w:r w:rsidRPr="000326A8">
        <w:t xml:space="preserve"> </w:t>
      </w:r>
      <w:r w:rsidR="009F19EF" w:rsidRPr="009F19EF">
        <w:rPr>
          <w:rFonts w:hint="eastAsia"/>
        </w:rPr>
        <w:t>금</w:t>
      </w:r>
      <w:r w:rsidR="009F19EF" w:rsidRPr="009F19EF">
        <w:rPr>
          <w:rFonts w:hint="eastAsia"/>
        </w:rPr>
        <w:t xml:space="preserve"> </w:t>
      </w:r>
      <w:r w:rsidR="00E82857">
        <w:rPr>
          <w:rFonts w:hint="eastAsia"/>
        </w:rPr>
        <w:t>[</w:t>
      </w:r>
      <w:r w:rsidR="00E82857">
        <w:t>*]</w:t>
      </w:r>
      <w:r w:rsidR="009F19EF" w:rsidRPr="009F19EF">
        <w:rPr>
          <w:rFonts w:hint="eastAsia"/>
        </w:rPr>
        <w:t>(</w:t>
      </w:r>
      <w:r w:rsidR="00E82857">
        <w:t>[*]</w:t>
      </w:r>
      <w:r w:rsidR="009F19EF" w:rsidRPr="009F19EF">
        <w:rPr>
          <w:rFonts w:hint="eastAsia"/>
        </w:rPr>
        <w:t>)</w:t>
      </w:r>
      <w:r w:rsidRPr="000326A8">
        <w:t>원</w:t>
      </w:r>
      <w:r>
        <w:rPr>
          <w:rFonts w:hint="eastAsia"/>
        </w:rPr>
        <w:t>(</w:t>
      </w:r>
      <w:r>
        <w:t>“</w:t>
      </w:r>
      <w:r>
        <w:rPr>
          <w:rFonts w:hint="eastAsia"/>
          <w:u w:val="single"/>
        </w:rPr>
        <w:t>기준</w:t>
      </w:r>
      <w:r w:rsidRPr="00DA0CED">
        <w:rPr>
          <w:rFonts w:hint="eastAsia"/>
          <w:u w:val="single"/>
        </w:rPr>
        <w:t xml:space="preserve"> </w:t>
      </w:r>
      <w:r w:rsidRPr="00DA0CED">
        <w:rPr>
          <w:rFonts w:hint="eastAsia"/>
          <w:u w:val="single"/>
        </w:rPr>
        <w:t>매매대금</w:t>
      </w:r>
      <w:r>
        <w:t>”</w:t>
      </w:r>
      <w:r>
        <w:rPr>
          <w:rFonts w:hint="eastAsia"/>
        </w:rPr>
        <w:t>)</w:t>
      </w:r>
      <w:r w:rsidRPr="000326A8">
        <w:t>으로</w:t>
      </w:r>
      <w:r>
        <w:rPr>
          <w:rFonts w:hint="eastAsia"/>
        </w:rPr>
        <w:t xml:space="preserve"> </w:t>
      </w:r>
      <w:r w:rsidRPr="00BB457F">
        <w:rPr>
          <w:rFonts w:hint="eastAsia"/>
        </w:rPr>
        <w:t>한다</w:t>
      </w:r>
      <w:r w:rsidRPr="000326A8">
        <w:rPr>
          <w:rFonts w:hint="eastAsia"/>
        </w:rPr>
        <w:t>.</w:t>
      </w:r>
      <w:bookmarkEnd w:id="81"/>
      <w:r>
        <w:rPr>
          <w:rFonts w:hint="eastAsia"/>
        </w:rPr>
        <w:t xml:space="preserve"> </w:t>
      </w:r>
    </w:p>
    <w:p w14:paraId="4F86340F" w14:textId="77777777" w:rsidR="00F14AEB" w:rsidRDefault="00F14AE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기타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어떠한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명목으로도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매매대금의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공제</w:t>
      </w:r>
      <w:r>
        <w:rPr>
          <w:rFonts w:hint="eastAsia"/>
        </w:rPr>
        <w:t xml:space="preserve">, </w:t>
      </w:r>
      <w:r>
        <w:rPr>
          <w:rFonts w:hint="eastAsia"/>
        </w:rPr>
        <w:t>조정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기타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감액을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주장할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수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없다</w:t>
      </w:r>
      <w:r w:rsidRPr="000326A8">
        <w:rPr>
          <w:rFonts w:hint="eastAsia"/>
        </w:rPr>
        <w:t>.</w:t>
      </w:r>
      <w:r w:rsidRPr="000326A8">
        <w:t xml:space="preserve"> </w:t>
      </w:r>
    </w:p>
    <w:p w14:paraId="686CB866" w14:textId="42B0924C" w:rsidR="00244D61" w:rsidRPr="000326A8" w:rsidRDefault="00244D61" w:rsidP="00995F66">
      <w:pPr>
        <w:pStyle w:val="LKLevel2"/>
        <w:numPr>
          <w:ilvl w:val="0"/>
          <w:numId w:val="0"/>
        </w:numPr>
        <w:ind w:left="794"/>
        <w:rPr>
          <w:ins w:id="82" w:author="SL PARTNERS" w:date="2025-07-10T17:34:00Z" w16du:dateUtc="2025-07-10T08:34:00Z"/>
        </w:rPr>
      </w:pPr>
    </w:p>
    <w:p w14:paraId="0C139B37" w14:textId="77777777" w:rsidR="00F14AEB" w:rsidRPr="000326A8" w:rsidRDefault="00F14AEB" w:rsidP="00877E3D">
      <w:pPr>
        <w:pStyle w:val="LKLevel1"/>
      </w:pPr>
      <w:bookmarkStart w:id="83" w:name="_Toc325125168"/>
      <w:bookmarkStart w:id="84" w:name="_Toc515548440"/>
      <w:bookmarkStart w:id="85" w:name="_Ref105666231"/>
      <w:bookmarkStart w:id="86" w:name="_Ref105666246"/>
      <w:bookmarkStart w:id="87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83"/>
      <w:bookmarkEnd w:id="84"/>
      <w:bookmarkEnd w:id="85"/>
      <w:bookmarkEnd w:id="86"/>
      <w:bookmarkEnd w:id="87"/>
    </w:p>
    <w:p w14:paraId="67364EEA" w14:textId="77777777" w:rsidR="00F14AEB" w:rsidRPr="000326A8" w:rsidRDefault="00F14AEB" w:rsidP="00877E3D">
      <w:pPr>
        <w:pStyle w:val="LKLevel2"/>
      </w:pPr>
      <w:bookmarkStart w:id="88" w:name="_Ref105673345"/>
      <w:bookmarkStart w:id="89" w:name="_Toc176821176"/>
      <w:r w:rsidRPr="000326A8">
        <w:t>거래종결</w:t>
      </w:r>
      <w:r w:rsidRPr="000326A8">
        <w:t>.</w:t>
      </w:r>
      <w:bookmarkEnd w:id="88"/>
      <w:bookmarkEnd w:id="89"/>
    </w:p>
    <w:p w14:paraId="297E6138" w14:textId="24923C67" w:rsidR="00F14AEB" w:rsidRPr="000326A8" w:rsidRDefault="00F14AEB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Pr="00155AE8">
        <w:t xml:space="preserve"> </w:t>
      </w:r>
      <w:r w:rsidRPr="00155AE8">
        <w:t>거래의</w:t>
      </w:r>
      <w:r w:rsidRPr="00155AE8">
        <w:t xml:space="preserve"> </w:t>
      </w:r>
      <w:r w:rsidRPr="00155AE8">
        <w:t>종결</w:t>
      </w:r>
      <w:r w:rsidRPr="00155AE8">
        <w:t>(“</w:t>
      </w:r>
      <w:r w:rsidRPr="00155AE8">
        <w:rPr>
          <w:szCs w:val="22"/>
          <w:u w:val="single"/>
        </w:rPr>
        <w:t>거래종결</w:t>
      </w:r>
      <w:r w:rsidRPr="00155AE8">
        <w:t>”)</w:t>
      </w:r>
      <w:r w:rsidRPr="00155AE8">
        <w:t>은</w:t>
      </w:r>
      <w:r w:rsidRPr="000326A8">
        <w:t xml:space="preserve">, </w:t>
      </w:r>
      <w:r w:rsidRPr="00877405">
        <w:rPr>
          <w:u w:val="single"/>
        </w:rPr>
        <w:fldChar w:fldCharType="begin"/>
      </w:r>
      <w:r w:rsidRPr="00877405">
        <w:rPr>
          <w:u w:val="single"/>
        </w:rPr>
        <w:instrText xml:space="preserve"> REF _Ref105666281 \w \h </w:instrText>
      </w:r>
      <w:r>
        <w:rPr>
          <w:u w:val="single"/>
        </w:rPr>
        <w:instrText xml:space="preserve"> \* MERGEFORMAT </w:instrText>
      </w:r>
      <w:r w:rsidRPr="00877405">
        <w:rPr>
          <w:u w:val="single"/>
        </w:rPr>
      </w:r>
      <w:r w:rsidRPr="00877405">
        <w:rPr>
          <w:u w:val="single"/>
        </w:rPr>
        <w:fldChar w:fldCharType="separate"/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6</w:t>
      </w:r>
      <w:r>
        <w:rPr>
          <w:rFonts w:hint="eastAsia"/>
          <w:u w:val="single"/>
        </w:rPr>
        <w:t>조</w:t>
      </w:r>
      <w:r w:rsidRPr="00877405">
        <w:rPr>
          <w:u w:val="single"/>
        </w:rPr>
        <w:fldChar w:fldCharType="end"/>
      </w:r>
      <w:r w:rsidRPr="00F15F4C">
        <w:t>에서</w:t>
      </w:r>
      <w:r w:rsidRPr="00F15F4C">
        <w:t xml:space="preserve"> </w:t>
      </w:r>
      <w:r w:rsidRPr="00F15F4C">
        <w:t>정한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A1602">
        <w:t>모두</w:t>
      </w:r>
      <w:r w:rsidRPr="000A1602">
        <w:t xml:space="preserve"> </w:t>
      </w:r>
      <w:r w:rsidRPr="000A1602">
        <w:t>충족</w:t>
      </w:r>
      <w:r w:rsidRPr="000A1602">
        <w:t>(</w:t>
      </w:r>
      <w:r w:rsidRPr="00877405">
        <w:rPr>
          <w:u w:val="single"/>
        </w:rPr>
        <w:fldChar w:fldCharType="begin"/>
      </w:r>
      <w:r w:rsidRPr="00877405">
        <w:rPr>
          <w:u w:val="single"/>
        </w:rPr>
        <w:instrText xml:space="preserve"> REF _Ref105666294 \w \h </w:instrText>
      </w:r>
      <w:r>
        <w:rPr>
          <w:u w:val="single"/>
        </w:rPr>
        <w:instrText xml:space="preserve"> \* MERGEFORMAT </w:instrText>
      </w:r>
      <w:r w:rsidRPr="00877405">
        <w:rPr>
          <w:u w:val="single"/>
        </w:rPr>
      </w:r>
      <w:r w:rsidRPr="00877405">
        <w:rPr>
          <w:u w:val="single"/>
        </w:rPr>
        <w:fldChar w:fldCharType="separate"/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6</w:t>
      </w:r>
      <w:r>
        <w:rPr>
          <w:rFonts w:hint="eastAsia"/>
          <w:u w:val="single"/>
        </w:rPr>
        <w:t>조</w:t>
      </w:r>
      <w:r w:rsidRPr="00877405">
        <w:rPr>
          <w:u w:val="single"/>
        </w:rPr>
        <w:fldChar w:fldCharType="end"/>
      </w:r>
      <w:r w:rsidRPr="000A1602">
        <w:t>에서</w:t>
      </w:r>
      <w:r w:rsidRPr="000A1602">
        <w:t xml:space="preserve"> </w:t>
      </w:r>
      <w:r w:rsidRPr="000A1602">
        <w:t>정한</w:t>
      </w:r>
      <w:r w:rsidRPr="000A1602">
        <w:t xml:space="preserve"> </w:t>
      </w:r>
      <w:r w:rsidRPr="000A1602">
        <w:t>바에</w:t>
      </w:r>
      <w:r w:rsidRPr="000A1602">
        <w:t xml:space="preserve"> </w:t>
      </w:r>
      <w:r w:rsidRPr="000A1602">
        <w:t>따라</w:t>
      </w:r>
      <w:r w:rsidRPr="000326A8">
        <w:t xml:space="preserve"> </w:t>
      </w:r>
      <w:r w:rsidRPr="000326A8">
        <w:t>일방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선행조건의</w:t>
      </w:r>
      <w:r w:rsidRPr="000326A8">
        <w:t xml:space="preserve"> </w:t>
      </w:r>
      <w:r w:rsidRPr="000326A8">
        <w:t>충족을</w:t>
      </w:r>
      <w:r w:rsidRPr="000326A8">
        <w:t xml:space="preserve"> </w:t>
      </w:r>
      <w:r w:rsidRPr="000326A8">
        <w:t>면제한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포함한다</w:t>
      </w:r>
      <w:r w:rsidRPr="000326A8">
        <w:t xml:space="preserve">. </w:t>
      </w:r>
      <w:r w:rsidRPr="000326A8">
        <w:t>이하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조에서</w:t>
      </w:r>
      <w:r w:rsidRPr="000326A8">
        <w:t xml:space="preserve"> </w:t>
      </w:r>
      <w:r w:rsidRPr="000326A8">
        <w:t>같다</w:t>
      </w:r>
      <w:r w:rsidRPr="000326A8">
        <w:t>)</w:t>
      </w:r>
      <w:r w:rsidRPr="000326A8">
        <w:t>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9F19EF">
        <w:t>전제로</w:t>
      </w:r>
      <w:r w:rsidRPr="009F19EF">
        <w:t>,</w:t>
      </w:r>
      <w:r w:rsidRPr="009F19EF">
        <w:rPr>
          <w:rFonts w:hint="eastAsia"/>
        </w:rPr>
        <w:t xml:space="preserve"> </w:t>
      </w:r>
      <w:r w:rsidR="007632BC" w:rsidRPr="009F19EF">
        <w:t xml:space="preserve">2025. </w:t>
      </w:r>
      <w:r w:rsidR="00E82857">
        <w:t>[*</w:t>
      </w:r>
      <w:r w:rsidR="007632BC" w:rsidRPr="009F19EF">
        <w:t>.</w:t>
      </w:r>
      <w:r w:rsidR="00E82857">
        <w:t>]</w:t>
      </w:r>
      <w:r w:rsidR="007632BC" w:rsidRPr="009F19EF">
        <w:t xml:space="preserve"> </w:t>
      </w:r>
      <w:r w:rsidR="00E82857">
        <w:t>[*]</w:t>
      </w:r>
      <w:r w:rsidR="007632BC" w:rsidRPr="009F19EF">
        <w:t>.</w:t>
      </w:r>
      <w:r w:rsidRPr="009F19EF">
        <w:rPr>
          <w:rFonts w:hint="eastAsia"/>
        </w:rPr>
        <w:t xml:space="preserve"> </w:t>
      </w:r>
      <w:r w:rsidRPr="009F19EF">
        <w:rPr>
          <w:rFonts w:hint="eastAsia"/>
        </w:rPr>
        <w:t>오전</w:t>
      </w:r>
      <w:r w:rsidRPr="0066326E">
        <w:rPr>
          <w:rFonts w:hint="eastAsia"/>
        </w:rPr>
        <w:t xml:space="preserve"> </w:t>
      </w:r>
      <w:r w:rsidRPr="00A87774">
        <w:t>10</w:t>
      </w:r>
      <w:r w:rsidRPr="0066326E">
        <w:rPr>
          <w:rFonts w:hint="eastAsia"/>
        </w:rPr>
        <w:t>시</w:t>
      </w:r>
      <w:r w:rsidRPr="0066326E">
        <w:t xml:space="preserve"> </w:t>
      </w:r>
      <w:r w:rsidRPr="0066326E">
        <w:t>또는</w:t>
      </w:r>
      <w:r w:rsidRPr="0066326E">
        <w:t xml:space="preserve"> </w:t>
      </w:r>
      <w:r w:rsidRPr="0066326E">
        <w:t>당사자들이</w:t>
      </w:r>
      <w:r w:rsidRPr="0066326E">
        <w:t xml:space="preserve"> </w:t>
      </w:r>
      <w:r w:rsidRPr="0066326E">
        <w:t>달리</w:t>
      </w:r>
      <w:r w:rsidRPr="0066326E">
        <w:t xml:space="preserve"> </w:t>
      </w:r>
      <w:r w:rsidRPr="0066326E">
        <w:t>합의하는</w:t>
      </w:r>
      <w:r w:rsidRPr="0066326E">
        <w:t xml:space="preserve"> </w:t>
      </w:r>
      <w:r w:rsidRPr="0066326E">
        <w:rPr>
          <w:rFonts w:hint="eastAsia"/>
        </w:rPr>
        <w:t>일시</w:t>
      </w:r>
      <w:r w:rsidRPr="0066326E">
        <w:t>(“</w:t>
      </w:r>
      <w:r w:rsidRPr="0066326E">
        <w:rPr>
          <w:szCs w:val="22"/>
          <w:u w:val="single"/>
        </w:rPr>
        <w:t>거래종결일</w:t>
      </w:r>
      <w:r w:rsidRPr="0066326E">
        <w:t>”)</w:t>
      </w:r>
      <w:r w:rsidRPr="0066326E">
        <w:t>에</w:t>
      </w:r>
      <w:r w:rsidRPr="0066326E">
        <w:t xml:space="preserve"> </w:t>
      </w:r>
      <w:r w:rsidRPr="0066326E">
        <w:rPr>
          <w:rFonts w:hint="eastAsia"/>
        </w:rPr>
        <w:t>서울</w:t>
      </w:r>
      <w:r w:rsidRPr="0066326E">
        <w:t xml:space="preserve"> </w:t>
      </w:r>
      <w:r w:rsidRPr="0066326E">
        <w:rPr>
          <w:rFonts w:hint="eastAsia"/>
        </w:rPr>
        <w:t>중구</w:t>
      </w:r>
      <w:r w:rsidRPr="0066326E">
        <w:t xml:space="preserve"> </w:t>
      </w:r>
      <w:r w:rsidRPr="0066326E">
        <w:rPr>
          <w:rFonts w:hint="eastAsia"/>
        </w:rPr>
        <w:t>남대문로</w:t>
      </w:r>
      <w:r w:rsidRPr="0066326E">
        <w:t xml:space="preserve"> 63 </w:t>
      </w:r>
      <w:r w:rsidRPr="0066326E">
        <w:rPr>
          <w:rFonts w:hint="eastAsia"/>
        </w:rPr>
        <w:t>한진빌딩</w:t>
      </w:r>
      <w:r w:rsidRPr="00537424">
        <w:t xml:space="preserve"> </w:t>
      </w:r>
      <w:r w:rsidRPr="00537424">
        <w:rPr>
          <w:rFonts w:hint="eastAsia"/>
        </w:rPr>
        <w:t>신관</w:t>
      </w:r>
      <w:r w:rsidRPr="00537424">
        <w:t xml:space="preserve"> 1</w:t>
      </w:r>
      <w:r w:rsidRPr="00537424">
        <w:rPr>
          <w:rFonts w:hint="eastAsia"/>
        </w:rPr>
        <w:t>층</w:t>
      </w:r>
      <w:r w:rsidRPr="00537424">
        <w:t xml:space="preserve"> </w:t>
      </w:r>
      <w:r w:rsidRPr="00537424">
        <w:rPr>
          <w:rFonts w:hint="eastAsia"/>
        </w:rPr>
        <w:t>법무법인</w:t>
      </w:r>
      <w:r w:rsidRPr="00537424">
        <w:t>(</w:t>
      </w:r>
      <w:r w:rsidRPr="00537424">
        <w:rPr>
          <w:rFonts w:hint="eastAsia"/>
        </w:rPr>
        <w:t>유</w:t>
      </w:r>
      <w:r w:rsidRPr="00537424">
        <w:t xml:space="preserve">) </w:t>
      </w:r>
      <w:r w:rsidRPr="00537424">
        <w:rPr>
          <w:rFonts w:hint="eastAsia"/>
        </w:rPr>
        <w:t>광장</w:t>
      </w:r>
      <w:r w:rsidRPr="00537424">
        <w:t xml:space="preserve"> </w:t>
      </w:r>
      <w:r w:rsidRPr="00537424">
        <w:rPr>
          <w:rFonts w:hint="eastAsia"/>
        </w:rPr>
        <w:t>회의실</w:t>
      </w:r>
      <w:r w:rsidRPr="00537424">
        <w:t xml:space="preserve"> </w:t>
      </w:r>
      <w:r w:rsidRPr="00537424">
        <w:t>또는</w:t>
      </w:r>
      <w:r w:rsidRPr="00537424">
        <w:t xml:space="preserve"> </w:t>
      </w:r>
      <w:r w:rsidRPr="00537424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장소에서</w:t>
      </w:r>
      <w:r w:rsidRPr="000326A8">
        <w:t xml:space="preserve"> </w:t>
      </w:r>
      <w:r w:rsidRPr="000326A8">
        <w:t>이루어진다</w:t>
      </w:r>
      <w:r w:rsidRPr="000326A8">
        <w:t>.</w:t>
      </w:r>
      <w:r w:rsidR="009A40B5">
        <w:rPr>
          <w:rFonts w:hint="eastAsia"/>
        </w:rPr>
        <w:t xml:space="preserve"> </w:t>
      </w:r>
      <w:r w:rsidR="002F7D33">
        <w:rPr>
          <w:rFonts w:hint="eastAsia"/>
        </w:rPr>
        <w:t>단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매도인이</w:t>
      </w:r>
      <w:r w:rsidR="002F7D33">
        <w:rPr>
          <w:rFonts w:hint="eastAsia"/>
        </w:rPr>
        <w:t xml:space="preserve"> </w:t>
      </w:r>
      <w:r w:rsidR="00F01896">
        <w:rPr>
          <w:rFonts w:hint="eastAsia"/>
        </w:rPr>
        <w:t>금융위원회로부터</w:t>
      </w:r>
      <w:r w:rsidR="00F01896">
        <w:rPr>
          <w:rFonts w:hint="eastAsia"/>
        </w:rPr>
        <w:t xml:space="preserve"> </w:t>
      </w:r>
      <w:r w:rsidR="002F7D33" w:rsidRPr="009E3BBA">
        <w:rPr>
          <w:rFonts w:hint="eastAsia"/>
        </w:rPr>
        <w:t>본건</w:t>
      </w:r>
      <w:r w:rsidR="002F7D33" w:rsidRPr="009E3BBA">
        <w:t xml:space="preserve"> </w:t>
      </w:r>
      <w:r w:rsidR="002F7D33" w:rsidRPr="009E3BBA">
        <w:rPr>
          <w:rFonts w:hint="eastAsia"/>
        </w:rPr>
        <w:t>거래에</w:t>
      </w:r>
      <w:r w:rsidR="002F7D33" w:rsidRPr="009E3BBA">
        <w:t xml:space="preserve"> </w:t>
      </w:r>
      <w:r w:rsidR="002F7D33" w:rsidRPr="009E3BBA">
        <w:rPr>
          <w:rFonts w:hint="eastAsia"/>
        </w:rPr>
        <w:t>관한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외국법인의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장외거래에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대한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승인</w:t>
      </w:r>
      <w:r w:rsidR="002F7D33" w:rsidRPr="009E3BBA">
        <w:rPr>
          <w:rFonts w:hint="eastAsia"/>
        </w:rPr>
        <w:t>(</w:t>
      </w:r>
      <w:r w:rsidR="002F7D33" w:rsidRPr="009E3BBA">
        <w:t>자본시장과</w:t>
      </w:r>
      <w:r w:rsidR="002F7D33" w:rsidRPr="009E3BBA">
        <w:t xml:space="preserve"> </w:t>
      </w:r>
      <w:r w:rsidR="002F7D33" w:rsidRPr="009E3BBA">
        <w:t>금융투자업에</w:t>
      </w:r>
      <w:r w:rsidR="002F7D33" w:rsidRPr="009E3BBA">
        <w:t xml:space="preserve"> </w:t>
      </w:r>
      <w:r w:rsidR="002F7D33" w:rsidRPr="009E3BBA">
        <w:t>관한</w:t>
      </w:r>
      <w:r w:rsidR="002F7D33" w:rsidRPr="009E3BBA">
        <w:t xml:space="preserve"> </w:t>
      </w:r>
      <w:r w:rsidR="002F7D33" w:rsidRPr="009E3BBA">
        <w:t>법률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168</w:t>
      </w:r>
      <w:r w:rsidR="002F7D33" w:rsidRPr="009E3BBA">
        <w:t>조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4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및</w:t>
      </w:r>
      <w:r w:rsidR="002F7D33" w:rsidRPr="009E3BBA">
        <w:t xml:space="preserve"> </w:t>
      </w:r>
      <w:r w:rsidR="002F7D33" w:rsidRPr="009E3BBA">
        <w:t>동법</w:t>
      </w:r>
      <w:r w:rsidR="002F7D33" w:rsidRPr="009E3BBA">
        <w:t xml:space="preserve"> </w:t>
      </w:r>
      <w:r w:rsidR="002F7D33" w:rsidRPr="009E3BBA">
        <w:t>시행령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188</w:t>
      </w:r>
      <w:r w:rsidR="002F7D33" w:rsidRPr="009E3BBA">
        <w:t>조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2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</w:t>
      </w:r>
      <w:r w:rsidR="002F7D33" w:rsidRPr="009E3BBA">
        <w:t>호</w:t>
      </w:r>
      <w:r w:rsidR="002F7D33" w:rsidRPr="009E3BBA">
        <w:t xml:space="preserve"> </w:t>
      </w:r>
      <w:proofErr w:type="gramStart"/>
      <w:r w:rsidR="002F7D33" w:rsidRPr="009E3BBA">
        <w:t>가</w:t>
      </w:r>
      <w:r w:rsidR="002F7D33" w:rsidRPr="009E3BBA">
        <w:t>.</w:t>
      </w:r>
      <w:r w:rsidR="002F7D33" w:rsidRPr="009E3BBA">
        <w:t>목</w:t>
      </w:r>
      <w:proofErr w:type="gramEnd"/>
      <w:r w:rsidR="002F7D33" w:rsidRPr="009E3BBA">
        <w:t xml:space="preserve">, </w:t>
      </w:r>
      <w:proofErr w:type="spellStart"/>
      <w:r w:rsidR="002F7D33" w:rsidRPr="009E3BBA">
        <w:t>금융투자업규정</w:t>
      </w:r>
      <w:proofErr w:type="spellEnd"/>
      <w:r w:rsidR="002F7D33" w:rsidRPr="009E3BBA">
        <w:t xml:space="preserve"> </w:t>
      </w:r>
      <w:r w:rsidR="002F7D33" w:rsidRPr="009E3BBA">
        <w:t>제</w:t>
      </w:r>
      <w:r w:rsidR="002F7D33" w:rsidRPr="009E3BBA">
        <w:t>6-7</w:t>
      </w:r>
      <w:r w:rsidR="002F7D33" w:rsidRPr="009E3BBA">
        <w:t>조제</w:t>
      </w:r>
      <w:r w:rsidR="002F7D33" w:rsidRPr="009E3BBA">
        <w:t>1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20</w:t>
      </w:r>
      <w:r w:rsidR="002F7D33" w:rsidRPr="009E3BBA">
        <w:t>호</w:t>
      </w:r>
      <w:r w:rsidR="002F7D33" w:rsidRPr="009E3BBA">
        <w:rPr>
          <w:rFonts w:hint="eastAsia"/>
        </w:rPr>
        <w:t>에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의한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승인을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의미하며</w:t>
      </w:r>
      <w:r w:rsidR="002F7D33" w:rsidRPr="009E3BBA">
        <w:rPr>
          <w:rFonts w:hint="eastAsia"/>
        </w:rPr>
        <w:t xml:space="preserve"> </w:t>
      </w:r>
      <w:r w:rsidR="002F7D33" w:rsidRPr="009E3BBA">
        <w:t>“</w:t>
      </w:r>
      <w:r w:rsidR="002F7D33" w:rsidRPr="00B47305">
        <w:rPr>
          <w:rFonts w:hint="eastAsia"/>
          <w:u w:val="single"/>
        </w:rPr>
        <w:t>장외거래</w:t>
      </w:r>
      <w:r w:rsidR="002F7D33" w:rsidRPr="00B47305">
        <w:rPr>
          <w:u w:val="single"/>
        </w:rPr>
        <w:t xml:space="preserve"> </w:t>
      </w:r>
      <w:r w:rsidR="002F7D33" w:rsidRPr="009E3BBA">
        <w:rPr>
          <w:rFonts w:hint="eastAsia"/>
          <w:u w:val="single"/>
        </w:rPr>
        <w:t>승인</w:t>
      </w:r>
      <w:r w:rsidR="002F7D33" w:rsidRPr="009E3BBA">
        <w:t>”</w:t>
      </w:r>
      <w:r w:rsidR="002F7D33" w:rsidRPr="009E3BBA">
        <w:rPr>
          <w:rFonts w:hint="eastAsia"/>
        </w:rPr>
        <w:t>)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또는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장외거래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승인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대상이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아니라는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확인</w:t>
      </w:r>
      <w:r w:rsidR="002F7D33">
        <w:rPr>
          <w:rFonts w:hint="eastAsia"/>
        </w:rPr>
        <w:t>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받지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못하거나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장외거래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승인이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지연되는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등의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사유로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매도인이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매수인에게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거래종결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방식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및</w:t>
      </w:r>
      <w:r w:rsidR="002F7D33">
        <w:rPr>
          <w:rFonts w:hint="eastAsia"/>
        </w:rPr>
        <w:t xml:space="preserve"> </w:t>
      </w:r>
      <w:r w:rsidR="0074097B">
        <w:rPr>
          <w:rFonts w:hint="eastAsia"/>
        </w:rPr>
        <w:t>기준</w:t>
      </w:r>
      <w:r w:rsidR="0074097B">
        <w:rPr>
          <w:rFonts w:hint="eastAsia"/>
        </w:rPr>
        <w:t xml:space="preserve"> </w:t>
      </w:r>
      <w:r w:rsidR="002F7D33">
        <w:rPr>
          <w:rFonts w:hint="eastAsia"/>
        </w:rPr>
        <w:t>매매대금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등에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관한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변경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협의를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요청하는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경우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당사자들은</w:t>
      </w:r>
      <w:r w:rsidR="002F7D33">
        <w:rPr>
          <w:rFonts w:hint="eastAsia"/>
        </w:rPr>
        <w:t xml:space="preserve"> </w:t>
      </w:r>
      <w:proofErr w:type="spellStart"/>
      <w:r w:rsidR="002F7D33">
        <w:rPr>
          <w:rFonts w:hint="eastAsia"/>
        </w:rPr>
        <w:t>신의성실하게</w:t>
      </w:r>
      <w:proofErr w:type="spellEnd"/>
      <w:r w:rsidR="002F7D33">
        <w:rPr>
          <w:rFonts w:hint="eastAsia"/>
        </w:rPr>
        <w:t xml:space="preserve"> </w:t>
      </w:r>
      <w:r w:rsidR="002F7D33">
        <w:rPr>
          <w:rFonts w:hint="eastAsia"/>
        </w:rPr>
        <w:t>협의하여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거래종결을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위한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합리적인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처리방안을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정하기로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한다</w:t>
      </w:r>
      <w:r w:rsidR="002F7D33">
        <w:rPr>
          <w:rFonts w:hint="eastAsia"/>
        </w:rPr>
        <w:t>.</w:t>
      </w:r>
    </w:p>
    <w:p w14:paraId="70645EA2" w14:textId="77777777" w:rsidR="00F14AEB" w:rsidRPr="000326A8" w:rsidRDefault="00F14AEB" w:rsidP="00877E3D">
      <w:pPr>
        <w:pStyle w:val="LKLevel2"/>
      </w:pPr>
      <w:bookmarkStart w:id="90" w:name="_Ref105666964"/>
      <w:bookmarkStart w:id="91" w:name="_Toc176821177"/>
      <w:r w:rsidRPr="000326A8">
        <w:t>거래종결시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이행사항</w:t>
      </w:r>
      <w:r w:rsidRPr="000326A8">
        <w:t>.</w:t>
      </w:r>
      <w:bookmarkEnd w:id="90"/>
      <w:bookmarkEnd w:id="91"/>
    </w:p>
    <w:p w14:paraId="558F5D05" w14:textId="77777777" w:rsidR="00F14AEB" w:rsidRPr="000326A8" w:rsidRDefault="00F14AEB" w:rsidP="00877E3D">
      <w:pPr>
        <w:pStyle w:val="LK2"/>
        <w:ind w:left="794"/>
        <w:rPr>
          <w:u w:val="single"/>
        </w:rPr>
      </w:pPr>
      <w:r w:rsidRPr="000326A8">
        <w:t>매도인은</w:t>
      </w:r>
      <w:r w:rsidRPr="000326A8">
        <w:t xml:space="preserve"> </w:t>
      </w:r>
      <w:r w:rsidRPr="000326A8">
        <w:t>거래종결일에</w:t>
      </w:r>
      <w:r w:rsidRPr="000326A8">
        <w:t xml:space="preserve"> </w:t>
      </w:r>
      <w:r w:rsidRPr="00912A37">
        <w:t>매수인이</w:t>
      </w:r>
      <w:r w:rsidRPr="00912A37">
        <w:t xml:space="preserve"> </w:t>
      </w:r>
      <w:r w:rsidRPr="009204FE">
        <w:rPr>
          <w:rFonts w:hint="eastAsia"/>
          <w:u w:val="single"/>
        </w:rPr>
        <w:t>제</w:t>
      </w:r>
      <w:r w:rsidRPr="009204FE">
        <w:rPr>
          <w:u w:val="single"/>
        </w:rPr>
        <w:fldChar w:fldCharType="begin"/>
      </w:r>
      <w:r w:rsidRPr="009204FE">
        <w:rPr>
          <w:u w:val="single"/>
        </w:rPr>
        <w:instrText xml:space="preserve"> </w:instrText>
      </w:r>
      <w:r w:rsidRPr="009204FE">
        <w:rPr>
          <w:rFonts w:hint="eastAsia"/>
          <w:u w:val="single"/>
        </w:rPr>
        <w:instrText>REF _Ref105666997 \w \h</w:instrText>
      </w:r>
      <w:r w:rsidRPr="009204FE">
        <w:rPr>
          <w:u w:val="single"/>
        </w:rPr>
        <w:instrText xml:space="preserve"> </w:instrText>
      </w:r>
      <w:r>
        <w:rPr>
          <w:u w:val="single"/>
        </w:rPr>
        <w:instrText xml:space="preserve"> \* MERGEFORMAT </w:instrText>
      </w:r>
      <w:r w:rsidRPr="009204FE">
        <w:rPr>
          <w:u w:val="single"/>
        </w:rPr>
      </w:r>
      <w:r w:rsidRPr="009204FE">
        <w:rPr>
          <w:u w:val="single"/>
        </w:rPr>
        <w:fldChar w:fldCharType="separate"/>
      </w:r>
      <w:r>
        <w:rPr>
          <w:u w:val="single"/>
        </w:rPr>
        <w:t>3.3</w:t>
      </w:r>
      <w:r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사항을</w:t>
      </w:r>
      <w:r w:rsidRPr="000326A8">
        <w:t xml:space="preserve"> </w:t>
      </w:r>
      <w:r w:rsidRPr="000326A8">
        <w:t>이행해야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7F05F81" w14:textId="6946CDF3" w:rsidR="00F14AEB" w:rsidRPr="00244D61" w:rsidRDefault="00F14AEB" w:rsidP="00877E3D">
      <w:pPr>
        <w:pStyle w:val="LKLevel3"/>
        <w:rPr>
          <w:szCs w:val="23"/>
        </w:rPr>
      </w:pPr>
      <w:r w:rsidRPr="004A1A5F">
        <w:t>대상주식을</w:t>
      </w:r>
      <w:r w:rsidRPr="004A1A5F">
        <w:t xml:space="preserve"> </w:t>
      </w:r>
      <w:r w:rsidRPr="004A1A5F">
        <w:t>계좌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 w:rsidRPr="004A1A5F">
        <w:t>대체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전자등록</w:t>
      </w:r>
      <w:r w:rsidRPr="004A1A5F">
        <w:t xml:space="preserve"> </w:t>
      </w:r>
      <w:r w:rsidRPr="004A1A5F">
        <w:t>방식으로</w:t>
      </w:r>
      <w:r w:rsidRPr="004A1A5F">
        <w:t xml:space="preserve"> </w:t>
      </w:r>
      <w:r w:rsidRPr="004A1A5F">
        <w:t>매수인이</w:t>
      </w:r>
      <w:r w:rsidRPr="004A1A5F">
        <w:t xml:space="preserve"> </w:t>
      </w:r>
      <w:r w:rsidRPr="004A1A5F">
        <w:t>지정하는</w:t>
      </w:r>
      <w:r w:rsidRPr="004A1A5F">
        <w:t xml:space="preserve"> </w:t>
      </w:r>
      <w:r>
        <w:rPr>
          <w:rFonts w:hint="eastAsia"/>
        </w:rPr>
        <w:t>전자등록</w:t>
      </w:r>
      <w:r w:rsidRPr="004A1A5F">
        <w:t>계좌로</w:t>
      </w:r>
      <w:r w:rsidRPr="004A1A5F">
        <w:t xml:space="preserve"> </w:t>
      </w:r>
      <w:r w:rsidRPr="004A1A5F">
        <w:t>이전</w:t>
      </w:r>
      <w:r w:rsidRPr="004A1A5F">
        <w:t>(</w:t>
      </w:r>
      <w:r w:rsidRPr="004A1A5F">
        <w:t>매수인은</w:t>
      </w:r>
      <w:r w:rsidRPr="004A1A5F">
        <w:t xml:space="preserve"> </w:t>
      </w:r>
      <w:r w:rsidRPr="004A1A5F">
        <w:t>거래종결일</w:t>
      </w:r>
      <w:r w:rsidRPr="004A1A5F">
        <w:t xml:space="preserve"> </w:t>
      </w:r>
      <w:r w:rsidRPr="00316D27">
        <w:rPr>
          <w:rFonts w:hint="eastAsia"/>
        </w:rPr>
        <w:t>5</w:t>
      </w:r>
      <w:r w:rsidRPr="004A1A5F">
        <w:t xml:space="preserve"> </w:t>
      </w:r>
      <w:r w:rsidRPr="004A1A5F">
        <w:t>영업일</w:t>
      </w:r>
      <w:r w:rsidRPr="004A1A5F">
        <w:t xml:space="preserve"> </w:t>
      </w:r>
      <w:r w:rsidRPr="004A1A5F">
        <w:t>전까지</w:t>
      </w:r>
      <w:r w:rsidRPr="004A1A5F">
        <w:t xml:space="preserve"> </w:t>
      </w:r>
      <w:r w:rsidRPr="004A1A5F">
        <w:t>매도인에게</w:t>
      </w:r>
      <w:r w:rsidRPr="004A1A5F">
        <w:t xml:space="preserve"> </w:t>
      </w:r>
      <w:r>
        <w:rPr>
          <w:rFonts w:hint="eastAsia"/>
        </w:rPr>
        <w:t>대상주식을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전자등록</w:t>
      </w:r>
      <w:r w:rsidRPr="004A1A5F">
        <w:t>계좌를</w:t>
      </w:r>
      <w:r w:rsidRPr="004A1A5F">
        <w:t xml:space="preserve"> </w:t>
      </w:r>
      <w:r w:rsidRPr="004A1A5F">
        <w:t>통지해야</w:t>
      </w:r>
      <w:r w:rsidRPr="004A1A5F">
        <w:t xml:space="preserve"> </w:t>
      </w:r>
      <w:r w:rsidRPr="004A1A5F">
        <w:t>함</w:t>
      </w:r>
      <w:r w:rsidRPr="004A1A5F">
        <w:t>)</w:t>
      </w:r>
      <w:r w:rsidRPr="000326A8">
        <w:rPr>
          <w:szCs w:val="22"/>
        </w:rPr>
        <w:t>.</w:t>
      </w:r>
    </w:p>
    <w:p w14:paraId="4632AB5F" w14:textId="30FE06AC" w:rsidR="00F14AEB" w:rsidRDefault="00F14AEB" w:rsidP="00877E3D">
      <w:pPr>
        <w:pStyle w:val="LKLevel3"/>
      </w:pPr>
      <w:r w:rsidRPr="000326A8">
        <w:t>매매대금에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5CC1D656" w14:textId="15E31C5C" w:rsidR="001178FA" w:rsidRPr="000326A8" w:rsidRDefault="00F14AEB" w:rsidP="00877E3D">
      <w:pPr>
        <w:pStyle w:val="LKLevel2"/>
      </w:pPr>
      <w:bookmarkStart w:id="92" w:name="_Ref105666997"/>
      <w:bookmarkStart w:id="93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Pr="000326A8">
        <w:t>.</w:t>
      </w:r>
      <w:bookmarkEnd w:id="92"/>
      <w:bookmarkEnd w:id="93"/>
    </w:p>
    <w:p w14:paraId="13487BD5" w14:textId="77777777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5EC36502" w14:textId="2F01826C" w:rsidR="00F4702B" w:rsidRPr="000326A8" w:rsidRDefault="00ED3090" w:rsidP="00877E3D">
      <w:pPr>
        <w:pStyle w:val="LKLevel3"/>
        <w:rPr>
          <w:szCs w:val="23"/>
        </w:rPr>
      </w:pPr>
      <w:r w:rsidRPr="000326A8">
        <w:t>매매대금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원천징수세를</w:t>
      </w:r>
      <w:r>
        <w:rPr>
          <w:rFonts w:hint="eastAsia"/>
        </w:rPr>
        <w:t xml:space="preserve"> </w:t>
      </w:r>
      <w:r>
        <w:rPr>
          <w:rFonts w:hint="eastAsia"/>
        </w:rPr>
        <w:t>차감한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 w:rsidR="006537C2" w:rsidRPr="000326A8">
        <w:t>을</w:t>
      </w:r>
      <w:r w:rsidR="006537C2" w:rsidRPr="000326A8">
        <w:t xml:space="preserve"> </w:t>
      </w:r>
      <w:r w:rsidR="006537C2" w:rsidRPr="000326A8">
        <w:t>매도인</w:t>
      </w:r>
      <w:r w:rsidR="00B01F83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</w:t>
      </w:r>
      <w:r w:rsidR="00033054">
        <w:rPr>
          <w:rFonts w:hint="eastAsia"/>
        </w:rPr>
        <w:t>(</w:t>
      </w:r>
      <w:r w:rsidR="00033054">
        <w:rPr>
          <w:rFonts w:hint="eastAsia"/>
        </w:rPr>
        <w:t>매도인은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거래종결일</w:t>
      </w:r>
      <w:r w:rsidR="00033054">
        <w:rPr>
          <w:rFonts w:hint="eastAsia"/>
        </w:rPr>
        <w:t xml:space="preserve"> </w:t>
      </w:r>
      <w:r w:rsidR="00D17F02" w:rsidRPr="00316D27">
        <w:rPr>
          <w:rFonts w:hint="eastAsia"/>
        </w:rPr>
        <w:t>3</w:t>
      </w:r>
      <w:r w:rsidR="00033054">
        <w:t xml:space="preserve"> </w:t>
      </w:r>
      <w:r w:rsidR="00033054">
        <w:rPr>
          <w:rFonts w:hint="eastAsia"/>
        </w:rPr>
        <w:t>영업일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전까지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매수인에게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본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항에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따라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매수인이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입금할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계좌를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통지해야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함</w:t>
      </w:r>
      <w:r w:rsidR="00033054">
        <w:rPr>
          <w:rFonts w:hint="eastAsia"/>
        </w:rPr>
        <w:t>)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0906D446" w14:textId="5AB67F09" w:rsidR="00F4702B" w:rsidRPr="000326A8" w:rsidRDefault="00B9122C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승인의</w:t>
      </w:r>
      <w:r w:rsidRPr="000326A8">
        <w:t xml:space="preserve"> </w:t>
      </w:r>
      <w:r w:rsidRPr="000326A8">
        <w:t>취득을</w:t>
      </w:r>
      <w:r w:rsidRPr="000326A8">
        <w:t xml:space="preserve"> </w:t>
      </w:r>
      <w:r w:rsidRPr="000326A8">
        <w:t>증명하는</w:t>
      </w:r>
      <w:r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="00F4702B" w:rsidRPr="000326A8">
        <w:t>교부</w:t>
      </w:r>
      <w:r w:rsidR="00F4702B" w:rsidRPr="000326A8">
        <w:t>.</w:t>
      </w:r>
    </w:p>
    <w:p w14:paraId="660A2D09" w14:textId="7339AB34" w:rsidR="00714018" w:rsidRPr="000326A8" w:rsidRDefault="00714018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이행을</w:t>
      </w:r>
      <w:r w:rsidRPr="000326A8">
        <w:t xml:space="preserve"> </w:t>
      </w:r>
      <w:r w:rsidRPr="000326A8">
        <w:t>승인하는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내부수권서류의</w:t>
      </w:r>
      <w:r w:rsidRPr="000326A8">
        <w:t xml:space="preserve"> </w:t>
      </w:r>
      <w:r w:rsidRPr="000326A8">
        <w:t>사본을</w:t>
      </w:r>
      <w:r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Pr="000326A8">
        <w:t>교부</w:t>
      </w:r>
      <w:r w:rsidRPr="000326A8">
        <w:t xml:space="preserve">.  </w:t>
      </w:r>
    </w:p>
    <w:p w14:paraId="2F6EA789" w14:textId="63879376" w:rsidR="006537C2" w:rsidRPr="00570A99" w:rsidRDefault="006537C2" w:rsidP="00877E3D">
      <w:pPr>
        <w:pStyle w:val="LKLevel3"/>
        <w:rPr>
          <w:szCs w:val="23"/>
        </w:rPr>
      </w:pPr>
      <w:r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Pr="000326A8">
        <w:t>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="00D34AAF">
        <w:rPr>
          <w:rFonts w:hint="eastAsia"/>
        </w:rPr>
        <w:t xml:space="preserve"> </w:t>
      </w:r>
      <w:r w:rsidR="00D34AAF">
        <w:rPr>
          <w:rFonts w:hint="eastAsia"/>
        </w:rPr>
        <w:t>매도인에게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431DF083" w14:textId="77777777" w:rsidR="00D534FA" w:rsidRPr="000326A8" w:rsidRDefault="00D534FA" w:rsidP="00877E3D">
      <w:pPr>
        <w:pStyle w:val="LKLevel1"/>
      </w:pPr>
      <w:bookmarkStart w:id="94" w:name="_Toc325125171"/>
      <w:bookmarkStart w:id="95" w:name="_Toc515548441"/>
      <w:bookmarkStart w:id="96" w:name="_Toc176821179"/>
      <w:bookmarkStart w:id="97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94"/>
      <w:bookmarkEnd w:id="95"/>
      <w:bookmarkEnd w:id="96"/>
    </w:p>
    <w:p w14:paraId="6EA09ED7" w14:textId="27ECF35F" w:rsidR="00D534FA" w:rsidRPr="000326A8" w:rsidRDefault="00B90945" w:rsidP="00877E3D">
      <w:pPr>
        <w:pStyle w:val="LKLevel2"/>
      </w:pPr>
      <w:bookmarkStart w:id="98" w:name="_DV_M98"/>
      <w:bookmarkStart w:id="99" w:name="_DV_M99"/>
      <w:bookmarkEnd w:id="98"/>
      <w:bookmarkEnd w:id="99"/>
      <w:r w:rsidRPr="000326A8">
        <w:tab/>
      </w:r>
      <w:bookmarkStart w:id="100" w:name="_Ref105666605"/>
      <w:bookmarkStart w:id="101" w:name="_Toc176821180"/>
      <w:r w:rsidR="00D534FA" w:rsidRPr="000326A8">
        <w:t>매도인의</w:t>
      </w:r>
      <w:r w:rsidR="00D534FA" w:rsidRPr="000326A8"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100"/>
      <w:bookmarkEnd w:id="101"/>
    </w:p>
    <w:p w14:paraId="22FA825D" w14:textId="7A181D7B" w:rsidR="00D534FA" w:rsidRPr="000326A8" w:rsidRDefault="00D534FA" w:rsidP="000639C4">
      <w:pPr>
        <w:pStyle w:val="LK2"/>
        <w:ind w:left="794"/>
        <w:rPr>
          <w:ins w:id="102" w:author="SL PARTNERS" w:date="2025-07-10T17:34:00Z" w16du:dateUtc="2025-07-10T08:34:00Z"/>
          <w:szCs w:val="23"/>
          <w:u w:val="single"/>
        </w:rPr>
      </w:pPr>
      <w:ins w:id="103" w:author="SL PARTNERS" w:date="2025-07-10T17:34:00Z" w16du:dateUtc="2025-07-10T08:34:00Z">
        <w:r w:rsidRPr="005C7810">
          <w:t>매도인은</w:t>
        </w:r>
        <w:r w:rsidRPr="000326A8">
          <w:t xml:space="preserve"> </w:t>
        </w:r>
        <w:r w:rsidRPr="000326A8">
          <w:t>매수인에</w:t>
        </w:r>
        <w:r w:rsidR="009A37CA" w:rsidRPr="000326A8">
          <w:t>게</w:t>
        </w:r>
        <w:r w:rsidR="001B1DE5">
          <w:rPr>
            <w:rFonts w:hint="eastAsia"/>
          </w:rPr>
          <w:t>,</w:t>
        </w:r>
        <w:r w:rsidRPr="000326A8">
          <w:t xml:space="preserve"> </w:t>
        </w:r>
        <w:r w:rsidRPr="000326A8">
          <w:t>본</w:t>
        </w:r>
        <w:r w:rsidRPr="000326A8">
          <w:t xml:space="preserve"> </w:t>
        </w:r>
        <w:r w:rsidRPr="000326A8">
          <w:t>계약</w:t>
        </w:r>
        <w:r w:rsidRPr="000326A8">
          <w:t xml:space="preserve"> </w:t>
        </w:r>
        <w:r w:rsidRPr="000326A8">
          <w:t>체결일</w:t>
        </w:r>
        <w:r w:rsidRPr="000326A8">
          <w:t xml:space="preserve"> </w:t>
        </w:r>
        <w:r w:rsidRPr="000326A8">
          <w:t>및</w:t>
        </w:r>
        <w:r w:rsidRPr="000326A8">
          <w:t xml:space="preserve"> </w:t>
        </w:r>
        <w:r w:rsidRPr="000326A8">
          <w:t>거래종결일</w:t>
        </w:r>
        <w:r w:rsidRPr="000326A8">
          <w:t xml:space="preserve"> </w:t>
        </w:r>
        <w:r w:rsidRPr="000326A8">
          <w:t>현재</w:t>
        </w:r>
        <w:r w:rsidRPr="000326A8">
          <w:t>(</w:t>
        </w:r>
        <w:r w:rsidRPr="000326A8">
          <w:t>단</w:t>
        </w:r>
        <w:r w:rsidRPr="000326A8">
          <w:t xml:space="preserve">, </w:t>
        </w:r>
        <w:r w:rsidRPr="000326A8">
          <w:t>해당</w:t>
        </w:r>
        <w:r w:rsidRPr="000326A8">
          <w:t xml:space="preserve"> </w:t>
        </w:r>
        <w:r w:rsidRPr="000326A8">
          <w:t>조항에서</w:t>
        </w:r>
        <w:r w:rsidRPr="000326A8">
          <w:t xml:space="preserve"> </w:t>
        </w:r>
        <w:r w:rsidRPr="000326A8">
          <w:t>달리</w:t>
        </w:r>
        <w:r w:rsidRPr="000326A8">
          <w:t xml:space="preserve"> </w:t>
        </w:r>
        <w:r w:rsidRPr="000326A8">
          <w:t>명시된</w:t>
        </w:r>
        <w:r w:rsidRPr="000326A8">
          <w:t xml:space="preserve"> </w:t>
        </w:r>
        <w:r w:rsidRPr="000326A8">
          <w:t>경우에는</w:t>
        </w:r>
        <w:r w:rsidRPr="000326A8">
          <w:t xml:space="preserve"> </w:t>
        </w:r>
        <w:r w:rsidRPr="000326A8">
          <w:t>그</w:t>
        </w:r>
        <w:r w:rsidRPr="000326A8">
          <w:t xml:space="preserve"> </w:t>
        </w:r>
        <w:r w:rsidRPr="000326A8">
          <w:t>일자</w:t>
        </w:r>
        <w:r w:rsidRPr="000326A8">
          <w:t xml:space="preserve"> </w:t>
        </w:r>
        <w:r w:rsidRPr="000326A8">
          <w:t>현재</w:t>
        </w:r>
        <w:r w:rsidRPr="000326A8">
          <w:t xml:space="preserve">) </w:t>
        </w:r>
        <w:r w:rsidR="009204FE" w:rsidRPr="006B6FA6">
          <w:rPr>
            <w:u w:val="single"/>
          </w:rPr>
          <w:fldChar w:fldCharType="begin"/>
        </w:r>
        <w:r w:rsidR="009204FE" w:rsidRPr="006B6FA6">
          <w:rPr>
            <w:u w:val="single"/>
          </w:rPr>
          <w:instrText xml:space="preserve"> REF _Ref105667065 \w \h  \* MERGEFORMAT </w:instrText>
        </w:r>
        <w:r w:rsidR="009204FE" w:rsidRPr="006B6FA6">
          <w:rPr>
            <w:u w:val="single"/>
          </w:rPr>
        </w:r>
        <w:r w:rsidR="009204FE" w:rsidRPr="006B6FA6">
          <w:rPr>
            <w:u w:val="single"/>
          </w:rPr>
          <w:fldChar w:fldCharType="separate"/>
        </w:r>
        <w:r w:rsidR="009204FE" w:rsidRPr="006B6FA6">
          <w:rPr>
            <w:rFonts w:hint="eastAsia"/>
            <w:u w:val="single"/>
          </w:rPr>
          <w:t>별첨</w:t>
        </w:r>
        <w:r w:rsidR="00442BD2">
          <w:rPr>
            <w:rFonts w:hint="eastAsia"/>
            <w:u w:val="single"/>
          </w:rPr>
          <w:t xml:space="preserve"> </w:t>
        </w:r>
        <w:r w:rsidR="009204FE" w:rsidRPr="006B6FA6">
          <w:rPr>
            <w:u w:val="single"/>
          </w:rPr>
          <w:t>4.1</w:t>
        </w:r>
        <w:r w:rsidR="009204FE" w:rsidRPr="006B6FA6">
          <w:rPr>
            <w:u w:val="single"/>
          </w:rPr>
          <w:fldChar w:fldCharType="end"/>
        </w:r>
        <w:r w:rsidR="00244D61" w:rsidRPr="006B6FA6">
          <w:rPr>
            <w:rFonts w:hint="eastAsia"/>
            <w:u w:val="single"/>
          </w:rPr>
          <w:t>의</w:t>
        </w:r>
        <w:r w:rsidR="00244D61" w:rsidRPr="006B6FA6">
          <w:rPr>
            <w:u w:val="single"/>
          </w:rPr>
          <w:t xml:space="preserve"> 1. </w:t>
        </w:r>
        <w:r w:rsidR="00244D61" w:rsidRPr="006B6FA6">
          <w:rPr>
            <w:rFonts w:hint="eastAsia"/>
            <w:u w:val="single"/>
          </w:rPr>
          <w:t>매도인</w:t>
        </w:r>
        <w:r w:rsidR="00244D61">
          <w:rPr>
            <w:rFonts w:hint="eastAsia"/>
            <w:u w:val="single"/>
          </w:rPr>
          <w:t>의</w:t>
        </w:r>
        <w:r w:rsidR="00244D61">
          <w:rPr>
            <w:rFonts w:hint="eastAsia"/>
            <w:u w:val="single"/>
          </w:rPr>
          <w:t xml:space="preserve"> </w:t>
        </w:r>
        <w:r w:rsidR="00244D61" w:rsidRPr="006B6FA6">
          <w:rPr>
            <w:rFonts w:hint="eastAsia"/>
            <w:u w:val="single"/>
          </w:rPr>
          <w:t>진술</w:t>
        </w:r>
        <w:r w:rsidR="00244D61" w:rsidRPr="006B6FA6">
          <w:rPr>
            <w:u w:val="single"/>
          </w:rPr>
          <w:t xml:space="preserve"> </w:t>
        </w:r>
        <w:r w:rsidR="00244D61" w:rsidRPr="006B6FA6">
          <w:rPr>
            <w:rFonts w:hint="eastAsia"/>
            <w:u w:val="single"/>
          </w:rPr>
          <w:t>및</w:t>
        </w:r>
        <w:r w:rsidR="00244D61" w:rsidRPr="006B6FA6">
          <w:rPr>
            <w:u w:val="single"/>
          </w:rPr>
          <w:t xml:space="preserve"> </w:t>
        </w:r>
        <w:r w:rsidR="00244D61" w:rsidRPr="006B6FA6">
          <w:rPr>
            <w:rFonts w:hint="eastAsia"/>
            <w:u w:val="single"/>
          </w:rPr>
          <w:t>보장</w:t>
        </w:r>
        <w:r w:rsidRPr="000326A8">
          <w:t>에</w:t>
        </w:r>
        <w:r w:rsidRPr="000326A8">
          <w:t xml:space="preserve"> </w:t>
        </w:r>
        <w:r w:rsidRPr="000326A8">
          <w:t>기재된</w:t>
        </w:r>
        <w:r w:rsidRPr="000326A8">
          <w:t xml:space="preserve"> </w:t>
        </w:r>
        <w:r w:rsidRPr="000326A8">
          <w:t>사항이</w:t>
        </w:r>
        <w:r w:rsidRPr="000326A8">
          <w:t xml:space="preserve"> </w:t>
        </w:r>
        <w:r w:rsidRPr="000326A8">
          <w:t>진실하고</w:t>
        </w:r>
        <w:r w:rsidRPr="000326A8">
          <w:t xml:space="preserve"> </w:t>
        </w:r>
        <w:r w:rsidRPr="000326A8">
          <w:t>정확함을</w:t>
        </w:r>
        <w:r w:rsidR="00A4005A">
          <w:rPr>
            <w:rFonts w:hint="eastAsia"/>
          </w:rPr>
          <w:t xml:space="preserve"> </w:t>
        </w:r>
        <w:r w:rsidRPr="000326A8">
          <w:t>진술하고</w:t>
        </w:r>
        <w:r w:rsidRPr="000326A8">
          <w:t xml:space="preserve"> </w:t>
        </w:r>
        <w:r w:rsidRPr="000326A8">
          <w:t>보장한다</w:t>
        </w:r>
        <w:r w:rsidRPr="000326A8">
          <w:t>.</w:t>
        </w:r>
        <w:r w:rsidR="00645D1E">
          <w:t xml:space="preserve"> </w:t>
        </w:r>
        <w:r w:rsidR="004D4C95" w:rsidRPr="005966A1">
          <w:rPr>
            <w:highlight w:val="yellow"/>
          </w:rPr>
          <w:t xml:space="preserve">[Note to Seller: </w:t>
        </w:r>
        <w:r w:rsidR="004D4C95" w:rsidRPr="005966A1">
          <w:rPr>
            <w:rFonts w:hint="eastAsia"/>
            <w:highlight w:val="yellow"/>
          </w:rPr>
          <w:t>적정하게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공개된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사항을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제외하는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것은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수용하기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어렵습니다</w:t>
        </w:r>
        <w:r w:rsidR="004D4C95" w:rsidRPr="005966A1">
          <w:rPr>
            <w:highlight w:val="yellow"/>
          </w:rPr>
          <w:t xml:space="preserve">. </w:t>
        </w:r>
        <w:r w:rsidR="004D4C95" w:rsidRPr="005966A1">
          <w:rPr>
            <w:rFonts w:hint="eastAsia"/>
            <w:highlight w:val="yellow"/>
          </w:rPr>
          <w:t>필요하다면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공개목록으로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대체하는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것이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좋을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것</w:t>
        </w:r>
        <w:r w:rsidR="004D4C95" w:rsidRPr="005966A1">
          <w:rPr>
            <w:highlight w:val="yellow"/>
          </w:rPr>
          <w:t xml:space="preserve"> </w:t>
        </w:r>
        <w:r w:rsidR="004D4C95" w:rsidRPr="005966A1">
          <w:rPr>
            <w:rFonts w:hint="eastAsia"/>
            <w:highlight w:val="yellow"/>
          </w:rPr>
          <w:t>같습니다</w:t>
        </w:r>
        <w:r w:rsidR="004D4C95" w:rsidRPr="005966A1">
          <w:rPr>
            <w:highlight w:val="yellow"/>
          </w:rPr>
          <w:t>]</w:t>
        </w:r>
      </w:ins>
    </w:p>
    <w:p w14:paraId="7F31564C" w14:textId="77777777" w:rsidR="00244D61" w:rsidRPr="000326A8" w:rsidRDefault="00244D61" w:rsidP="00244D61">
      <w:pPr>
        <w:pStyle w:val="LKLevel2"/>
        <w:ind w:left="851" w:hanging="851"/>
        <w:rPr>
          <w:ins w:id="104" w:author="SL PARTNERS" w:date="2025-07-10T17:34:00Z" w16du:dateUtc="2025-07-10T08:34:00Z"/>
        </w:rPr>
      </w:pPr>
      <w:bookmarkStart w:id="105" w:name="_DV_M100"/>
      <w:bookmarkStart w:id="106" w:name="_DV_M106"/>
      <w:bookmarkStart w:id="107" w:name="_DV_M109"/>
      <w:bookmarkStart w:id="108" w:name="_DV_M110"/>
      <w:bookmarkStart w:id="109" w:name="_DV_M116"/>
      <w:bookmarkStart w:id="110" w:name="_DV_M117"/>
      <w:bookmarkStart w:id="111" w:name="_Toc176821181"/>
      <w:bookmarkEnd w:id="105"/>
      <w:bookmarkEnd w:id="106"/>
      <w:bookmarkEnd w:id="107"/>
      <w:bookmarkEnd w:id="108"/>
      <w:bookmarkEnd w:id="109"/>
      <w:bookmarkEnd w:id="110"/>
      <w:ins w:id="112" w:author="SL PARTNERS" w:date="2025-07-10T17:34:00Z" w16du:dateUtc="2025-07-10T08:34:00Z">
        <w:r w:rsidRPr="000326A8">
          <w:t>매도인의</w:t>
        </w:r>
        <w:r w:rsidRPr="000326A8">
          <w:t xml:space="preserve"> </w:t>
        </w:r>
        <w:r>
          <w:rPr>
            <w:rFonts w:hint="eastAsia"/>
          </w:rPr>
          <w:t>대상회사에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관한</w:t>
        </w:r>
        <w:r>
          <w:rPr>
            <w:rFonts w:hint="eastAsia"/>
          </w:rPr>
          <w:t xml:space="preserve"> </w:t>
        </w:r>
        <w:r w:rsidRPr="000326A8">
          <w:t>진술</w:t>
        </w:r>
        <w:r w:rsidRPr="000326A8">
          <w:t xml:space="preserve"> </w:t>
        </w:r>
        <w:r w:rsidRPr="000326A8">
          <w:t>및</w:t>
        </w:r>
        <w:r w:rsidRPr="000326A8">
          <w:t xml:space="preserve"> </w:t>
        </w:r>
        <w:r w:rsidRPr="000326A8">
          <w:t>보장</w:t>
        </w:r>
        <w:r w:rsidRPr="000326A8">
          <w:t>.</w:t>
        </w:r>
      </w:ins>
    </w:p>
    <w:p w14:paraId="2373189C" w14:textId="354E1008" w:rsidR="00244D61" w:rsidRPr="0019409A" w:rsidRDefault="00244D61" w:rsidP="00995F66">
      <w:pPr>
        <w:pStyle w:val="LK2"/>
        <w:ind w:left="794"/>
        <w:rPr>
          <w:rPrChange w:id="113" w:author="SL PARTNERS" w:date="2025-07-10T17:34:00Z" w16du:dateUtc="2025-07-10T08:34:00Z">
            <w:rPr>
              <w:u w:val="single"/>
            </w:rPr>
          </w:rPrChange>
        </w:rPr>
      </w:pPr>
      <w:r>
        <w:rPr>
          <w:rFonts w:hint="eastAsia"/>
        </w:rPr>
        <w:t>매도인은</w:t>
      </w:r>
      <w:r w:rsidRPr="000326A8">
        <w:t xml:space="preserve"> </w:t>
      </w:r>
      <w:r w:rsidRPr="000326A8">
        <w:t>매수인에게</w:t>
      </w:r>
      <w:r>
        <w:rPr>
          <w:rFonts w:hint="eastAsia"/>
        </w:rPr>
        <w:t>,</w:t>
      </w:r>
      <w:r w:rsidRPr="000326A8">
        <w:t xml:space="preserve"> </w:t>
      </w:r>
      <w:r w:rsidRPr="000326A8">
        <w:t>적정하게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>
        <w:rPr>
          <w:rFonts w:hint="eastAsia"/>
        </w:rPr>
        <w:t>사항을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Pr="006B6FA6">
        <w:rPr>
          <w:u w:val="single"/>
        </w:rPr>
        <w:fldChar w:fldCharType="begin"/>
      </w:r>
      <w:r w:rsidRPr="006B6FA6">
        <w:rPr>
          <w:u w:val="single"/>
        </w:rPr>
        <w:instrText xml:space="preserve"> REF _Ref105667065 \w \h  \* MERGEFORMAT </w:instrText>
      </w:r>
      <w:r w:rsidRPr="006B6FA6">
        <w:rPr>
          <w:u w:val="single"/>
        </w:rPr>
      </w:r>
      <w:r w:rsidRPr="006B6FA6">
        <w:rPr>
          <w:u w:val="single"/>
        </w:rPr>
        <w:fldChar w:fldCharType="separate"/>
      </w:r>
      <w:r w:rsidRPr="006B6FA6">
        <w:rPr>
          <w:rFonts w:hint="eastAsia"/>
          <w:u w:val="single"/>
        </w:rPr>
        <w:t>별첨</w:t>
      </w:r>
      <w:r>
        <w:rPr>
          <w:rFonts w:hint="eastAsia"/>
          <w:u w:val="single"/>
        </w:rPr>
        <w:t xml:space="preserve"> </w:t>
      </w:r>
      <w:r w:rsidRPr="006B6FA6">
        <w:rPr>
          <w:u w:val="single"/>
        </w:rPr>
        <w:t>4.1</w:t>
      </w:r>
      <w:r w:rsidRPr="006B6FA6">
        <w:rPr>
          <w:u w:val="single"/>
        </w:rPr>
        <w:fldChar w:fldCharType="end"/>
      </w:r>
      <w:del w:id="114" w:author="SL PARTNERS" w:date="2025-07-10T17:34:00Z" w16du:dateUtc="2025-07-10T08:34:00Z">
        <w:r w:rsidR="00D534FA" w:rsidRPr="000326A8">
          <w:delText>에</w:delText>
        </w:r>
      </w:del>
      <w:ins w:id="115" w:author="SL PARTNERS" w:date="2025-07-10T17:34:00Z" w16du:dateUtc="2025-07-10T08:34:00Z">
        <w:r w:rsidRPr="006B6FA6">
          <w:rPr>
            <w:rFonts w:hint="eastAsia"/>
            <w:u w:val="single"/>
          </w:rPr>
          <w:t>의</w:t>
        </w:r>
        <w:r w:rsidRPr="006B6FA6">
          <w:rPr>
            <w:u w:val="single"/>
          </w:rPr>
          <w:t xml:space="preserve"> 2. </w:t>
        </w:r>
        <w:r w:rsidRPr="006B6FA6">
          <w:rPr>
            <w:rFonts w:hint="eastAsia"/>
            <w:u w:val="single"/>
          </w:rPr>
          <w:t>대상회사에</w:t>
        </w:r>
        <w:r w:rsidRPr="006B6FA6">
          <w:rPr>
            <w:u w:val="single"/>
          </w:rPr>
          <w:t xml:space="preserve"> </w:t>
        </w:r>
        <w:r w:rsidRPr="006B6FA6">
          <w:rPr>
            <w:rFonts w:hint="eastAsia"/>
            <w:u w:val="single"/>
          </w:rPr>
          <w:t>관한</w:t>
        </w:r>
        <w:r w:rsidRPr="006B6FA6">
          <w:rPr>
            <w:u w:val="single"/>
          </w:rPr>
          <w:t xml:space="preserve"> </w:t>
        </w:r>
        <w:r w:rsidRPr="006B6FA6">
          <w:rPr>
            <w:rFonts w:hint="eastAsia"/>
            <w:u w:val="single"/>
          </w:rPr>
          <w:t>진술</w:t>
        </w:r>
        <w:r w:rsidRPr="006B6FA6">
          <w:rPr>
            <w:u w:val="single"/>
          </w:rPr>
          <w:t xml:space="preserve"> </w:t>
        </w:r>
        <w:r w:rsidRPr="006B6FA6">
          <w:rPr>
            <w:rFonts w:hint="eastAsia"/>
            <w:u w:val="single"/>
          </w:rPr>
          <w:t>및</w:t>
        </w:r>
        <w:r w:rsidRPr="006B6FA6">
          <w:rPr>
            <w:u w:val="single"/>
          </w:rPr>
          <w:t xml:space="preserve"> </w:t>
        </w:r>
        <w:r w:rsidRPr="006B6FA6">
          <w:rPr>
            <w:rFonts w:hint="eastAsia"/>
            <w:u w:val="single"/>
          </w:rPr>
          <w:t>보장</w:t>
        </w:r>
        <w:r w:rsidRPr="000326A8">
          <w:t>에</w:t>
        </w:r>
      </w:ins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>
        <w:t xml:space="preserve"> </w:t>
      </w:r>
    </w:p>
    <w:p w14:paraId="0E390372" w14:textId="10979D1D" w:rsidR="00D534FA" w:rsidRPr="000326A8" w:rsidRDefault="00D534FA" w:rsidP="00877E3D">
      <w:pPr>
        <w:pStyle w:val="LKLevel2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116" w:name="_DV_M67"/>
      <w:bookmarkEnd w:id="111"/>
      <w:bookmarkEnd w:id="116"/>
    </w:p>
    <w:p w14:paraId="3C45E9B5" w14:textId="0A2FF39E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717512" w:rsidRPr="00717512">
        <w:rPr>
          <w:rStyle w:val="LKChar"/>
          <w:rFonts w:hint="eastAsia"/>
          <w:u w:val="single"/>
        </w:rPr>
        <w:t>별첨</w:t>
      </w:r>
      <w:r w:rsidR="00442BD2">
        <w:rPr>
          <w:rStyle w:val="LKChar"/>
          <w:rFonts w:hint="eastAsia"/>
          <w:u w:val="single"/>
        </w:rPr>
        <w:t xml:space="preserve"> </w:t>
      </w:r>
      <w:r w:rsidR="00717512" w:rsidRPr="00717512">
        <w:rPr>
          <w:rStyle w:val="LKChar"/>
          <w:rFonts w:hint="eastAsia"/>
          <w:u w:val="single"/>
        </w:rPr>
        <w:t>4.</w:t>
      </w:r>
      <w:r w:rsidR="00717512">
        <w:rPr>
          <w:rStyle w:val="LKChar"/>
        </w:rPr>
        <w:fldChar w:fldCharType="end"/>
      </w:r>
      <w:r w:rsidR="00B87392" w:rsidRPr="00DA0CED">
        <w:rPr>
          <w:rStyle w:val="LKChar"/>
          <w:rFonts w:hint="eastAsia"/>
          <w:u w:val="single"/>
        </w:rPr>
        <w:t>2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1238E8E" w14:textId="77777777" w:rsidR="006B3EB3" w:rsidRPr="000326A8" w:rsidRDefault="00D534FA" w:rsidP="00877E3D">
      <w:pPr>
        <w:pStyle w:val="LKLevel1"/>
      </w:pPr>
      <w:bookmarkStart w:id="117" w:name="_DV_M68"/>
      <w:bookmarkStart w:id="118" w:name="_Toc325125170"/>
      <w:bookmarkStart w:id="119" w:name="_Toc515548442"/>
      <w:bookmarkStart w:id="120" w:name="_Toc176821182"/>
      <w:bookmarkEnd w:id="97"/>
      <w:bookmarkEnd w:id="117"/>
      <w:r w:rsidRPr="000326A8">
        <w:t>확약</w:t>
      </w:r>
      <w:bookmarkEnd w:id="118"/>
      <w:bookmarkEnd w:id="119"/>
      <w:bookmarkEnd w:id="120"/>
    </w:p>
    <w:p w14:paraId="2C20DA91" w14:textId="77777777" w:rsidR="00F40336" w:rsidRPr="000326A8" w:rsidRDefault="006B3EB3" w:rsidP="00877E3D">
      <w:pPr>
        <w:pStyle w:val="LKLevel2"/>
        <w:rPr>
          <w:szCs w:val="22"/>
        </w:rPr>
      </w:pPr>
      <w:bookmarkStart w:id="121" w:name="_Ref105668145"/>
      <w:bookmarkStart w:id="122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121"/>
      <w:bookmarkEnd w:id="122"/>
    </w:p>
    <w:p w14:paraId="036DC59F" w14:textId="77777777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2543092E" w14:textId="5E943DE3" w:rsidR="002D29B4" w:rsidRPr="000326A8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  <w:r w:rsidR="0085714E">
        <w:rPr>
          <w:rFonts w:hint="eastAsia"/>
        </w:rPr>
        <w:t>각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당사자는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본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계약의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체결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및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이행과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관련하여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법령상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자신에게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요구되는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공시의무를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이행하기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위해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최선을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다하고</w:t>
      </w:r>
      <w:r w:rsidR="0085714E">
        <w:rPr>
          <w:rFonts w:hint="eastAsia"/>
        </w:rPr>
        <w:t>,</w:t>
      </w:r>
      <w:r w:rsidR="0085714E">
        <w:t xml:space="preserve"> </w:t>
      </w:r>
      <w:r w:rsidR="0085714E">
        <w:rPr>
          <w:rFonts w:hint="eastAsia"/>
        </w:rPr>
        <w:t>상호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간에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필요한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협조를</w:t>
      </w:r>
      <w:r w:rsidR="0085714E">
        <w:rPr>
          <w:rFonts w:hint="eastAsia"/>
        </w:rPr>
        <w:t xml:space="preserve"> </w:t>
      </w:r>
      <w:proofErr w:type="spellStart"/>
      <w:r w:rsidR="0085714E">
        <w:rPr>
          <w:rFonts w:hint="eastAsia"/>
        </w:rPr>
        <w:t>신의성실하게</w:t>
      </w:r>
      <w:proofErr w:type="spellEnd"/>
      <w:r w:rsidR="0085714E">
        <w:rPr>
          <w:rFonts w:hint="eastAsia"/>
        </w:rPr>
        <w:t xml:space="preserve"> </w:t>
      </w:r>
      <w:r w:rsidR="0085714E">
        <w:rPr>
          <w:rFonts w:hint="eastAsia"/>
        </w:rPr>
        <w:t>제공하기로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한다</w:t>
      </w:r>
      <w:r w:rsidR="0085714E">
        <w:rPr>
          <w:rFonts w:hint="eastAsia"/>
        </w:rPr>
        <w:t>.</w:t>
      </w:r>
    </w:p>
    <w:p w14:paraId="5FBD20C6" w14:textId="77777777" w:rsidR="007415CF" w:rsidRPr="0034310C" w:rsidRDefault="007415CF" w:rsidP="007415CF">
      <w:pPr>
        <w:pStyle w:val="LKLevel3"/>
        <w:rPr>
          <w:ins w:id="123" w:author="SL PARTNERS" w:date="2025-07-10T17:34:00Z" w16du:dateUtc="2025-07-10T08:34:00Z"/>
          <w:sz w:val="20"/>
          <w:szCs w:val="18"/>
        </w:rPr>
      </w:pPr>
      <w:bookmarkStart w:id="124" w:name="_Ref105673477"/>
      <w:ins w:id="125" w:author="SL PARTNERS" w:date="2025-07-10T17:34:00Z" w16du:dateUtc="2025-07-10T08:34:00Z">
        <w:r w:rsidRPr="0034310C">
          <w:rPr>
            <w:rFonts w:eastAsia="바탕체" w:hint="eastAsia"/>
            <w:szCs w:val="22"/>
            <w:u w:val="single"/>
          </w:rPr>
          <w:t>특정</w:t>
        </w:r>
        <w:r w:rsidRPr="0034310C">
          <w:rPr>
            <w:rFonts w:eastAsia="바탕체"/>
            <w:szCs w:val="22"/>
            <w:u w:val="single"/>
          </w:rPr>
          <w:t xml:space="preserve"> </w:t>
        </w:r>
        <w:r w:rsidRPr="0034310C">
          <w:rPr>
            <w:rFonts w:eastAsia="바탕체" w:hint="eastAsia"/>
            <w:szCs w:val="22"/>
            <w:u w:val="single"/>
          </w:rPr>
          <w:t>사항의</w:t>
        </w:r>
        <w:r w:rsidRPr="0034310C">
          <w:rPr>
            <w:rFonts w:eastAsia="바탕체"/>
            <w:szCs w:val="22"/>
            <w:u w:val="single"/>
          </w:rPr>
          <w:t xml:space="preserve"> </w:t>
        </w:r>
        <w:r w:rsidRPr="0034310C">
          <w:rPr>
            <w:rFonts w:eastAsia="바탕체" w:hint="eastAsia"/>
            <w:szCs w:val="22"/>
            <w:u w:val="single"/>
          </w:rPr>
          <w:t>통지</w:t>
        </w:r>
        <w:r w:rsidRPr="0034310C">
          <w:rPr>
            <w:rFonts w:eastAsia="바탕체"/>
            <w:szCs w:val="22"/>
          </w:rPr>
          <w:t xml:space="preserve">. </w:t>
        </w:r>
        <w:r w:rsidRPr="0034310C">
          <w:rPr>
            <w:rFonts w:eastAsia="바탕체" w:hint="eastAsia"/>
            <w:szCs w:val="22"/>
          </w:rPr>
          <w:t>당사자들은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각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거래종결일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전에</w:t>
        </w:r>
        <w:r w:rsidRPr="0034310C">
          <w:rPr>
            <w:rFonts w:eastAsia="바탕체"/>
            <w:color w:val="000000"/>
            <w:szCs w:val="22"/>
          </w:rPr>
          <w:t xml:space="preserve"> (</w:t>
        </w:r>
        <w:proofErr w:type="spellStart"/>
        <w:r w:rsidRPr="0034310C">
          <w:rPr>
            <w:rFonts w:eastAsia="바탕체"/>
            <w:color w:val="000000"/>
            <w:szCs w:val="22"/>
          </w:rPr>
          <w:t>i</w:t>
        </w:r>
        <w:proofErr w:type="spellEnd"/>
        <w:r w:rsidRPr="0034310C">
          <w:rPr>
            <w:rFonts w:eastAsia="바탕체"/>
            <w:color w:val="000000"/>
            <w:szCs w:val="22"/>
          </w:rPr>
          <w:t xml:space="preserve">) </w:t>
        </w:r>
        <w:r w:rsidRPr="0034310C">
          <w:rPr>
            <w:rFonts w:eastAsia="바탕체" w:hint="eastAsia"/>
            <w:color w:val="000000"/>
            <w:szCs w:val="22"/>
          </w:rPr>
          <w:t>본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계약에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기재된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당사자의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진술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보장이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부정확하게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사유가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발생하는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경우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(ii) </w:t>
        </w:r>
        <w:r w:rsidRPr="0034310C">
          <w:rPr>
            <w:rFonts w:eastAsia="바탕체" w:hint="eastAsia"/>
            <w:color w:val="000000"/>
            <w:szCs w:val="22"/>
          </w:rPr>
          <w:t>당사자가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본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계약에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따라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준수하거나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충족시켜야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확약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조건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합의사항을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준수하지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못하거나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충족시키지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못하는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경우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상대방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당사자에게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이를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즉시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통지하여야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한다</w:t>
        </w:r>
        <w:r w:rsidRPr="0034310C">
          <w:rPr>
            <w:rFonts w:eastAsia="바탕체"/>
            <w:color w:val="000000"/>
            <w:szCs w:val="22"/>
          </w:rPr>
          <w:t xml:space="preserve">. </w:t>
        </w:r>
        <w:r w:rsidRPr="0034310C">
          <w:rPr>
            <w:rFonts w:eastAsia="바탕체" w:hint="eastAsia"/>
            <w:color w:val="000000"/>
            <w:szCs w:val="22"/>
          </w:rPr>
          <w:t>단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이와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같은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통지는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진술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보장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확약의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변경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위반의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시정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조건의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충족으로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간주되지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아니한다</w:t>
        </w:r>
        <w:r w:rsidRPr="0034310C">
          <w:rPr>
            <w:rFonts w:eastAsia="바탕체"/>
            <w:color w:val="000000"/>
            <w:szCs w:val="22"/>
          </w:rPr>
          <w:t>.</w:t>
        </w:r>
      </w:ins>
    </w:p>
    <w:p w14:paraId="678D170A" w14:textId="64D89CFA" w:rsidR="00B2387B" w:rsidRDefault="00F0170B" w:rsidP="00877E3D">
      <w:pPr>
        <w:pStyle w:val="LKLevel3"/>
      </w:pPr>
      <w:r w:rsidRPr="00B83FFD">
        <w:rPr>
          <w:u w:val="single"/>
        </w:rPr>
        <w:t>필요적</w:t>
      </w:r>
      <w:r w:rsidRPr="00B83FFD">
        <w:rPr>
          <w:u w:val="single"/>
        </w:rPr>
        <w:t xml:space="preserve"> </w:t>
      </w:r>
      <w:r w:rsidRPr="00B83FFD">
        <w:rPr>
          <w:u w:val="single"/>
        </w:rPr>
        <w:t>승인</w:t>
      </w:r>
      <w:r w:rsidRPr="00B83FFD">
        <w:t>.</w:t>
      </w:r>
      <w:r w:rsidRPr="000326A8">
        <w:t xml:space="preserve"> </w:t>
      </w:r>
      <w:ins w:id="126" w:author="SL PARTNERS" w:date="2025-07-10T17:34:00Z" w16du:dateUtc="2025-07-10T08:34:00Z">
        <w:r w:rsidRPr="000326A8">
          <w:t xml:space="preserve"> </w:t>
        </w:r>
      </w:ins>
      <w:r w:rsidRPr="000326A8">
        <w:t>매수인은</w:t>
      </w:r>
      <w:r w:rsidRPr="000326A8">
        <w:t xml:space="preserve"> </w:t>
      </w:r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법률</w:t>
      </w:r>
      <w:r w:rsidRPr="000326A8">
        <w:t xml:space="preserve"> </w:t>
      </w:r>
      <w:r w:rsidRPr="000326A8">
        <w:t>및</w:t>
      </w:r>
      <w:r w:rsidRPr="000326A8">
        <w:t xml:space="preserve"> </w:t>
      </w:r>
      <w:del w:id="127" w:author="SL PARTNERS" w:date="2025-07-10T17:34:00Z" w16du:dateUtc="2025-07-10T08:34:00Z">
        <w:r w:rsidR="005A754F">
          <w:rPr>
            <w:rFonts w:hint="eastAsia"/>
          </w:rPr>
          <w:delText>매도인</w:delText>
        </w:r>
        <w:r w:rsidR="005A754F">
          <w:rPr>
            <w:rFonts w:hint="eastAsia"/>
          </w:rPr>
          <w:delText xml:space="preserve"> </w:delText>
        </w:r>
        <w:r w:rsidR="005A754F">
          <w:rPr>
            <w:rFonts w:hint="eastAsia"/>
          </w:rPr>
          <w:delText>및</w:delText>
        </w:r>
        <w:r w:rsidR="005A754F">
          <w:rPr>
            <w:rFonts w:hint="eastAsia"/>
          </w:rPr>
          <w:delText>/</w:delText>
        </w:r>
        <w:r w:rsidR="005A754F">
          <w:rPr>
            <w:rFonts w:hint="eastAsia"/>
          </w:rPr>
          <w:delText>또는</w:delText>
        </w:r>
        <w:r w:rsidR="005A754F">
          <w:rPr>
            <w:rFonts w:hint="eastAsia"/>
          </w:rPr>
          <w:delText xml:space="preserve"> </w:delText>
        </w:r>
      </w:del>
      <w:r w:rsidRPr="000326A8">
        <w:t>매수인이</w:t>
      </w:r>
      <w:r w:rsidRPr="000326A8">
        <w:t xml:space="preserve"> </w:t>
      </w:r>
      <w:r w:rsidRPr="000326A8">
        <w:t>체결한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인허가나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 w:rsidRPr="000326A8">
        <w:t>등을</w:t>
      </w:r>
      <w:r w:rsidRPr="000326A8">
        <w:t xml:space="preserve"> </w:t>
      </w:r>
      <w:r w:rsidRPr="000326A8">
        <w:t>포함하여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거쳐야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Pr="000326A8">
        <w:t>절차</w:t>
      </w:r>
      <w:r w:rsidRPr="000326A8">
        <w:t>(</w:t>
      </w:r>
      <w:del w:id="128" w:author="SL PARTNERS" w:date="2025-07-10T17:34:00Z" w16du:dateUtc="2025-07-10T08:34:00Z">
        <w:r w:rsidR="003048CC" w:rsidRPr="000326A8">
          <w:delText>필요적</w:delText>
        </w:r>
        <w:r w:rsidR="003048CC" w:rsidRPr="000326A8">
          <w:delText xml:space="preserve"> </w:delText>
        </w:r>
        <w:r w:rsidR="003048CC" w:rsidRPr="000326A8">
          <w:delText>승인에</w:delText>
        </w:r>
        <w:r w:rsidR="003048CC" w:rsidRPr="000326A8">
          <w:delText xml:space="preserve"> </w:delText>
        </w:r>
        <w:r w:rsidR="003048CC" w:rsidRPr="000326A8">
          <w:delText>부과된</w:delText>
        </w:r>
        <w:r w:rsidR="003048CC" w:rsidRPr="000326A8">
          <w:delText xml:space="preserve"> </w:delText>
        </w:r>
        <w:r w:rsidR="000E67FB">
          <w:rPr>
            <w:rFonts w:hint="eastAsia"/>
          </w:rPr>
          <w:delText>부담이나</w:delText>
        </w:r>
        <w:r w:rsidR="000E67FB">
          <w:rPr>
            <w:rFonts w:hint="eastAsia"/>
          </w:rPr>
          <w:delText xml:space="preserve"> </w:delText>
        </w:r>
        <w:r w:rsidR="003048CC" w:rsidRPr="000326A8">
          <w:delText>조건의</w:delText>
        </w:r>
        <w:r w:rsidR="003048CC" w:rsidRPr="000326A8">
          <w:delText xml:space="preserve"> </w:delText>
        </w:r>
        <w:r w:rsidR="003048CC" w:rsidRPr="000326A8">
          <w:delText>이행을</w:delText>
        </w:r>
        <w:r w:rsidR="003048CC" w:rsidRPr="000326A8">
          <w:delText xml:space="preserve"> </w:delText>
        </w:r>
        <w:r w:rsidR="003048CC" w:rsidRPr="000326A8">
          <w:delText>포함함</w:delText>
        </w:r>
        <w:r w:rsidR="000E67FB">
          <w:rPr>
            <w:rFonts w:hint="eastAsia"/>
          </w:rPr>
          <w:delText xml:space="preserve">, </w:delText>
        </w:r>
      </w:del>
      <w:r>
        <w:rPr>
          <w:rFonts w:hint="eastAsia"/>
        </w:rPr>
        <w:t>총칭하여</w:t>
      </w:r>
      <w:r>
        <w:rPr>
          <w:rFonts w:hint="eastAsia"/>
        </w:rPr>
        <w:t xml:space="preserve"> </w:t>
      </w:r>
      <w:r>
        <w:t>“</w:t>
      </w:r>
      <w:r w:rsidRPr="00E52419">
        <w:rPr>
          <w:rFonts w:hint="eastAsia"/>
          <w:u w:val="single"/>
        </w:rPr>
        <w:t>필요적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승인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등</w:t>
      </w:r>
      <w:r>
        <w:t>”</w:t>
      </w:r>
      <w:r w:rsidRPr="000326A8">
        <w:t>)</w:t>
      </w:r>
      <w:r w:rsidRPr="000326A8">
        <w:t>를</w:t>
      </w:r>
      <w:r w:rsidRPr="000326A8">
        <w:t xml:space="preserve"> </w:t>
      </w:r>
      <w:ins w:id="129" w:author="SL PARTNERS" w:date="2025-07-10T17:34:00Z" w16du:dateUtc="2025-07-10T08:34:00Z">
        <w:r w:rsidRPr="00F341EE">
          <w:rPr>
            <w:rFonts w:hint="eastAsia"/>
          </w:rPr>
          <w:t>상업적으로</w:t>
        </w:r>
        <w:r w:rsidRPr="00F341EE">
          <w:t xml:space="preserve"> </w:t>
        </w:r>
        <w:r w:rsidRPr="00F341EE">
          <w:t>합리적인</w:t>
        </w:r>
        <w:r w:rsidRPr="00F341EE">
          <w:t xml:space="preserve"> </w:t>
        </w:r>
        <w:r w:rsidRPr="00F341EE">
          <w:t>노력을</w:t>
        </w:r>
        <w:r w:rsidRPr="00F341EE">
          <w:t xml:space="preserve"> </w:t>
        </w:r>
        <w:r w:rsidRPr="00F341EE">
          <w:t>다하여</w:t>
        </w:r>
        <w:r>
          <w:rPr>
            <w:rFonts w:hint="eastAsia"/>
          </w:rPr>
          <w:t xml:space="preserve"> </w:t>
        </w:r>
      </w:ins>
      <w:r>
        <w:rPr>
          <w:rFonts w:hint="eastAsia"/>
        </w:rPr>
        <w:t>신속하게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완료하여야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AE3B8D">
        <w:t>.</w:t>
      </w:r>
      <w:r w:rsidRPr="000326A8">
        <w:t xml:space="preserve"> </w:t>
      </w:r>
      <w:del w:id="130" w:author="SL PARTNERS" w:date="2025-07-10T17:34:00Z" w16du:dateUtc="2025-07-10T08:34:00Z">
        <w:r w:rsidR="005F50C4" w:rsidRPr="000326A8">
          <w:delText>매수인은</w:delText>
        </w:r>
        <w:r w:rsidR="005F50C4" w:rsidRPr="000326A8">
          <w:delText xml:space="preserve"> </w:delText>
        </w:r>
        <w:r w:rsidR="0069752D" w:rsidRPr="000326A8">
          <w:delText xml:space="preserve">(i) </w:delText>
        </w:r>
        <w:r w:rsidR="005F50C4" w:rsidRPr="000326A8">
          <w:delText>본</w:delText>
        </w:r>
        <w:r w:rsidR="005F50C4" w:rsidRPr="000326A8">
          <w:delText xml:space="preserve"> </w:delText>
        </w:r>
        <w:r w:rsidR="005F50C4" w:rsidRPr="000326A8">
          <w:delText>계약</w:delText>
        </w:r>
        <w:r w:rsidR="005F50C4" w:rsidRPr="000326A8">
          <w:delText xml:space="preserve"> </w:delText>
        </w:r>
        <w:r w:rsidR="005F50C4" w:rsidRPr="0059521D">
          <w:delText>체결</w:delText>
        </w:r>
        <w:r w:rsidR="0018073C" w:rsidRPr="0059521D">
          <w:delText>일로부터</w:delText>
        </w:r>
        <w:r w:rsidR="000D0C1E" w:rsidRPr="0059521D">
          <w:delText xml:space="preserve"> </w:delText>
        </w:r>
        <w:r w:rsidR="00AC5999" w:rsidRPr="0059521D">
          <w:rPr>
            <w:rFonts w:hint="eastAsia"/>
          </w:rPr>
          <w:delText>5</w:delText>
        </w:r>
        <w:r w:rsidR="000E67FB">
          <w:delText xml:space="preserve"> </w:delText>
        </w:r>
        <w:r w:rsidR="000D0C1E" w:rsidRPr="000326A8">
          <w:delText>영업일</w:delText>
        </w:r>
        <w:r w:rsidR="000D0C1E" w:rsidRPr="000326A8">
          <w:delText xml:space="preserve"> </w:delText>
        </w:r>
        <w:r w:rsidR="000D0C1E" w:rsidRPr="000326A8">
          <w:delText>이내에</w:delText>
        </w:r>
        <w:r w:rsidR="005F50C4" w:rsidRPr="000326A8">
          <w:delText xml:space="preserve"> </w:delText>
        </w:r>
        <w:r w:rsidR="0069752D" w:rsidRPr="000326A8">
          <w:delText>필요적</w:delText>
        </w:r>
        <w:r w:rsidR="0069752D" w:rsidRPr="000326A8">
          <w:delText xml:space="preserve"> </w:delText>
        </w:r>
        <w:r w:rsidR="0069752D" w:rsidRPr="000326A8">
          <w:delText>승인</w:delText>
        </w:r>
        <w:r w:rsidR="000C2F61">
          <w:rPr>
            <w:rFonts w:hint="eastAsia"/>
          </w:rPr>
          <w:delText xml:space="preserve"> </w:delText>
        </w:r>
        <w:r w:rsidR="000C2F61">
          <w:rPr>
            <w:rFonts w:hint="eastAsia"/>
          </w:rPr>
          <w:delText>등</w:delText>
        </w:r>
        <w:r w:rsidR="0069752D" w:rsidRPr="000326A8">
          <w:delText>에</w:delText>
        </w:r>
        <w:r w:rsidR="0069752D" w:rsidRPr="000326A8">
          <w:delText xml:space="preserve"> </w:delText>
        </w:r>
        <w:r w:rsidR="0069752D" w:rsidRPr="000326A8">
          <w:delText>관한</w:delText>
        </w:r>
        <w:r w:rsidR="0069752D" w:rsidRPr="000326A8">
          <w:delText xml:space="preserve"> </w:delText>
        </w:r>
        <w:r w:rsidR="005F50C4" w:rsidRPr="000326A8">
          <w:delText>신</w:delText>
        </w:r>
        <w:r w:rsidR="0069752D" w:rsidRPr="000326A8">
          <w:delText>청서</w:delText>
        </w:r>
        <w:r w:rsidR="0069752D" w:rsidRPr="000326A8">
          <w:delText xml:space="preserve">, </w:delText>
        </w:r>
        <w:r w:rsidR="0069752D" w:rsidRPr="000326A8">
          <w:delText>신고서</w:delText>
        </w:r>
        <w:r w:rsidR="0069752D" w:rsidRPr="000326A8">
          <w:delText xml:space="preserve">, </w:delText>
        </w:r>
        <w:r w:rsidR="0069752D" w:rsidRPr="000326A8">
          <w:delText>기타</w:delText>
        </w:r>
        <w:r w:rsidR="0069752D" w:rsidRPr="000326A8">
          <w:delText xml:space="preserve"> </w:delText>
        </w:r>
        <w:r w:rsidR="0069752D" w:rsidRPr="000326A8">
          <w:delText>이에</w:delText>
        </w:r>
        <w:r w:rsidR="0069752D" w:rsidRPr="000326A8">
          <w:delText xml:space="preserve"> </w:delText>
        </w:r>
        <w:r w:rsidR="0069752D" w:rsidRPr="000326A8">
          <w:delText>준하는</w:delText>
        </w:r>
        <w:r w:rsidR="0069752D" w:rsidRPr="000326A8">
          <w:delText xml:space="preserve"> </w:delText>
        </w:r>
        <w:r w:rsidR="0069752D" w:rsidRPr="000326A8">
          <w:delText>서류</w:delText>
        </w:r>
        <w:r w:rsidR="00F40604">
          <w:rPr>
            <w:rFonts w:hint="eastAsia"/>
          </w:rPr>
          <w:delText>(</w:delText>
        </w:r>
        <w:r w:rsidR="00F40604">
          <w:delText>“</w:delText>
        </w:r>
        <w:r w:rsidR="00F40604" w:rsidRPr="00E52419">
          <w:rPr>
            <w:rFonts w:hint="eastAsia"/>
            <w:u w:val="single"/>
          </w:rPr>
          <w:delText>신고서</w:delText>
        </w:r>
        <w:r w:rsidR="00F40604" w:rsidRPr="00E52419">
          <w:rPr>
            <w:u w:val="single"/>
          </w:rPr>
          <w:delText xml:space="preserve"> </w:delText>
        </w:r>
        <w:r w:rsidR="00F40604" w:rsidRPr="00E52419">
          <w:rPr>
            <w:rFonts w:hint="eastAsia"/>
            <w:u w:val="single"/>
          </w:rPr>
          <w:delText>등</w:delText>
        </w:r>
        <w:r w:rsidR="00F40604">
          <w:delText>”)</w:delText>
        </w:r>
        <w:r w:rsidR="0069752D" w:rsidRPr="000326A8">
          <w:delText>를</w:delText>
        </w:r>
        <w:r w:rsidR="0069752D" w:rsidRPr="000326A8">
          <w:delText xml:space="preserve"> </w:delText>
        </w:r>
        <w:r w:rsidR="0069752D" w:rsidRPr="000326A8">
          <w:delText>관할</w:delText>
        </w:r>
        <w:r w:rsidR="0069752D" w:rsidRPr="000326A8">
          <w:delText xml:space="preserve"> </w:delText>
        </w:r>
        <w:r w:rsidR="0069752D" w:rsidRPr="000326A8">
          <w:delText>국내외</w:delText>
        </w:r>
        <w:r w:rsidR="0069752D" w:rsidRPr="000326A8">
          <w:delText xml:space="preserve"> </w:delText>
        </w:r>
        <w:r w:rsidR="0069752D" w:rsidRPr="000326A8">
          <w:delText>정부기관에</w:delText>
        </w:r>
        <w:r w:rsidR="0069752D" w:rsidRPr="000326A8">
          <w:delText xml:space="preserve"> </w:delText>
        </w:r>
        <w:r w:rsidR="0069752D" w:rsidRPr="000326A8">
          <w:delText>제출하고</w:delText>
        </w:r>
        <w:r w:rsidR="00DA0CED">
          <w:rPr>
            <w:rFonts w:hint="eastAsia"/>
          </w:rPr>
          <w:delText>,</w:delText>
        </w:r>
        <w:r w:rsidR="0069752D" w:rsidRPr="000326A8">
          <w:delText xml:space="preserve"> </w:delText>
        </w:r>
        <w:r w:rsidR="0069752D" w:rsidRPr="000326A8">
          <w:delText>그</w:delText>
        </w:r>
        <w:r w:rsidR="0069752D" w:rsidRPr="000326A8">
          <w:delText xml:space="preserve"> </w:delText>
        </w:r>
        <w:r w:rsidR="00F40604">
          <w:rPr>
            <w:rFonts w:hint="eastAsia"/>
          </w:rPr>
          <w:delText>신고서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등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사본</w:delText>
        </w:r>
        <w:r w:rsidR="00F40604">
          <w:rPr>
            <w:rFonts w:hint="eastAsia"/>
          </w:rPr>
          <w:delText>(</w:delText>
        </w:r>
        <w:r w:rsidR="00F40604">
          <w:rPr>
            <w:rFonts w:hint="eastAsia"/>
          </w:rPr>
          <w:delText>단</w:delText>
        </w:r>
        <w:r w:rsidR="00F40604">
          <w:rPr>
            <w:rFonts w:hint="eastAsia"/>
          </w:rPr>
          <w:delText>,</w:delText>
        </w:r>
        <w:r w:rsidR="00F40604">
          <w:delText xml:space="preserve"> </w:delText>
        </w:r>
        <w:r w:rsidR="00F40604">
          <w:rPr>
            <w:rFonts w:hint="eastAsia"/>
          </w:rPr>
          <w:delText>매수인의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영업비밀에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해당하는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항목은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식별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불능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처리할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있음</w:delText>
        </w:r>
        <w:r w:rsidR="00F40604">
          <w:rPr>
            <w:rFonts w:hint="eastAsia"/>
          </w:rPr>
          <w:delText>)</w:delText>
        </w:r>
        <w:r w:rsidR="00F40604">
          <w:rPr>
            <w:rFonts w:hint="eastAsia"/>
          </w:rPr>
          <w:delText>과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제출</w:delText>
        </w:r>
        <w:r w:rsidR="00F40604">
          <w:rPr>
            <w:rFonts w:hint="eastAsia"/>
          </w:rPr>
          <w:delText xml:space="preserve"> </w:delText>
        </w:r>
        <w:r w:rsidR="0069752D" w:rsidRPr="000326A8">
          <w:delText>증빙을</w:delText>
        </w:r>
        <w:r w:rsidR="0069752D" w:rsidRPr="000326A8">
          <w:delText xml:space="preserve"> </w:delText>
        </w:r>
        <w:r w:rsidR="0069752D" w:rsidRPr="000326A8">
          <w:delText>매도인에게</w:delText>
        </w:r>
        <w:r w:rsidR="0069752D" w:rsidRPr="000326A8">
          <w:delText xml:space="preserve"> </w:delText>
        </w:r>
        <w:r w:rsidR="0069752D" w:rsidRPr="000326A8">
          <w:delText>제공하여야</w:delText>
        </w:r>
        <w:r w:rsidR="0069752D" w:rsidRPr="000326A8">
          <w:delText xml:space="preserve"> </w:delText>
        </w:r>
        <w:r w:rsidR="0069752D" w:rsidRPr="000326A8">
          <w:delText>하고</w:delText>
        </w:r>
        <w:r w:rsidR="009D5D1C" w:rsidRPr="009D5D1C">
          <w:delText>(</w:delText>
        </w:r>
        <w:r w:rsidR="009D5D1C" w:rsidRPr="009D5D1C">
          <w:delText>단</w:delText>
        </w:r>
        <w:r w:rsidR="009D5D1C" w:rsidRPr="009D5D1C">
          <w:delText xml:space="preserve"> </w:delText>
        </w:r>
        <w:r w:rsidR="009D5D1C" w:rsidRPr="009D5D1C">
          <w:delText>계약</w:delText>
        </w:r>
        <w:r w:rsidR="009D5D1C" w:rsidRPr="009D5D1C">
          <w:delText xml:space="preserve"> </w:delText>
        </w:r>
        <w:r w:rsidR="009D5D1C" w:rsidRPr="009D5D1C">
          <w:delText>전</w:delText>
        </w:r>
        <w:r w:rsidR="009D5D1C" w:rsidRPr="009D5D1C">
          <w:delText xml:space="preserve"> </w:delText>
        </w:r>
        <w:r w:rsidR="009D5D1C" w:rsidRPr="009D5D1C">
          <w:delText>사전신고나</w:delText>
        </w:r>
        <w:r w:rsidR="009D5D1C" w:rsidRPr="009D5D1C">
          <w:delText xml:space="preserve"> </w:delText>
        </w:r>
        <w:r w:rsidR="009D5D1C" w:rsidRPr="009D5D1C">
          <w:delText>승인이</w:delText>
        </w:r>
        <w:r w:rsidR="009D5D1C" w:rsidRPr="009D5D1C">
          <w:delText xml:space="preserve"> </w:delText>
        </w:r>
        <w:r w:rsidR="009D5D1C" w:rsidRPr="009D5D1C">
          <w:delText>필요한</w:delText>
        </w:r>
        <w:r w:rsidR="009D5D1C" w:rsidRPr="009D5D1C">
          <w:delText xml:space="preserve"> </w:delText>
        </w:r>
        <w:r w:rsidR="009D5D1C" w:rsidRPr="009D5D1C">
          <w:delText>경우에는</w:delText>
        </w:r>
        <w:r w:rsidR="009D5D1C" w:rsidRPr="009D5D1C">
          <w:delText xml:space="preserve"> </w:delText>
        </w:r>
        <w:r w:rsidR="009D5D1C" w:rsidRPr="009D5D1C">
          <w:delText>그와</w:delText>
        </w:r>
        <w:r w:rsidR="009D5D1C" w:rsidRPr="009D5D1C">
          <w:delText xml:space="preserve"> </w:delText>
        </w:r>
        <w:r w:rsidR="009D5D1C" w:rsidRPr="009D5D1C">
          <w:delText>같은</w:delText>
        </w:r>
        <w:r w:rsidR="009D5D1C" w:rsidRPr="009D5D1C">
          <w:delText xml:space="preserve"> </w:delText>
        </w:r>
        <w:r w:rsidR="009D5D1C" w:rsidRPr="009D5D1C">
          <w:delText>사전</w:delText>
        </w:r>
        <w:r w:rsidR="009D5D1C" w:rsidRPr="009D5D1C">
          <w:delText xml:space="preserve"> </w:delText>
        </w:r>
        <w:r w:rsidR="009D5D1C" w:rsidRPr="009D5D1C">
          <w:delText>신고를</w:delText>
        </w:r>
        <w:r w:rsidR="009D5D1C" w:rsidRPr="009D5D1C">
          <w:delText xml:space="preserve"> </w:delText>
        </w:r>
        <w:r w:rsidR="009D5D1C" w:rsidRPr="009D5D1C">
          <w:delText>경료하였거나</w:delText>
        </w:r>
        <w:r w:rsidR="009D5D1C" w:rsidRPr="009D5D1C">
          <w:delText xml:space="preserve"> </w:delText>
        </w:r>
        <w:r w:rsidR="009D5D1C" w:rsidRPr="009D5D1C">
          <w:delText>사전승인을</w:delText>
        </w:r>
        <w:r w:rsidR="009D5D1C" w:rsidRPr="009D5D1C">
          <w:delText xml:space="preserve"> </w:delText>
        </w:r>
        <w:r w:rsidR="009D5D1C" w:rsidRPr="009D5D1C">
          <w:delText>득하였다는</w:delText>
        </w:r>
        <w:r w:rsidR="009D5D1C" w:rsidRPr="009D5D1C">
          <w:delText xml:space="preserve"> </w:delText>
        </w:r>
        <w:r w:rsidR="009D5D1C" w:rsidRPr="009D5D1C">
          <w:delText>증빙을</w:delText>
        </w:r>
        <w:r w:rsidR="009D5D1C" w:rsidRPr="009D5D1C">
          <w:delText xml:space="preserve"> </w:delText>
        </w:r>
        <w:r w:rsidR="009D5D1C" w:rsidRPr="009D5D1C">
          <w:delText>계약</w:delText>
        </w:r>
        <w:r w:rsidR="009D5D1C" w:rsidRPr="009D5D1C">
          <w:delText xml:space="preserve"> </w:delText>
        </w:r>
        <w:r w:rsidR="009D5D1C" w:rsidRPr="009D5D1C">
          <w:delText>체결</w:delText>
        </w:r>
        <w:r w:rsidR="009D5D1C" w:rsidRPr="009D5D1C">
          <w:delText xml:space="preserve"> </w:delText>
        </w:r>
        <w:r w:rsidR="009D5D1C" w:rsidRPr="009D5D1C">
          <w:delText>시</w:delText>
        </w:r>
        <w:r w:rsidR="009D5D1C" w:rsidRPr="009D5D1C">
          <w:delText xml:space="preserve"> </w:delText>
        </w:r>
        <w:r w:rsidR="009D5D1C" w:rsidRPr="009D5D1C">
          <w:delText>선행조건</w:delText>
        </w:r>
        <w:r w:rsidR="009D5D1C" w:rsidRPr="009D5D1C">
          <w:delText xml:space="preserve"> </w:delText>
        </w:r>
        <w:r w:rsidR="009D5D1C" w:rsidRPr="009D5D1C">
          <w:delText>서류로</w:delText>
        </w:r>
        <w:r w:rsidR="009D5D1C" w:rsidRPr="009D5D1C">
          <w:delText xml:space="preserve"> </w:delText>
        </w:r>
        <w:r w:rsidR="009D5D1C" w:rsidRPr="009D5D1C">
          <w:delText>상대방에게</w:delText>
        </w:r>
        <w:r w:rsidR="009D5D1C" w:rsidRPr="009D5D1C">
          <w:delText xml:space="preserve"> </w:delText>
        </w:r>
        <w:r w:rsidR="009D5D1C" w:rsidRPr="009D5D1C">
          <w:delText>제공하여야</w:delText>
        </w:r>
        <w:r w:rsidR="009D5D1C" w:rsidRPr="009D5D1C">
          <w:delText xml:space="preserve"> </w:delText>
        </w:r>
        <w:r w:rsidR="009D5D1C" w:rsidRPr="009D5D1C">
          <w:delText>한다</w:delText>
        </w:r>
        <w:r w:rsidR="009D5D1C" w:rsidRPr="009D5D1C">
          <w:delText>)</w:delText>
        </w:r>
        <w:r w:rsidR="0069752D" w:rsidRPr="000326A8">
          <w:delText>, (ii)</w:delText>
        </w:r>
        <w:r w:rsidR="009D5D1C">
          <w:rPr>
            <w:rFonts w:hint="eastAsia"/>
          </w:rPr>
          <w:delText xml:space="preserve"> </w:delText>
        </w:r>
        <w:r w:rsidR="000A58B5" w:rsidRPr="000326A8">
          <w:delText>매도인의</w:delText>
        </w:r>
        <w:r w:rsidR="000A58B5" w:rsidRPr="000326A8">
          <w:delText xml:space="preserve"> </w:delText>
        </w:r>
        <w:r w:rsidR="000A58B5" w:rsidRPr="000326A8">
          <w:delText>요청이</w:delText>
        </w:r>
        <w:r w:rsidR="000A58B5" w:rsidRPr="000326A8">
          <w:delText xml:space="preserve"> </w:delText>
        </w:r>
        <w:r w:rsidR="000A58B5" w:rsidRPr="000326A8">
          <w:delText>있을</w:delText>
        </w:r>
        <w:r w:rsidR="000A58B5" w:rsidRPr="000326A8">
          <w:delText xml:space="preserve"> </w:delText>
        </w:r>
        <w:r w:rsidR="000A58B5" w:rsidRPr="000326A8">
          <w:delText>경우</w:delText>
        </w:r>
        <w:r w:rsidR="000A58B5" w:rsidRPr="000326A8">
          <w:delText xml:space="preserve"> </w:delText>
        </w:r>
        <w:r w:rsidR="000A58B5">
          <w:rPr>
            <w:rFonts w:hint="eastAsia"/>
          </w:rPr>
          <w:delText>필요적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승인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등의</w:delText>
        </w:r>
        <w:r w:rsidR="000A58B5" w:rsidRPr="000326A8">
          <w:delText xml:space="preserve"> </w:delText>
        </w:r>
        <w:r w:rsidR="000A58B5" w:rsidRPr="000326A8">
          <w:delText>진행상황을</w:delText>
        </w:r>
        <w:r w:rsidR="000A58B5" w:rsidRPr="000326A8">
          <w:delText xml:space="preserve"> </w:delText>
        </w:r>
        <w:r w:rsidR="000A58B5" w:rsidRPr="000326A8">
          <w:delText>매도인</w:delText>
        </w:r>
        <w:r w:rsidR="000A58B5">
          <w:rPr>
            <w:rFonts w:hint="eastAsia"/>
          </w:rPr>
          <w:delText>과</w:delText>
        </w:r>
        <w:r w:rsidR="000A58B5" w:rsidRPr="000326A8">
          <w:delText xml:space="preserve"> </w:delText>
        </w:r>
        <w:r w:rsidR="000A58B5">
          <w:rPr>
            <w:rFonts w:hint="eastAsia"/>
          </w:rPr>
          <w:delText>지체없이</w:delText>
        </w:r>
        <w:r w:rsidR="000A58B5">
          <w:rPr>
            <w:rFonts w:hint="eastAsia"/>
          </w:rPr>
          <w:delText xml:space="preserve"> </w:delText>
        </w:r>
        <w:r w:rsidR="000A58B5" w:rsidRPr="000326A8">
          <w:delText>공유하</w:delText>
        </w:r>
        <w:r w:rsidR="000A58B5">
          <w:rPr>
            <w:rFonts w:hint="eastAsia"/>
          </w:rPr>
          <w:delText>고</w:delText>
        </w:r>
        <w:r w:rsidR="000A58B5">
          <w:rPr>
            <w:rFonts w:hint="eastAsia"/>
          </w:rPr>
          <w:delText>,</w:delText>
        </w:r>
        <w:r w:rsidR="000A58B5">
          <w:delText xml:space="preserve"> (iii) </w:delText>
        </w:r>
        <w:r w:rsidR="000A58B5">
          <w:rPr>
            <w:rFonts w:hint="eastAsia"/>
          </w:rPr>
          <w:delText>필요적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승인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등에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관한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정부기관의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보정명령이나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추가자료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제출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요구가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있는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경우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이를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즉시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매도인에게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공유하고</w:delText>
        </w:r>
        <w:r w:rsidR="000A58B5">
          <w:rPr>
            <w:rFonts w:hint="eastAsia"/>
          </w:rPr>
          <w:delText xml:space="preserve">, </w:delText>
        </w:r>
        <w:r w:rsidR="000A58B5">
          <w:rPr>
            <w:rFonts w:hint="eastAsia"/>
          </w:rPr>
          <w:delText>그에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신속하게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대응한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후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정부기관에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제출한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서류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및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자료의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사본</w:delText>
        </w:r>
        <w:r w:rsidR="000A58B5">
          <w:rPr>
            <w:rFonts w:hint="eastAsia"/>
          </w:rPr>
          <w:delText>(</w:delText>
        </w:r>
        <w:r w:rsidR="000A58B5">
          <w:rPr>
            <w:rFonts w:hint="eastAsia"/>
          </w:rPr>
          <w:delText>단</w:delText>
        </w:r>
        <w:r w:rsidR="000A58B5">
          <w:rPr>
            <w:rFonts w:hint="eastAsia"/>
          </w:rPr>
          <w:delText>,</w:delText>
        </w:r>
        <w:r w:rsidR="000A58B5">
          <w:delText xml:space="preserve"> </w:delText>
        </w:r>
        <w:r w:rsidR="000A58B5">
          <w:rPr>
            <w:rFonts w:hint="eastAsia"/>
          </w:rPr>
          <w:delText>매수인의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영업비밀에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해당하는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항목은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식별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불능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처리할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있음</w:delText>
        </w:r>
        <w:r w:rsidR="000A58B5">
          <w:rPr>
            <w:rFonts w:hint="eastAsia"/>
          </w:rPr>
          <w:delText>)</w:delText>
        </w:r>
        <w:r w:rsidR="000A58B5">
          <w:rPr>
            <w:rFonts w:hint="eastAsia"/>
          </w:rPr>
          <w:delText>을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지체없이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매도인에게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제공하여야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하</w:delText>
        </w:r>
        <w:r w:rsidR="000A58B5" w:rsidRPr="000326A8">
          <w:delText>며</w:delText>
        </w:r>
        <w:r w:rsidR="000A58B5" w:rsidRPr="000326A8">
          <w:delText>, (i</w:delText>
        </w:r>
        <w:r w:rsidR="000A58B5">
          <w:delText>v</w:delText>
        </w:r>
        <w:r w:rsidR="000A58B5" w:rsidRPr="000326A8">
          <w:delText xml:space="preserve">) </w:delText>
        </w:r>
        <w:r w:rsidR="000A58B5">
          <w:rPr>
            <w:rFonts w:hint="eastAsia"/>
          </w:rPr>
          <w:delText>필요적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승인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등에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부담이나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조건이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부과되는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경우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이를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이의없이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수용하여야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하고</w:delText>
        </w:r>
        <w:r w:rsidR="000A58B5">
          <w:rPr>
            <w:rFonts w:hint="eastAsia"/>
          </w:rPr>
          <w:delText>,</w:delText>
        </w:r>
        <w:r w:rsidR="000A58B5">
          <w:delText xml:space="preserve"> (v)</w:delText>
        </w:r>
        <w:r w:rsidR="000A58B5" w:rsidRPr="00F40604">
          <w:rPr>
            <w:rFonts w:hint="eastAsia"/>
          </w:rPr>
          <w:delText xml:space="preserve"> </w:delText>
        </w:r>
        <w:r w:rsidR="000A58B5" w:rsidRPr="000326A8">
          <w:delText>필요적</w:delText>
        </w:r>
        <w:r w:rsidR="000A58B5" w:rsidRPr="000326A8">
          <w:delText xml:space="preserve"> </w:delText>
        </w:r>
        <w:r w:rsidR="000A58B5" w:rsidRPr="000326A8">
          <w:delText>승인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</w:delText>
        </w:r>
        <w:r w:rsidR="000A58B5" w:rsidRPr="000326A8">
          <w:delText>(</w:delText>
        </w:r>
        <w:r w:rsidR="000A58B5" w:rsidRPr="000326A8">
          <w:delText>부담부</w:delText>
        </w:r>
        <w:r w:rsidR="000A58B5" w:rsidRPr="000326A8">
          <w:delText xml:space="preserve"> </w:delText>
        </w:r>
        <w:r w:rsidR="000A58B5" w:rsidRPr="000326A8">
          <w:delText>또는</w:delText>
        </w:r>
        <w:r w:rsidR="000A58B5" w:rsidRPr="000326A8">
          <w:delText xml:space="preserve"> </w:delText>
        </w:r>
        <w:r w:rsidR="000A58B5" w:rsidRPr="000326A8">
          <w:delText>조건부</w:delText>
        </w:r>
        <w:r w:rsidR="000A58B5" w:rsidRPr="000326A8">
          <w:delText xml:space="preserve"> </w:delText>
        </w:r>
        <w:r w:rsidR="000A58B5" w:rsidRPr="000326A8">
          <w:delText>승인을</w:delText>
        </w:r>
        <w:r w:rsidR="000A58B5" w:rsidRPr="000326A8">
          <w:delText xml:space="preserve"> </w:delText>
        </w:r>
        <w:r w:rsidR="000A58B5" w:rsidRPr="000326A8">
          <w:delText>포함함</w:delText>
        </w:r>
        <w:r w:rsidR="000A58B5" w:rsidRPr="000326A8">
          <w:delText>)</w:delText>
        </w:r>
        <w:r w:rsidR="000A58B5" w:rsidRPr="000326A8">
          <w:delText>을</w:delText>
        </w:r>
        <w:r w:rsidR="000A58B5" w:rsidRPr="000326A8">
          <w:delText xml:space="preserve"> </w:delText>
        </w:r>
        <w:r w:rsidR="000A58B5" w:rsidRPr="000326A8">
          <w:delText>받</w:delText>
        </w:r>
        <w:r w:rsidR="000A58B5">
          <w:rPr>
            <w:rFonts w:hint="eastAsia"/>
          </w:rPr>
          <w:delText>는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경우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즉시</w:delText>
        </w:r>
        <w:r w:rsidR="000A58B5">
          <w:rPr>
            <w:rFonts w:hint="eastAsia"/>
          </w:rPr>
          <w:delText xml:space="preserve"> </w:delText>
        </w:r>
        <w:r w:rsidR="000A58B5" w:rsidRPr="000326A8">
          <w:delText>그</w:delText>
        </w:r>
        <w:r w:rsidR="000A58B5" w:rsidRPr="000326A8">
          <w:delText xml:space="preserve"> </w:delText>
        </w:r>
        <w:r w:rsidR="000A58B5" w:rsidRPr="000326A8">
          <w:delText>사본을</w:delText>
        </w:r>
        <w:r w:rsidR="000A58B5" w:rsidRPr="000326A8">
          <w:delText xml:space="preserve"> </w:delText>
        </w:r>
        <w:r w:rsidR="000A58B5">
          <w:rPr>
            <w:rFonts w:hint="eastAsia"/>
          </w:rPr>
          <w:delText>매도인</w:delText>
        </w:r>
        <w:r w:rsidR="000A58B5" w:rsidRPr="000326A8">
          <w:delText>에게</w:delText>
        </w:r>
        <w:r w:rsidR="000A58B5" w:rsidRPr="000326A8">
          <w:delText xml:space="preserve"> </w:delText>
        </w:r>
        <w:r w:rsidR="000A58B5" w:rsidRPr="000326A8">
          <w:delText>제공하여야</w:delText>
        </w:r>
        <w:r w:rsidR="000A58B5" w:rsidRPr="000326A8">
          <w:delText xml:space="preserve"> </w:delText>
        </w:r>
        <w:r w:rsidR="000A58B5" w:rsidRPr="000326A8">
          <w:delText>한다</w:delText>
        </w:r>
        <w:r w:rsidR="000A58B5" w:rsidRPr="000326A8">
          <w:delText xml:space="preserve">. </w:delText>
        </w:r>
      </w:del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>(</w:t>
      </w:r>
      <w:r w:rsidRPr="000326A8">
        <w:t>그에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부과된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조건의</w:t>
      </w:r>
      <w:r w:rsidRPr="000326A8">
        <w:t xml:space="preserve"> </w:t>
      </w:r>
      <w:r w:rsidRPr="000326A8">
        <w:t>이행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 w:rsidRPr="000326A8">
        <w:t>)</w:t>
      </w:r>
      <w:r w:rsidRPr="000326A8">
        <w:t>에</w:t>
      </w:r>
      <w:r w:rsidRPr="000326A8">
        <w:t xml:space="preserve"> </w:t>
      </w:r>
      <w:r w:rsidRPr="000326A8">
        <w:t>소요되는</w:t>
      </w:r>
      <w:r w:rsidRPr="000326A8">
        <w:t xml:space="preserve"> </w:t>
      </w:r>
      <w:r w:rsidRPr="000326A8">
        <w:t>일체의</w:t>
      </w:r>
      <w:r w:rsidRPr="000326A8">
        <w:t xml:space="preserve"> </w:t>
      </w:r>
      <w:r w:rsidRPr="000326A8">
        <w:t>비용은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부담</w:t>
      </w:r>
      <w:r>
        <w:rPr>
          <w:rFonts w:hint="eastAsia"/>
        </w:rPr>
        <w:t>하되</w:t>
      </w:r>
      <w:r>
        <w:rPr>
          <w:rFonts w:hint="eastAsia"/>
        </w:rPr>
        <w:t>,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매수인이</w:t>
      </w:r>
      <w:r w:rsidRPr="000E0ADB">
        <w:t xml:space="preserve"> </w:t>
      </w:r>
      <w:del w:id="131" w:author="SL PARTNERS" w:date="2025-07-10T17:34:00Z" w16du:dateUtc="2025-07-10T08:34:00Z">
        <w:r w:rsidR="000A58B5" w:rsidRPr="000326A8">
          <w:delText>필요적</w:delText>
        </w:r>
        <w:r w:rsidR="000A58B5" w:rsidRPr="000326A8">
          <w:delText xml:space="preserve"> </w:delText>
        </w:r>
        <w:r w:rsidR="000A58B5" w:rsidRPr="000326A8">
          <w:delText>승인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</w:delText>
        </w:r>
        <w:r w:rsidR="000A58B5" w:rsidRPr="000326A8">
          <w:delText>을</w:delText>
        </w:r>
        <w:r w:rsidR="000A58B5" w:rsidRPr="000326A8">
          <w:delText xml:space="preserve"> </w:delText>
        </w:r>
        <w:r w:rsidR="000A58B5" w:rsidRPr="000326A8">
          <w:delText>받기</w:delText>
        </w:r>
        <w:r w:rsidR="000A58B5" w:rsidRPr="000326A8">
          <w:delText xml:space="preserve"> </w:delText>
        </w:r>
        <w:r w:rsidR="000A58B5" w:rsidRPr="000326A8">
          <w:delText>위한</w:delText>
        </w:r>
        <w:r w:rsidR="000A58B5" w:rsidRPr="000326A8">
          <w:delText xml:space="preserve"> </w:delText>
        </w:r>
        <w:r w:rsidR="000A58B5" w:rsidRPr="000326A8">
          <w:delText>절차를</w:delText>
        </w:r>
        <w:r w:rsidR="000A58B5" w:rsidRPr="000326A8">
          <w:delText xml:space="preserve"> </w:delText>
        </w:r>
        <w:r w:rsidR="000A58B5" w:rsidRPr="000326A8">
          <w:delText>이행함에</w:delText>
        </w:r>
        <w:r w:rsidR="000A58B5" w:rsidRPr="000326A8">
          <w:delText xml:space="preserve"> </w:delText>
        </w:r>
        <w:r w:rsidR="000A58B5" w:rsidRPr="000326A8">
          <w:delText>있어</w:delText>
        </w:r>
        <w:r w:rsidR="000A58B5" w:rsidRPr="000326A8">
          <w:delText xml:space="preserve"> </w:delText>
        </w:r>
        <w:r w:rsidR="000A58B5">
          <w:rPr>
            <w:rFonts w:hint="eastAsia"/>
          </w:rPr>
          <w:delText>신고서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등의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작성에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필요한</w:delText>
        </w:r>
      </w:del>
      <w:ins w:id="132" w:author="SL PARTNERS" w:date="2025-07-10T17:34:00Z" w16du:dateUtc="2025-07-10T08:34:00Z">
        <w:r w:rsidRPr="000E0ADB">
          <w:t>요청하는</w:t>
        </w:r>
      </w:ins>
      <w:r w:rsidRPr="000E0ADB"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del w:id="133" w:author="SL PARTNERS" w:date="2025-07-10T17:34:00Z" w16du:dateUtc="2025-07-10T08:34:00Z">
        <w:r w:rsidR="000A58B5">
          <w:rPr>
            <w:rFonts w:hint="eastAsia"/>
          </w:rPr>
          <w:delText>합리적으로</w:delText>
        </w:r>
        <w:r w:rsidR="000A58B5">
          <w:rPr>
            <w:rFonts w:hint="eastAsia"/>
          </w:rPr>
          <w:delText xml:space="preserve"> </w:delText>
        </w:r>
        <w:r w:rsidR="000A58B5">
          <w:rPr>
            <w:rFonts w:hint="eastAsia"/>
          </w:rPr>
          <w:delText>제공하기로</w:delText>
        </w:r>
      </w:del>
      <w:ins w:id="134" w:author="SL PARTNERS" w:date="2025-07-10T17:34:00Z" w16du:dateUtc="2025-07-10T08:34:00Z">
        <w:r>
          <w:rPr>
            <w:rFonts w:hint="eastAsia"/>
          </w:rPr>
          <w:t>신속하고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성실하게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제공하고로</w:t>
        </w:r>
      </w:ins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영업비밀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제공하기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ins w:id="135" w:author="SL PARTNERS" w:date="2025-07-10T17:34:00Z" w16du:dateUtc="2025-07-10T08:34:00Z">
        <w:r>
          <w:rPr>
            <w:rFonts w:hint="eastAsia"/>
          </w:rPr>
          <w:t>각</w:t>
        </w:r>
        <w:r>
          <w:rPr>
            <w:rFonts w:hint="eastAsia"/>
          </w:rPr>
          <w:t xml:space="preserve"> </w:t>
        </w:r>
      </w:ins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r>
        <w:rPr>
          <w:rFonts w:hint="eastAsia"/>
        </w:rPr>
        <w:t xml:space="preserve"> </w:t>
      </w:r>
      <w:r>
        <w:rPr>
          <w:rFonts w:hint="eastAsia"/>
        </w:rPr>
        <w:t>비밀유지를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자문사간에만</w:t>
      </w:r>
      <w:r>
        <w:rPr>
          <w:rFonts w:hint="eastAsia"/>
        </w:rPr>
        <w:t xml:space="preserve"> </w:t>
      </w:r>
      <w:r>
        <w:rPr>
          <w:rFonts w:hint="eastAsia"/>
        </w:rPr>
        <w:t>공개하는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)</w:t>
      </w:r>
      <w:r w:rsidRPr="000326A8">
        <w:t>.</w:t>
      </w:r>
      <w:r>
        <w:rPr>
          <w:rFonts w:hint="eastAsia"/>
        </w:rPr>
        <w:t xml:space="preserve"> </w:t>
      </w:r>
      <w:ins w:id="136" w:author="SL PARTNERS" w:date="2025-07-10T17:34:00Z" w16du:dateUtc="2025-07-10T08:34:00Z">
        <w:r w:rsidRPr="00614F44">
          <w:rPr>
            <w:rFonts w:hint="eastAsia"/>
          </w:rPr>
          <w:t>또한</w:t>
        </w:r>
        <w:r w:rsidRPr="00614F44">
          <w:t xml:space="preserve">, </w:t>
        </w:r>
        <w:r>
          <w:rPr>
            <w:rFonts w:hint="eastAsia"/>
          </w:rPr>
          <w:t>매수인은</w:t>
        </w:r>
        <w:r>
          <w:rPr>
            <w:rFonts w:hint="eastAsia"/>
          </w:rPr>
          <w:t xml:space="preserve"> </w:t>
        </w:r>
        <w:r w:rsidRPr="00AE3B8D">
          <w:rPr>
            <w:rFonts w:hint="eastAsia"/>
          </w:rPr>
          <w:t>필요적</w:t>
        </w:r>
        <w:r w:rsidRPr="00AE3B8D">
          <w:t xml:space="preserve"> </w:t>
        </w:r>
        <w:r w:rsidRPr="00AE3B8D">
          <w:rPr>
            <w:rFonts w:hint="eastAsia"/>
          </w:rPr>
          <w:t>승인</w:t>
        </w:r>
        <w:r w:rsidRPr="00AE3B8D">
          <w:t xml:space="preserve"> </w:t>
        </w:r>
        <w:r w:rsidRPr="00AE3B8D">
          <w:rPr>
            <w:rFonts w:hint="eastAsia"/>
          </w:rPr>
          <w:t>등에</w:t>
        </w:r>
        <w:r w:rsidRPr="00AE3B8D">
          <w:t xml:space="preserve"> </w:t>
        </w:r>
        <w:r w:rsidRPr="00AE3B8D">
          <w:rPr>
            <w:rFonts w:hint="eastAsia"/>
          </w:rPr>
          <w:t>부담이나</w:t>
        </w:r>
        <w:r w:rsidRPr="00AE3B8D">
          <w:t xml:space="preserve"> </w:t>
        </w:r>
        <w:r w:rsidRPr="00AE3B8D">
          <w:rPr>
            <w:rFonts w:hint="eastAsia"/>
          </w:rPr>
          <w:t>조건이</w:t>
        </w:r>
        <w:r w:rsidRPr="00AE3B8D">
          <w:t xml:space="preserve"> </w:t>
        </w:r>
        <w:r w:rsidRPr="00AE3B8D">
          <w:rPr>
            <w:rFonts w:hint="eastAsia"/>
          </w:rPr>
          <w:t>부과되는</w:t>
        </w:r>
        <w:r w:rsidRPr="00AE3B8D">
          <w:t xml:space="preserve"> </w:t>
        </w:r>
        <w:r w:rsidRPr="00AE3B8D">
          <w:rPr>
            <w:rFonts w:hint="eastAsia"/>
          </w:rPr>
          <w:t>경우</w:t>
        </w:r>
        <w:r w:rsidRPr="00AE3B8D"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부과조건이</w:t>
        </w:r>
        <w:r>
          <w:rPr>
            <w:rFonts w:hint="eastAsia"/>
          </w:rPr>
          <w:t xml:space="preserve"> </w:t>
        </w:r>
        <w:r w:rsidRPr="00AE3B8D">
          <w:rPr>
            <w:rFonts w:hint="eastAsia"/>
          </w:rPr>
          <w:t>매수인</w:t>
        </w:r>
        <w:r w:rsidRPr="00AE3B8D">
          <w:t xml:space="preserve"> </w:t>
        </w:r>
        <w:r w:rsidRPr="00AE3B8D">
          <w:t>또는</w:t>
        </w:r>
        <w:r w:rsidRPr="00AE3B8D">
          <w:t xml:space="preserve"> </w:t>
        </w:r>
        <w:r w:rsidRPr="00AE3B8D">
          <w:t>대상회사에</w:t>
        </w:r>
        <w:r w:rsidRPr="00AE3B8D">
          <w:t xml:space="preserve"> </w:t>
        </w:r>
        <w:r w:rsidRPr="00AE3B8D">
          <w:t>중대한</w:t>
        </w:r>
        <w:r w:rsidRPr="00AE3B8D">
          <w:t xml:space="preserve"> </w:t>
        </w:r>
        <w:r w:rsidRPr="00AE3B8D">
          <w:t>부정적</w:t>
        </w:r>
        <w:r w:rsidRPr="00AE3B8D">
          <w:t xml:space="preserve"> </w:t>
        </w:r>
        <w:r w:rsidRPr="00AE3B8D">
          <w:t>영향을</w:t>
        </w:r>
        <w:r w:rsidRPr="00AE3B8D">
          <w:t xml:space="preserve"> </w:t>
        </w:r>
        <w:r w:rsidRPr="00AE3B8D">
          <w:t>미치지</w:t>
        </w:r>
        <w:r w:rsidRPr="00AE3B8D">
          <w:t xml:space="preserve"> </w:t>
        </w:r>
        <w:r w:rsidRPr="00AE3B8D">
          <w:t>않는</w:t>
        </w:r>
        <w:r w:rsidRPr="00AE3B8D">
          <w:t xml:space="preserve"> </w:t>
        </w:r>
        <w:r w:rsidRPr="00AE3B8D">
          <w:t>합리적</w:t>
        </w:r>
        <w:r w:rsidRPr="00AE3B8D">
          <w:t xml:space="preserve"> </w:t>
        </w:r>
        <w:r w:rsidRPr="00AE3B8D">
          <w:t>범위</w:t>
        </w:r>
        <w:r w:rsidRPr="00AE3B8D">
          <w:t xml:space="preserve"> </w:t>
        </w:r>
        <w:r w:rsidRPr="00AE3B8D">
          <w:t>내에서는</w:t>
        </w:r>
        <w:r w:rsidRPr="00AE3B8D">
          <w:t xml:space="preserve"> </w:t>
        </w:r>
        <w:r w:rsidRPr="00AE3B8D">
          <w:t>신속히</w:t>
        </w:r>
        <w:r w:rsidRPr="00AE3B8D">
          <w:t xml:space="preserve"> </w:t>
        </w:r>
        <w:r w:rsidRPr="00AE3B8D">
          <w:t>수용하</w:t>
        </w:r>
        <w:r>
          <w:rPr>
            <w:rFonts w:hint="eastAsia"/>
          </w:rPr>
          <w:t>되</w:t>
        </w:r>
        <w:r>
          <w:rPr>
            <w:rFonts w:hint="eastAsia"/>
          </w:rPr>
          <w:t>,</w:t>
        </w:r>
        <w:r w:rsidRPr="00614F44">
          <w:t xml:space="preserve"> </w:t>
        </w:r>
        <w:r w:rsidRPr="00614F44">
          <w:t>매수인이</w:t>
        </w:r>
        <w:r w:rsidRPr="00614F44">
          <w:t xml:space="preserve"> </w:t>
        </w:r>
        <w:r w:rsidRPr="00614F44">
          <w:t>정부기관의</w:t>
        </w:r>
        <w:r w:rsidRPr="00614F44">
          <w:t xml:space="preserve"> </w:t>
        </w:r>
        <w:r w:rsidRPr="00614F44">
          <w:t>요구에</w:t>
        </w:r>
        <w:r w:rsidRPr="00614F44">
          <w:t xml:space="preserve"> </w:t>
        </w:r>
        <w:r w:rsidRPr="00614F44">
          <w:t>대해</w:t>
        </w:r>
        <w:r w:rsidRPr="00614F44">
          <w:t xml:space="preserve"> </w:t>
        </w:r>
        <w:r w:rsidRPr="00614F44">
          <w:t>상업적으로</w:t>
        </w:r>
        <w:r w:rsidRPr="00614F44">
          <w:t xml:space="preserve"> </w:t>
        </w:r>
        <w:r w:rsidRPr="00614F44">
          <w:t>합리적인</w:t>
        </w:r>
        <w:r w:rsidRPr="00614F44">
          <w:t xml:space="preserve"> </w:t>
        </w:r>
        <w:r w:rsidRPr="00614F44">
          <w:t>노력을</w:t>
        </w:r>
        <w:r w:rsidRPr="00614F44">
          <w:t xml:space="preserve"> </w:t>
        </w:r>
        <w:r w:rsidRPr="00614F44">
          <w:t>다하였음에도</w:t>
        </w:r>
        <w:r w:rsidRPr="00614F44">
          <w:t xml:space="preserve"> </w:t>
        </w:r>
        <w:r w:rsidRPr="00614F44">
          <w:t>불구하고</w:t>
        </w:r>
        <w:r w:rsidRPr="00614F44">
          <w:t xml:space="preserve">, </w:t>
        </w:r>
        <w:r w:rsidRPr="00614F44">
          <w:t>거래의</w:t>
        </w:r>
        <w:r w:rsidRPr="00614F44">
          <w:t xml:space="preserve"> </w:t>
        </w:r>
        <w:r w:rsidRPr="00614F44">
          <w:t>본질을</w:t>
        </w:r>
        <w:r w:rsidRPr="00614F44">
          <w:t xml:space="preserve"> </w:t>
        </w:r>
        <w:r w:rsidRPr="00614F44">
          <w:t>훼손하는</w:t>
        </w:r>
        <w:r w:rsidRPr="00614F44">
          <w:t xml:space="preserve"> </w:t>
        </w:r>
        <w:r w:rsidRPr="00614F44">
          <w:t>과도한</w:t>
        </w:r>
        <w:r w:rsidRPr="00614F44">
          <w:t xml:space="preserve"> </w:t>
        </w:r>
        <w:r w:rsidRPr="00614F44">
          <w:t>부과조건이</w:t>
        </w:r>
        <w:r w:rsidRPr="00614F44">
          <w:t xml:space="preserve"> </w:t>
        </w:r>
        <w:r w:rsidRPr="00614F44">
          <w:t>부여되어</w:t>
        </w:r>
        <w:r w:rsidRPr="00614F44">
          <w:t xml:space="preserve"> </w:t>
        </w:r>
        <w:r w:rsidRPr="00614F44">
          <w:t>양</w:t>
        </w:r>
        <w:r w:rsidRPr="00614F44">
          <w:t xml:space="preserve"> </w:t>
        </w:r>
        <w:r w:rsidRPr="00614F44">
          <w:t>당사자</w:t>
        </w:r>
        <w:r w:rsidRPr="00614F44">
          <w:t xml:space="preserve"> </w:t>
        </w:r>
        <w:r w:rsidRPr="00614F44">
          <w:t>간</w:t>
        </w:r>
        <w:r w:rsidRPr="00614F44">
          <w:t xml:space="preserve"> </w:t>
        </w:r>
        <w:r w:rsidRPr="00614F44">
          <w:t>협의로도</w:t>
        </w:r>
        <w:r w:rsidRPr="00614F44">
          <w:t xml:space="preserve"> </w:t>
        </w:r>
        <w:r w:rsidRPr="00614F44">
          <w:t>수용</w:t>
        </w:r>
        <w:r w:rsidRPr="00614F44">
          <w:t xml:space="preserve"> </w:t>
        </w:r>
        <w:r w:rsidRPr="00614F44">
          <w:t>불가능하다고</w:t>
        </w:r>
        <w:r w:rsidRPr="00614F44">
          <w:t xml:space="preserve"> </w:t>
        </w:r>
        <w:r w:rsidRPr="00614F44">
          <w:t>판단되는</w:t>
        </w:r>
        <w:r w:rsidRPr="00614F44">
          <w:t xml:space="preserve"> </w:t>
        </w:r>
        <w:r w:rsidRPr="00614F44">
          <w:t>경우에는</w:t>
        </w:r>
        <w:r w:rsidRPr="00614F44">
          <w:t xml:space="preserve">, </w:t>
        </w:r>
        <w:r w:rsidRPr="00614F44">
          <w:t>매수인은</w:t>
        </w:r>
        <w:r w:rsidRPr="00614F44">
          <w:t xml:space="preserve"> </w:t>
        </w:r>
        <w:r w:rsidRPr="00614F44">
          <w:t>본</w:t>
        </w:r>
        <w:r w:rsidRPr="00614F44">
          <w:t xml:space="preserve"> </w:t>
        </w:r>
        <w:r w:rsidRPr="00614F44">
          <w:t>계약</w:t>
        </w:r>
        <w:r w:rsidRPr="00614F44">
          <w:t xml:space="preserve"> </w:t>
        </w:r>
        <w:r w:rsidRPr="00614F44">
          <w:t>제</w:t>
        </w:r>
        <w:r w:rsidRPr="00614F44">
          <w:t>8</w:t>
        </w:r>
        <w:r w:rsidRPr="00614F44">
          <w:t>조에</w:t>
        </w:r>
        <w:r w:rsidRPr="00614F44">
          <w:t xml:space="preserve"> </w:t>
        </w:r>
        <w:r w:rsidRPr="00614F44">
          <w:t>따라</w:t>
        </w:r>
        <w:r w:rsidRPr="00614F44">
          <w:t xml:space="preserve"> </w:t>
        </w:r>
        <w:r>
          <w:rPr>
            <w:rFonts w:hint="eastAsia"/>
          </w:rPr>
          <w:t>처리한다</w:t>
        </w:r>
        <w:r>
          <w:rPr>
            <w:rFonts w:hint="eastAsia"/>
          </w:rPr>
          <w:t>.</w:t>
        </w:r>
        <w:r>
          <w:t xml:space="preserve"> </w:t>
        </w:r>
        <w:r>
          <w:rPr>
            <w:rFonts w:hint="eastAsia"/>
          </w:rPr>
          <w:t>[</w:t>
        </w:r>
        <w:r w:rsidRPr="00C2306B">
          <w:rPr>
            <w:highlight w:val="yellow"/>
            <w:shd w:val="pct15" w:color="auto" w:fill="FFFFFF"/>
          </w:rPr>
          <w:t xml:space="preserve">Note to Seller: </w:t>
        </w:r>
        <w:r w:rsidRPr="00C2306B">
          <w:rPr>
            <w:rFonts w:hint="eastAsia"/>
            <w:highlight w:val="yellow"/>
            <w:shd w:val="pct15" w:color="auto" w:fill="FFFFFF"/>
          </w:rPr>
          <w:t>원안에서는</w:t>
        </w:r>
        <w:r w:rsidRPr="00C2306B">
          <w:rPr>
            <w:highlight w:val="yellow"/>
            <w:shd w:val="pct15" w:color="auto" w:fill="FFFFFF"/>
          </w:rPr>
          <w:t xml:space="preserve"> “</w:t>
        </w:r>
        <w:r w:rsidRPr="00C2306B">
          <w:rPr>
            <w:rFonts w:hint="eastAsia"/>
            <w:highlight w:val="yellow"/>
            <w:shd w:val="pct15" w:color="auto" w:fill="FFFFFF"/>
          </w:rPr>
          <w:t>부담이나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조건이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부과되더라도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매수인이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전적으로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이의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없이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수용해야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한</w:t>
        </w:r>
        <w:r w:rsidRPr="00C2306B">
          <w:rPr>
            <w:rFonts w:hint="eastAsia"/>
            <w:highlight w:val="yellow"/>
          </w:rPr>
          <w:t>다</w:t>
        </w:r>
        <w:r w:rsidRPr="00C2306B">
          <w:rPr>
            <w:highlight w:val="yellow"/>
          </w:rPr>
          <w:t>”</w:t>
        </w:r>
        <w:r w:rsidRPr="00C2306B">
          <w:rPr>
            <w:rFonts w:hint="eastAsia"/>
            <w:highlight w:val="yellow"/>
          </w:rPr>
          <w:t>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규정되어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있는바</w:t>
        </w:r>
        <w:r w:rsidRPr="00C2306B">
          <w:rPr>
            <w:highlight w:val="yellow"/>
          </w:rPr>
          <w:t xml:space="preserve">, </w:t>
        </w:r>
        <w:r w:rsidRPr="00C2306B">
          <w:rPr>
            <w:rFonts w:hint="eastAsia"/>
            <w:highlight w:val="yellow"/>
          </w:rPr>
          <w:t>이는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결과적으로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매수인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입장에서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예측하기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어려운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과도한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조건까지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모두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떠안아야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한다는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뜻이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수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있어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수용하기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어렵습니다</w:t>
        </w:r>
        <w:r w:rsidRPr="00C2306B">
          <w:rPr>
            <w:highlight w:val="yellow"/>
          </w:rPr>
          <w:t>.</w:t>
        </w:r>
        <w:r w:rsidRPr="00C2306B">
          <w:t>]</w:t>
        </w:r>
      </w:ins>
      <w:bookmarkEnd w:id="124"/>
    </w:p>
    <w:p w14:paraId="1EDECBEA" w14:textId="1291BDE5" w:rsidR="00802A28" w:rsidRPr="00802A28" w:rsidRDefault="00802A28" w:rsidP="00802A28">
      <w:pPr>
        <w:pStyle w:val="LKLevel3"/>
      </w:pPr>
      <w:bookmarkStart w:id="137" w:name="_Ref105668188"/>
      <w:r w:rsidRPr="00802A28">
        <w:rPr>
          <w:rFonts w:hint="eastAsia"/>
          <w:u w:val="single"/>
        </w:rPr>
        <w:t>장외거래</w:t>
      </w:r>
      <w:r w:rsidRPr="00802A28">
        <w:rPr>
          <w:rFonts w:hint="eastAsia"/>
          <w:u w:val="single"/>
        </w:rPr>
        <w:t xml:space="preserve"> </w:t>
      </w:r>
      <w:r w:rsidRPr="00802A28">
        <w:rPr>
          <w:rFonts w:hint="eastAsia"/>
          <w:u w:val="single"/>
        </w:rPr>
        <w:t>승인</w:t>
      </w:r>
      <w:r w:rsidRPr="00802A28">
        <w:rPr>
          <w:rFonts w:hint="eastAsia"/>
          <w:u w:val="single"/>
        </w:rPr>
        <w:t>.</w:t>
      </w:r>
      <w:r>
        <w:rPr>
          <w:rFonts w:hint="eastAsia"/>
        </w:rPr>
        <w:t xml:space="preserve"> </w:t>
      </w:r>
      <w:r w:rsidR="001911EA">
        <w:rPr>
          <w:rFonts w:hint="eastAsia"/>
        </w:rPr>
        <w:t xml:space="preserve"> </w:t>
      </w:r>
      <w:r>
        <w:rPr>
          <w:rFonts w:hint="eastAsia"/>
        </w:rPr>
        <w:t>매도인은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본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계약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체결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후</w:t>
      </w:r>
      <w:r>
        <w:rPr>
          <w:rFonts w:hint="eastAsia"/>
        </w:rPr>
        <w:t xml:space="preserve"> </w:t>
      </w:r>
      <w:r w:rsidRPr="00802A28">
        <w:t>실무적으로</w:t>
      </w:r>
      <w:r w:rsidRPr="00802A28">
        <w:t xml:space="preserve"> </w:t>
      </w:r>
      <w:r w:rsidRPr="00802A28">
        <w:t>가능한</w:t>
      </w:r>
      <w:r w:rsidRPr="00802A28">
        <w:t xml:space="preserve"> </w:t>
      </w:r>
      <w:r w:rsidRPr="00802A28">
        <w:t>한</w:t>
      </w:r>
      <w:r w:rsidRPr="00802A28">
        <w:t xml:space="preserve"> </w:t>
      </w:r>
      <w:r w:rsidRPr="00802A28">
        <w:t>신속하게</w:t>
      </w:r>
      <w:r w:rsidRPr="00802A28">
        <w:t xml:space="preserve"> </w:t>
      </w:r>
      <w:r w:rsidRPr="00802A28">
        <w:t>본건</w:t>
      </w:r>
      <w:r w:rsidRPr="00802A28">
        <w:t xml:space="preserve"> </w:t>
      </w:r>
      <w:r w:rsidRPr="00802A28">
        <w:t>거래에</w:t>
      </w:r>
      <w:r w:rsidRPr="00802A28">
        <w:t xml:space="preserve"> </w:t>
      </w:r>
      <w:r w:rsidRPr="00802A28">
        <w:t>관한</w:t>
      </w:r>
      <w:r w:rsidRPr="00802A28">
        <w:t xml:space="preserve"> </w:t>
      </w:r>
      <w:r>
        <w:rPr>
          <w:rFonts w:hint="eastAsia"/>
        </w:rPr>
        <w:t>장외거래</w:t>
      </w:r>
      <w:r w:rsidRPr="00802A28">
        <w:t xml:space="preserve"> </w:t>
      </w:r>
      <w:r w:rsidRPr="00802A28">
        <w:t>승인을</w:t>
      </w:r>
      <w:r w:rsidRPr="00802A28">
        <w:t xml:space="preserve"> </w:t>
      </w:r>
      <w:r w:rsidR="001911EA">
        <w:rPr>
          <w:rFonts w:hint="eastAsia"/>
        </w:rPr>
        <w:t>취득하거나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본건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거래가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장외거래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승인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대상이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아니라는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확인을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받기</w:t>
      </w:r>
      <w:r w:rsidR="001911EA">
        <w:rPr>
          <w:rFonts w:hint="eastAsia"/>
        </w:rPr>
        <w:t xml:space="preserve"> </w:t>
      </w:r>
      <w:r w:rsidRPr="00802A28">
        <w:t>위한</w:t>
      </w:r>
      <w:r w:rsidRPr="00802A28">
        <w:t xml:space="preserve"> </w:t>
      </w:r>
      <w:r w:rsidRPr="00802A28">
        <w:t>신고서</w:t>
      </w:r>
      <w:r w:rsidRPr="00802A28">
        <w:t xml:space="preserve"> </w:t>
      </w:r>
      <w:r w:rsidRPr="00802A28">
        <w:t>또는</w:t>
      </w:r>
      <w:r w:rsidRPr="00802A28">
        <w:t xml:space="preserve"> </w:t>
      </w:r>
      <w:r w:rsidRPr="00802A28">
        <w:t>신청서를</w:t>
      </w:r>
      <w:r w:rsidRPr="00802A28">
        <w:t xml:space="preserve"> </w:t>
      </w:r>
      <w:r w:rsidRPr="00802A28">
        <w:t>관할</w:t>
      </w:r>
      <w:r w:rsidRPr="00802A28">
        <w:t xml:space="preserve"> </w:t>
      </w:r>
      <w:r w:rsidRPr="00802A28">
        <w:t>정부기관에</w:t>
      </w:r>
      <w:r w:rsidRPr="00802A28">
        <w:t xml:space="preserve"> </w:t>
      </w:r>
      <w:r w:rsidRPr="00802A28">
        <w:t>제출하기로</w:t>
      </w:r>
      <w:r w:rsidRPr="00802A28">
        <w:t xml:space="preserve"> </w:t>
      </w:r>
      <w:r w:rsidRPr="00802A28">
        <w:t>하고</w:t>
      </w:r>
      <w:r w:rsidRPr="00802A28">
        <w:t xml:space="preserve">, </w:t>
      </w:r>
      <w:r w:rsidR="00E6742B">
        <w:rPr>
          <w:rFonts w:hint="eastAsia"/>
        </w:rPr>
        <w:t>거래종결</w:t>
      </w:r>
      <w:r w:rsidR="00E6742B">
        <w:rPr>
          <w:rFonts w:hint="eastAsia"/>
        </w:rPr>
        <w:t xml:space="preserve"> </w:t>
      </w:r>
      <w:r w:rsidR="00E6742B">
        <w:rPr>
          <w:rFonts w:hint="eastAsia"/>
        </w:rPr>
        <w:t>전에</w:t>
      </w:r>
      <w:r w:rsidR="00E6742B"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취득하거나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승인이</w:t>
      </w:r>
      <w:r>
        <w:rPr>
          <w:rFonts w:hint="eastAsia"/>
        </w:rPr>
        <w:t xml:space="preserve"> </w:t>
      </w:r>
      <w:r>
        <w:rPr>
          <w:rFonts w:hint="eastAsia"/>
        </w:rPr>
        <w:t>요구되지</w:t>
      </w:r>
      <w:r>
        <w:rPr>
          <w:rFonts w:hint="eastAsia"/>
        </w:rPr>
        <w:t xml:space="preserve"> </w:t>
      </w:r>
      <w:r>
        <w:rPr>
          <w:rFonts w:hint="eastAsia"/>
        </w:rPr>
        <w:t>않는다는</w:t>
      </w:r>
      <w:r>
        <w:rPr>
          <w:rFonts w:hint="eastAsia"/>
        </w:rP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회신을</w:t>
      </w:r>
      <w:r>
        <w:rPr>
          <w:rFonts w:hint="eastAsia"/>
        </w:rPr>
        <w:t xml:space="preserve"> </w:t>
      </w:r>
      <w:r w:rsidRPr="00802A28">
        <w:t>취득하기</w:t>
      </w:r>
      <w:r w:rsidRPr="00802A28">
        <w:t xml:space="preserve"> </w:t>
      </w:r>
      <w:r w:rsidRPr="00802A28">
        <w:t>위하여</w:t>
      </w:r>
      <w:r w:rsidRPr="00802A28">
        <w:t xml:space="preserve"> </w:t>
      </w:r>
      <w:r w:rsidR="00B36044">
        <w:rPr>
          <w:rFonts w:hint="eastAsia"/>
        </w:rPr>
        <w:t>합리적인</w:t>
      </w:r>
      <w:r w:rsidRPr="00802A28">
        <w:t xml:space="preserve"> </w:t>
      </w:r>
      <w:r w:rsidRPr="00802A28">
        <w:t>노력을</w:t>
      </w:r>
      <w:r w:rsidRPr="00802A28">
        <w:t xml:space="preserve"> </w:t>
      </w:r>
      <w:r w:rsidRPr="00802A28">
        <w:t>다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매도인이</w:t>
      </w:r>
      <w:r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 w:rsidRPr="00802A28">
        <w:t>받기</w:t>
      </w:r>
      <w:r w:rsidRPr="00802A28">
        <w:t xml:space="preserve"> </w:t>
      </w:r>
      <w:r w:rsidRPr="00802A28">
        <w:t>위한</w:t>
      </w:r>
      <w:r w:rsidRPr="00802A28">
        <w:t xml:space="preserve"> </w:t>
      </w:r>
      <w:r w:rsidRPr="00802A28">
        <w:t>절차를</w:t>
      </w:r>
      <w:r w:rsidRPr="00802A28">
        <w:t xml:space="preserve"> </w:t>
      </w:r>
      <w:r w:rsidRPr="00802A28">
        <w:t>이행함에</w:t>
      </w:r>
      <w:r w:rsidRPr="00802A28">
        <w:t xml:space="preserve"> </w:t>
      </w:r>
      <w:r w:rsidRPr="00802A28">
        <w:t>있어</w:t>
      </w:r>
      <w:r w:rsidRPr="00802A28">
        <w:t xml:space="preserve"> </w:t>
      </w:r>
      <w:r w:rsidRPr="00802A28">
        <w:t>신고서</w:t>
      </w:r>
      <w:r w:rsidRPr="00802A28">
        <w:t xml:space="preserve"> </w:t>
      </w:r>
      <w:r w:rsidRPr="00802A28">
        <w:t>또는</w:t>
      </w:r>
      <w:r w:rsidRPr="00802A28">
        <w:t xml:space="preserve"> </w:t>
      </w:r>
      <w:r w:rsidRPr="00802A28">
        <w:t>신청서의</w:t>
      </w:r>
      <w:r w:rsidRPr="00802A28">
        <w:t xml:space="preserve"> </w:t>
      </w:r>
      <w:r w:rsidRPr="00802A28">
        <w:t>작성에</w:t>
      </w:r>
      <w:r w:rsidRPr="00802A28">
        <w:t xml:space="preserve"> </w:t>
      </w:r>
      <w:r w:rsidRPr="00802A28">
        <w:t>필요한</w:t>
      </w:r>
      <w:r w:rsidRPr="00802A28">
        <w:t xml:space="preserve"> </w:t>
      </w:r>
      <w:r w:rsidRPr="00802A28">
        <w:t>정보와</w:t>
      </w:r>
      <w:r w:rsidRPr="00802A28">
        <w:t xml:space="preserve"> </w:t>
      </w:r>
      <w:r w:rsidRPr="00802A28">
        <w:t>자료를</w:t>
      </w:r>
      <w:r w:rsidRPr="00802A28"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802A28">
        <w:t>신속하게</w:t>
      </w:r>
      <w:r w:rsidRPr="00802A28">
        <w:t xml:space="preserve"> </w:t>
      </w:r>
      <w:r w:rsidRPr="00802A28">
        <w:t>제공하는</w:t>
      </w:r>
      <w:r w:rsidRPr="00802A28">
        <w:t xml:space="preserve"> </w:t>
      </w:r>
      <w:r w:rsidRPr="00802A28">
        <w:t>등</w:t>
      </w:r>
      <w:r w:rsidRPr="00802A28">
        <w:t xml:space="preserve"> </w:t>
      </w:r>
      <w:r w:rsidRPr="00802A28">
        <w:t>합리적인</w:t>
      </w:r>
      <w:r w:rsidRPr="00802A28">
        <w:t xml:space="preserve"> </w:t>
      </w:r>
      <w:r w:rsidRPr="00802A28">
        <w:t>협력을</w:t>
      </w:r>
      <w:r w:rsidRPr="00802A28">
        <w:t xml:space="preserve"> </w:t>
      </w:r>
      <w:r w:rsidRPr="00802A28">
        <w:t>제공하기로</w:t>
      </w:r>
      <w:r w:rsidRPr="00802A28">
        <w:t xml:space="preserve"> </w:t>
      </w:r>
      <w:r w:rsidRPr="00802A28">
        <w:t>한다</w:t>
      </w:r>
      <w:r w:rsidRPr="00802A28">
        <w:t>.</w:t>
      </w:r>
    </w:p>
    <w:p w14:paraId="438D0BCD" w14:textId="6E7BF388" w:rsidR="009B238F" w:rsidRDefault="009B238F" w:rsidP="009B238F">
      <w:pPr>
        <w:pStyle w:val="LKLevel3"/>
        <w:rPr>
          <w:ins w:id="138" w:author="SL PARTNERS" w:date="2025-07-10T17:34:00Z" w16du:dateUtc="2025-07-10T08:34:00Z"/>
        </w:rPr>
      </w:pPr>
      <w:ins w:id="139" w:author="SL PARTNERS" w:date="2025-07-10T17:34:00Z" w16du:dateUtc="2025-07-10T08:34:00Z">
        <w:r>
          <w:rPr>
            <w:rFonts w:hint="eastAsia"/>
            <w:u w:val="single"/>
          </w:rPr>
          <w:t>대상회사</w:t>
        </w:r>
        <w:r w:rsidRPr="00C2306B">
          <w:rPr>
            <w:rFonts w:hint="eastAsia"/>
            <w:u w:val="single"/>
          </w:rPr>
          <w:t>의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핵심인력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유지</w:t>
        </w:r>
        <w:r w:rsidRPr="007D5093">
          <w:t xml:space="preserve">. </w:t>
        </w:r>
        <w:r w:rsidRPr="007D5093">
          <w:t>매도인들은</w:t>
        </w:r>
        <w:r w:rsidRPr="007D5093">
          <w:t xml:space="preserve">, </w:t>
        </w:r>
        <w:r w:rsidRPr="007D5093">
          <w:t>거래종결일</w:t>
        </w:r>
        <w:r w:rsidRPr="007D5093">
          <w:t xml:space="preserve"> </w:t>
        </w:r>
        <w:r w:rsidRPr="007D5093">
          <w:t>전까지</w:t>
        </w:r>
        <w:r w:rsidRPr="007D5093">
          <w:t xml:space="preserve"> </w:t>
        </w:r>
        <w:r w:rsidRPr="007D5093">
          <w:t>대상회사</w:t>
        </w:r>
        <w:r>
          <w:rPr>
            <w:rFonts w:hint="eastAsia"/>
          </w:rPr>
          <w:t>가</w:t>
        </w:r>
        <w:r w:rsidRPr="007D5093">
          <w:t xml:space="preserve"> </w:t>
        </w:r>
        <w:r w:rsidRPr="007D5093">
          <w:t>그</w:t>
        </w:r>
        <w:r w:rsidRPr="007D5093">
          <w:t xml:space="preserve"> </w:t>
        </w:r>
        <w:r w:rsidRPr="007D5093">
          <w:t>사업을</w:t>
        </w:r>
        <w:r w:rsidRPr="007D5093">
          <w:t xml:space="preserve"> </w:t>
        </w:r>
        <w:r w:rsidRPr="007D5093">
          <w:t>영위하는데</w:t>
        </w:r>
        <w:r w:rsidRPr="007D5093">
          <w:t xml:space="preserve"> </w:t>
        </w:r>
        <w:r w:rsidRPr="007D5093">
          <w:t>있어</w:t>
        </w:r>
        <w:r w:rsidRPr="007D5093">
          <w:t xml:space="preserve"> </w:t>
        </w:r>
        <w:r w:rsidRPr="007D5093">
          <w:t>필요한</w:t>
        </w:r>
        <w:r w:rsidRPr="007D5093">
          <w:t xml:space="preserve"> </w:t>
        </w:r>
        <w:r w:rsidRPr="007D5093">
          <w:t>핵심인력</w:t>
        </w:r>
        <w:r w:rsidRPr="007D5093">
          <w:t>(</w:t>
        </w:r>
        <w:r w:rsidRPr="007D5093">
          <w:t>매수인이</w:t>
        </w:r>
        <w:r w:rsidRPr="007D5093">
          <w:t xml:space="preserve"> </w:t>
        </w:r>
        <w:r w:rsidRPr="007D5093">
          <w:t>지정하는</w:t>
        </w:r>
        <w:r w:rsidRPr="007D5093">
          <w:t xml:space="preserve"> </w:t>
        </w:r>
        <w:r>
          <w:t>대상회사</w:t>
        </w:r>
        <w:r w:rsidRPr="007D5093">
          <w:t>의</w:t>
        </w:r>
        <w:r w:rsidRPr="007D5093">
          <w:t xml:space="preserve"> </w:t>
        </w:r>
        <w:r w:rsidRPr="007D5093">
          <w:t>임직원을</w:t>
        </w:r>
        <w:r w:rsidRPr="007D5093">
          <w:t xml:space="preserve"> </w:t>
        </w:r>
        <w:r w:rsidRPr="007D5093">
          <w:t>의미함</w:t>
        </w:r>
        <w:r w:rsidRPr="007D5093">
          <w:t xml:space="preserve">. </w:t>
        </w:r>
        <w:r w:rsidRPr="007D5093">
          <w:t>이하</w:t>
        </w:r>
        <w:r w:rsidRPr="007D5093">
          <w:t xml:space="preserve"> </w:t>
        </w:r>
        <w:r w:rsidRPr="007D5093">
          <w:t>같음</w:t>
        </w:r>
        <w:r w:rsidRPr="007D5093">
          <w:t>)</w:t>
        </w:r>
        <w:r w:rsidRPr="007D5093">
          <w:t>을</w:t>
        </w:r>
        <w:r w:rsidRPr="007D5093">
          <w:t xml:space="preserve"> </w:t>
        </w:r>
        <w:r w:rsidRPr="007D5093">
          <w:t>유지하기</w:t>
        </w:r>
        <w:r w:rsidRPr="007D5093">
          <w:t xml:space="preserve"> </w:t>
        </w:r>
        <w:r w:rsidRPr="007D5093">
          <w:t>위해</w:t>
        </w:r>
        <w:r w:rsidRPr="007D5093">
          <w:t xml:space="preserve"> </w:t>
        </w:r>
        <w:r w:rsidRPr="007D5093">
          <w:t>매수인과의</w:t>
        </w:r>
        <w:r w:rsidRPr="007D5093">
          <w:t xml:space="preserve"> </w:t>
        </w:r>
        <w:r w:rsidRPr="007D5093">
          <w:t>협의</w:t>
        </w:r>
        <w:r w:rsidRPr="007D5093">
          <w:t xml:space="preserve"> </w:t>
        </w:r>
        <w:r w:rsidRPr="007D5093">
          <w:t>하에</w:t>
        </w:r>
        <w:r w:rsidRPr="007D5093">
          <w:t xml:space="preserve"> </w:t>
        </w:r>
        <w:r w:rsidRPr="007D5093">
          <w:t>고용계약</w:t>
        </w:r>
        <w:r w:rsidRPr="007D5093">
          <w:t xml:space="preserve">, </w:t>
        </w:r>
        <w:r w:rsidRPr="007D5093">
          <w:t>확약서</w:t>
        </w:r>
        <w:r w:rsidRPr="007D5093">
          <w:t xml:space="preserve"> </w:t>
        </w:r>
        <w:r w:rsidRPr="007D5093">
          <w:t>등</w:t>
        </w:r>
        <w:r w:rsidRPr="007D5093">
          <w:t xml:space="preserve"> </w:t>
        </w:r>
        <w:r w:rsidRPr="007D5093">
          <w:t>관련</w:t>
        </w:r>
        <w:r w:rsidRPr="007D5093">
          <w:t xml:space="preserve"> </w:t>
        </w:r>
        <w:r w:rsidRPr="007D5093">
          <w:t>계약의</w:t>
        </w:r>
        <w:r w:rsidRPr="007D5093">
          <w:t xml:space="preserve"> </w:t>
        </w:r>
        <w:r w:rsidRPr="007D5093">
          <w:t>체결</w:t>
        </w:r>
        <w:r w:rsidRPr="007D5093">
          <w:t xml:space="preserve"> </w:t>
        </w:r>
        <w:r w:rsidRPr="007D5093">
          <w:t>및</w:t>
        </w:r>
        <w:r w:rsidRPr="007D5093">
          <w:t xml:space="preserve"> </w:t>
        </w:r>
        <w:r w:rsidRPr="007D5093">
          <w:t>연장</w:t>
        </w:r>
        <w:r w:rsidRPr="007D5093">
          <w:t xml:space="preserve"> </w:t>
        </w:r>
        <w:r w:rsidRPr="007D5093">
          <w:t>등을</w:t>
        </w:r>
        <w:r w:rsidRPr="007D5093">
          <w:t xml:space="preserve"> </w:t>
        </w:r>
        <w:r w:rsidRPr="007D5093">
          <w:t>포함한</w:t>
        </w:r>
        <w:r w:rsidRPr="007D5093">
          <w:t xml:space="preserve"> </w:t>
        </w:r>
        <w:r w:rsidRPr="007D5093">
          <w:t>제반</w:t>
        </w:r>
        <w:r w:rsidRPr="007D5093">
          <w:t xml:space="preserve"> </w:t>
        </w:r>
        <w:r w:rsidRPr="007D5093">
          <w:t>조치를</w:t>
        </w:r>
        <w:r w:rsidRPr="007D5093">
          <w:t xml:space="preserve"> </w:t>
        </w:r>
        <w:r w:rsidRPr="007D5093">
          <w:t>취하는데</w:t>
        </w:r>
        <w:r w:rsidRPr="007D5093">
          <w:t xml:space="preserve"> </w:t>
        </w:r>
        <w:r w:rsidRPr="007D5093">
          <w:t>필요한</w:t>
        </w:r>
        <w:r w:rsidRPr="007D5093">
          <w:t xml:space="preserve"> </w:t>
        </w:r>
        <w:r w:rsidRPr="007D5093">
          <w:t>협조를</w:t>
        </w:r>
        <w:r w:rsidRPr="007D5093">
          <w:t xml:space="preserve"> </w:t>
        </w:r>
        <w:r w:rsidRPr="007D5093">
          <w:t>하기로</w:t>
        </w:r>
        <w:r w:rsidRPr="007D5093">
          <w:t xml:space="preserve"> </w:t>
        </w:r>
        <w:r w:rsidRPr="007D5093">
          <w:t>한다</w:t>
        </w:r>
        <w:r w:rsidRPr="007D5093">
          <w:t xml:space="preserve">. </w:t>
        </w:r>
      </w:ins>
    </w:p>
    <w:p w14:paraId="2F716E5E" w14:textId="28628F01" w:rsidR="0066230F" w:rsidRPr="00995F66" w:rsidRDefault="009B238F" w:rsidP="009B238F">
      <w:pPr>
        <w:pStyle w:val="LKLevel3"/>
        <w:rPr>
          <w:ins w:id="140" w:author="SL PARTNERS" w:date="2025-07-10T17:34:00Z" w16du:dateUtc="2025-07-10T08:34:00Z"/>
        </w:rPr>
      </w:pPr>
      <w:ins w:id="141" w:author="SL PARTNERS" w:date="2025-07-10T17:34:00Z" w16du:dateUtc="2025-07-10T08:34:00Z">
        <w:r>
          <w:rPr>
            <w:rFonts w:hint="eastAsia"/>
            <w:u w:val="single"/>
          </w:rPr>
          <w:t>관계기업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등의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지분율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유지</w:t>
        </w:r>
        <w:r>
          <w:rPr>
            <w:rFonts w:hint="eastAsia"/>
            <w:u w:val="single"/>
          </w:rPr>
          <w:t>.</w:t>
        </w:r>
        <w:r w:rsidRPr="00C2306B">
          <w:t xml:space="preserve"> </w:t>
        </w:r>
        <w:r>
          <w:rPr>
            <w:rFonts w:hint="eastAsia"/>
          </w:rPr>
          <w:t>매도인들은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거래종결일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전까지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기준재무제표의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타법인출자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현황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관계기업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투자기업에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지분율을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유지하여야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한다</w:t>
        </w:r>
        <w:r>
          <w:rPr>
            <w:rFonts w:hint="eastAsia"/>
          </w:rPr>
          <w:t xml:space="preserve">. </w:t>
        </w:r>
      </w:ins>
    </w:p>
    <w:p w14:paraId="26496C1F" w14:textId="66B59CA5" w:rsidR="0069587A" w:rsidRDefault="0069587A" w:rsidP="00877E3D">
      <w:pPr>
        <w:pStyle w:val="LKLevel3"/>
      </w:pPr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="00C4115B" w:rsidRPr="000326A8">
        <w:rPr>
          <w:u w:val="single"/>
        </w:rPr>
        <w:t>.</w:t>
      </w:r>
      <w:r w:rsidR="00742B87">
        <w:tab/>
        <w:t xml:space="preserve"> </w:t>
      </w:r>
      <w:r w:rsidR="00EF7821" w:rsidRPr="000326A8">
        <w:t>매도인은</w:t>
      </w:r>
      <w:r w:rsidR="00EF7821" w:rsidRPr="000326A8">
        <w:t xml:space="preserve"> </w:t>
      </w:r>
      <w:r w:rsidR="00AC4B4E" w:rsidRPr="009E3BBA">
        <w:rPr>
          <w:rFonts w:hint="eastAsia"/>
        </w:rPr>
        <w:t>관련</w:t>
      </w:r>
      <w:r w:rsidR="00AC4B4E" w:rsidRPr="009E3BBA">
        <w:t xml:space="preserve"> </w:t>
      </w:r>
      <w:r w:rsidR="00AC4B4E" w:rsidRPr="009E3BBA">
        <w:rPr>
          <w:rFonts w:hint="eastAsia"/>
        </w:rPr>
        <w:t>구주매매계약에서</w:t>
      </w:r>
      <w:r w:rsidR="00AC4B4E" w:rsidRPr="009E3BBA">
        <w:t xml:space="preserve"> </w:t>
      </w:r>
      <w:r w:rsidR="00AC4B4E" w:rsidRPr="009E3BBA">
        <w:rPr>
          <w:rFonts w:hint="eastAsia"/>
        </w:rPr>
        <w:t>정한</w:t>
      </w:r>
      <w:r w:rsidR="00AC4B4E" w:rsidRPr="009E3BBA">
        <w:t xml:space="preserve"> </w:t>
      </w:r>
      <w:r w:rsidR="00AC4B4E" w:rsidRPr="009E3BBA">
        <w:rPr>
          <w:rFonts w:hint="eastAsia"/>
        </w:rPr>
        <w:t>바에</w:t>
      </w:r>
      <w:r w:rsidR="00AC4B4E" w:rsidRPr="009E3BBA">
        <w:t xml:space="preserve"> </w:t>
      </w:r>
      <w:r w:rsidR="00AC4B4E" w:rsidRPr="009E3BBA">
        <w:rPr>
          <w:rFonts w:hint="eastAsia"/>
        </w:rPr>
        <w:t>따라</w:t>
      </w:r>
      <w:r w:rsidR="00AC4B4E" w:rsidRPr="009E3BBA">
        <w:t xml:space="preserve"> </w:t>
      </w:r>
      <w:r w:rsidR="00AC4B4E" w:rsidRPr="009E3BBA">
        <w:rPr>
          <w:rFonts w:hint="eastAsia"/>
        </w:rPr>
        <w:t>대상회사의</w:t>
      </w:r>
      <w:r w:rsidR="00AC4B4E" w:rsidRPr="009E3BBA">
        <w:t xml:space="preserve"> </w:t>
      </w:r>
      <w:r w:rsidR="00AC4B4E" w:rsidRPr="009E3BBA">
        <w:rPr>
          <w:rFonts w:hint="eastAsia"/>
        </w:rPr>
        <w:t>등기임원</w:t>
      </w:r>
      <w:r w:rsidR="00AC4B4E" w:rsidRPr="009E3BBA">
        <w:t xml:space="preserve"> </w:t>
      </w:r>
      <w:r w:rsidR="00AC4B4E" w:rsidRPr="009E3BBA">
        <w:rPr>
          <w:rFonts w:hint="eastAsia"/>
        </w:rPr>
        <w:t>선임을</w:t>
      </w:r>
      <w:r w:rsidR="00AC4B4E" w:rsidRPr="009E3BBA">
        <w:t xml:space="preserve"> </w:t>
      </w:r>
      <w:r w:rsidR="00AC4B4E" w:rsidRPr="009E3BBA">
        <w:rPr>
          <w:rFonts w:hint="eastAsia"/>
        </w:rPr>
        <w:t>위한</w:t>
      </w:r>
      <w:r w:rsidR="00AC4B4E" w:rsidRPr="009E3BBA">
        <w:t xml:space="preserve"> </w:t>
      </w:r>
      <w:r w:rsidR="00AC4B4E" w:rsidRPr="009E3BBA">
        <w:rPr>
          <w:rFonts w:hint="eastAsia"/>
        </w:rPr>
        <w:t>주주총회가</w:t>
      </w:r>
      <w:r w:rsidR="00AC4B4E" w:rsidRPr="009E3BBA">
        <w:t xml:space="preserve"> </w:t>
      </w:r>
      <w:r w:rsidR="00AC4B4E" w:rsidRPr="009E3BBA">
        <w:rPr>
          <w:rFonts w:hint="eastAsia"/>
        </w:rPr>
        <w:t>개최되는</w:t>
      </w:r>
      <w:r w:rsidR="00AC4B4E" w:rsidRPr="009E3BBA">
        <w:t xml:space="preserve"> </w:t>
      </w:r>
      <w:r w:rsidR="00AC4B4E" w:rsidRPr="009E3BBA">
        <w:rPr>
          <w:rFonts w:hint="eastAsia"/>
        </w:rPr>
        <w:t>경우</w:t>
      </w:r>
      <w:r w:rsidR="00EF7821" w:rsidRPr="000326A8">
        <w:t>,</w:t>
      </w:r>
      <w:r w:rsidR="00801543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주주총회에서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안건에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찬성하는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행사하거나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매수인에게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그에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관한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위임하는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내용의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서면을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교부하여야</w:t>
      </w:r>
      <w:r w:rsidR="00801543">
        <w:rPr>
          <w:rFonts w:hint="eastAsia"/>
        </w:rPr>
        <w:t xml:space="preserve"> </w:t>
      </w:r>
      <w:r w:rsidR="00801543">
        <w:rPr>
          <w:rFonts w:hint="eastAsia"/>
        </w:rPr>
        <w:t>한다</w:t>
      </w:r>
      <w:r w:rsidR="00EF7821" w:rsidRPr="000326A8">
        <w:t>.</w:t>
      </w:r>
      <w:bookmarkEnd w:id="137"/>
      <w:r w:rsidR="00EF7821" w:rsidRPr="000326A8">
        <w:t xml:space="preserve"> </w:t>
      </w:r>
    </w:p>
    <w:p w14:paraId="3B5307E0" w14:textId="41144F38" w:rsidR="00C547F5" w:rsidRPr="00DA0CED" w:rsidRDefault="00C547F5" w:rsidP="00877E3D">
      <w:pPr>
        <w:pStyle w:val="LKLevel3"/>
      </w:pPr>
      <w:r>
        <w:rPr>
          <w:rFonts w:hint="eastAsia"/>
          <w:u w:val="single"/>
        </w:rPr>
        <w:t>본건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원천징수세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납부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관련</w:t>
      </w:r>
      <w:r>
        <w:rPr>
          <w:rFonts w:hint="eastAsia"/>
          <w:u w:val="single"/>
        </w:rPr>
        <w:t>.</w:t>
      </w:r>
    </w:p>
    <w:p w14:paraId="50E63E75" w14:textId="62ACDBA9" w:rsidR="00C547F5" w:rsidRDefault="00C547F5" w:rsidP="00C547F5">
      <w:pPr>
        <w:pStyle w:val="LKLevel4"/>
      </w:pPr>
      <w:r w:rsidRPr="00ED3090">
        <w:rPr>
          <w:rFonts w:hint="eastAsia"/>
        </w:rPr>
        <w:t>매도인은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거래종결일로부터</w:t>
      </w:r>
      <w:r w:rsidRPr="00ED3090">
        <w:rPr>
          <w:rFonts w:hint="eastAsia"/>
        </w:rPr>
        <w:t xml:space="preserve"> </w:t>
      </w:r>
      <w:r w:rsidR="0035251F" w:rsidRPr="009E3BBA">
        <w:t>3</w:t>
      </w:r>
      <w:r w:rsidRPr="00ED3090">
        <w:t xml:space="preserve"> </w:t>
      </w:r>
      <w:r w:rsidRPr="00ED3090">
        <w:rPr>
          <w:rFonts w:hint="eastAsia"/>
        </w:rPr>
        <w:t>영업일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전까지</w:t>
      </w:r>
      <w:r w:rsidRPr="00ED3090">
        <w:rPr>
          <w:rFonts w:hint="eastAsia"/>
        </w:rPr>
        <w:t xml:space="preserve"> </w:t>
      </w:r>
      <w:r w:rsidRPr="00ED3090">
        <w:t>(</w:t>
      </w:r>
      <w:proofErr w:type="spellStart"/>
      <w:r w:rsidRPr="00ED3090">
        <w:t>i</w:t>
      </w:r>
      <w:proofErr w:type="spellEnd"/>
      <w:r w:rsidRPr="00ED3090">
        <w:t xml:space="preserve">) </w:t>
      </w:r>
      <w:r w:rsidRPr="00ED3090">
        <w:rPr>
          <w:rFonts w:hint="eastAsia"/>
        </w:rPr>
        <w:t>본건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원천징수세가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존재하는지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여부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및</w:t>
      </w:r>
      <w:r w:rsidRPr="00ED3090">
        <w:rPr>
          <w:rFonts w:hint="eastAsia"/>
        </w:rPr>
        <w:t xml:space="preserve"> </w:t>
      </w:r>
      <w:r w:rsidRPr="00ED3090">
        <w:t xml:space="preserve">(ii) </w:t>
      </w:r>
      <w:r w:rsidRPr="00ED3090">
        <w:rPr>
          <w:rFonts w:hint="eastAsia"/>
        </w:rPr>
        <w:t>본건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원천징수세가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존재하는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경우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대상이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되는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세금의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종류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및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그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세액을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매수인에게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서면으로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통지</w:t>
      </w:r>
      <w:r w:rsidR="00C427AE">
        <w:rPr>
          <w:rFonts w:hint="eastAsia"/>
        </w:rPr>
        <w:t>(</w:t>
      </w:r>
      <w:r w:rsidR="00C427AE">
        <w:t>“</w:t>
      </w:r>
      <w:r w:rsidR="00C427AE" w:rsidRPr="00DA0CED">
        <w:rPr>
          <w:rFonts w:hint="eastAsia"/>
          <w:u w:val="single"/>
        </w:rPr>
        <w:t>본건</w:t>
      </w:r>
      <w:r w:rsidR="00C427AE" w:rsidRPr="00DA0CED">
        <w:rPr>
          <w:rFonts w:hint="eastAsia"/>
          <w:u w:val="single"/>
        </w:rPr>
        <w:t xml:space="preserve"> </w:t>
      </w:r>
      <w:r w:rsidR="00C427AE" w:rsidRPr="00DA0CED">
        <w:rPr>
          <w:rFonts w:hint="eastAsia"/>
          <w:u w:val="single"/>
        </w:rPr>
        <w:t>세액통지</w:t>
      </w:r>
      <w:r w:rsidR="00C427AE">
        <w:t>”</w:t>
      </w:r>
      <w:r w:rsidR="00C427AE">
        <w:rPr>
          <w:rFonts w:hint="eastAsia"/>
        </w:rPr>
        <w:t>)</w:t>
      </w:r>
      <w:r w:rsidRPr="00ED3090">
        <w:rPr>
          <w:rFonts w:hint="eastAsia"/>
        </w:rPr>
        <w:t>하여야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한다</w:t>
      </w:r>
      <w:r w:rsidRPr="00ED3090">
        <w:t>.</w:t>
      </w:r>
      <w:r w:rsidR="00557121">
        <w:rPr>
          <w:rFonts w:hint="eastAsia"/>
        </w:rPr>
        <w:t xml:space="preserve"> </w:t>
      </w:r>
    </w:p>
    <w:p w14:paraId="3879D4D9" w14:textId="44143232" w:rsidR="00C427AE" w:rsidRDefault="00C427AE" w:rsidP="00E5540B">
      <w:pPr>
        <w:pStyle w:val="LKLevel4"/>
      </w:pPr>
      <w:r w:rsidRPr="00C427AE">
        <w:t>매수인은</w:t>
      </w:r>
      <w:r w:rsidRPr="00C427AE">
        <w:t xml:space="preserve"> </w:t>
      </w:r>
      <w:r w:rsidRPr="00C427AE">
        <w:t>거래종결일에</w:t>
      </w:r>
      <w:r w:rsidRPr="00C427AE">
        <w:t xml:space="preserve"> </w:t>
      </w:r>
      <w:r w:rsidRPr="00C427AE">
        <w:t>매도인으로부터</w:t>
      </w:r>
      <w:r w:rsidRPr="00C427AE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세액통지에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 w:rsidR="00DA0CED">
        <w:rPr>
          <w:rFonts w:hint="eastAsia"/>
        </w:rPr>
        <w:t>본건</w:t>
      </w:r>
      <w:r w:rsidR="00DA0CED">
        <w:rPr>
          <w:rFonts w:hint="eastAsia"/>
        </w:rPr>
        <w:t xml:space="preserve"> </w:t>
      </w:r>
      <w:r w:rsidRPr="00C427AE">
        <w:t>증권거래세액을</w:t>
      </w:r>
      <w:r w:rsidRPr="00C427AE">
        <w:t xml:space="preserve"> </w:t>
      </w:r>
      <w:proofErr w:type="spellStart"/>
      <w:r w:rsidRPr="00C427AE">
        <w:t>원천징수하여</w:t>
      </w:r>
      <w:proofErr w:type="spellEnd"/>
      <w:r w:rsidRPr="00C427AE">
        <w:t xml:space="preserve"> </w:t>
      </w:r>
      <w:r w:rsidRPr="00C427AE">
        <w:t>거래종결일이</w:t>
      </w:r>
      <w:r w:rsidRPr="00C427AE">
        <w:t xml:space="preserve"> </w:t>
      </w:r>
      <w:r w:rsidRPr="00C427AE">
        <w:t>속하는</w:t>
      </w:r>
      <w:r w:rsidRPr="00C427AE">
        <w:t xml:space="preserve"> </w:t>
      </w:r>
      <w:r w:rsidRPr="00C427AE">
        <w:t>반기의</w:t>
      </w:r>
      <w:r w:rsidRPr="00C427AE">
        <w:t xml:space="preserve"> </w:t>
      </w:r>
      <w:r w:rsidRPr="00C427AE">
        <w:t>말일부터</w:t>
      </w:r>
      <w:r w:rsidRPr="00C427AE">
        <w:t xml:space="preserve"> 2</w:t>
      </w:r>
      <w:r w:rsidRPr="00C427AE">
        <w:t>개월</w:t>
      </w:r>
      <w:r w:rsidRPr="00C427AE">
        <w:t xml:space="preserve"> </w:t>
      </w:r>
      <w:r w:rsidRPr="00C427AE">
        <w:t>이내에</w:t>
      </w:r>
      <w:r w:rsidRPr="00C427AE">
        <w:t xml:space="preserve"> </w:t>
      </w:r>
      <w:r w:rsidRPr="00C427AE">
        <w:t>증권거래세</w:t>
      </w:r>
      <w:r w:rsidRPr="00C427AE">
        <w:t xml:space="preserve"> </w:t>
      </w:r>
      <w:r w:rsidRPr="00C427AE">
        <w:t>관련</w:t>
      </w:r>
      <w:r w:rsidRPr="00C427AE">
        <w:t xml:space="preserve"> </w:t>
      </w:r>
      <w:r w:rsidRPr="00C427AE">
        <w:t>과세표준신고를</w:t>
      </w:r>
      <w:r w:rsidRPr="00C427AE">
        <w:t xml:space="preserve"> </w:t>
      </w:r>
      <w:r w:rsidRPr="00C427AE">
        <w:t>하고</w:t>
      </w:r>
      <w:r w:rsidRPr="00C427AE">
        <w:t xml:space="preserve">, </w:t>
      </w:r>
      <w:r w:rsidRPr="00C427AE">
        <w:t>증권거래세를</w:t>
      </w:r>
      <w:r w:rsidRPr="00C427AE">
        <w:t xml:space="preserve"> </w:t>
      </w:r>
      <w:r w:rsidRPr="00C427AE">
        <w:t>과세관청에</w:t>
      </w:r>
      <w:r w:rsidRPr="00C427AE">
        <w:t xml:space="preserve"> </w:t>
      </w:r>
      <w:r w:rsidRPr="00C427AE">
        <w:t>납부하여야</w:t>
      </w:r>
      <w:r w:rsidRPr="00C427AE">
        <w:t xml:space="preserve"> </w:t>
      </w:r>
      <w:r w:rsidRPr="00C427AE">
        <w:t>한다</w:t>
      </w:r>
      <w:r w:rsidRPr="00C427AE">
        <w:t xml:space="preserve">. </w:t>
      </w:r>
      <w:r w:rsidRPr="009E3BBA">
        <w:t>매수인은</w:t>
      </w:r>
      <w:r w:rsidRPr="009E3BBA">
        <w:t xml:space="preserve"> </w:t>
      </w:r>
      <w:proofErr w:type="spellStart"/>
      <w:r w:rsidRPr="009E3BBA">
        <w:t>과세관청으로부터</w:t>
      </w:r>
      <w:proofErr w:type="spellEnd"/>
      <w:r w:rsidRPr="009E3BBA">
        <w:t xml:space="preserve"> </w:t>
      </w:r>
      <w:r w:rsidRPr="009E3BBA">
        <w:t>증권거래세</w:t>
      </w:r>
      <w:r w:rsidRPr="009E3BBA">
        <w:t xml:space="preserve"> </w:t>
      </w:r>
      <w:r w:rsidRPr="009E3BBA">
        <w:t>납부</w:t>
      </w:r>
      <w:r w:rsidRPr="009E3BBA">
        <w:t xml:space="preserve"> </w:t>
      </w:r>
      <w:r w:rsidRPr="009E3BBA">
        <w:t>관련</w:t>
      </w:r>
      <w:r w:rsidRPr="009E3BBA">
        <w:t xml:space="preserve"> </w:t>
      </w:r>
      <w:r w:rsidRPr="009E3BBA">
        <w:t>서류를</w:t>
      </w:r>
      <w:r w:rsidRPr="009E3BBA">
        <w:t xml:space="preserve"> </w:t>
      </w:r>
      <w:r w:rsidRPr="009E3BBA">
        <w:t>수령한</w:t>
      </w:r>
      <w:r w:rsidRPr="009E3BBA">
        <w:t xml:space="preserve"> </w:t>
      </w:r>
      <w:r w:rsidR="004974C6" w:rsidRPr="009E3BBA">
        <w:rPr>
          <w:rFonts w:hint="eastAsia"/>
        </w:rPr>
        <w:t>즉시</w:t>
      </w:r>
      <w:r w:rsidR="00FF1997" w:rsidRPr="009E3BBA">
        <w:t>(</w:t>
      </w:r>
      <w:r w:rsidR="00FF1997" w:rsidRPr="009E3BBA">
        <w:rPr>
          <w:rFonts w:hint="eastAsia"/>
        </w:rPr>
        <w:t>늦어도</w:t>
      </w:r>
      <w:r w:rsidR="00FF1997" w:rsidRPr="009E3BBA">
        <w:t xml:space="preserve"> </w:t>
      </w:r>
      <w:proofErr w:type="spellStart"/>
      <w:r w:rsidR="00FF1997" w:rsidRPr="009E3BBA">
        <w:rPr>
          <w:rFonts w:hint="eastAsia"/>
        </w:rPr>
        <w:t>익</w:t>
      </w:r>
      <w:proofErr w:type="spellEnd"/>
      <w:r w:rsidR="00FF1997" w:rsidRPr="009E3BBA">
        <w:t xml:space="preserve"> </w:t>
      </w:r>
      <w:r w:rsidR="00FF1997" w:rsidRPr="009E3BBA">
        <w:rPr>
          <w:rFonts w:hint="eastAsia"/>
        </w:rPr>
        <w:t>영업일까지</w:t>
      </w:r>
      <w:r w:rsidR="00FF1997" w:rsidRPr="009E3BBA">
        <w:t>)</w:t>
      </w:r>
      <w:r w:rsidRPr="009E3BBA">
        <w:t xml:space="preserve"> </w:t>
      </w:r>
      <w:r w:rsidRPr="009E3BBA">
        <w:t>증권거래세</w:t>
      </w:r>
      <w:r w:rsidRPr="009E3BBA">
        <w:t xml:space="preserve"> </w:t>
      </w:r>
      <w:r w:rsidRPr="009E3BBA">
        <w:t>납부</w:t>
      </w:r>
      <w:r w:rsidRPr="009E3BBA">
        <w:t xml:space="preserve"> </w:t>
      </w:r>
      <w:r w:rsidRPr="009E3BBA">
        <w:t>관련</w:t>
      </w:r>
      <w:r w:rsidRPr="009E3BBA">
        <w:t xml:space="preserve"> </w:t>
      </w:r>
      <w:r w:rsidRPr="009E3BBA">
        <w:t>영수증</w:t>
      </w:r>
      <w:r w:rsidRPr="009E3BBA">
        <w:t xml:space="preserve"> </w:t>
      </w:r>
      <w:r w:rsidRPr="009E3BBA">
        <w:t>사본을</w:t>
      </w:r>
      <w:r w:rsidRPr="009E3BBA">
        <w:t xml:space="preserve"> </w:t>
      </w:r>
      <w:r w:rsidRPr="009E3BBA">
        <w:t>매도인에게</w:t>
      </w:r>
      <w:r w:rsidRPr="009E3BBA">
        <w:t xml:space="preserve"> </w:t>
      </w:r>
      <w:r w:rsidRPr="009E3BBA">
        <w:t>제공하여야</w:t>
      </w:r>
      <w:r w:rsidRPr="009E3BBA">
        <w:t xml:space="preserve"> </w:t>
      </w:r>
      <w:r w:rsidRPr="009E3BBA">
        <w:t>한다</w:t>
      </w:r>
      <w:r w:rsidRPr="009E3BBA">
        <w:t>.</w:t>
      </w:r>
      <w:r>
        <w:rPr>
          <w:rFonts w:hint="eastAsia"/>
        </w:rPr>
        <w:t xml:space="preserve"> </w:t>
      </w:r>
    </w:p>
    <w:p w14:paraId="30A8E5C9" w14:textId="26E5C86B" w:rsidR="0046552D" w:rsidRDefault="00C427AE" w:rsidP="0046552D">
      <w:pPr>
        <w:pStyle w:val="LKLevel4"/>
      </w:pPr>
      <w:r w:rsidRPr="00C427AE">
        <w:rPr>
          <w:rFonts w:hint="eastAsia"/>
        </w:rPr>
        <w:t>매수인은</w:t>
      </w:r>
      <w:r w:rsidRPr="00C427AE">
        <w:t xml:space="preserve"> </w:t>
      </w:r>
      <w:r w:rsidRPr="00C427AE">
        <w:t>거래종결일에</w:t>
      </w:r>
      <w:r w:rsidRPr="00C427AE">
        <w:t xml:space="preserve"> </w:t>
      </w:r>
      <w:r w:rsidRPr="00C427AE">
        <w:t>매도인으로부터</w:t>
      </w:r>
      <w:r w:rsidRPr="00C427AE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세액통지에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 w:rsidR="00DA0CED">
        <w:rPr>
          <w:rFonts w:hint="eastAsia"/>
        </w:rPr>
        <w:t>본건</w:t>
      </w:r>
      <w:r w:rsidR="00DA0CED">
        <w:rPr>
          <w:rFonts w:hint="eastAsia"/>
        </w:rPr>
        <w:t xml:space="preserve"> </w:t>
      </w:r>
      <w:r>
        <w:rPr>
          <w:rFonts w:hint="eastAsia"/>
        </w:rPr>
        <w:t>양도소득</w:t>
      </w:r>
      <w:r w:rsidRPr="00C427AE">
        <w:t>세액을</w:t>
      </w:r>
      <w:r w:rsidRPr="00C427AE">
        <w:t xml:space="preserve"> </w:t>
      </w:r>
      <w:proofErr w:type="spellStart"/>
      <w:r w:rsidRPr="00C427AE">
        <w:t>원천징수하여</w:t>
      </w:r>
      <w:proofErr w:type="spellEnd"/>
      <w:r>
        <w:rPr>
          <w:rFonts w:hint="eastAsia"/>
        </w:rPr>
        <w:t xml:space="preserve"> </w:t>
      </w:r>
      <w:r w:rsidR="0046552D" w:rsidRPr="009E3BBA">
        <w:t>거래종결일이</w:t>
      </w:r>
      <w:r w:rsidR="0046552D" w:rsidRPr="009E3BBA">
        <w:t xml:space="preserve"> </w:t>
      </w:r>
      <w:r w:rsidR="0046552D" w:rsidRPr="009E3BBA">
        <w:t>속하는</w:t>
      </w:r>
      <w:r w:rsidR="0046552D" w:rsidRPr="009E3BBA">
        <w:t xml:space="preserve"> </w:t>
      </w:r>
      <w:r w:rsidR="0046552D" w:rsidRPr="009E3BBA">
        <w:t>달의</w:t>
      </w:r>
      <w:r w:rsidR="0046552D" w:rsidRPr="009E3BBA">
        <w:t xml:space="preserve"> </w:t>
      </w:r>
      <w:r w:rsidR="0046552D" w:rsidRPr="009E3BBA">
        <w:t>다음</w:t>
      </w:r>
      <w:r w:rsidR="0046552D" w:rsidRPr="009E3BBA">
        <w:t xml:space="preserve"> </w:t>
      </w:r>
      <w:r w:rsidR="0046552D" w:rsidRPr="009E3BBA">
        <w:t>달의</w:t>
      </w:r>
      <w:r w:rsidR="0046552D" w:rsidRPr="009E3BBA">
        <w:t xml:space="preserve"> 10</w:t>
      </w:r>
      <w:r w:rsidR="0046552D" w:rsidRPr="009E3BBA">
        <w:t>일까지</w:t>
      </w:r>
      <w:r w:rsidR="0046552D" w:rsidRPr="009E3BBA">
        <w:rPr>
          <w:rFonts w:hint="eastAsia"/>
        </w:rPr>
        <w:t xml:space="preserve"> </w:t>
      </w:r>
      <w:r w:rsidRPr="009E3BBA">
        <w:t>과세관청에</w:t>
      </w:r>
      <w:r w:rsidRPr="009E3BBA">
        <w:t xml:space="preserve"> </w:t>
      </w:r>
      <w:r w:rsidRPr="009E3BBA">
        <w:t>신고하고</w:t>
      </w:r>
      <w:r w:rsidRPr="009E3BBA">
        <w:t xml:space="preserve"> </w:t>
      </w:r>
      <w:r w:rsidRPr="009E3BBA">
        <w:t>납부하여야</w:t>
      </w:r>
      <w:r w:rsidRPr="009E3BBA">
        <w:t xml:space="preserve"> </w:t>
      </w:r>
      <w:r w:rsidRPr="009E3BBA">
        <w:t>한다</w:t>
      </w:r>
      <w:r w:rsidRPr="009E3BBA">
        <w:t xml:space="preserve">. </w:t>
      </w:r>
      <w:r w:rsidR="0046552D" w:rsidRPr="009E3BBA">
        <w:t>매수인은</w:t>
      </w:r>
      <w:r w:rsidR="0046552D" w:rsidRPr="009E3BBA">
        <w:t xml:space="preserve"> </w:t>
      </w:r>
      <w:proofErr w:type="spellStart"/>
      <w:r w:rsidR="0046552D" w:rsidRPr="009E3BBA">
        <w:t>과세관청으로부터</w:t>
      </w:r>
      <w:proofErr w:type="spellEnd"/>
      <w:r w:rsidR="0046552D" w:rsidRPr="009E3BBA">
        <w:t xml:space="preserve"> </w:t>
      </w:r>
      <w:r w:rsidR="0046552D" w:rsidRPr="009E3BBA">
        <w:rPr>
          <w:rFonts w:hint="eastAsia"/>
        </w:rPr>
        <w:t>양도소득세</w:t>
      </w:r>
      <w:r w:rsidR="0046552D" w:rsidRPr="009E3BBA">
        <w:t xml:space="preserve"> </w:t>
      </w:r>
      <w:r w:rsidR="0046552D" w:rsidRPr="009E3BBA">
        <w:t>납부</w:t>
      </w:r>
      <w:r w:rsidR="0046552D" w:rsidRPr="009E3BBA">
        <w:t xml:space="preserve"> </w:t>
      </w:r>
      <w:r w:rsidR="0046552D" w:rsidRPr="009E3BBA">
        <w:t>관련</w:t>
      </w:r>
      <w:r w:rsidR="0046552D" w:rsidRPr="009E3BBA">
        <w:t xml:space="preserve"> </w:t>
      </w:r>
      <w:r w:rsidR="0046552D" w:rsidRPr="009E3BBA">
        <w:t>서류를</w:t>
      </w:r>
      <w:r w:rsidR="0046552D" w:rsidRPr="009E3BBA">
        <w:t xml:space="preserve"> </w:t>
      </w:r>
      <w:r w:rsidR="0046552D" w:rsidRPr="009E3BBA">
        <w:t>수령한</w:t>
      </w:r>
      <w:r w:rsidR="0046552D" w:rsidRPr="009E3BBA">
        <w:t xml:space="preserve"> </w:t>
      </w:r>
      <w:r w:rsidR="004974C6" w:rsidRPr="009E3BBA">
        <w:rPr>
          <w:rFonts w:hint="eastAsia"/>
        </w:rPr>
        <w:t>즉시</w:t>
      </w:r>
      <w:r w:rsidR="00FF1997" w:rsidRPr="009E3BBA">
        <w:t>(</w:t>
      </w:r>
      <w:r w:rsidR="00FF1997" w:rsidRPr="009E3BBA">
        <w:rPr>
          <w:rFonts w:hint="eastAsia"/>
        </w:rPr>
        <w:t>늦어도</w:t>
      </w:r>
      <w:r w:rsidR="00FF1997" w:rsidRPr="009E3BBA">
        <w:t xml:space="preserve"> </w:t>
      </w:r>
      <w:proofErr w:type="spellStart"/>
      <w:r w:rsidR="00FF1997" w:rsidRPr="009E3BBA">
        <w:rPr>
          <w:rFonts w:hint="eastAsia"/>
        </w:rPr>
        <w:t>익</w:t>
      </w:r>
      <w:proofErr w:type="spellEnd"/>
      <w:r w:rsidR="00FF1997" w:rsidRPr="009E3BBA">
        <w:t xml:space="preserve"> </w:t>
      </w:r>
      <w:r w:rsidR="00FF1997" w:rsidRPr="009E3BBA">
        <w:rPr>
          <w:rFonts w:hint="eastAsia"/>
        </w:rPr>
        <w:t>영업일까지</w:t>
      </w:r>
      <w:r w:rsidR="00FF1997" w:rsidRPr="009E3BBA">
        <w:t>)</w:t>
      </w:r>
      <w:r w:rsidR="004974C6" w:rsidRPr="009E3BBA">
        <w:rPr>
          <w:rFonts w:hint="eastAsia"/>
        </w:rPr>
        <w:t xml:space="preserve"> </w:t>
      </w:r>
      <w:r w:rsidR="0046552D" w:rsidRPr="009E3BBA">
        <w:rPr>
          <w:rFonts w:hint="eastAsia"/>
        </w:rPr>
        <w:t>양도소득</w:t>
      </w:r>
      <w:r w:rsidR="0046552D" w:rsidRPr="009E3BBA">
        <w:t>세</w:t>
      </w:r>
      <w:r w:rsidR="0046552D" w:rsidRPr="009E3BBA">
        <w:t xml:space="preserve"> </w:t>
      </w:r>
      <w:r w:rsidR="0046552D" w:rsidRPr="009E3BBA">
        <w:t>납부</w:t>
      </w:r>
      <w:r w:rsidR="0046552D" w:rsidRPr="009E3BBA">
        <w:t xml:space="preserve"> </w:t>
      </w:r>
      <w:r w:rsidR="0046552D" w:rsidRPr="009E3BBA">
        <w:t>관련</w:t>
      </w:r>
      <w:r w:rsidR="0046552D" w:rsidRPr="009E3BBA">
        <w:t xml:space="preserve"> </w:t>
      </w:r>
      <w:r w:rsidR="0046552D" w:rsidRPr="009E3BBA">
        <w:t>영수증</w:t>
      </w:r>
      <w:r w:rsidR="0046552D" w:rsidRPr="009E3BBA">
        <w:t xml:space="preserve"> </w:t>
      </w:r>
      <w:r w:rsidR="0046552D" w:rsidRPr="009E3BBA">
        <w:t>사본을</w:t>
      </w:r>
      <w:r w:rsidR="0046552D" w:rsidRPr="009E3BBA">
        <w:t xml:space="preserve"> </w:t>
      </w:r>
      <w:r w:rsidR="0046552D" w:rsidRPr="009E3BBA">
        <w:t>매도인에게</w:t>
      </w:r>
      <w:r w:rsidR="0046552D" w:rsidRPr="00C427AE">
        <w:t xml:space="preserve"> </w:t>
      </w:r>
      <w:r w:rsidR="0046552D" w:rsidRPr="00C427AE">
        <w:t>제공하여야</w:t>
      </w:r>
      <w:r w:rsidR="0046552D" w:rsidRPr="00C427AE">
        <w:t xml:space="preserve"> </w:t>
      </w:r>
      <w:r w:rsidR="0046552D" w:rsidRPr="00C427AE">
        <w:t>한다</w:t>
      </w:r>
      <w:r w:rsidR="0046552D" w:rsidRPr="00C427AE">
        <w:t>.</w:t>
      </w:r>
    </w:p>
    <w:p w14:paraId="3EA7169D" w14:textId="15C68CFD" w:rsidR="0046552D" w:rsidRDefault="0046552D" w:rsidP="00C10B34">
      <w:pPr>
        <w:pStyle w:val="LKLevel4"/>
      </w:pPr>
      <w:r w:rsidRPr="0046552D">
        <w:rPr>
          <w:rFonts w:hint="eastAsia"/>
          <w:szCs w:val="23"/>
        </w:rPr>
        <w:t>매수인은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매도인의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사전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서면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동의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없이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관할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정부기관에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대하여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본건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원천징수세와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관련하여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매도인에게</w:t>
      </w:r>
      <w:r w:rsidRPr="0046552D">
        <w:rPr>
          <w:rFonts w:hint="eastAsia"/>
          <w:szCs w:val="23"/>
        </w:rPr>
        <w:t xml:space="preserve"> </w:t>
      </w:r>
      <w:r w:rsidR="00CC0D0C">
        <w:rPr>
          <w:rFonts w:hint="eastAsia"/>
          <w:szCs w:val="23"/>
        </w:rPr>
        <w:t>추가적인</w:t>
      </w:r>
      <w:r w:rsidR="00CC0D0C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납세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의무를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발생시킬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있는</w:t>
      </w:r>
      <w:r w:rsidRPr="0046552D">
        <w:rPr>
          <w:rFonts w:hint="eastAsia"/>
          <w:szCs w:val="23"/>
        </w:rPr>
        <w:t xml:space="preserve"> </w:t>
      </w:r>
      <w:proofErr w:type="spellStart"/>
      <w:r w:rsidRPr="0046552D">
        <w:rPr>
          <w:rFonts w:hint="eastAsia"/>
          <w:szCs w:val="23"/>
        </w:rPr>
        <w:t>여하한</w:t>
      </w:r>
      <w:proofErr w:type="spellEnd"/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인정도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하여서는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안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되며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매도인은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해당</w:t>
      </w:r>
      <w:r w:rsidRPr="0046552D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관련한</w:t>
      </w:r>
      <w:r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신청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협의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협상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기타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일체의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절차에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대한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통제권을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가진다</w:t>
      </w:r>
      <w:r w:rsidRPr="0046552D">
        <w:rPr>
          <w:rFonts w:hint="eastAsia"/>
          <w:szCs w:val="23"/>
        </w:rPr>
        <w:t>.</w:t>
      </w:r>
    </w:p>
    <w:p w14:paraId="5830225E" w14:textId="4FCB53E6" w:rsidR="0046552D" w:rsidRDefault="0046552D" w:rsidP="00B47305">
      <w:pPr>
        <w:pStyle w:val="LKLevel4"/>
      </w:pPr>
      <w:r w:rsidRPr="0046552D">
        <w:t>본</w:t>
      </w:r>
      <w:r w:rsidRPr="0046552D">
        <w:t xml:space="preserve"> </w:t>
      </w:r>
      <w:r w:rsidRPr="0046552D">
        <w:t>조의</w:t>
      </w:r>
      <w:r w:rsidRPr="0046552D">
        <w:t xml:space="preserve"> </w:t>
      </w:r>
      <w:r w:rsidRPr="0046552D">
        <w:t>다른</w:t>
      </w:r>
      <w:r w:rsidRPr="0046552D">
        <w:t xml:space="preserve"> </w:t>
      </w:r>
      <w:r w:rsidRPr="0046552D">
        <w:t>조항에도</w:t>
      </w:r>
      <w:r w:rsidRPr="0046552D">
        <w:t xml:space="preserve"> </w:t>
      </w:r>
      <w:r w:rsidRPr="0046552D">
        <w:t>불구하고</w:t>
      </w:r>
      <w:r w:rsidRPr="0046552D">
        <w:t xml:space="preserve">, </w:t>
      </w:r>
      <w:r w:rsidRPr="0046552D">
        <w:t>매</w:t>
      </w:r>
      <w:r>
        <w:rPr>
          <w:rFonts w:hint="eastAsia"/>
        </w:rPr>
        <w:t>도</w:t>
      </w:r>
      <w:r w:rsidRPr="0046552D">
        <w:t>인은</w:t>
      </w:r>
      <w:r w:rsidRPr="0046552D">
        <w:t xml:space="preserve"> </w:t>
      </w:r>
      <w:r w:rsidRPr="0046552D">
        <w:t>본</w:t>
      </w:r>
      <w:r w:rsidRPr="0046552D">
        <w:t xml:space="preserve"> </w:t>
      </w:r>
      <w:r w:rsidRPr="0046552D">
        <w:t>조항에</w:t>
      </w:r>
      <w:r w:rsidRPr="0046552D">
        <w:t xml:space="preserve"> </w:t>
      </w:r>
      <w:r w:rsidRPr="0046552D">
        <w:t>따른</w:t>
      </w:r>
      <w:r w:rsidRPr="0046552D">
        <w:t xml:space="preserve"> </w:t>
      </w:r>
      <w:r w:rsidRPr="0046552D">
        <w:t>원천징수와</w:t>
      </w:r>
      <w:r w:rsidRPr="0046552D">
        <w:t xml:space="preserve"> </w:t>
      </w:r>
      <w:r w:rsidRPr="0046552D">
        <w:t>관련하여</w:t>
      </w:r>
      <w:r w:rsidRPr="0046552D">
        <w:t xml:space="preserve"> </w:t>
      </w:r>
      <w:r w:rsidRPr="0046552D">
        <w:t>매도인을</w:t>
      </w:r>
      <w:r w:rsidRPr="0046552D">
        <w:t xml:space="preserve"> </w:t>
      </w:r>
      <w:r w:rsidRPr="0046552D">
        <w:t>매수인의</w:t>
      </w:r>
      <w:r w:rsidRPr="0046552D">
        <w:t xml:space="preserve"> </w:t>
      </w:r>
      <w:r w:rsidRPr="0046552D">
        <w:t>대리인으로</w:t>
      </w:r>
      <w:r w:rsidRPr="0046552D">
        <w:t xml:space="preserve"> </w:t>
      </w:r>
      <w:r w:rsidRPr="0046552D">
        <w:t>지정하여</w:t>
      </w:r>
      <w:r w:rsidRPr="0046552D">
        <w:t xml:space="preserve"> </w:t>
      </w:r>
      <w:r w:rsidRPr="0046552D">
        <w:t>관련</w:t>
      </w:r>
      <w:r w:rsidRPr="0046552D">
        <w:t xml:space="preserve"> </w:t>
      </w:r>
      <w:r w:rsidRPr="0046552D">
        <w:t>신고를</w:t>
      </w:r>
      <w:r w:rsidRPr="0046552D">
        <w:t xml:space="preserve"> </w:t>
      </w:r>
      <w:r w:rsidRPr="0046552D">
        <w:t>대행하게</w:t>
      </w:r>
      <w:r w:rsidRPr="0046552D">
        <w:t xml:space="preserve"> </w:t>
      </w:r>
      <w:r w:rsidRPr="0046552D">
        <w:t>할</w:t>
      </w:r>
      <w:r w:rsidRPr="0046552D"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요청할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 w:rsidRPr="0046552D">
        <w:t xml:space="preserve">, </w:t>
      </w:r>
      <w:r w:rsidRPr="0046552D"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Pr="0046552D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46552D">
        <w:t>신고와</w:t>
      </w:r>
      <w:r w:rsidRPr="0046552D">
        <w:t xml:space="preserve"> </w:t>
      </w:r>
      <w:r w:rsidRPr="0046552D">
        <w:t>관련한</w:t>
      </w:r>
      <w:r w:rsidRPr="0046552D">
        <w:t xml:space="preserve"> </w:t>
      </w:r>
      <w:r w:rsidRPr="0046552D">
        <w:t>자료를</w:t>
      </w:r>
      <w:r w:rsidRPr="0046552D">
        <w:t xml:space="preserve"> </w:t>
      </w:r>
      <w:r w:rsidRPr="0046552D">
        <w:t>제공하는</w:t>
      </w:r>
      <w:r w:rsidRPr="0046552D">
        <w:t xml:space="preserve"> </w:t>
      </w:r>
      <w:r w:rsidRPr="0046552D">
        <w:t>등</w:t>
      </w:r>
      <w:r w:rsidRPr="0046552D">
        <w:t xml:space="preserve"> </w:t>
      </w:r>
      <w:r w:rsidRPr="0046552D">
        <w:t>필요한</w:t>
      </w:r>
      <w:r w:rsidRPr="0046552D">
        <w:t xml:space="preserve"> </w:t>
      </w:r>
      <w:r w:rsidR="00603C97" w:rsidRPr="009E3BBA">
        <w:rPr>
          <w:rFonts w:hint="eastAsia"/>
        </w:rPr>
        <w:t>제반</w:t>
      </w:r>
      <w:r w:rsidR="00603C97">
        <w:rPr>
          <w:rFonts w:hint="eastAsia"/>
        </w:rPr>
        <w:t xml:space="preserve"> </w:t>
      </w:r>
      <w:r w:rsidRPr="0046552D">
        <w:t>사항에</w:t>
      </w:r>
      <w:r w:rsidRPr="0046552D">
        <w:t xml:space="preserve"> </w:t>
      </w:r>
      <w:r w:rsidRPr="0046552D">
        <w:t>협력하여야</w:t>
      </w:r>
      <w:r w:rsidRPr="0046552D">
        <w:t xml:space="preserve"> </w:t>
      </w:r>
      <w:r w:rsidRPr="0046552D">
        <w:t>한다</w:t>
      </w:r>
      <w:r w:rsidRPr="0046552D">
        <w:t>.</w:t>
      </w:r>
    </w:p>
    <w:p w14:paraId="69C59556" w14:textId="77777777" w:rsidR="005914B6" w:rsidRPr="000326A8" w:rsidRDefault="00831CE7" w:rsidP="00877E3D">
      <w:pPr>
        <w:pStyle w:val="LKLevel2"/>
      </w:pPr>
      <w:bookmarkStart w:id="142" w:name="_Toc176821184"/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142"/>
    </w:p>
    <w:p w14:paraId="5BFEE74C" w14:textId="1397D14E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4E37414D" w14:textId="2D6B6C9A" w:rsidR="00656423" w:rsidRPr="00C10B34" w:rsidRDefault="00656423" w:rsidP="00877E3D">
      <w:pPr>
        <w:pStyle w:val="LKLevel3"/>
      </w:pPr>
      <w:r w:rsidRPr="00656423">
        <w:rPr>
          <w:rFonts w:hint="eastAsia"/>
          <w:u w:val="single"/>
        </w:rPr>
        <w:t>고용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계약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기간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보장</w:t>
      </w:r>
      <w:r w:rsidRPr="00656423">
        <w:rPr>
          <w:u w:val="single"/>
        </w:rPr>
        <w:t>.</w:t>
      </w:r>
      <w:r w:rsidRPr="00872EC4">
        <w:t xml:space="preserve"> </w:t>
      </w:r>
      <w:r w:rsidRPr="00872EC4">
        <w:rPr>
          <w:rFonts w:hint="eastAsia"/>
        </w:rPr>
        <w:t>매수인은</w:t>
      </w:r>
      <w:r w:rsidRPr="00872EC4">
        <w:t xml:space="preserve"> </w:t>
      </w:r>
      <w:r w:rsidRPr="00872EC4">
        <w:rPr>
          <w:rFonts w:hint="eastAsia"/>
        </w:rPr>
        <w:t>거래종결일</w:t>
      </w:r>
      <w:r w:rsidRPr="00872EC4">
        <w:t xml:space="preserve"> </w:t>
      </w:r>
      <w:r w:rsidRPr="00872EC4">
        <w:rPr>
          <w:rFonts w:hint="eastAsia"/>
        </w:rPr>
        <w:t>이후</w:t>
      </w:r>
      <w:r w:rsidRPr="00872EC4">
        <w:t xml:space="preserve"> </w:t>
      </w:r>
      <w:r w:rsidRPr="00872EC4">
        <w:rPr>
          <w:rFonts w:hint="eastAsia"/>
        </w:rPr>
        <w:t>최대</w:t>
      </w:r>
      <w:r w:rsidRPr="00872EC4">
        <w:t xml:space="preserve"> 3</w:t>
      </w:r>
      <w:r w:rsidRPr="00872EC4">
        <w:rPr>
          <w:rFonts w:hint="eastAsia"/>
        </w:rPr>
        <w:t>년간</w:t>
      </w:r>
      <w:r w:rsidRPr="00872EC4">
        <w:t xml:space="preserve"> </w:t>
      </w:r>
      <w:r w:rsidRPr="00872EC4">
        <w:rPr>
          <w:rFonts w:hint="eastAsia"/>
        </w:rPr>
        <w:t>근로관계를</w:t>
      </w:r>
      <w:r w:rsidRPr="00872EC4">
        <w:t xml:space="preserve"> </w:t>
      </w:r>
      <w:r w:rsidRPr="00872EC4">
        <w:rPr>
          <w:rFonts w:hint="eastAsia"/>
        </w:rPr>
        <w:t>정당한</w:t>
      </w:r>
      <w:r w:rsidRPr="00872EC4">
        <w:t xml:space="preserve"> </w:t>
      </w:r>
      <w:r w:rsidRPr="00872EC4">
        <w:rPr>
          <w:rFonts w:hint="eastAsia"/>
        </w:rPr>
        <w:t>사유</w:t>
      </w:r>
      <w:r w:rsidRPr="00872EC4">
        <w:t xml:space="preserve"> </w:t>
      </w:r>
      <w:r w:rsidRPr="00872EC4">
        <w:rPr>
          <w:rFonts w:hint="eastAsia"/>
        </w:rPr>
        <w:t>없이</w:t>
      </w:r>
      <w:r w:rsidRPr="00872EC4">
        <w:t xml:space="preserve"> </w:t>
      </w:r>
      <w:r w:rsidRPr="00872EC4">
        <w:rPr>
          <w:rFonts w:hint="eastAsia"/>
        </w:rPr>
        <w:t>해지</w:t>
      </w:r>
      <w:r w:rsidRPr="00872EC4">
        <w:t xml:space="preserve">, </w:t>
      </w:r>
      <w:r w:rsidRPr="00872EC4">
        <w:rPr>
          <w:rFonts w:hint="eastAsia"/>
        </w:rPr>
        <w:t>변경</w:t>
      </w:r>
      <w:r w:rsidRPr="00872EC4">
        <w:t xml:space="preserve">, </w:t>
      </w:r>
      <w:r w:rsidRPr="00872EC4">
        <w:rPr>
          <w:rFonts w:hint="eastAsia"/>
        </w:rPr>
        <w:t>중단</w:t>
      </w:r>
      <w:r w:rsidRPr="00872EC4">
        <w:t xml:space="preserve"> </w:t>
      </w:r>
      <w:r w:rsidRPr="00872EC4">
        <w:rPr>
          <w:rFonts w:hint="eastAsia"/>
        </w:rPr>
        <w:t>또는</w:t>
      </w:r>
      <w:r w:rsidRPr="00872EC4">
        <w:t xml:space="preserve"> </w:t>
      </w:r>
      <w:r w:rsidRPr="00872EC4">
        <w:rPr>
          <w:rFonts w:hint="eastAsia"/>
        </w:rPr>
        <w:t>정지하거나</w:t>
      </w:r>
      <w:r w:rsidRPr="00872EC4">
        <w:t xml:space="preserve">, </w:t>
      </w:r>
      <w:r w:rsidRPr="00872EC4">
        <w:rPr>
          <w:rFonts w:hint="eastAsia"/>
        </w:rPr>
        <w:t>대상회사의</w:t>
      </w:r>
      <w:r w:rsidRPr="00872EC4">
        <w:t xml:space="preserve"> </w:t>
      </w:r>
      <w:r w:rsidRPr="00872EC4">
        <w:rPr>
          <w:rFonts w:hint="eastAsia"/>
        </w:rPr>
        <w:t>근로자의</w:t>
      </w:r>
      <w:r w:rsidRPr="00872EC4">
        <w:t xml:space="preserve"> </w:t>
      </w:r>
      <w:r w:rsidRPr="00872EC4">
        <w:rPr>
          <w:rFonts w:hint="eastAsia"/>
        </w:rPr>
        <w:t>근로조건을</w:t>
      </w:r>
      <w:r w:rsidRPr="00872EC4">
        <w:t xml:space="preserve"> </w:t>
      </w:r>
      <w:r w:rsidRPr="00872EC4">
        <w:rPr>
          <w:rFonts w:hint="eastAsia"/>
        </w:rPr>
        <w:t>불리하게</w:t>
      </w:r>
      <w:r w:rsidRPr="00872EC4">
        <w:t xml:space="preserve"> </w:t>
      </w:r>
      <w:r w:rsidRPr="00872EC4">
        <w:rPr>
          <w:rFonts w:hint="eastAsia"/>
        </w:rPr>
        <w:t>변경하지</w:t>
      </w:r>
      <w:r w:rsidRPr="00872EC4">
        <w:t xml:space="preserve"> </w:t>
      </w:r>
      <w:r w:rsidRPr="00872EC4">
        <w:rPr>
          <w:rFonts w:hint="eastAsia"/>
        </w:rPr>
        <w:t>않아야</w:t>
      </w:r>
      <w:r w:rsidRPr="00872EC4">
        <w:t xml:space="preserve"> </w:t>
      </w:r>
      <w:r w:rsidRPr="00872EC4">
        <w:rPr>
          <w:rFonts w:hint="eastAsia"/>
        </w:rPr>
        <w:t>한다</w:t>
      </w:r>
      <w:r w:rsidRPr="00872EC4">
        <w:t xml:space="preserve">. </w:t>
      </w:r>
      <w:r w:rsidRPr="00872EC4">
        <w:rPr>
          <w:rFonts w:hint="eastAsia"/>
        </w:rPr>
        <w:t>단</w:t>
      </w:r>
      <w:r w:rsidRPr="00872EC4">
        <w:t xml:space="preserve">, </w:t>
      </w:r>
      <w:r w:rsidRPr="00872EC4">
        <w:rPr>
          <w:rFonts w:hint="eastAsia"/>
        </w:rPr>
        <w:t>거래종결일을</w:t>
      </w:r>
      <w:r w:rsidRPr="00872EC4">
        <w:t xml:space="preserve"> </w:t>
      </w:r>
      <w:r w:rsidRPr="00872EC4">
        <w:rPr>
          <w:rFonts w:hint="eastAsia"/>
        </w:rPr>
        <w:t>기준으로</w:t>
      </w:r>
      <w:r w:rsidRPr="00872EC4">
        <w:t xml:space="preserve"> </w:t>
      </w:r>
      <w:r w:rsidRPr="00872EC4">
        <w:rPr>
          <w:rFonts w:hint="eastAsia"/>
        </w:rPr>
        <w:t>대상회사와</w:t>
      </w:r>
      <w:r w:rsidRPr="00872EC4">
        <w:t xml:space="preserve"> </w:t>
      </w:r>
      <w:r w:rsidRPr="00872EC4">
        <w:rPr>
          <w:rFonts w:hint="eastAsia"/>
        </w:rPr>
        <w:t>근로자가</w:t>
      </w:r>
      <w:r w:rsidRPr="00872EC4">
        <w:t xml:space="preserve"> </w:t>
      </w:r>
      <w:r w:rsidRPr="00872EC4">
        <w:rPr>
          <w:rFonts w:hint="eastAsia"/>
        </w:rPr>
        <w:t>체결한</w:t>
      </w:r>
      <w:r w:rsidRPr="00872EC4">
        <w:t xml:space="preserve"> </w:t>
      </w:r>
      <w:r w:rsidRPr="00872EC4">
        <w:rPr>
          <w:rFonts w:hint="eastAsia"/>
        </w:rPr>
        <w:t>기존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계약의</w:t>
      </w:r>
      <w:r w:rsidRPr="00872EC4">
        <w:t xml:space="preserve"> </w:t>
      </w:r>
      <w:r w:rsidRPr="00872EC4">
        <w:rPr>
          <w:rFonts w:hint="eastAsia"/>
        </w:rPr>
        <w:t>계약</w:t>
      </w:r>
      <w:r w:rsidRPr="00872EC4">
        <w:t xml:space="preserve"> </w:t>
      </w:r>
      <w:r w:rsidRPr="00872EC4">
        <w:rPr>
          <w:rFonts w:hint="eastAsia"/>
        </w:rPr>
        <w:t>기간이</w:t>
      </w:r>
      <w:r w:rsidRPr="00872EC4">
        <w:t xml:space="preserve"> 3</w:t>
      </w:r>
      <w:r w:rsidRPr="00872EC4">
        <w:rPr>
          <w:rFonts w:hint="eastAsia"/>
        </w:rPr>
        <w:t>년</w:t>
      </w:r>
      <w:r w:rsidRPr="00872EC4">
        <w:t xml:space="preserve"> </w:t>
      </w:r>
      <w:r w:rsidRPr="00872EC4">
        <w:rPr>
          <w:rFonts w:hint="eastAsia"/>
        </w:rPr>
        <w:t>미만인</w:t>
      </w:r>
      <w:r w:rsidRPr="00872EC4">
        <w:t xml:space="preserve"> </w:t>
      </w:r>
      <w:r w:rsidRPr="00872EC4">
        <w:rPr>
          <w:rFonts w:hint="eastAsia"/>
        </w:rPr>
        <w:t>경우</w:t>
      </w:r>
      <w:r w:rsidRPr="00872EC4">
        <w:t xml:space="preserve">, </w:t>
      </w:r>
      <w:r w:rsidRPr="00872EC4">
        <w:rPr>
          <w:rFonts w:hint="eastAsia"/>
        </w:rPr>
        <w:t>근로자의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</w:t>
      </w:r>
      <w:r w:rsidRPr="00872EC4">
        <w:t xml:space="preserve"> </w:t>
      </w:r>
      <w:r w:rsidRPr="00872EC4">
        <w:rPr>
          <w:rFonts w:hint="eastAsia"/>
        </w:rPr>
        <w:t>기간은</w:t>
      </w:r>
      <w:r w:rsidRPr="00872EC4">
        <w:t xml:space="preserve"> </w:t>
      </w:r>
      <w:r w:rsidRPr="00872EC4">
        <w:rPr>
          <w:rFonts w:hint="eastAsia"/>
        </w:rPr>
        <w:t>기존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계약에서</w:t>
      </w:r>
      <w:r w:rsidRPr="00872EC4">
        <w:t xml:space="preserve"> </w:t>
      </w:r>
      <w:r w:rsidRPr="00872EC4">
        <w:rPr>
          <w:rFonts w:hint="eastAsia"/>
        </w:rPr>
        <w:t>정한</w:t>
      </w:r>
      <w:r w:rsidRPr="00872EC4">
        <w:t xml:space="preserve"> </w:t>
      </w:r>
      <w:r w:rsidRPr="00872EC4">
        <w:rPr>
          <w:rFonts w:hint="eastAsia"/>
        </w:rPr>
        <w:t>기간까지</w:t>
      </w:r>
      <w:r w:rsidRPr="00872EC4">
        <w:t xml:space="preserve"> </w:t>
      </w:r>
      <w:r w:rsidRPr="00872EC4">
        <w:rPr>
          <w:rFonts w:hint="eastAsia"/>
        </w:rPr>
        <w:t>보장된다</w:t>
      </w:r>
      <w:r w:rsidRPr="00872EC4">
        <w:t>.</w:t>
      </w:r>
    </w:p>
    <w:p w14:paraId="357B6C0F" w14:textId="21C199ED" w:rsidR="006603A0" w:rsidRPr="00995F66" w:rsidRDefault="006603A0" w:rsidP="006603A0">
      <w:pPr>
        <w:pStyle w:val="LKLevel3"/>
        <w:rPr>
          <w:ins w:id="143" w:author="SL PARTNERS" w:date="2025-07-10T17:34:00Z" w16du:dateUtc="2025-07-10T08:34:00Z"/>
        </w:rPr>
      </w:pPr>
      <w:ins w:id="144" w:author="SL PARTNERS" w:date="2025-07-10T17:34:00Z" w16du:dateUtc="2025-07-10T08:34:00Z">
        <w:r w:rsidRPr="00C2306B">
          <w:rPr>
            <w:rFonts w:hint="eastAsia"/>
            <w:u w:val="single"/>
          </w:rPr>
          <w:t>매도인들의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유인금지</w:t>
        </w:r>
        <w:r w:rsidRPr="00C2306B">
          <w:rPr>
            <w:u w:val="single"/>
          </w:rPr>
          <w:t>.</w:t>
        </w:r>
        <w:r w:rsidRPr="007D5093">
          <w:t xml:space="preserve"> </w:t>
        </w:r>
        <w:r w:rsidRPr="007D5093">
          <w:t>매도인들은</w:t>
        </w:r>
        <w:r w:rsidRPr="007D5093">
          <w:t xml:space="preserve"> </w:t>
        </w:r>
        <w:r w:rsidRPr="007D5093">
          <w:t>거래종결일로부터</w:t>
        </w:r>
        <w:r w:rsidRPr="007D5093">
          <w:t xml:space="preserve"> 10</w:t>
        </w:r>
        <w:r w:rsidRPr="007D5093">
          <w:t>년간</w:t>
        </w:r>
        <w:r w:rsidRPr="007D5093">
          <w:t xml:space="preserve"> </w:t>
        </w:r>
        <w:r w:rsidRPr="007D5093">
          <w:t>직접</w:t>
        </w:r>
        <w:r w:rsidRPr="007D5093">
          <w:t xml:space="preserve"> </w:t>
        </w:r>
        <w:r w:rsidRPr="007D5093">
          <w:t>또는</w:t>
        </w:r>
        <w:r w:rsidRPr="007D5093">
          <w:t xml:space="preserve"> </w:t>
        </w:r>
        <w:r w:rsidRPr="007D5093">
          <w:t>그</w:t>
        </w:r>
        <w:r w:rsidRPr="007D5093">
          <w:t xml:space="preserve"> </w:t>
        </w:r>
        <w:r w:rsidRPr="007D5093">
          <w:t>특수관계인을</w:t>
        </w:r>
        <w:r w:rsidRPr="007D5093">
          <w:t xml:space="preserve"> </w:t>
        </w:r>
        <w:r w:rsidRPr="007D5093">
          <w:t>통하는</w:t>
        </w:r>
        <w:r w:rsidRPr="007D5093">
          <w:t xml:space="preserve"> </w:t>
        </w:r>
        <w:r w:rsidRPr="007D5093">
          <w:t>등</w:t>
        </w:r>
        <w:r w:rsidRPr="007D5093">
          <w:t xml:space="preserve"> </w:t>
        </w:r>
        <w:r w:rsidRPr="007D5093">
          <w:t>간접적으로</w:t>
        </w:r>
        <w:r w:rsidRPr="007D5093">
          <w:t xml:space="preserve"> </w:t>
        </w:r>
        <w:r>
          <w:t>대상회사</w:t>
        </w:r>
        <w:r w:rsidRPr="007D5093">
          <w:t>의</w:t>
        </w:r>
        <w:r w:rsidRPr="007D5093">
          <w:t xml:space="preserve"> </w:t>
        </w:r>
        <w:r w:rsidRPr="007D5093">
          <w:t>임직원을</w:t>
        </w:r>
        <w:r w:rsidRPr="007D5093">
          <w:t xml:space="preserve"> </w:t>
        </w:r>
        <w:r w:rsidRPr="007D5093">
          <w:t>고용하거나</w:t>
        </w:r>
        <w:r w:rsidRPr="007D5093">
          <w:t xml:space="preserve"> </w:t>
        </w:r>
        <w:r w:rsidRPr="007D5093">
          <w:t>이를</w:t>
        </w:r>
        <w:r w:rsidRPr="007D5093">
          <w:t xml:space="preserve"> </w:t>
        </w:r>
        <w:r w:rsidRPr="007D5093">
          <w:t>권유하는</w:t>
        </w:r>
        <w:r w:rsidRPr="007D5093">
          <w:t xml:space="preserve"> </w:t>
        </w:r>
        <w:r w:rsidRPr="007D5093">
          <w:t>행위를</w:t>
        </w:r>
        <w:r w:rsidRPr="007D5093">
          <w:t xml:space="preserve"> </w:t>
        </w:r>
        <w:r w:rsidRPr="007D5093">
          <w:t>하거나</w:t>
        </w:r>
        <w:r w:rsidRPr="007D5093">
          <w:t xml:space="preserve">, </w:t>
        </w:r>
        <w:r>
          <w:t>대상회사</w:t>
        </w:r>
        <w:r w:rsidRPr="007D5093">
          <w:t>의</w:t>
        </w:r>
        <w:r w:rsidRPr="007D5093">
          <w:t xml:space="preserve"> </w:t>
        </w:r>
        <w:r w:rsidRPr="007D5093">
          <w:t>고객에</w:t>
        </w:r>
        <w:r w:rsidRPr="007D5093">
          <w:t xml:space="preserve"> </w:t>
        </w:r>
        <w:r w:rsidRPr="007D5093">
          <w:t>대한</w:t>
        </w:r>
        <w:r w:rsidRPr="007D5093">
          <w:t xml:space="preserve"> </w:t>
        </w:r>
        <w:r w:rsidRPr="007D5093">
          <w:t>거래의</w:t>
        </w:r>
        <w:r w:rsidRPr="007D5093">
          <w:t xml:space="preserve"> </w:t>
        </w:r>
        <w:r w:rsidRPr="007D5093">
          <w:t>유인</w:t>
        </w:r>
        <w:r w:rsidRPr="007D5093">
          <w:t xml:space="preserve"> </w:t>
        </w:r>
        <w:r w:rsidRPr="007D5093">
          <w:t>행위를</w:t>
        </w:r>
        <w:r w:rsidRPr="007D5093">
          <w:t xml:space="preserve"> </w:t>
        </w:r>
        <w:r w:rsidRPr="007D5093">
          <w:t>할</w:t>
        </w:r>
        <w:r w:rsidRPr="007D5093">
          <w:t xml:space="preserve"> </w:t>
        </w:r>
        <w:r w:rsidRPr="007D5093">
          <w:t>수</w:t>
        </w:r>
        <w:r w:rsidRPr="007D5093">
          <w:t xml:space="preserve"> </w:t>
        </w:r>
        <w:r w:rsidRPr="007D5093">
          <w:t>없다</w:t>
        </w:r>
        <w:r w:rsidRPr="007D5093">
          <w:t>.</w:t>
        </w:r>
      </w:ins>
    </w:p>
    <w:p w14:paraId="51664CEA" w14:textId="73BF17B7" w:rsidR="001A3905" w:rsidRPr="009F19EF" w:rsidRDefault="004B3D9A" w:rsidP="00877E3D">
      <w:pPr>
        <w:pStyle w:val="LKLevel3"/>
      </w:pPr>
      <w:r w:rsidRPr="009F19EF">
        <w:rPr>
          <w:rFonts w:hint="eastAsia"/>
          <w:u w:val="single"/>
        </w:rPr>
        <w:t>임원에</w:t>
      </w:r>
      <w:r w:rsidRPr="009F19EF">
        <w:rPr>
          <w:rFonts w:hint="eastAsia"/>
          <w:u w:val="single"/>
        </w:rPr>
        <w:t xml:space="preserve"> </w:t>
      </w:r>
      <w:r w:rsidRPr="009F19EF">
        <w:rPr>
          <w:rFonts w:hint="eastAsia"/>
          <w:u w:val="single"/>
        </w:rPr>
        <w:t>대한</w:t>
      </w:r>
      <w:r w:rsidRPr="009F19EF">
        <w:rPr>
          <w:rFonts w:hint="eastAsia"/>
          <w:u w:val="single"/>
        </w:rPr>
        <w:t xml:space="preserve"> </w:t>
      </w:r>
      <w:r w:rsidR="00FF302A" w:rsidRPr="009F19EF">
        <w:rPr>
          <w:u w:val="single"/>
        </w:rPr>
        <w:t>면책</w:t>
      </w:r>
      <w:r w:rsidR="00FF302A" w:rsidRPr="009F19EF">
        <w:rPr>
          <w:u w:val="single"/>
        </w:rPr>
        <w:t>.</w:t>
      </w:r>
      <w:r w:rsidR="0029210A" w:rsidRPr="009F19EF">
        <w:t xml:space="preserve">  </w:t>
      </w:r>
      <w:r w:rsidR="006603A0" w:rsidRPr="000326A8">
        <w:t>매수인은</w:t>
      </w:r>
      <w:r w:rsidR="006603A0" w:rsidRPr="000326A8">
        <w:t xml:space="preserve"> </w:t>
      </w:r>
      <w:r w:rsidR="006603A0" w:rsidRPr="000326A8">
        <w:t>거래종결일</w:t>
      </w:r>
      <w:r w:rsidR="006603A0" w:rsidRPr="000326A8">
        <w:t xml:space="preserve"> </w:t>
      </w:r>
      <w:r w:rsidR="006603A0" w:rsidRPr="000326A8">
        <w:t>이후</w:t>
      </w:r>
      <w:r w:rsidR="006603A0" w:rsidRPr="000326A8">
        <w:t xml:space="preserve"> </w:t>
      </w:r>
      <w:ins w:id="145" w:author="SL PARTNERS" w:date="2025-07-10T17:34:00Z" w16du:dateUtc="2025-07-10T08:34:00Z">
        <w:r w:rsidR="006603A0">
          <w:rPr>
            <w:rFonts w:hint="eastAsia"/>
          </w:rPr>
          <w:t>스스로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또는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대상회사로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하여금</w:t>
        </w:r>
        <w:r w:rsidR="006603A0">
          <w:rPr>
            <w:rFonts w:hint="eastAsia"/>
          </w:rPr>
          <w:t xml:space="preserve">, </w:t>
        </w:r>
        <w:r w:rsidR="006603A0">
          <w:rPr>
            <w:rFonts w:hint="eastAsia"/>
          </w:rPr>
          <w:t>거래종결일자로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사임하는</w:t>
        </w:r>
        <w:r w:rsidR="006603A0" w:rsidRPr="000326A8">
          <w:t xml:space="preserve"> </w:t>
        </w:r>
      </w:ins>
      <w:r w:rsidR="006603A0">
        <w:rPr>
          <w:rFonts w:hint="eastAsia"/>
        </w:rPr>
        <w:t>대상회사의</w:t>
      </w:r>
      <w:del w:id="146" w:author="SL PARTNERS" w:date="2025-07-10T17:34:00Z" w16du:dateUtc="2025-07-10T08:34:00Z">
        <w:r w:rsidR="00597285" w:rsidRPr="009F19EF">
          <w:rPr>
            <w:rFonts w:hint="eastAsia"/>
          </w:rPr>
          <w:delText xml:space="preserve"> </w:delText>
        </w:r>
        <w:r w:rsidR="00597285" w:rsidRPr="009F19EF">
          <w:rPr>
            <w:rFonts w:hint="eastAsia"/>
          </w:rPr>
          <w:delText>전</w:delText>
        </w:r>
        <w:r w:rsidR="007E2687" w:rsidRPr="009F19EF">
          <w:rPr>
            <w:rFonts w:hint="eastAsia"/>
          </w:rPr>
          <w:delText>·</w:delText>
        </w:r>
        <w:r w:rsidR="00597285" w:rsidRPr="009F19EF">
          <w:rPr>
            <w:rFonts w:hint="eastAsia"/>
          </w:rPr>
          <w:delText>현직</w:delText>
        </w:r>
      </w:del>
      <w:r w:rsidR="006603A0">
        <w:rPr>
          <w:rFonts w:hint="eastAsia"/>
        </w:rPr>
        <w:t xml:space="preserve"> </w:t>
      </w:r>
      <w:r w:rsidR="006603A0">
        <w:rPr>
          <w:rFonts w:hint="eastAsia"/>
        </w:rPr>
        <w:t>등기임원</w:t>
      </w:r>
      <w:r w:rsidR="006603A0" w:rsidRPr="000326A8">
        <w:t>에</w:t>
      </w:r>
      <w:r w:rsidR="006603A0" w:rsidRPr="000326A8">
        <w:t xml:space="preserve"> </w:t>
      </w:r>
      <w:r w:rsidR="006603A0" w:rsidRPr="000326A8">
        <w:t>대하여</w:t>
      </w:r>
      <w:r w:rsidR="006603A0" w:rsidRPr="000326A8">
        <w:t xml:space="preserve"> </w:t>
      </w:r>
      <w:r w:rsidR="006603A0" w:rsidRPr="000326A8">
        <w:t>그들의</w:t>
      </w:r>
      <w:r w:rsidR="006603A0" w:rsidRPr="000326A8">
        <w:t xml:space="preserve"> </w:t>
      </w:r>
      <w:r w:rsidR="006603A0" w:rsidRPr="000326A8">
        <w:t>재임</w:t>
      </w:r>
      <w:r w:rsidR="006603A0" w:rsidRPr="000326A8">
        <w:t xml:space="preserve"> </w:t>
      </w:r>
      <w:r w:rsidR="006603A0" w:rsidRPr="000326A8">
        <w:t>중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직무와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관련된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작위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또는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부작위</w:t>
      </w:r>
      <w:r w:rsidR="006603A0" w:rsidRPr="000326A8">
        <w:t>를</w:t>
      </w:r>
      <w:r w:rsidR="006603A0" w:rsidRPr="000326A8">
        <w:t xml:space="preserve"> </w:t>
      </w:r>
      <w:r w:rsidR="006603A0" w:rsidRPr="000326A8">
        <w:t>이유로</w:t>
      </w:r>
      <w:r w:rsidR="006603A0" w:rsidRPr="000326A8">
        <w:t xml:space="preserve"> </w:t>
      </w:r>
      <w:del w:id="147" w:author="SL PARTNERS" w:date="2025-07-10T17:34:00Z" w16du:dateUtc="2025-07-10T08:34:00Z">
        <w:r w:rsidR="00597285" w:rsidRPr="009F19EF">
          <w:rPr>
            <w:rFonts w:hint="eastAsia"/>
          </w:rPr>
          <w:delText>민형사상</w:delText>
        </w:r>
        <w:r w:rsidR="00597285" w:rsidRPr="009F19EF">
          <w:rPr>
            <w:rFonts w:hint="eastAsia"/>
          </w:rPr>
          <w:delText xml:space="preserve"> </w:delText>
        </w:r>
        <w:r w:rsidR="00597285" w:rsidRPr="009F19EF">
          <w:rPr>
            <w:rFonts w:hint="eastAsia"/>
          </w:rPr>
          <w:delText>청구</w:delText>
        </w:r>
        <w:r w:rsidR="00597285" w:rsidRPr="009F19EF">
          <w:rPr>
            <w:rFonts w:hint="eastAsia"/>
          </w:rPr>
          <w:delText xml:space="preserve"> </w:delText>
        </w:r>
        <w:r w:rsidR="00597285" w:rsidRPr="009F19EF">
          <w:rPr>
            <w:rFonts w:hint="eastAsia"/>
          </w:rPr>
          <w:delText>등</w:delText>
        </w:r>
        <w:r w:rsidR="00597285" w:rsidRPr="009F19EF">
          <w:rPr>
            <w:rFonts w:hint="eastAsia"/>
          </w:rPr>
          <w:delText xml:space="preserve"> </w:delText>
        </w:r>
        <w:r w:rsidR="00597285" w:rsidRPr="009F19EF">
          <w:delText>어떠한</w:delText>
        </w:r>
        <w:r w:rsidR="00597285" w:rsidRPr="009F19EF">
          <w:delText xml:space="preserve"> </w:delText>
        </w:r>
        <w:r w:rsidR="00597285" w:rsidRPr="009F19EF">
          <w:delText>형태로든</w:delText>
        </w:r>
        <w:r w:rsidR="00597285" w:rsidRPr="009F19EF">
          <w:delText xml:space="preserve"> </w:delText>
        </w:r>
        <w:r w:rsidR="00597285" w:rsidRPr="009F19EF">
          <w:delText>책임을</w:delText>
        </w:r>
        <w:r w:rsidR="00597285" w:rsidRPr="009F19EF">
          <w:delText xml:space="preserve"> </w:delText>
        </w:r>
        <w:r w:rsidR="00597285" w:rsidRPr="009F19EF">
          <w:delText>묻</w:delText>
        </w:r>
        <w:r w:rsidR="00597285" w:rsidRPr="009F19EF">
          <w:rPr>
            <w:rFonts w:hint="eastAsia"/>
          </w:rPr>
          <w:delText>지</w:delText>
        </w:r>
      </w:del>
      <w:ins w:id="148" w:author="SL PARTNERS" w:date="2025-07-10T17:34:00Z" w16du:dateUtc="2025-07-10T08:34:00Z">
        <w:r w:rsidR="006603A0">
          <w:rPr>
            <w:rFonts w:hint="eastAsia"/>
          </w:rPr>
          <w:t>대상회사에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발생하거나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발생할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있는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손해를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청구하지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않기로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한다</w:t>
        </w:r>
        <w:r w:rsidR="006603A0">
          <w:rPr>
            <w:rFonts w:hint="eastAsia"/>
          </w:rPr>
          <w:t>(</w:t>
        </w:r>
        <w:r w:rsidR="006603A0">
          <w:rPr>
            <w:rFonts w:hint="eastAsia"/>
          </w:rPr>
          <w:t>단</w:t>
        </w:r>
        <w:r w:rsidR="006603A0">
          <w:rPr>
            <w:rFonts w:hint="eastAsia"/>
          </w:rPr>
          <w:t xml:space="preserve">, </w:t>
        </w:r>
        <w:r w:rsidR="006603A0">
          <w:rPr>
            <w:rFonts w:hint="eastAsia"/>
          </w:rPr>
          <w:t>해당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임원의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악의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또는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중과실로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인한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경우는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제외함</w:t>
        </w:r>
        <w:r w:rsidR="006603A0">
          <w:rPr>
            <w:rFonts w:hint="eastAsia"/>
          </w:rPr>
          <w:t xml:space="preserve">). </w:t>
        </w:r>
        <w:r w:rsidR="006603A0">
          <w:rPr>
            <w:rFonts w:hint="eastAsia"/>
          </w:rPr>
          <w:t>명확히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하면</w:t>
        </w:r>
        <w:r w:rsidR="006603A0">
          <w:rPr>
            <w:rFonts w:hint="eastAsia"/>
          </w:rPr>
          <w:t xml:space="preserve">, </w:t>
        </w:r>
        <w:r w:rsidR="006603A0">
          <w:rPr>
            <w:rFonts w:hint="eastAsia"/>
          </w:rPr>
          <w:t>본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조에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따른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매수인의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사임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임원에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대한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청구금지는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본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계약상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매도인의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책임에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대한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면책으로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간주되지</w:t>
        </w:r>
      </w:ins>
      <w:r w:rsidR="006603A0">
        <w:rPr>
          <w:rFonts w:hint="eastAsia"/>
        </w:rPr>
        <w:t xml:space="preserve"> </w:t>
      </w:r>
      <w:r w:rsidR="006603A0">
        <w:rPr>
          <w:rFonts w:hint="eastAsia"/>
        </w:rPr>
        <w:t>아니한다</w:t>
      </w:r>
      <w:r w:rsidR="006603A0">
        <w:rPr>
          <w:rFonts w:hint="eastAsia"/>
        </w:rPr>
        <w:t>.</w:t>
      </w:r>
      <w:ins w:id="149" w:author="SL PARTNERS" w:date="2025-07-10T17:34:00Z" w16du:dateUtc="2025-07-10T08:34:00Z">
        <w:r w:rsidR="006603A0" w:rsidRPr="000326A8">
          <w:t xml:space="preserve"> </w:t>
        </w:r>
        <w:r w:rsidR="006603A0">
          <w:rPr>
            <w:rFonts w:hint="eastAsia"/>
          </w:rPr>
          <w:t>[</w:t>
        </w:r>
        <w:r w:rsidR="006603A0" w:rsidRPr="00C2306B">
          <w:rPr>
            <w:highlight w:val="yellow"/>
            <w:shd w:val="pct15" w:color="auto" w:fill="FFFFFF"/>
          </w:rPr>
          <w:t xml:space="preserve">Note to Seller: </w:t>
        </w:r>
        <w:r w:rsidR="006603A0" w:rsidRPr="00C2306B">
          <w:rPr>
            <w:rFonts w:hint="eastAsia"/>
            <w:highlight w:val="yellow"/>
            <w:shd w:val="pct15" w:color="auto" w:fill="FFFFFF"/>
          </w:rPr>
          <w:t>현재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대상회사의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전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임원인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proofErr w:type="spellStart"/>
        <w:r w:rsidR="006603A0" w:rsidRPr="00C2306B">
          <w:rPr>
            <w:rFonts w:hint="eastAsia"/>
            <w:highlight w:val="yellow"/>
            <w:shd w:val="pct15" w:color="auto" w:fill="FFFFFF"/>
          </w:rPr>
          <w:t>박성혜에</w:t>
        </w:r>
        <w:proofErr w:type="spellEnd"/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대한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민형사상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청구가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진행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중인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것으로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알고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있습니다</w:t>
        </w:r>
        <w:r w:rsidR="006603A0" w:rsidRPr="00C2306B">
          <w:rPr>
            <w:highlight w:val="yellow"/>
            <w:shd w:val="pct15" w:color="auto" w:fill="FFFFFF"/>
          </w:rPr>
          <w:t xml:space="preserve">. </w:t>
        </w:r>
        <w:r w:rsidR="006603A0" w:rsidRPr="00C2306B">
          <w:rPr>
            <w:rFonts w:hint="eastAsia"/>
            <w:highlight w:val="yellow"/>
            <w:shd w:val="pct15" w:color="auto" w:fill="FFFFFF"/>
          </w:rPr>
          <w:t>또한</w:t>
        </w:r>
        <w:r w:rsidR="006603A0" w:rsidRPr="00C2306B">
          <w:rPr>
            <w:highlight w:val="yellow"/>
            <w:shd w:val="pct15" w:color="auto" w:fill="FFFFFF"/>
          </w:rPr>
          <w:t xml:space="preserve">,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임원의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고의</w:t>
        </w:r>
        <w:r w:rsidR="006603A0" w:rsidRPr="00C2306B">
          <w:rPr>
            <w:highlight w:val="yellow"/>
            <w:shd w:val="pct15" w:color="auto" w:fill="FFFFFF"/>
          </w:rPr>
          <w:t xml:space="preserve">,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중과실에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의한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행위까지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면책된다는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것은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수용하기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어려울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것으로</w:t>
        </w:r>
        <w:r w:rsidR="006603A0" w:rsidRPr="00C2306B">
          <w:rPr>
            <w:highlight w:val="yellow"/>
            <w:shd w:val="pct15" w:color="auto" w:fill="FFFFFF"/>
          </w:rPr>
          <w:t xml:space="preserve"> </w:t>
        </w:r>
        <w:r w:rsidR="006603A0" w:rsidRPr="00C2306B">
          <w:rPr>
            <w:rFonts w:hint="eastAsia"/>
            <w:highlight w:val="yellow"/>
            <w:shd w:val="pct15" w:color="auto" w:fill="FFFFFF"/>
          </w:rPr>
          <w:t>보입니다</w:t>
        </w:r>
        <w:r w:rsidR="006603A0" w:rsidRPr="00C2306B">
          <w:rPr>
            <w:highlight w:val="yellow"/>
            <w:shd w:val="pct15" w:color="auto" w:fill="FFFFFF"/>
          </w:rPr>
          <w:t>.</w:t>
        </w:r>
        <w:r w:rsidR="006603A0" w:rsidRPr="00C2306B">
          <w:rPr>
            <w:highlight w:val="yellow"/>
          </w:rPr>
          <w:t>]</w:t>
        </w:r>
      </w:ins>
    </w:p>
    <w:p w14:paraId="5CA182F3" w14:textId="2A766C05" w:rsidR="009C3F83" w:rsidRPr="00311A7C" w:rsidRDefault="004B3D9A" w:rsidP="00877E3D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사후</w:t>
      </w:r>
      <w:r w:rsidR="006C243F"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협력</w:t>
      </w:r>
      <w:r w:rsidR="0002091E" w:rsidRPr="000326A8">
        <w:t xml:space="preserve">. </w:t>
      </w:r>
      <w:ins w:id="150" w:author="SL PARTNERS" w:date="2025-07-10T17:34:00Z" w16du:dateUtc="2025-07-10T08:34:00Z">
        <w:r w:rsidR="00C35172" w:rsidRPr="000326A8">
          <w:t xml:space="preserve"> </w:t>
        </w:r>
        <w:r w:rsidR="006603A0">
          <w:rPr>
            <w:rFonts w:hint="eastAsia"/>
          </w:rPr>
          <w:t>각</w:t>
        </w:r>
      </w:ins>
      <w:r w:rsidR="006603A0">
        <w:rPr>
          <w:rFonts w:hint="eastAsia"/>
        </w:rPr>
        <w:t xml:space="preserve"> </w:t>
      </w:r>
      <w:r w:rsidR="006603A0" w:rsidRPr="000326A8">
        <w:t>매</w:t>
      </w:r>
      <w:r w:rsidR="006603A0">
        <w:rPr>
          <w:rFonts w:hint="eastAsia"/>
        </w:rPr>
        <w:t>도인이</w:t>
      </w:r>
      <w:r w:rsidR="006603A0" w:rsidRPr="000326A8">
        <w:t xml:space="preserve"> </w:t>
      </w:r>
      <w:r w:rsidR="006603A0" w:rsidRPr="000326A8">
        <w:t>거래종결일</w:t>
      </w:r>
      <w:r w:rsidR="006603A0" w:rsidRPr="000326A8">
        <w:t xml:space="preserve"> </w:t>
      </w:r>
      <w:r w:rsidR="006603A0" w:rsidRPr="000326A8">
        <w:t>이후</w:t>
      </w:r>
      <w:r w:rsidR="006603A0">
        <w:rPr>
          <w:rFonts w:hint="eastAsia"/>
        </w:rPr>
        <w:t xml:space="preserve"> </w:t>
      </w:r>
      <w:r w:rsidR="006603A0" w:rsidRPr="000326A8">
        <w:t>법률이나</w:t>
      </w:r>
      <w:r w:rsidR="006603A0" w:rsidRPr="000326A8">
        <w:t xml:space="preserve"> </w:t>
      </w:r>
      <w:r w:rsidR="006603A0" w:rsidRPr="000326A8">
        <w:t>정부기관의</w:t>
      </w:r>
      <w:r w:rsidR="006603A0" w:rsidRPr="000326A8">
        <w:t xml:space="preserve"> </w:t>
      </w:r>
      <w:r w:rsidR="006603A0" w:rsidRPr="000326A8">
        <w:t>명령</w:t>
      </w:r>
      <w:r w:rsidR="006603A0" w:rsidRPr="000326A8">
        <w:t xml:space="preserve"> </w:t>
      </w:r>
      <w:r w:rsidR="006603A0" w:rsidRPr="000326A8">
        <w:t>등에</w:t>
      </w:r>
      <w:r w:rsidR="006603A0" w:rsidRPr="000326A8">
        <w:t xml:space="preserve"> </w:t>
      </w:r>
      <w:r w:rsidR="006603A0" w:rsidRPr="000326A8">
        <w:t>의해</w:t>
      </w:r>
      <w:r w:rsidR="006603A0" w:rsidRPr="000326A8">
        <w:t xml:space="preserve"> </w:t>
      </w:r>
      <w:r w:rsidR="006603A0" w:rsidRPr="000326A8">
        <w:t>요구되거나</w:t>
      </w:r>
      <w:r w:rsidR="006603A0" w:rsidRPr="000326A8">
        <w:t xml:space="preserve">, </w:t>
      </w:r>
      <w:r w:rsidR="006603A0" w:rsidRPr="000326A8">
        <w:t>세무관서를</w:t>
      </w:r>
      <w:r w:rsidR="006603A0" w:rsidRPr="000326A8">
        <w:t xml:space="preserve"> </w:t>
      </w:r>
      <w:r w:rsidR="006603A0" w:rsidRPr="000326A8">
        <w:t>포함한</w:t>
      </w:r>
      <w:r w:rsidR="006603A0" w:rsidRPr="000326A8">
        <w:t xml:space="preserve"> </w:t>
      </w:r>
      <w:r w:rsidR="006603A0" w:rsidRPr="000326A8">
        <w:t>정부기관의</w:t>
      </w:r>
      <w:r w:rsidR="006603A0" w:rsidRPr="000326A8">
        <w:t xml:space="preserve"> </w:t>
      </w:r>
      <w:r w:rsidR="006603A0" w:rsidRPr="000326A8">
        <w:t>조사와</w:t>
      </w:r>
      <w:r w:rsidR="006603A0" w:rsidRPr="000326A8">
        <w:t xml:space="preserve"> </w:t>
      </w:r>
      <w:r w:rsidR="006603A0" w:rsidRPr="000326A8">
        <w:t>관련하여</w:t>
      </w:r>
      <w:r w:rsidR="006603A0" w:rsidRPr="000326A8">
        <w:t xml:space="preserve"> </w:t>
      </w:r>
      <w:r w:rsidR="006603A0" w:rsidRPr="000326A8">
        <w:t>방어권을</w:t>
      </w:r>
      <w:r w:rsidR="006603A0" w:rsidRPr="000326A8">
        <w:t xml:space="preserve"> </w:t>
      </w:r>
      <w:r w:rsidR="006603A0" w:rsidRPr="000326A8">
        <w:t>행사하거나</w:t>
      </w:r>
      <w:r w:rsidR="006603A0" w:rsidRPr="000326A8">
        <w:t xml:space="preserve">, </w:t>
      </w:r>
      <w:r w:rsidR="006603A0" w:rsidRPr="000326A8">
        <w:t>또는</w:t>
      </w:r>
      <w:r w:rsidR="006603A0" w:rsidRPr="000326A8">
        <w:t xml:space="preserve"> </w:t>
      </w:r>
      <w:r w:rsidR="006603A0" w:rsidRPr="000326A8">
        <w:t>자신이</w:t>
      </w:r>
      <w:r w:rsidR="006603A0" w:rsidRPr="000326A8">
        <w:t xml:space="preserve"> </w:t>
      </w:r>
      <w:r w:rsidR="006603A0" w:rsidRPr="000326A8">
        <w:t>당사자인</w:t>
      </w:r>
      <w:r w:rsidR="006603A0" w:rsidRPr="000326A8">
        <w:t xml:space="preserve"> </w:t>
      </w:r>
      <w:r w:rsidR="006603A0" w:rsidRPr="000326A8">
        <w:t>소송의</w:t>
      </w:r>
      <w:r w:rsidR="006603A0" w:rsidRPr="000326A8">
        <w:t xml:space="preserve"> </w:t>
      </w:r>
      <w:r w:rsidR="006603A0" w:rsidRPr="000326A8">
        <w:t>수행을</w:t>
      </w:r>
      <w:r w:rsidR="006603A0" w:rsidRPr="000326A8">
        <w:t xml:space="preserve"> </w:t>
      </w:r>
      <w:r w:rsidR="006603A0" w:rsidRPr="000326A8">
        <w:t>위해</w:t>
      </w:r>
      <w:r w:rsidR="006603A0" w:rsidRPr="000326A8">
        <w:t xml:space="preserve"> </w:t>
      </w:r>
      <w:r w:rsidR="006603A0" w:rsidRPr="000326A8">
        <w:t>필요하여</w:t>
      </w:r>
      <w:r w:rsidR="006603A0">
        <w:rPr>
          <w:rFonts w:hint="eastAsia"/>
        </w:rPr>
        <w:t>,</w:t>
      </w:r>
      <w:r w:rsidR="006603A0" w:rsidRPr="000326A8">
        <w:t xml:space="preserve"> </w:t>
      </w:r>
      <w:r w:rsidR="006603A0" w:rsidRPr="000326A8">
        <w:t>대상회사의</w:t>
      </w:r>
      <w:r w:rsidR="006603A0" w:rsidRPr="000326A8">
        <w:t xml:space="preserve"> </w:t>
      </w:r>
      <w:r w:rsidR="006603A0" w:rsidRPr="000326A8">
        <w:t>장부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기록의</w:t>
      </w:r>
      <w:r w:rsidR="006603A0" w:rsidRPr="000326A8">
        <w:t xml:space="preserve"> </w:t>
      </w:r>
      <w:r w:rsidR="006603A0" w:rsidRPr="000326A8">
        <w:t>열람</w:t>
      </w:r>
      <w:r w:rsidR="006603A0" w:rsidRPr="000326A8">
        <w:t xml:space="preserve">, </w:t>
      </w:r>
      <w:r w:rsidR="006603A0" w:rsidRPr="000326A8">
        <w:t>대상회사에</w:t>
      </w:r>
      <w:r w:rsidR="006603A0" w:rsidRPr="000326A8">
        <w:t xml:space="preserve"> </w:t>
      </w:r>
      <w:r w:rsidR="006603A0" w:rsidRPr="000326A8">
        <w:t>관한</w:t>
      </w:r>
      <w:r w:rsidR="006603A0" w:rsidRPr="000326A8">
        <w:t xml:space="preserve"> </w:t>
      </w:r>
      <w:r w:rsidR="006603A0" w:rsidRPr="000326A8">
        <w:t>자료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정보의</w:t>
      </w:r>
      <w:r w:rsidR="006603A0" w:rsidRPr="000326A8">
        <w:t xml:space="preserve"> </w:t>
      </w:r>
      <w:r w:rsidR="006603A0" w:rsidRPr="000326A8">
        <w:t>제공을</w:t>
      </w:r>
      <w:r w:rsidR="006603A0" w:rsidRPr="000326A8">
        <w:t xml:space="preserve"> </w:t>
      </w:r>
      <w:r w:rsidR="006603A0" w:rsidRPr="000326A8">
        <w:t>요청하는</w:t>
      </w:r>
      <w:r w:rsidR="006603A0" w:rsidRPr="000326A8">
        <w:t xml:space="preserve"> </w:t>
      </w:r>
      <w:r w:rsidR="006603A0" w:rsidRPr="000326A8">
        <w:t>경우</w:t>
      </w:r>
      <w:r w:rsidR="006603A0" w:rsidRPr="000326A8">
        <w:t xml:space="preserve">, </w:t>
      </w:r>
      <w:r w:rsidR="006603A0">
        <w:rPr>
          <w:rFonts w:hint="eastAsia"/>
        </w:rPr>
        <w:t>매수인은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법률이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허용하는</w:t>
      </w:r>
      <w:r w:rsidR="006603A0">
        <w:rPr>
          <w:rFonts w:hint="eastAsia"/>
        </w:rPr>
        <w:t xml:space="preserve"> </w:t>
      </w:r>
      <w:proofErr w:type="gramStart"/>
      <w:r w:rsidR="006603A0">
        <w:rPr>
          <w:rFonts w:hint="eastAsia"/>
        </w:rPr>
        <w:t>범위에서</w:t>
      </w:r>
      <w:ins w:id="151" w:author="SL PARTNERS" w:date="2025-07-10T17:34:00Z" w16du:dateUtc="2025-07-10T08:34:00Z">
        <w:r w:rsidR="006603A0">
          <w:rPr>
            <w:rFonts w:hint="eastAsia"/>
          </w:rPr>
          <w:t xml:space="preserve">, </w:t>
        </w:r>
        <w:r w:rsidR="006603A0" w:rsidRPr="00FE5B35">
          <w:rPr>
            <w:rFonts w:hint="eastAsia"/>
          </w:rPr>
          <w:t xml:space="preserve"> </w:t>
        </w:r>
        <w:r w:rsidR="006603A0" w:rsidRPr="00FE5B35">
          <w:rPr>
            <w:rFonts w:hint="eastAsia"/>
          </w:rPr>
          <w:t>및</w:t>
        </w:r>
        <w:proofErr w:type="gramEnd"/>
        <w:r w:rsidR="006603A0" w:rsidRPr="00FE5B35">
          <w:t xml:space="preserve"> </w:t>
        </w:r>
        <w:proofErr w:type="spellStart"/>
        <w:r w:rsidR="006603A0" w:rsidRPr="00FE5B35">
          <w:t>요청받은</w:t>
        </w:r>
        <w:proofErr w:type="spellEnd"/>
        <w:r w:rsidR="006603A0" w:rsidRPr="00FE5B35">
          <w:t xml:space="preserve"> </w:t>
        </w:r>
        <w:r w:rsidR="006603A0" w:rsidRPr="00FE5B35">
          <w:t>목적</w:t>
        </w:r>
        <w:r w:rsidR="006603A0" w:rsidRPr="00FE5B35">
          <w:t xml:space="preserve"> </w:t>
        </w:r>
        <w:r w:rsidR="006603A0" w:rsidRPr="00FE5B35">
          <w:t>달성에</w:t>
        </w:r>
        <w:r w:rsidR="006603A0" w:rsidRPr="00FE5B35">
          <w:t xml:space="preserve"> </w:t>
        </w:r>
        <w:r w:rsidR="006603A0">
          <w:rPr>
            <w:rFonts w:hint="eastAsia"/>
          </w:rPr>
          <w:t>합리적으로</w:t>
        </w:r>
        <w:r w:rsidR="006603A0">
          <w:rPr>
            <w:rFonts w:hint="eastAsia"/>
          </w:rPr>
          <w:t xml:space="preserve"> </w:t>
        </w:r>
        <w:r w:rsidR="006603A0" w:rsidRPr="00FE5B35">
          <w:t>필요한</w:t>
        </w:r>
        <w:r w:rsidR="006603A0" w:rsidRPr="00FE5B35">
          <w:t xml:space="preserve"> </w:t>
        </w:r>
        <w:r w:rsidR="006603A0" w:rsidRPr="00FE5B35">
          <w:t>범위</w:t>
        </w:r>
        <w:r w:rsidR="006603A0" w:rsidRPr="00FE5B35">
          <w:t xml:space="preserve"> </w:t>
        </w:r>
        <w:r w:rsidR="006603A0" w:rsidRPr="00FE5B35">
          <w:t>내에서</w:t>
        </w:r>
      </w:ins>
      <w:r w:rsidR="006603A0">
        <w:rPr>
          <w:rFonts w:hint="eastAsia"/>
        </w:rPr>
        <w:t xml:space="preserve"> </w:t>
      </w:r>
      <w:r w:rsidR="006603A0" w:rsidRPr="000326A8">
        <w:t>대상회사</w:t>
      </w:r>
      <w:r w:rsidR="006603A0">
        <w:rPr>
          <w:rFonts w:hint="eastAsia"/>
        </w:rPr>
        <w:t>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하여금</w:t>
      </w:r>
      <w:r w:rsidR="006603A0" w:rsidRPr="000326A8">
        <w:t xml:space="preserve"> </w:t>
      </w:r>
      <w:ins w:id="152" w:author="SL PARTNERS" w:date="2025-07-10T17:34:00Z" w16du:dateUtc="2025-07-10T08:34:00Z">
        <w:r w:rsidR="006603A0">
          <w:rPr>
            <w:rFonts w:hint="eastAsia"/>
          </w:rPr>
          <w:t>각</w:t>
        </w:r>
        <w:r w:rsidR="006603A0">
          <w:rPr>
            <w:rFonts w:hint="eastAsia"/>
          </w:rPr>
          <w:t xml:space="preserve"> </w:t>
        </w:r>
      </w:ins>
      <w:r w:rsidR="006603A0" w:rsidRPr="000326A8">
        <w:t>매도인</w:t>
      </w:r>
      <w:r w:rsidR="006603A0" w:rsidRPr="000326A8">
        <w:t xml:space="preserve"> </w:t>
      </w:r>
      <w:r w:rsidR="006603A0" w:rsidRPr="000326A8">
        <w:t>또는</w:t>
      </w:r>
      <w:r w:rsidR="006603A0" w:rsidRPr="000326A8">
        <w:t xml:space="preserve"> </w:t>
      </w:r>
      <w:r w:rsidR="006603A0" w:rsidRPr="000326A8">
        <w:t>그</w:t>
      </w:r>
      <w:r w:rsidR="006603A0" w:rsidRPr="000326A8">
        <w:t xml:space="preserve"> </w:t>
      </w:r>
      <w:r w:rsidR="006603A0" w:rsidRPr="000326A8">
        <w:t>대리인들에게</w:t>
      </w:r>
      <w:r w:rsidR="006603A0" w:rsidRPr="000326A8">
        <w:t xml:space="preserve"> </w:t>
      </w:r>
      <w:r w:rsidR="006603A0" w:rsidRPr="000326A8">
        <w:t>그와</w:t>
      </w:r>
      <w:r w:rsidR="006603A0" w:rsidRPr="000326A8">
        <w:t xml:space="preserve"> </w:t>
      </w:r>
      <w:r w:rsidR="006603A0" w:rsidRPr="000326A8">
        <w:t>같은</w:t>
      </w:r>
      <w:r w:rsidR="006603A0" w:rsidRPr="000326A8">
        <w:t xml:space="preserve"> </w:t>
      </w:r>
      <w:r w:rsidR="006603A0" w:rsidRPr="000326A8">
        <w:t>장부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기록의</w:t>
      </w:r>
      <w:r w:rsidR="006603A0" w:rsidRPr="000326A8">
        <w:t xml:space="preserve"> </w:t>
      </w:r>
      <w:r w:rsidR="006603A0" w:rsidRPr="000326A8">
        <w:t>열람을</w:t>
      </w:r>
      <w:r w:rsidR="006603A0" w:rsidRPr="000326A8">
        <w:t xml:space="preserve"> </w:t>
      </w:r>
      <w:r w:rsidR="006603A0" w:rsidRPr="000326A8">
        <w:t>허용하고</w:t>
      </w:r>
      <w:r w:rsidR="006603A0" w:rsidRPr="000326A8">
        <w:t xml:space="preserve">, </w:t>
      </w:r>
      <w:r w:rsidR="006603A0" w:rsidRPr="000326A8">
        <w:t>필요한</w:t>
      </w:r>
      <w:r w:rsidR="006603A0" w:rsidRPr="000326A8">
        <w:t xml:space="preserve"> </w:t>
      </w:r>
      <w:r w:rsidR="006603A0" w:rsidRPr="000326A8">
        <w:t>자료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정보를</w:t>
      </w:r>
      <w:r w:rsidR="006603A0" w:rsidRPr="000326A8">
        <w:t xml:space="preserve"> </w:t>
      </w:r>
      <w:r w:rsidR="006603A0" w:rsidRPr="000326A8">
        <w:t>제공하도록</w:t>
      </w:r>
      <w:r w:rsidR="006603A0" w:rsidRPr="000326A8">
        <w:t xml:space="preserve"> </w:t>
      </w:r>
      <w:r w:rsidR="006603A0" w:rsidRPr="000326A8">
        <w:t>하여야</w:t>
      </w:r>
      <w:r w:rsidR="006603A0" w:rsidRPr="000326A8">
        <w:t xml:space="preserve"> </w:t>
      </w:r>
      <w:r w:rsidR="006603A0" w:rsidRPr="000326A8">
        <w:t>한다</w:t>
      </w:r>
      <w:ins w:id="153" w:author="SL PARTNERS" w:date="2025-07-10T17:34:00Z" w16du:dateUtc="2025-07-10T08:34:00Z">
        <w:r w:rsidR="006603A0" w:rsidRPr="000326A8">
          <w:t>.</w:t>
        </w:r>
        <w:r w:rsidR="006603A0">
          <w:rPr>
            <w:rFonts w:hint="eastAsia"/>
          </w:rPr>
          <w:t xml:space="preserve"> </w:t>
        </w:r>
        <w:r w:rsidR="006603A0" w:rsidRPr="00E20A77">
          <w:rPr>
            <w:rFonts w:hint="eastAsia"/>
          </w:rPr>
          <w:t>다만</w:t>
        </w:r>
        <w:r w:rsidR="006603A0" w:rsidRPr="00E20A77">
          <w:t xml:space="preserve">, </w:t>
        </w:r>
        <w:r w:rsidR="006603A0" w:rsidRPr="00E20A77">
          <w:t>해당</w:t>
        </w:r>
        <w:r w:rsidR="006603A0" w:rsidRPr="00E20A77">
          <w:t xml:space="preserve"> </w:t>
        </w:r>
        <w:r w:rsidR="006603A0" w:rsidRPr="00E20A77">
          <w:t>요청이</w:t>
        </w:r>
        <w:r w:rsidR="006603A0" w:rsidRPr="00E20A77">
          <w:t xml:space="preserve"> </w:t>
        </w:r>
        <w:r w:rsidR="006603A0" w:rsidRPr="00E20A77">
          <w:t>대상회사의</w:t>
        </w:r>
        <w:r w:rsidR="006603A0" w:rsidRPr="00E20A77">
          <w:t xml:space="preserve"> </w:t>
        </w:r>
        <w:r w:rsidR="006603A0" w:rsidRPr="00E20A77">
          <w:t>정상적인</w:t>
        </w:r>
        <w:r w:rsidR="006603A0" w:rsidRPr="00E20A77">
          <w:t xml:space="preserve"> </w:t>
        </w:r>
        <w:r w:rsidR="006603A0" w:rsidRPr="00E20A77">
          <w:t>업무에</w:t>
        </w:r>
        <w:r w:rsidR="006603A0" w:rsidRPr="00E20A77">
          <w:t xml:space="preserve"> </w:t>
        </w:r>
        <w:r w:rsidR="006603A0" w:rsidRPr="00E20A77">
          <w:t>과도하게</w:t>
        </w:r>
        <w:r w:rsidR="006603A0" w:rsidRPr="00E20A77">
          <w:t xml:space="preserve"> </w:t>
        </w:r>
        <w:r w:rsidR="006603A0" w:rsidRPr="00E20A77">
          <w:t>지장을</w:t>
        </w:r>
        <w:r w:rsidR="006603A0" w:rsidRPr="00E20A77">
          <w:t xml:space="preserve"> </w:t>
        </w:r>
        <w:r w:rsidR="006603A0" w:rsidRPr="00E20A77">
          <w:t>주거나</w:t>
        </w:r>
        <w:r w:rsidR="006603A0" w:rsidRPr="00E20A77">
          <w:t xml:space="preserve">, </w:t>
        </w:r>
        <w:r w:rsidR="006603A0" w:rsidRPr="00E20A77">
          <w:t>본</w:t>
        </w:r>
        <w:r w:rsidR="006603A0" w:rsidRPr="00E20A77">
          <w:t xml:space="preserve"> </w:t>
        </w:r>
        <w:r w:rsidR="006603A0" w:rsidRPr="00E20A77">
          <w:t>계약</w:t>
        </w:r>
        <w:r w:rsidR="006603A0" w:rsidRPr="00E20A77">
          <w:t xml:space="preserve"> </w:t>
        </w:r>
        <w:r w:rsidR="006603A0" w:rsidRPr="00E20A77">
          <w:t>또는</w:t>
        </w:r>
        <w:r w:rsidR="006603A0" w:rsidRPr="00E20A77">
          <w:t xml:space="preserve"> </w:t>
        </w:r>
        <w:r w:rsidR="006603A0" w:rsidRPr="00E20A77">
          <w:t>관련</w:t>
        </w:r>
        <w:r w:rsidR="006603A0" w:rsidRPr="00E20A77">
          <w:t xml:space="preserve"> </w:t>
        </w:r>
        <w:r w:rsidR="006603A0" w:rsidRPr="00E20A77">
          <w:t>법률이</w:t>
        </w:r>
        <w:r w:rsidR="006603A0" w:rsidRPr="00E20A77">
          <w:t xml:space="preserve"> </w:t>
        </w:r>
        <w:r w:rsidR="006603A0" w:rsidRPr="00E20A77">
          <w:t>정하는</w:t>
        </w:r>
        <w:r w:rsidR="006603A0" w:rsidRPr="00E20A77">
          <w:t xml:space="preserve"> </w:t>
        </w:r>
        <w:r w:rsidR="006603A0" w:rsidRPr="00E20A77">
          <w:t>범위를</w:t>
        </w:r>
        <w:r w:rsidR="006603A0" w:rsidRPr="00E20A77">
          <w:t xml:space="preserve"> </w:t>
        </w:r>
        <w:r w:rsidR="006603A0" w:rsidRPr="00E20A77">
          <w:t>초과한다고</w:t>
        </w:r>
        <w:r w:rsidR="006603A0" w:rsidRPr="00E20A77">
          <w:t xml:space="preserve"> </w:t>
        </w:r>
        <w:r w:rsidR="006603A0" w:rsidRPr="00E20A77">
          <w:t>매수인이</w:t>
        </w:r>
        <w:r w:rsidR="006603A0" w:rsidRPr="00E20A77">
          <w:t xml:space="preserve"> </w:t>
        </w:r>
        <w:r w:rsidR="006603A0" w:rsidRPr="00E20A77">
          <w:t>합리적으로</w:t>
        </w:r>
        <w:r w:rsidR="006603A0" w:rsidRPr="00E20A77">
          <w:t xml:space="preserve"> </w:t>
        </w:r>
        <w:r w:rsidR="006603A0" w:rsidRPr="00E20A77">
          <w:t>판단하는</w:t>
        </w:r>
        <w:r w:rsidR="006603A0" w:rsidRPr="00E20A77">
          <w:t xml:space="preserve"> </w:t>
        </w:r>
        <w:r w:rsidR="006603A0" w:rsidRPr="00E20A77">
          <w:t>경우</w:t>
        </w:r>
        <w:r w:rsidR="006603A0" w:rsidRPr="00E20A77">
          <w:t xml:space="preserve">, </w:t>
        </w:r>
        <w:r w:rsidR="006603A0" w:rsidRPr="00E20A77">
          <w:t>매수인은</w:t>
        </w:r>
        <w:r w:rsidR="006603A0" w:rsidRPr="00E20A77">
          <w:t xml:space="preserve"> </w:t>
        </w:r>
        <w:r w:rsidR="006603A0" w:rsidRPr="00E20A77">
          <w:t>그</w:t>
        </w:r>
        <w:r w:rsidR="006603A0" w:rsidRPr="00E20A77">
          <w:t xml:space="preserve"> </w:t>
        </w:r>
        <w:r w:rsidR="006603A0" w:rsidRPr="00E20A77">
          <w:t>제공의</w:t>
        </w:r>
        <w:r w:rsidR="006603A0" w:rsidRPr="00E20A77">
          <w:t xml:space="preserve"> </w:t>
        </w:r>
        <w:r w:rsidR="006603A0" w:rsidRPr="00E20A77">
          <w:t>범위나</w:t>
        </w:r>
        <w:r w:rsidR="006603A0" w:rsidRPr="00E20A77">
          <w:t xml:space="preserve"> </w:t>
        </w:r>
        <w:r w:rsidR="006603A0" w:rsidRPr="00E20A77">
          <w:t>방식을</w:t>
        </w:r>
        <w:r w:rsidR="006603A0" w:rsidRPr="00E20A77">
          <w:t xml:space="preserve"> </w:t>
        </w:r>
        <w:r w:rsidR="006603A0" w:rsidRPr="00E20A77">
          <w:t>적절히</w:t>
        </w:r>
        <w:r w:rsidR="006603A0" w:rsidRPr="00E20A77">
          <w:t xml:space="preserve"> </w:t>
        </w:r>
        <w:r w:rsidR="006603A0" w:rsidRPr="00E20A77">
          <w:t>제한할</w:t>
        </w:r>
        <w:r w:rsidR="006603A0" w:rsidRPr="00E20A77">
          <w:t xml:space="preserve"> </w:t>
        </w:r>
        <w:r w:rsidR="006603A0" w:rsidRPr="00E20A77">
          <w:t>수</w:t>
        </w:r>
        <w:r w:rsidR="006603A0" w:rsidRPr="00E20A77">
          <w:t xml:space="preserve"> </w:t>
        </w:r>
        <w:r w:rsidR="006603A0" w:rsidRPr="00E20A77">
          <w:t>있다</w:t>
        </w:r>
      </w:ins>
      <w:r w:rsidR="006603A0" w:rsidRPr="00E20A77">
        <w:t>.</w:t>
      </w:r>
    </w:p>
    <w:p w14:paraId="3B298B3B" w14:textId="77777777" w:rsidR="008817F7" w:rsidRPr="000326A8" w:rsidRDefault="008817F7" w:rsidP="00877E3D">
      <w:pPr>
        <w:pStyle w:val="LKLevel1"/>
      </w:pPr>
      <w:bookmarkStart w:id="154" w:name="_Toc515548443"/>
      <w:bookmarkStart w:id="155" w:name="_Ref105666281"/>
      <w:bookmarkStart w:id="156" w:name="_Ref105666294"/>
      <w:bookmarkStart w:id="157" w:name="_Ref105666304"/>
      <w:bookmarkStart w:id="158" w:name="_Ref105666455"/>
      <w:bookmarkStart w:id="159" w:name="_Ref105666483"/>
      <w:bookmarkStart w:id="160" w:name="_Ref105666501"/>
      <w:bookmarkStart w:id="161" w:name="_Toc176821185"/>
      <w:bookmarkStart w:id="162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188EEEA8" w14:textId="77777777" w:rsidR="006603A0" w:rsidRDefault="006603A0" w:rsidP="006603A0">
      <w:pPr>
        <w:pStyle w:val="LKLevel2"/>
        <w:rPr>
          <w:ins w:id="163" w:author="SL PARTNERS" w:date="2025-07-10T17:34:00Z" w16du:dateUtc="2025-07-10T08:34:00Z"/>
        </w:rPr>
      </w:pPr>
      <w:bookmarkStart w:id="164" w:name="_Toc176821186"/>
      <w:ins w:id="165" w:author="SL PARTNERS" w:date="2025-07-10T17:34:00Z" w16du:dateUtc="2025-07-10T08:34:00Z"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선행조건의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미충족</w:t>
        </w:r>
        <w:proofErr w:type="spellEnd"/>
      </w:ins>
    </w:p>
    <w:p w14:paraId="4E33A6E9" w14:textId="65466905" w:rsidR="006603A0" w:rsidRDefault="006603A0" w:rsidP="00995F66">
      <w:pPr>
        <w:pStyle w:val="LK2"/>
        <w:ind w:left="794"/>
        <w:rPr>
          <w:ins w:id="166" w:author="SL PARTNERS" w:date="2025-07-10T17:34:00Z" w16du:dateUtc="2025-07-10T08:34:00Z"/>
        </w:rPr>
      </w:pPr>
      <w:ins w:id="167" w:author="SL PARTNERS" w:date="2025-07-10T17:34:00Z" w16du:dateUtc="2025-07-10T08:34:00Z">
        <w:r w:rsidRPr="00E17150">
          <w:rPr>
            <w:rFonts w:hint="eastAsia"/>
          </w:rPr>
          <w:t>본</w:t>
        </w:r>
        <w:r w:rsidRPr="00E17150">
          <w:t xml:space="preserve"> </w:t>
        </w:r>
        <w:r w:rsidRPr="00E17150">
          <w:t>계약에서</w:t>
        </w:r>
        <w:r w:rsidRPr="00E17150">
          <w:t xml:space="preserve"> </w:t>
        </w:r>
        <w:r w:rsidRPr="00E17150">
          <w:t>정한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당사자의</w:t>
        </w:r>
        <w:r w:rsidRPr="00E17150">
          <w:t xml:space="preserve"> </w:t>
        </w:r>
        <w:r w:rsidRPr="00E17150">
          <w:t>거래종결</w:t>
        </w:r>
        <w:r w:rsidRPr="00E17150">
          <w:t xml:space="preserve"> </w:t>
        </w:r>
        <w:r w:rsidRPr="00E17150">
          <w:t>선행조건</w:t>
        </w:r>
        <w:r w:rsidRPr="00E17150">
          <w:t xml:space="preserve"> </w:t>
        </w:r>
        <w:r w:rsidRPr="00E17150">
          <w:t>중</w:t>
        </w:r>
        <w:r w:rsidRPr="00E17150">
          <w:t xml:space="preserve"> </w:t>
        </w:r>
        <w:r w:rsidRPr="00E17150">
          <w:t>일부</w:t>
        </w:r>
        <w:r w:rsidRPr="00E17150">
          <w:t xml:space="preserve"> </w:t>
        </w:r>
        <w:r w:rsidRPr="00E17150">
          <w:t>혹은</w:t>
        </w:r>
        <w:r w:rsidRPr="00E17150">
          <w:t xml:space="preserve"> </w:t>
        </w:r>
        <w:r w:rsidRPr="00E17150">
          <w:t>전부가</w:t>
        </w:r>
        <w:r w:rsidRPr="00E17150">
          <w:t xml:space="preserve"> </w:t>
        </w:r>
        <w:r w:rsidRPr="00E17150">
          <w:t>거래종결일까지</w:t>
        </w:r>
        <w:r w:rsidRPr="00E17150">
          <w:t xml:space="preserve"> </w:t>
        </w:r>
        <w:r w:rsidRPr="00E17150">
          <w:t>충족되지</w:t>
        </w:r>
        <w:r w:rsidRPr="00E17150">
          <w:t xml:space="preserve"> </w:t>
        </w:r>
        <w:r w:rsidRPr="00E17150">
          <w:t>아니한</w:t>
        </w:r>
        <w:r w:rsidRPr="00E17150">
          <w:t xml:space="preserve"> </w:t>
        </w:r>
        <w:r w:rsidRPr="00E17150">
          <w:t>경우에도</w:t>
        </w:r>
        <w:r w:rsidRPr="00E17150">
          <w:t xml:space="preserve">, </w:t>
        </w:r>
        <w:r w:rsidRPr="00E17150">
          <w:t>법령상</w:t>
        </w:r>
        <w:r w:rsidRPr="00E17150">
          <w:t xml:space="preserve"> </w:t>
        </w:r>
        <w:r w:rsidRPr="00E17150">
          <w:t>강행규정</w:t>
        </w:r>
        <w:r w:rsidRPr="00E17150">
          <w:t xml:space="preserve"> </w:t>
        </w:r>
        <w:r w:rsidRPr="00E17150">
          <w:t>위반</w:t>
        </w:r>
        <w:r w:rsidRPr="00E17150">
          <w:t xml:space="preserve"> </w:t>
        </w:r>
        <w:r w:rsidRPr="00E17150">
          <w:t>등의</w:t>
        </w:r>
        <w:r w:rsidRPr="00E17150">
          <w:t xml:space="preserve"> </w:t>
        </w:r>
        <w:r w:rsidRPr="00E17150">
          <w:t>불가피한</w:t>
        </w:r>
        <w:r w:rsidRPr="00E17150">
          <w:t xml:space="preserve"> </w:t>
        </w:r>
        <w:r w:rsidRPr="00E17150">
          <w:t>사유가</w:t>
        </w:r>
        <w:r w:rsidRPr="00E17150">
          <w:t xml:space="preserve"> </w:t>
        </w:r>
        <w:r w:rsidRPr="00E17150">
          <w:t>존재하지</w:t>
        </w:r>
        <w:r w:rsidRPr="00E17150">
          <w:t xml:space="preserve"> </w:t>
        </w:r>
        <w:r w:rsidRPr="00E17150">
          <w:t>않는</w:t>
        </w:r>
        <w:r w:rsidRPr="00E17150">
          <w:t xml:space="preserve"> </w:t>
        </w:r>
        <w:r w:rsidRPr="00E17150">
          <w:t>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선행조건을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충족하지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못한</w:t>
        </w:r>
        <w:r>
          <w:rPr>
            <w:rFonts w:hint="eastAsia"/>
          </w:rPr>
          <w:t xml:space="preserve"> </w:t>
        </w:r>
        <w:r w:rsidRPr="00E17150">
          <w:t>당사자는</w:t>
        </w:r>
        <w:r w:rsidRPr="00E17150">
          <w:t xml:space="preserve"> </w:t>
        </w:r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선행조건</w:t>
        </w:r>
        <w:r w:rsidRPr="00E17150">
          <w:t>의</w:t>
        </w:r>
        <w:r w:rsidRPr="00E17150">
          <w:t xml:space="preserve"> </w:t>
        </w:r>
        <w:r w:rsidRPr="00E17150">
          <w:t>미충족을</w:t>
        </w:r>
        <w:r w:rsidRPr="00E17150">
          <w:t xml:space="preserve"> </w:t>
        </w:r>
        <w:r w:rsidRPr="00E17150">
          <w:t>사유로</w:t>
        </w:r>
        <w:r w:rsidRPr="00E17150">
          <w:t xml:space="preserve"> </w:t>
        </w:r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의무를</w:t>
        </w:r>
        <w:r w:rsidRPr="00E17150">
          <w:t xml:space="preserve"> </w:t>
        </w:r>
        <w:r w:rsidRPr="00E17150">
          <w:t>거부하거나</w:t>
        </w:r>
        <w:r w:rsidRPr="00E17150">
          <w:t xml:space="preserve"> </w:t>
        </w:r>
        <w:r w:rsidRPr="00E17150">
          <w:t>유예할</w:t>
        </w:r>
        <w:r w:rsidRPr="00E17150">
          <w:t xml:space="preserve"> </w:t>
        </w:r>
        <w:r w:rsidRPr="00E17150">
          <w:t>수</w:t>
        </w:r>
        <w:r w:rsidRPr="00E17150">
          <w:t xml:space="preserve"> </w:t>
        </w:r>
        <w:r w:rsidRPr="00E17150">
          <w:t>없으며</w:t>
        </w:r>
        <w:r w:rsidRPr="00E17150">
          <w:t xml:space="preserve">, </w:t>
        </w:r>
        <w:r w:rsidRPr="00E17150">
          <w:t>본</w:t>
        </w:r>
        <w:r w:rsidRPr="00E17150">
          <w:t xml:space="preserve"> </w:t>
        </w:r>
        <w:r w:rsidRPr="00E17150">
          <w:t>계약에</w:t>
        </w:r>
        <w:r w:rsidRPr="00E17150">
          <w:t xml:space="preserve"> </w:t>
        </w:r>
        <w:r w:rsidRPr="00E17150">
          <w:t>따른</w:t>
        </w:r>
        <w:r w:rsidRPr="00E17150">
          <w:t xml:space="preserve"> </w:t>
        </w:r>
        <w:r w:rsidRPr="00E17150">
          <w:t>거래종결</w:t>
        </w:r>
        <w:r w:rsidRPr="00E17150">
          <w:t xml:space="preserve"> </w:t>
        </w:r>
        <w:r w:rsidRPr="00E17150">
          <w:t>의무를</w:t>
        </w:r>
        <w:r w:rsidRPr="00E17150">
          <w:t xml:space="preserve"> </w:t>
        </w:r>
        <w:r w:rsidRPr="00E17150">
          <w:t>이행하여야</w:t>
        </w:r>
        <w:r w:rsidRPr="00E17150">
          <w:t xml:space="preserve"> </w:t>
        </w:r>
        <w:r w:rsidRPr="00E17150">
          <w:t>한다</w:t>
        </w:r>
        <w:r w:rsidRPr="00E17150">
          <w:t>.</w:t>
        </w:r>
      </w:ins>
    </w:p>
    <w:p w14:paraId="43CF1FF0" w14:textId="2ED8CCC0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164"/>
    </w:p>
    <w:p w14:paraId="7C091B4B" w14:textId="1040E574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</w:p>
    <w:p w14:paraId="0468F5AD" w14:textId="04FDC524" w:rsidR="008817F7" w:rsidRPr="000326A8" w:rsidRDefault="008817F7" w:rsidP="00AE4BF0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717E6B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ins w:id="168" w:author="SL PARTNERS" w:date="2025-07-10T17:34:00Z" w16du:dateUtc="2025-07-10T08:34:00Z">
        <w:r w:rsidRPr="00A87BB8">
          <w:rPr>
            <w:rFonts w:hint="eastAsia"/>
            <w:u w:val="single"/>
          </w:rPr>
          <w:t>조</w:t>
        </w:r>
        <w:r w:rsidR="000469D5">
          <w:rPr>
            <w:rFonts w:hint="eastAsia"/>
            <w:u w:val="single"/>
          </w:rPr>
          <w:t xml:space="preserve"> </w:t>
        </w:r>
        <w:r w:rsidR="000469D5" w:rsidRPr="004B375F">
          <w:rPr>
            <w:rFonts w:hint="eastAsia"/>
          </w:rPr>
          <w:t>및</w:t>
        </w:r>
        <w:r w:rsidR="000469D5" w:rsidRPr="000E2116">
          <w:t xml:space="preserve"> </w:t>
        </w:r>
        <w:r w:rsidR="000469D5">
          <w:rPr>
            <w:rFonts w:hint="eastAsia"/>
            <w:u w:val="single"/>
          </w:rPr>
          <w:t>제</w:t>
        </w:r>
        <w:r w:rsidR="000469D5">
          <w:rPr>
            <w:rFonts w:hint="eastAsia"/>
            <w:u w:val="single"/>
          </w:rPr>
          <w:t>4.2</w:t>
        </w:r>
      </w:ins>
      <w:r w:rsidR="000469D5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  <w:del w:id="169" w:author="SL PARTNERS" w:date="2025-07-10T17:34:00Z" w16du:dateUtc="2025-07-10T08:34:00Z">
        <w:r w:rsidRPr="00151290">
          <w:rPr>
            <w:rFonts w:hint="eastAsia"/>
          </w:rPr>
          <w:delText>단</w:delText>
        </w:r>
        <w:r w:rsidRPr="00151290">
          <w:delText xml:space="preserve">, </w:delText>
        </w:r>
        <w:r w:rsidR="00CA6A67" w:rsidRPr="00A87BB8">
          <w:rPr>
            <w:rFonts w:hint="eastAsia"/>
            <w:u w:val="single"/>
          </w:rPr>
          <w:delText>제</w:delText>
        </w:r>
        <w:r w:rsidR="009204FE" w:rsidRPr="00A87BB8">
          <w:rPr>
            <w:u w:val="single"/>
          </w:rPr>
          <w:fldChar w:fldCharType="begin"/>
        </w:r>
        <w:r w:rsidR="009204FE" w:rsidRPr="00A87BB8">
          <w:rPr>
            <w:u w:val="single"/>
          </w:rPr>
          <w:delInstrText xml:space="preserve"> </w:delInstrText>
        </w:r>
        <w:r w:rsidR="009204FE" w:rsidRPr="00A87BB8">
          <w:rPr>
            <w:rFonts w:hint="eastAsia"/>
            <w:u w:val="single"/>
          </w:rPr>
          <w:delInstrText>REF _Ref105666605 \w \h</w:delInstrText>
        </w:r>
        <w:r w:rsidR="009204FE" w:rsidRPr="00A87BB8">
          <w:rPr>
            <w:u w:val="single"/>
          </w:rPr>
          <w:delInstrText xml:space="preserve">  \* MERGEFORMAT </w:delInstrText>
        </w:r>
        <w:r w:rsidR="009204FE" w:rsidRPr="00A87BB8">
          <w:rPr>
            <w:u w:val="single"/>
          </w:rPr>
        </w:r>
        <w:r w:rsidR="009204FE" w:rsidRPr="00A87BB8">
          <w:rPr>
            <w:u w:val="single"/>
          </w:rPr>
          <w:fldChar w:fldCharType="separate"/>
        </w:r>
        <w:r w:rsidR="00717E6B">
          <w:rPr>
            <w:u w:val="single"/>
          </w:rPr>
          <w:delText>4.1</w:delText>
        </w:r>
        <w:r w:rsidR="009204FE" w:rsidRPr="00A87BB8">
          <w:rPr>
            <w:u w:val="single"/>
          </w:rPr>
          <w:fldChar w:fldCharType="end"/>
        </w:r>
        <w:r w:rsidR="00CA6A67" w:rsidRPr="00A87BB8">
          <w:rPr>
            <w:rFonts w:hint="eastAsia"/>
            <w:u w:val="single"/>
          </w:rPr>
          <w:delText>조</w:delText>
        </w:r>
        <w:r w:rsidR="00CA6A67" w:rsidRPr="00151290">
          <w:delText>에</w:delText>
        </w:r>
        <w:r w:rsidR="00CA6A67" w:rsidRPr="00151290">
          <w:delText xml:space="preserve"> </w:delText>
        </w:r>
        <w:r w:rsidR="00CA6A67" w:rsidRPr="00C4076E">
          <w:delText>규정된</w:delText>
        </w:r>
        <w:r w:rsidR="00CA6A67" w:rsidRPr="00C4076E">
          <w:delText xml:space="preserve"> </w:delText>
        </w:r>
        <w:r w:rsidR="00CA6A67" w:rsidRPr="0074742B">
          <w:delText>매도인의</w:delText>
        </w:r>
        <w:r w:rsidR="00CA6A67" w:rsidRPr="0074742B">
          <w:delText xml:space="preserve"> </w:delText>
        </w:r>
        <w:r w:rsidRPr="0074742B">
          <w:delText>진술</w:delText>
        </w:r>
        <w:r w:rsidRPr="00EA604A">
          <w:delText xml:space="preserve"> </w:delText>
        </w:r>
        <w:r w:rsidRPr="00EA604A">
          <w:delText>및</w:delText>
        </w:r>
        <w:r w:rsidRPr="0017105D">
          <w:delText xml:space="preserve"> </w:delText>
        </w:r>
        <w:r w:rsidRPr="00DA7BCE">
          <w:delText>보장이</w:delText>
        </w:r>
        <w:r w:rsidRPr="00DA7BCE">
          <w:delText xml:space="preserve"> </w:delText>
        </w:r>
        <w:r w:rsidRPr="00DA7BCE">
          <w:delText>중요한</w:delText>
        </w:r>
        <w:r w:rsidRPr="00DA7BCE">
          <w:delText xml:space="preserve"> </w:delText>
        </w:r>
        <w:r w:rsidR="00AB027D" w:rsidRPr="00DA7BCE">
          <w:delText>측</w:delText>
        </w:r>
        <w:r w:rsidRPr="00AA02C1">
          <w:delText>면에서</w:delText>
        </w:r>
        <w:r w:rsidRPr="00AA02C1">
          <w:delText xml:space="preserve"> </w:delText>
        </w:r>
        <w:r w:rsidRPr="00AA02C1">
          <w:delText>정확하지</w:delText>
        </w:r>
        <w:r w:rsidRPr="00AA02C1">
          <w:delText xml:space="preserve"> </w:delText>
        </w:r>
        <w:r w:rsidRPr="00E017E2">
          <w:delText>않거나</w:delText>
        </w:r>
        <w:r w:rsidRPr="00EF0D5D">
          <w:delText xml:space="preserve"> </w:delText>
        </w:r>
        <w:r w:rsidRPr="005843AF">
          <w:delText>진실되지</w:delText>
        </w:r>
        <w:r w:rsidRPr="00F2339A">
          <w:delText xml:space="preserve"> </w:delText>
        </w:r>
        <w:r w:rsidRPr="00151290">
          <w:rPr>
            <w:rFonts w:hint="eastAsia"/>
          </w:rPr>
          <w:delText>않더라도</w:delText>
        </w:r>
        <w:r w:rsidRPr="00151290">
          <w:delText xml:space="preserve"> </w:delText>
        </w:r>
        <w:r w:rsidRPr="00151290">
          <w:rPr>
            <w:rFonts w:hint="eastAsia"/>
          </w:rPr>
          <w:delText>그로</w:delText>
        </w:r>
        <w:r w:rsidRPr="00151290">
          <w:delText xml:space="preserve"> </w:delText>
        </w:r>
        <w:r w:rsidRPr="00151290">
          <w:rPr>
            <w:rFonts w:hint="eastAsia"/>
          </w:rPr>
          <w:delText>인하여</w:delText>
        </w:r>
        <w:r w:rsidRPr="00151290">
          <w:delText xml:space="preserve"> </w:delText>
        </w:r>
        <w:r w:rsidRPr="00151290">
          <w:rPr>
            <w:rFonts w:hint="eastAsia"/>
          </w:rPr>
          <w:delText>거래종결</w:delText>
        </w:r>
        <w:r w:rsidR="009B1D44">
          <w:rPr>
            <w:rFonts w:hint="eastAsia"/>
          </w:rPr>
          <w:delText>일</w:delText>
        </w:r>
        <w:r w:rsidRPr="00151290">
          <w:delText xml:space="preserve"> </w:delText>
        </w:r>
        <w:r w:rsidR="005E4F02">
          <w:rPr>
            <w:rFonts w:hint="eastAsia"/>
          </w:rPr>
          <w:delText>현재</w:delText>
        </w:r>
        <w:r w:rsidRPr="00151290">
          <w:delText xml:space="preserve"> </w:delText>
        </w:r>
        <w:r w:rsidRPr="00151290">
          <w:rPr>
            <w:rFonts w:hint="eastAsia"/>
          </w:rPr>
          <w:delText>중대한</w:delText>
        </w:r>
        <w:r w:rsidRPr="00151290">
          <w:delText xml:space="preserve"> </w:delText>
        </w:r>
        <w:r w:rsidRPr="00151290">
          <w:rPr>
            <w:rFonts w:hint="eastAsia"/>
          </w:rPr>
          <w:delText>부정적인</w:delText>
        </w:r>
        <w:r w:rsidRPr="00151290">
          <w:delText xml:space="preserve"> </w:delText>
        </w:r>
        <w:r w:rsidRPr="00151290">
          <w:rPr>
            <w:rFonts w:hint="eastAsia"/>
          </w:rPr>
          <w:delText>영향이</w:delText>
        </w:r>
        <w:r w:rsidRPr="00151290">
          <w:delText xml:space="preserve"> </w:delText>
        </w:r>
        <w:r w:rsidRPr="00151290">
          <w:rPr>
            <w:rFonts w:hint="eastAsia"/>
          </w:rPr>
          <w:delText>발생</w:delText>
        </w:r>
        <w:r w:rsidR="00297F50" w:rsidRPr="00151290">
          <w:rPr>
            <w:rFonts w:hint="eastAsia"/>
          </w:rPr>
          <w:delText>한</w:delText>
        </w:r>
        <w:r w:rsidR="00297F50" w:rsidRPr="00151290">
          <w:delText xml:space="preserve"> </w:delText>
        </w:r>
        <w:r w:rsidR="00297F50" w:rsidRPr="00151290">
          <w:rPr>
            <w:rFonts w:hint="eastAsia"/>
          </w:rPr>
          <w:delText>경우가</w:delText>
        </w:r>
        <w:r w:rsidR="00297F50" w:rsidRPr="00151290">
          <w:delText xml:space="preserve"> </w:delText>
        </w:r>
        <w:r w:rsidR="00297F50" w:rsidRPr="00151290">
          <w:rPr>
            <w:rFonts w:hint="eastAsia"/>
          </w:rPr>
          <w:delText>아닌</w:delText>
        </w:r>
        <w:r w:rsidR="00297F50" w:rsidRPr="00151290">
          <w:delText xml:space="preserve"> </w:delText>
        </w:r>
        <w:r w:rsidR="00297F50" w:rsidRPr="00151290">
          <w:rPr>
            <w:rFonts w:hint="eastAsia"/>
          </w:rPr>
          <w:delText>한</w:delText>
        </w:r>
        <w:r w:rsidR="00297F50" w:rsidRPr="00151290">
          <w:delText xml:space="preserve"> </w:delText>
        </w:r>
        <w:r w:rsidRPr="00151290">
          <w:rPr>
            <w:rFonts w:hint="eastAsia"/>
          </w:rPr>
          <w:delText>본</w:delText>
        </w:r>
        <w:r w:rsidRPr="000326A8">
          <w:delText xml:space="preserve"> </w:delText>
        </w:r>
        <w:r w:rsidRPr="000326A8">
          <w:delText>항의</w:delText>
        </w:r>
        <w:r w:rsidRPr="000326A8">
          <w:delText xml:space="preserve"> </w:delText>
        </w:r>
        <w:r w:rsidRPr="000326A8">
          <w:delText>선행조건</w:delText>
        </w:r>
        <w:r w:rsidR="005E4F02">
          <w:rPr>
            <w:rFonts w:hint="eastAsia"/>
          </w:rPr>
          <w:delText>은</w:delText>
        </w:r>
        <w:r w:rsidRPr="000326A8">
          <w:delText xml:space="preserve"> </w:delText>
        </w:r>
        <w:r w:rsidRPr="000326A8">
          <w:delText>충족된</w:delText>
        </w:r>
        <w:r w:rsidRPr="000326A8">
          <w:delText xml:space="preserve"> </w:delText>
        </w:r>
        <w:r w:rsidRPr="000326A8">
          <w:delText>것으로</w:delText>
        </w:r>
        <w:r w:rsidRPr="000326A8">
          <w:delText xml:space="preserve"> </w:delText>
        </w:r>
        <w:r w:rsidR="005E4F02">
          <w:rPr>
            <w:rFonts w:hint="eastAsia"/>
          </w:rPr>
          <w:delText>본</w:delText>
        </w:r>
        <w:r w:rsidRPr="000326A8">
          <w:delText>다</w:delText>
        </w:r>
        <w:r w:rsidRPr="000326A8">
          <w:delText>.</w:delText>
        </w:r>
        <w:r w:rsidR="009B1D44">
          <w:rPr>
            <w:rFonts w:hint="eastAsia"/>
          </w:rPr>
          <w:delText xml:space="preserve"> </w:delText>
        </w:r>
      </w:del>
    </w:p>
    <w:p w14:paraId="49A590D7" w14:textId="16809AB9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  <w:del w:id="170" w:author="SL PARTNERS" w:date="2025-07-10T17:34:00Z" w16du:dateUtc="2025-07-10T08:34:00Z">
        <w:r w:rsidR="00616EEC" w:rsidRPr="000326A8">
          <w:delText>단</w:delText>
        </w:r>
        <w:r w:rsidR="00616EEC" w:rsidRPr="000326A8">
          <w:delText xml:space="preserve">, </w:delText>
        </w:r>
        <w:r w:rsidR="00616EEC" w:rsidRPr="000326A8">
          <w:delText>매도인이</w:delText>
        </w:r>
        <w:r w:rsidR="00616EEC" w:rsidRPr="000326A8">
          <w:delText xml:space="preserve"> </w:delText>
        </w:r>
        <w:r w:rsidR="00616EEC" w:rsidRPr="000326A8">
          <w:delText>확약이나</w:delText>
        </w:r>
        <w:r w:rsidR="00616EEC" w:rsidRPr="000326A8">
          <w:delText xml:space="preserve"> </w:delText>
        </w:r>
        <w:r w:rsidR="00616EEC" w:rsidRPr="000326A8">
          <w:delText>의무를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중요한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측면에서</w:delText>
        </w:r>
        <w:r w:rsidR="00616EEC" w:rsidRPr="000326A8">
          <w:delText xml:space="preserve"> </w:delText>
        </w:r>
        <w:r w:rsidR="00616EEC" w:rsidRPr="000326A8">
          <w:delText>이행하지</w:delText>
        </w:r>
        <w:r w:rsidR="00616EEC" w:rsidRPr="000326A8">
          <w:delText xml:space="preserve"> </w:delText>
        </w:r>
        <w:r w:rsidR="00616EEC" w:rsidRPr="000326A8">
          <w:delText>않더라도</w:delText>
        </w:r>
        <w:r w:rsidR="00616EEC" w:rsidRPr="000326A8">
          <w:delText xml:space="preserve"> </w:delText>
        </w:r>
        <w:r w:rsidR="00616EEC" w:rsidRPr="000326A8">
          <w:delText>그로</w:delText>
        </w:r>
        <w:r w:rsidR="00616EEC" w:rsidRPr="000326A8">
          <w:delText xml:space="preserve"> </w:delText>
        </w:r>
        <w:r w:rsidR="00616EEC" w:rsidRPr="000326A8">
          <w:delText>인하여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거래종결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현재</w:delText>
        </w:r>
        <w:r w:rsidR="00616EEC" w:rsidRPr="000326A8">
          <w:delText xml:space="preserve"> </w:delText>
        </w:r>
        <w:r w:rsidR="00616EEC" w:rsidRPr="000326A8">
          <w:delText>중대한</w:delText>
        </w:r>
        <w:r w:rsidR="00616EEC" w:rsidRPr="000326A8">
          <w:delText xml:space="preserve"> </w:delText>
        </w:r>
        <w:r w:rsidR="00616EEC" w:rsidRPr="000326A8">
          <w:delText>부정적인</w:delText>
        </w:r>
        <w:r w:rsidR="00616EEC" w:rsidRPr="000326A8">
          <w:delText xml:space="preserve"> </w:delText>
        </w:r>
        <w:r w:rsidR="00616EEC" w:rsidRPr="000326A8">
          <w:delText>영향이</w:delText>
        </w:r>
        <w:r w:rsidR="00616EEC" w:rsidRPr="000326A8">
          <w:delText xml:space="preserve"> </w:delText>
        </w:r>
        <w:r w:rsidR="00616EEC" w:rsidRPr="000326A8">
          <w:delText>발생한</w:delText>
        </w:r>
        <w:r w:rsidR="00616EEC" w:rsidRPr="000326A8">
          <w:delText xml:space="preserve"> </w:delText>
        </w:r>
        <w:r w:rsidR="00616EEC" w:rsidRPr="000326A8">
          <w:delText>경우가</w:delText>
        </w:r>
        <w:r w:rsidR="00616EEC" w:rsidRPr="000326A8">
          <w:delText xml:space="preserve"> </w:delText>
        </w:r>
        <w:r w:rsidR="00616EEC" w:rsidRPr="000326A8">
          <w:delText>아닌</w:delText>
        </w:r>
        <w:r w:rsidR="00616EEC" w:rsidRPr="000326A8">
          <w:delText xml:space="preserve"> </w:delText>
        </w:r>
        <w:r w:rsidR="00616EEC" w:rsidRPr="000326A8">
          <w:delText>한</w:delText>
        </w:r>
        <w:r w:rsidR="00616EEC" w:rsidRPr="000326A8">
          <w:delText xml:space="preserve"> </w:delText>
        </w:r>
        <w:r w:rsidR="00616EEC" w:rsidRPr="000326A8">
          <w:delText>본</w:delText>
        </w:r>
        <w:r w:rsidR="00616EEC" w:rsidRPr="000326A8">
          <w:delText xml:space="preserve"> </w:delText>
        </w:r>
        <w:r w:rsidR="00616EEC" w:rsidRPr="000326A8">
          <w:delText>항의</w:delText>
        </w:r>
        <w:r w:rsidR="00616EEC" w:rsidRPr="000326A8">
          <w:delText xml:space="preserve"> </w:delText>
        </w:r>
        <w:r w:rsidR="00616EEC" w:rsidRPr="000326A8">
          <w:delText>선행조건</w:delText>
        </w:r>
        <w:r w:rsidR="005E4F02">
          <w:rPr>
            <w:rFonts w:hint="eastAsia"/>
          </w:rPr>
          <w:delText>은</w:delText>
        </w:r>
        <w:r w:rsidR="00616EEC" w:rsidRPr="000326A8">
          <w:delText xml:space="preserve"> </w:delText>
        </w:r>
        <w:r w:rsidR="00616EEC" w:rsidRPr="000326A8">
          <w:delText>충족된</w:delText>
        </w:r>
        <w:r w:rsidR="00616EEC" w:rsidRPr="000326A8">
          <w:delText xml:space="preserve"> </w:delText>
        </w:r>
        <w:r w:rsidR="00616EEC" w:rsidRPr="000326A8">
          <w:delText>것으로</w:delText>
        </w:r>
        <w:r w:rsidR="00616EEC" w:rsidRPr="000326A8">
          <w:delText xml:space="preserve"> </w:delText>
        </w:r>
        <w:r w:rsidR="00616EEC" w:rsidRPr="000326A8">
          <w:delText>본다</w:delText>
        </w:r>
        <w:r w:rsidR="00616EEC" w:rsidRPr="000326A8">
          <w:delText>.</w:delText>
        </w:r>
      </w:del>
    </w:p>
    <w:p w14:paraId="6FB25B46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8647E19" w14:textId="77777777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C254423" w14:textId="4104A811" w:rsidR="000A0921" w:rsidRDefault="00736380" w:rsidP="00877E3D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</w:t>
      </w:r>
      <w:r w:rsidR="000A0921">
        <w:rPr>
          <w:rFonts w:hint="eastAsia"/>
        </w:rPr>
        <w:t>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체결되어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유효하게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존속하고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있고</w:t>
      </w:r>
      <w:r w:rsidR="000A0921"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</w:t>
      </w:r>
      <w:r w:rsidR="000A0921">
        <w:rPr>
          <w:rFonts w:hint="eastAsia"/>
        </w:rPr>
        <w:t>거래가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종결되었거나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본건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거래와</w:t>
      </w:r>
      <w:r w:rsidR="000A0921">
        <w:rPr>
          <w:rFonts w:hint="eastAsia"/>
        </w:rPr>
        <w:t xml:space="preserve"> </w:t>
      </w:r>
      <w:r>
        <w:rPr>
          <w:rFonts w:hint="eastAsia"/>
        </w:rPr>
        <w:t>동시에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있을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것</w:t>
      </w:r>
      <w:r w:rsidR="000A0921">
        <w:rPr>
          <w:rFonts w:hint="eastAsia"/>
        </w:rPr>
        <w:t>.</w:t>
      </w:r>
    </w:p>
    <w:p w14:paraId="32464DB0" w14:textId="77777777" w:rsidR="000A6157" w:rsidRPr="000326A8" w:rsidRDefault="008817F7" w:rsidP="00877E3D">
      <w:pPr>
        <w:pStyle w:val="LKLevel2"/>
      </w:pPr>
      <w:bookmarkStart w:id="171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171"/>
    </w:p>
    <w:p w14:paraId="4E1F3327" w14:textId="4B7CF734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>,</w:t>
      </w:r>
      <w:r w:rsidR="008F493D">
        <w:rPr>
          <w:rFonts w:hint="eastAsia"/>
        </w:rPr>
        <w:t xml:space="preserve"> </w:t>
      </w:r>
      <w:r w:rsidRPr="000326A8">
        <w:t>매도인이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1DFA2D52" w14:textId="025A6FBF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C94A34">
        <w:rPr>
          <w:rFonts w:hint="eastAsia"/>
          <w:u w:val="single"/>
        </w:rPr>
        <w:t>2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1A96793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F7427F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BF0901" w14:textId="77777777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08470F9E" w14:textId="03AF8100" w:rsidR="006E2849" w:rsidRPr="009E3BBA" w:rsidRDefault="009A40B5" w:rsidP="00C27F9D">
      <w:pPr>
        <w:pStyle w:val="LKLevel3"/>
      </w:pP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또는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장외거래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승인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대상이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아니라는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확인</w:t>
      </w:r>
      <w:r w:rsidR="006E2849" w:rsidRPr="009E3BBA">
        <w:rPr>
          <w:rFonts w:hint="eastAsia"/>
        </w:rPr>
        <w:t>이</w:t>
      </w:r>
      <w:r w:rsidR="006E2849" w:rsidRPr="009E3BBA">
        <w:t xml:space="preserve"> </w:t>
      </w:r>
      <w:r w:rsidR="006E2849" w:rsidRPr="009E3BBA">
        <w:rPr>
          <w:rFonts w:hint="eastAsia"/>
        </w:rPr>
        <w:t>완료되었을</w:t>
      </w:r>
      <w:r w:rsidR="006E2849" w:rsidRPr="009E3BBA">
        <w:t xml:space="preserve"> </w:t>
      </w:r>
      <w:r w:rsidR="006E2849" w:rsidRPr="009E3BBA">
        <w:rPr>
          <w:rFonts w:hint="eastAsia"/>
        </w:rPr>
        <w:t>것</w:t>
      </w:r>
      <w:r w:rsidR="0051032F">
        <w:rPr>
          <w:rFonts w:hint="eastAsia"/>
        </w:rPr>
        <w:t>.</w:t>
      </w:r>
    </w:p>
    <w:p w14:paraId="175FC50C" w14:textId="1BA15954" w:rsidR="00A15590" w:rsidRDefault="00736380" w:rsidP="00A15590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구주매매계약이</w:t>
      </w:r>
      <w:r>
        <w:rPr>
          <w:rFonts w:hint="eastAsia"/>
        </w:rPr>
        <w:t xml:space="preserve"> </w:t>
      </w:r>
      <w:r>
        <w:rPr>
          <w:rFonts w:hint="eastAsia"/>
        </w:rPr>
        <w:t>체결되어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구주매매거래가</w:t>
      </w:r>
      <w:r>
        <w:rPr>
          <w:rFonts w:hint="eastAsia"/>
        </w:rPr>
        <w:t xml:space="preserve"> </w:t>
      </w:r>
      <w:r>
        <w:rPr>
          <w:rFonts w:hint="eastAsia"/>
        </w:rPr>
        <w:t>종결되었거나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종결될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DC969C5" w14:textId="40F2748E" w:rsidR="00D07413" w:rsidRPr="000326A8" w:rsidRDefault="00D07413" w:rsidP="00877E3D">
      <w:pPr>
        <w:pStyle w:val="LKLevel1"/>
      </w:pPr>
      <w:bookmarkStart w:id="172" w:name="_Toc515548444"/>
      <w:bookmarkStart w:id="173" w:name="_Ref105666011"/>
      <w:bookmarkStart w:id="174" w:name="_Ref105666526"/>
      <w:bookmarkStart w:id="175" w:name="_Ref105666546"/>
      <w:bookmarkStart w:id="176" w:name="_Ref105666643"/>
      <w:bookmarkStart w:id="177" w:name="_Toc176821188"/>
      <w:r w:rsidRPr="000326A8">
        <w:t>손해배상</w:t>
      </w:r>
      <w:bookmarkEnd w:id="162"/>
      <w:bookmarkEnd w:id="172"/>
      <w:bookmarkEnd w:id="173"/>
      <w:bookmarkEnd w:id="174"/>
      <w:bookmarkEnd w:id="175"/>
      <w:bookmarkEnd w:id="176"/>
      <w:bookmarkEnd w:id="177"/>
    </w:p>
    <w:p w14:paraId="02EB6E88" w14:textId="77777777" w:rsidR="004B6228" w:rsidRPr="000326A8" w:rsidRDefault="006649CE" w:rsidP="00877E3D">
      <w:pPr>
        <w:pStyle w:val="LKLevel2"/>
      </w:pPr>
      <w:bookmarkStart w:id="178" w:name="_DV_M193"/>
      <w:bookmarkStart w:id="179" w:name="_Ref105666556"/>
      <w:bookmarkStart w:id="180" w:name="_Toc176821189"/>
      <w:bookmarkEnd w:id="178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179"/>
      <w:bookmarkEnd w:id="180"/>
    </w:p>
    <w:p w14:paraId="1CFC0138" w14:textId="5EBC57DD" w:rsidR="006649CE" w:rsidRPr="00A87BB8" w:rsidRDefault="00622667" w:rsidP="00AE4BF0">
      <w:pPr>
        <w:pStyle w:val="LKLevel3"/>
        <w:rPr>
          <w:szCs w:val="23"/>
          <w:u w:val="single"/>
        </w:rPr>
      </w:pPr>
      <w:bookmarkStart w:id="181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F40DF7" w:rsidRPr="00A87BB8">
        <w:rPr>
          <w:u w:val="single"/>
        </w:rPr>
        <w:fldChar w:fldCharType="begin"/>
      </w:r>
      <w:r w:rsidR="00F40DF7" w:rsidRPr="00A87BB8">
        <w:rPr>
          <w:u w:val="single"/>
        </w:rPr>
        <w:instrText xml:space="preserve"> REF _Ref105666526 \w \h  \* MERGEFORMAT </w:instrText>
      </w:r>
      <w:r w:rsidR="00F40DF7" w:rsidRPr="00A87BB8">
        <w:rPr>
          <w:u w:val="single"/>
        </w:rPr>
      </w:r>
      <w:r w:rsidR="00F40DF7" w:rsidRPr="00A87BB8">
        <w:rPr>
          <w:u w:val="single"/>
        </w:rPr>
        <w:fldChar w:fldCharType="separate"/>
      </w:r>
      <w:r w:rsidR="00F40DF7">
        <w:rPr>
          <w:rFonts w:hint="eastAsia"/>
          <w:u w:val="single"/>
        </w:rPr>
        <w:t>제</w:t>
      </w:r>
      <w:r w:rsidR="00F40DF7">
        <w:rPr>
          <w:rFonts w:hint="eastAsia"/>
          <w:u w:val="single"/>
        </w:rPr>
        <w:t>7</w:t>
      </w:r>
      <w:r w:rsidR="00F40DF7">
        <w:rPr>
          <w:rFonts w:hint="eastAsia"/>
          <w:u w:val="single"/>
        </w:rPr>
        <w:t>조</w:t>
      </w:r>
      <w:r w:rsidR="00F40DF7" w:rsidRPr="00A87BB8">
        <w:rPr>
          <w:u w:val="single"/>
        </w:rPr>
        <w:fldChar w:fldCharType="end"/>
      </w:r>
      <w:r w:rsidR="00F40DF7" w:rsidRPr="00EC2C51">
        <w:t>에</w:t>
      </w:r>
      <w:r w:rsidR="00F40DF7" w:rsidRPr="00EC2C51">
        <w:t xml:space="preserve"> </w:t>
      </w:r>
      <w:r w:rsidR="00F40DF7" w:rsidRPr="00A87BB8">
        <w:rPr>
          <w:szCs w:val="23"/>
        </w:rPr>
        <w:t>규정된</w:t>
      </w:r>
      <w:r w:rsidR="00F40DF7" w:rsidRPr="00E33649">
        <w:t xml:space="preserve"> </w:t>
      </w:r>
      <w:r w:rsidR="00F40DF7" w:rsidRPr="00E33649">
        <w:t>조건과</w:t>
      </w:r>
      <w:r w:rsidR="00F40DF7" w:rsidRPr="00E33649">
        <w:t xml:space="preserve"> </w:t>
      </w:r>
      <w:r w:rsidR="00F40DF7" w:rsidRPr="00E33649">
        <w:t>제한을</w:t>
      </w:r>
      <w:r w:rsidR="00F40DF7" w:rsidRPr="00E33649">
        <w:t xml:space="preserve"> </w:t>
      </w:r>
      <w:r w:rsidR="00F40DF7" w:rsidRPr="00E33649">
        <w:t>전제로</w:t>
      </w:r>
      <w:r w:rsidR="00F40DF7" w:rsidRPr="00E33649">
        <w:t>,</w:t>
      </w:r>
      <w:r w:rsidR="00F40DF7">
        <w:rPr>
          <w:rFonts w:hint="eastAsia"/>
        </w:rPr>
        <w:t xml:space="preserve"> </w:t>
      </w:r>
      <w:r w:rsidR="00F40DF7" w:rsidRPr="00103E0E">
        <w:t>매도인</w:t>
      </w:r>
      <w:r w:rsidR="00F40DF7">
        <w:rPr>
          <w:rFonts w:hint="eastAsia"/>
        </w:rPr>
        <w:t>은</w:t>
      </w:r>
      <w:r w:rsidR="00F40DF7" w:rsidRPr="00103E0E">
        <w:t xml:space="preserve"> </w:t>
      </w:r>
      <w:r w:rsidR="00F40DF7" w:rsidRPr="0074742B">
        <w:rPr>
          <w:rFonts w:hint="eastAsia"/>
        </w:rPr>
        <w:t>매수인에</w:t>
      </w:r>
      <w:r w:rsidR="00F40DF7" w:rsidRPr="0074742B">
        <w:rPr>
          <w:rFonts w:hint="eastAsia"/>
        </w:rPr>
        <w:t xml:space="preserve"> </w:t>
      </w:r>
      <w:r w:rsidR="00F40DF7" w:rsidRPr="0074742B">
        <w:rPr>
          <w:rFonts w:hint="eastAsia"/>
        </w:rPr>
        <w:t>대하여</w:t>
      </w:r>
      <w:r w:rsidR="00F40DF7" w:rsidRPr="0074742B">
        <w:rPr>
          <w:rFonts w:hint="eastAsia"/>
        </w:rPr>
        <w:t xml:space="preserve"> </w:t>
      </w:r>
      <w:r w:rsidR="00F40DF7" w:rsidRPr="0074742B">
        <w:t>본</w:t>
      </w:r>
      <w:r w:rsidR="00F40DF7" w:rsidRPr="0074742B">
        <w:t xml:space="preserve"> </w:t>
      </w:r>
      <w:r w:rsidR="00F40DF7" w:rsidRPr="0074742B">
        <w:t>계약에</w:t>
      </w:r>
      <w:r w:rsidR="00F40DF7" w:rsidRPr="0074742B">
        <w:t xml:space="preserve"> </w:t>
      </w:r>
      <w:r w:rsidR="00F40DF7" w:rsidRPr="0074742B">
        <w:t>규정된</w:t>
      </w:r>
      <w:r w:rsidR="00F40DF7" w:rsidRPr="0074742B">
        <w:t xml:space="preserve"> </w:t>
      </w:r>
      <w:r w:rsidR="00F40DF7" w:rsidRPr="0074742B">
        <w:t>매도인의</w:t>
      </w:r>
      <w:r w:rsidR="00F40DF7" w:rsidRPr="0074742B">
        <w:t xml:space="preserve"> </w:t>
      </w:r>
      <w:r w:rsidR="00F40DF7" w:rsidRPr="0074742B">
        <w:t>진술</w:t>
      </w:r>
      <w:r w:rsidR="00F40DF7" w:rsidRPr="0074742B">
        <w:t xml:space="preserve"> </w:t>
      </w:r>
      <w:r w:rsidR="00F40DF7" w:rsidRPr="0074742B">
        <w:t>및</w:t>
      </w:r>
      <w:r w:rsidR="00F40DF7" w:rsidRPr="0074742B">
        <w:t xml:space="preserve"> </w:t>
      </w:r>
      <w:r w:rsidR="00F40DF7" w:rsidRPr="0074742B">
        <w:t>보장</w:t>
      </w:r>
      <w:r w:rsidR="00F40DF7" w:rsidRPr="0074742B">
        <w:t xml:space="preserve">, </w:t>
      </w:r>
      <w:r w:rsidR="00F40DF7" w:rsidRPr="0074742B">
        <w:t>확약</w:t>
      </w:r>
      <w:r w:rsidR="00F40DF7" w:rsidRPr="0074742B">
        <w:t xml:space="preserve"> </w:t>
      </w:r>
      <w:r w:rsidR="00F40DF7" w:rsidRPr="0074742B">
        <w:t>기타</w:t>
      </w:r>
      <w:r w:rsidR="00F40DF7" w:rsidRPr="0074742B">
        <w:t xml:space="preserve"> </w:t>
      </w:r>
      <w:r w:rsidR="00F40DF7" w:rsidRPr="00EA604A">
        <w:t>의무의</w:t>
      </w:r>
      <w:r w:rsidR="00F40DF7" w:rsidRPr="00EA604A">
        <w:t xml:space="preserve"> </w:t>
      </w:r>
      <w:r w:rsidR="00F40DF7" w:rsidRPr="00EA604A">
        <w:t>위반으로</w:t>
      </w:r>
      <w:r w:rsidR="00F40DF7" w:rsidRPr="00EA604A">
        <w:t xml:space="preserve"> </w:t>
      </w:r>
      <w:r w:rsidR="00F40DF7" w:rsidRPr="0017105D">
        <w:t>인해</w:t>
      </w:r>
      <w:r w:rsidR="00F40DF7" w:rsidRPr="0017105D">
        <w:t xml:space="preserve"> </w:t>
      </w:r>
      <w:r w:rsidR="00F40DF7" w:rsidRPr="0017105D">
        <w:t>매수인에게</w:t>
      </w:r>
      <w:r w:rsidR="00F40DF7" w:rsidRPr="0017105D">
        <w:t xml:space="preserve"> </w:t>
      </w:r>
      <w:r w:rsidR="00F40DF7" w:rsidRPr="0017105D">
        <w:t>발생한</w:t>
      </w:r>
      <w:r w:rsidR="00F40DF7" w:rsidRPr="0017105D">
        <w:t xml:space="preserve"> </w:t>
      </w:r>
      <w:r w:rsidR="00F40DF7" w:rsidRPr="0017105D">
        <w:t>손해</w:t>
      </w:r>
      <w:r w:rsidR="00F40DF7" w:rsidRPr="0017105D">
        <w:rPr>
          <w:rFonts w:hint="eastAsia"/>
        </w:rPr>
        <w:t>를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배상할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책임을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부담한다</w:t>
      </w:r>
      <w:r w:rsidR="00F40DF7" w:rsidRPr="00AA02C1">
        <w:rPr>
          <w:rFonts w:hint="eastAsia"/>
        </w:rPr>
        <w:t>.</w:t>
      </w:r>
      <w:r w:rsidR="00F40DF7" w:rsidRPr="00AA02C1">
        <w:t xml:space="preserve"> </w:t>
      </w:r>
      <w:r w:rsidR="00F40DF7" w:rsidRPr="00EF0D5D">
        <w:t>본</w:t>
      </w:r>
      <w:r w:rsidR="00F40DF7" w:rsidRPr="00EF0D5D">
        <w:t xml:space="preserve"> </w:t>
      </w:r>
      <w:r w:rsidR="00F40DF7" w:rsidRPr="00EF0D5D">
        <w:t>계약에서</w:t>
      </w:r>
      <w:r w:rsidR="00F40DF7" w:rsidRPr="00EF0D5D">
        <w:t xml:space="preserve"> </w:t>
      </w:r>
      <w:r w:rsidR="00F40DF7" w:rsidRPr="00EF0D5D">
        <w:t>규정하고</w:t>
      </w:r>
      <w:r w:rsidR="00F40DF7" w:rsidRPr="00EF0D5D">
        <w:t xml:space="preserve"> </w:t>
      </w:r>
      <w:r w:rsidR="00F40DF7" w:rsidRPr="00EF0D5D">
        <w:t>있는</w:t>
      </w:r>
      <w:r w:rsidR="00F40DF7" w:rsidRPr="00EF0D5D">
        <w:t xml:space="preserve"> </w:t>
      </w:r>
      <w:r w:rsidR="00F40DF7" w:rsidRPr="00EF0D5D">
        <w:t>매도인의</w:t>
      </w:r>
      <w:r w:rsidR="00F40DF7" w:rsidRPr="00EF0D5D">
        <w:t xml:space="preserve"> </w:t>
      </w:r>
      <w:r w:rsidR="00F40DF7" w:rsidRPr="00EF0D5D">
        <w:t>진술</w:t>
      </w:r>
      <w:r w:rsidR="00F40DF7" w:rsidRPr="00EF0D5D">
        <w:t xml:space="preserve"> </w:t>
      </w:r>
      <w:r w:rsidR="00F40DF7" w:rsidRPr="00EF0D5D">
        <w:t>및</w:t>
      </w:r>
      <w:r w:rsidR="00F40DF7" w:rsidRPr="00EF0D5D">
        <w:t xml:space="preserve"> </w:t>
      </w:r>
      <w:r w:rsidR="00F40DF7" w:rsidRPr="00EF0D5D">
        <w:t>보장</w:t>
      </w:r>
      <w:r w:rsidR="00F40DF7" w:rsidRPr="00EF0D5D">
        <w:t xml:space="preserve">, </w:t>
      </w:r>
      <w:r w:rsidR="00F40DF7" w:rsidRPr="005843AF">
        <w:t>확약</w:t>
      </w:r>
      <w:r w:rsidR="00F40DF7" w:rsidRPr="00F2339A">
        <w:t xml:space="preserve"> </w:t>
      </w:r>
      <w:r w:rsidR="00F40DF7" w:rsidRPr="00EC2C51">
        <w:rPr>
          <w:rFonts w:hint="eastAsia"/>
        </w:rPr>
        <w:t>기타</w:t>
      </w:r>
      <w:r w:rsidR="00F40DF7" w:rsidRPr="00EC2C51">
        <w:t xml:space="preserve"> </w:t>
      </w:r>
      <w:r w:rsidR="00F40DF7" w:rsidRPr="00A87BB8">
        <w:rPr>
          <w:rFonts w:hint="eastAsia"/>
          <w:szCs w:val="23"/>
        </w:rPr>
        <w:t>의무의</w:t>
      </w:r>
      <w:r w:rsidR="00F40DF7" w:rsidRPr="00EC2C51">
        <w:t xml:space="preserve"> </w:t>
      </w:r>
      <w:r w:rsidR="00F40DF7" w:rsidRPr="00EC2C51">
        <w:rPr>
          <w:rFonts w:hint="eastAsia"/>
        </w:rPr>
        <w:t>위반으로</w:t>
      </w:r>
      <w:r w:rsidR="00F40DF7" w:rsidRPr="00EC2C51">
        <w:t xml:space="preserve"> </w:t>
      </w:r>
      <w:r w:rsidR="00F40DF7" w:rsidRPr="00EC2C51">
        <w:rPr>
          <w:rFonts w:hint="eastAsia"/>
        </w:rPr>
        <w:t>인해</w:t>
      </w:r>
      <w:r w:rsidR="00F40DF7" w:rsidRPr="00EC2C51">
        <w:t xml:space="preserve"> </w:t>
      </w:r>
      <w:r w:rsidR="00F40DF7" w:rsidRPr="0002206B">
        <w:rPr>
          <w:rFonts w:hint="eastAsia"/>
        </w:rPr>
        <w:t>대</w:t>
      </w:r>
      <w:r w:rsidR="00F40DF7" w:rsidRPr="0002206B">
        <w:t>상회사에게</w:t>
      </w:r>
      <w:r w:rsidR="00F40DF7" w:rsidRPr="0002206B">
        <w:t xml:space="preserve"> </w:t>
      </w:r>
      <w:r w:rsidR="00F40DF7" w:rsidRPr="0002206B">
        <w:t>손해가</w:t>
      </w:r>
      <w:r w:rsidR="00F40DF7" w:rsidRPr="0002206B">
        <w:t xml:space="preserve"> </w:t>
      </w:r>
      <w:r w:rsidR="00F40DF7" w:rsidRPr="0002206B">
        <w:t>발생한</w:t>
      </w:r>
      <w:r w:rsidR="00F40DF7" w:rsidRPr="0002206B">
        <w:t xml:space="preserve"> </w:t>
      </w:r>
      <w:r w:rsidR="00F40DF7" w:rsidRPr="0002206B">
        <w:t>경우</w:t>
      </w:r>
      <w:r w:rsidR="00F40DF7" w:rsidRPr="0002206B">
        <w:rPr>
          <w:rFonts w:hint="eastAsia"/>
        </w:rPr>
        <w:t>에는</w:t>
      </w:r>
      <w:r w:rsidR="00F40DF7" w:rsidRPr="0002206B">
        <w:t xml:space="preserve"> </w:t>
      </w:r>
      <w:r w:rsidR="00F40DF7">
        <w:rPr>
          <w:rFonts w:hint="eastAsia"/>
        </w:rPr>
        <w:t>그와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관련하여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매수인이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매도인에게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주장할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수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있는</w:t>
      </w:r>
      <w:r w:rsidR="00F40DF7">
        <w:rPr>
          <w:rFonts w:hint="eastAsia"/>
        </w:rPr>
        <w:t xml:space="preserve"> </w:t>
      </w:r>
      <w:del w:id="182" w:author="SL PARTNERS" w:date="2025-07-10T17:34:00Z" w16du:dateUtc="2025-07-10T08:34:00Z">
        <w:r w:rsidR="00BD6FF4">
          <w:rPr>
            <w:rFonts w:hint="eastAsia"/>
          </w:rPr>
          <w:delText>손해</w:delText>
        </w:r>
        <w:r w:rsidR="00BD6FF4">
          <w:rPr>
            <w:rFonts w:hint="eastAsia"/>
          </w:rPr>
          <w:delText xml:space="preserve"> </w:delText>
        </w:r>
        <w:r w:rsidR="00BD6FF4">
          <w:rPr>
            <w:rFonts w:hint="eastAsia"/>
          </w:rPr>
          <w:delText>금액은</w:delText>
        </w:r>
        <w:r w:rsidR="00BD6FF4">
          <w:rPr>
            <w:rFonts w:hint="eastAsia"/>
          </w:rPr>
          <w:delText xml:space="preserve"> </w:delText>
        </w:r>
        <w:r w:rsidR="00A87BB8">
          <w:rPr>
            <w:rFonts w:hint="eastAsia"/>
          </w:rPr>
          <w:delText xml:space="preserve">(i) </w:delText>
        </w:r>
        <w:r w:rsidR="00FD1ABB" w:rsidRPr="0002206B">
          <w:delText>대상회사에</w:delText>
        </w:r>
        <w:r w:rsidR="00FD1ABB" w:rsidRPr="0002206B">
          <w:delText xml:space="preserve"> </w:delText>
        </w:r>
        <w:r w:rsidR="00FD1ABB" w:rsidRPr="0002206B">
          <w:delText>발생한</w:delText>
        </w:r>
        <w:r w:rsidR="00FD1ABB" w:rsidRPr="0002206B">
          <w:delText xml:space="preserve"> </w:delText>
        </w:r>
        <w:r w:rsidR="00FD1ABB" w:rsidRPr="0002206B">
          <w:delText>손해액</w:delText>
        </w:r>
        <w:r w:rsidR="00FD1ABB" w:rsidRPr="0002206B">
          <w:rPr>
            <w:rFonts w:hint="eastAsia"/>
          </w:rPr>
          <w:delText>에</w:delText>
        </w:r>
        <w:r w:rsidR="00365F3F">
          <w:rPr>
            <w:rFonts w:hint="eastAsia"/>
          </w:rPr>
          <w:delText xml:space="preserve"> </w:delText>
        </w:r>
        <w:r w:rsidR="00A87BB8">
          <w:rPr>
            <w:rFonts w:hint="eastAsia"/>
          </w:rPr>
          <w:delText xml:space="preserve">(ii) </w:delText>
        </w:r>
        <w:r w:rsidR="00F63761" w:rsidRPr="00A87BB8">
          <w:rPr>
            <w:rFonts w:eastAsia="바탕체" w:hint="eastAsia"/>
          </w:rPr>
          <w:delText>거래종결일</w:delText>
        </w:r>
        <w:r w:rsidR="00F63761" w:rsidRPr="00A87BB8">
          <w:rPr>
            <w:rFonts w:eastAsia="바탕체" w:hint="eastAsia"/>
          </w:rPr>
          <w:delText xml:space="preserve"> </w:delText>
        </w:r>
        <w:r w:rsidR="00F63761" w:rsidRPr="00A87BB8">
          <w:rPr>
            <w:rFonts w:eastAsia="바탕체" w:hint="eastAsia"/>
          </w:rPr>
          <w:delText>현재</w:delText>
        </w:r>
        <w:r w:rsidR="00F63761" w:rsidRPr="00A87BB8">
          <w:rPr>
            <w:rFonts w:eastAsia="바탕체" w:hint="eastAsia"/>
          </w:rPr>
          <w:delText xml:space="preserve"> </w:delText>
        </w:r>
        <w:r w:rsidR="00F63761" w:rsidRPr="00A87BB8">
          <w:rPr>
            <w:rFonts w:eastAsia="바탕체"/>
          </w:rPr>
          <w:delText>대상주식의</w:delText>
        </w:r>
        <w:r w:rsidR="00F63761" w:rsidRPr="00A87BB8">
          <w:rPr>
            <w:rFonts w:eastAsia="바탕체"/>
          </w:rPr>
          <w:delText xml:space="preserve"> </w:delText>
        </w:r>
        <w:r w:rsidR="00F63761" w:rsidRPr="00A87BB8">
          <w:rPr>
            <w:rFonts w:eastAsia="바탕체"/>
          </w:rPr>
          <w:delText>지분율</w:delText>
        </w:r>
        <w:r w:rsidR="00365F3F">
          <w:rPr>
            <w:rFonts w:hint="eastAsia"/>
          </w:rPr>
          <w:delText>을</w:delText>
        </w:r>
        <w:r w:rsidR="00365F3F">
          <w:rPr>
            <w:rFonts w:hint="eastAsia"/>
          </w:rPr>
          <w:delText xml:space="preserve"> </w:delText>
        </w:r>
        <w:r w:rsidR="00365F3F">
          <w:rPr>
            <w:rFonts w:hint="eastAsia"/>
          </w:rPr>
          <w:delText>곱한</w:delText>
        </w:r>
        <w:r w:rsidR="00365F3F">
          <w:rPr>
            <w:rFonts w:hint="eastAsia"/>
          </w:rPr>
          <w:delText xml:space="preserve"> </w:delText>
        </w:r>
        <w:r w:rsidR="00365F3F">
          <w:rPr>
            <w:rFonts w:hint="eastAsia"/>
          </w:rPr>
          <w:delText>금액</w:delText>
        </w:r>
        <w:r w:rsidR="000902E1">
          <w:rPr>
            <w:rFonts w:hint="eastAsia"/>
          </w:rPr>
          <w:delText>으</w:delText>
        </w:r>
        <w:r w:rsidR="00FD1ABB" w:rsidRPr="0002206B">
          <w:rPr>
            <w:rFonts w:hint="eastAsia"/>
          </w:rPr>
          <w:delText>로</w:delText>
        </w:r>
        <w:r w:rsidR="00FD1ABB" w:rsidRPr="0002206B">
          <w:rPr>
            <w:rFonts w:hint="eastAsia"/>
          </w:rPr>
          <w:delText xml:space="preserve"> </w:delText>
        </w:r>
        <w:r w:rsidR="007719BA">
          <w:rPr>
            <w:rFonts w:hint="eastAsia"/>
          </w:rPr>
          <w:delText>본</w:delText>
        </w:r>
        <w:r w:rsidR="008D1DC0">
          <w:rPr>
            <w:rFonts w:hint="eastAsia"/>
          </w:rPr>
          <w:delText>다</w:delText>
        </w:r>
        <w:r w:rsidR="00FD1ABB" w:rsidRPr="0002206B">
          <w:rPr>
            <w:rFonts w:hint="eastAsia"/>
          </w:rPr>
          <w:delText>.</w:delText>
        </w:r>
        <w:r w:rsidR="00174F05">
          <w:delText xml:space="preserve"> </w:delText>
        </w:r>
        <w:r w:rsidR="00597285" w:rsidRPr="00521926">
          <w:rPr>
            <w:rFonts w:hint="eastAsia"/>
          </w:rPr>
          <w:delText>명확히</w:delText>
        </w:r>
        <w:r w:rsidR="00597285" w:rsidRPr="00521926">
          <w:delText xml:space="preserve"> </w:delText>
        </w:r>
        <w:r w:rsidR="00597285" w:rsidRPr="00521926">
          <w:delText>하면</w:delText>
        </w:r>
        <w:r w:rsidR="00597285" w:rsidRPr="00521926">
          <w:delText xml:space="preserve">, </w:delText>
        </w:r>
        <w:r w:rsidR="00597285" w:rsidRPr="00521926">
          <w:delText>본</w:delText>
        </w:r>
        <w:r w:rsidR="00597285" w:rsidRPr="00521926">
          <w:delText xml:space="preserve"> </w:delText>
        </w:r>
        <w:r w:rsidR="00597285" w:rsidRPr="00521926">
          <w:delText>항</w:delText>
        </w:r>
        <w:r w:rsidR="00597285" w:rsidRPr="00521926">
          <w:delText xml:space="preserve"> </w:delText>
        </w:r>
        <w:r w:rsidR="00597285" w:rsidRPr="00521926">
          <w:delText>제</w:delText>
        </w:r>
        <w:r w:rsidR="00597285" w:rsidRPr="00521926">
          <w:delText>2</w:delText>
        </w:r>
        <w:r w:rsidR="00597285" w:rsidRPr="00521926">
          <w:delText>문은</w:delText>
        </w:r>
        <w:r w:rsidR="00597285" w:rsidRPr="00521926">
          <w:delText xml:space="preserve"> </w:delText>
        </w:r>
        <w:r w:rsidR="00597285" w:rsidRPr="00521926">
          <w:delText>본</w:delText>
        </w:r>
        <w:r w:rsidR="00597285" w:rsidRPr="00521926">
          <w:delText xml:space="preserve"> </w:delText>
        </w:r>
        <w:r w:rsidR="00597285" w:rsidRPr="00521926">
          <w:delText>계약에</w:delText>
        </w:r>
        <w:r w:rsidR="00597285" w:rsidRPr="00521926">
          <w:delText xml:space="preserve"> </w:delText>
        </w:r>
        <w:r w:rsidR="00597285" w:rsidRPr="00521926">
          <w:delText>규정된</w:delText>
        </w:r>
        <w:r w:rsidR="00597285" w:rsidRPr="00521926">
          <w:delText xml:space="preserve"> </w:delText>
        </w:r>
        <w:r w:rsidR="00597285" w:rsidRPr="00521926">
          <w:delText>매도인의</w:delText>
        </w:r>
        <w:r w:rsidR="00597285" w:rsidRPr="00521926">
          <w:delText xml:space="preserve"> </w:delText>
        </w:r>
        <w:r w:rsidR="00597285" w:rsidRPr="00521926">
          <w:delText>진술</w:delText>
        </w:r>
        <w:r w:rsidR="00597285" w:rsidRPr="00521926">
          <w:delText xml:space="preserve"> </w:delText>
        </w:r>
        <w:r w:rsidR="00597285" w:rsidRPr="00521926">
          <w:delText>및</w:delText>
        </w:r>
        <w:r w:rsidR="00597285" w:rsidRPr="00521926">
          <w:delText xml:space="preserve"> </w:delText>
        </w:r>
        <w:r w:rsidR="00597285" w:rsidRPr="00521926">
          <w:delText>보장</w:delText>
        </w:r>
        <w:r w:rsidR="00597285" w:rsidRPr="00521926">
          <w:delText xml:space="preserve">, </w:delText>
        </w:r>
        <w:r w:rsidR="00597285" w:rsidRPr="00521926">
          <w:delText>확약</w:delText>
        </w:r>
        <w:r w:rsidR="00597285" w:rsidRPr="00521926">
          <w:delText xml:space="preserve"> </w:delText>
        </w:r>
        <w:r w:rsidR="00597285" w:rsidRPr="00521926">
          <w:delText>기타</w:delText>
        </w:r>
        <w:r w:rsidR="00597285" w:rsidRPr="00521926">
          <w:delText xml:space="preserve"> </w:delText>
        </w:r>
        <w:r w:rsidR="00597285" w:rsidRPr="00521926">
          <w:delText>의무</w:delText>
        </w:r>
        <w:r w:rsidR="00597285" w:rsidRPr="00521926">
          <w:delText xml:space="preserve"> </w:delText>
        </w:r>
        <w:r w:rsidR="00597285" w:rsidRPr="00521926">
          <w:delText>위반으로</w:delText>
        </w:r>
        <w:r w:rsidR="00597285" w:rsidRPr="00521926">
          <w:delText xml:space="preserve"> </w:delText>
        </w:r>
        <w:r w:rsidR="00597285" w:rsidRPr="00521926">
          <w:delText>인해</w:delText>
        </w:r>
        <w:r w:rsidR="00597285" w:rsidRPr="00521926">
          <w:delText xml:space="preserve"> </w:delText>
        </w:r>
        <w:r w:rsidR="00597285" w:rsidRPr="00521926">
          <w:delText>대상회사에</w:delText>
        </w:r>
        <w:r w:rsidR="00597285" w:rsidRPr="00521926">
          <w:delText xml:space="preserve"> </w:delText>
        </w:r>
        <w:r w:rsidR="00597285" w:rsidRPr="00521926">
          <w:delText>손해가</w:delText>
        </w:r>
        <w:r w:rsidR="00597285" w:rsidRPr="00521926">
          <w:delText xml:space="preserve"> </w:delText>
        </w:r>
        <w:r w:rsidR="00597285" w:rsidRPr="00521926">
          <w:delText>발생한</w:delText>
        </w:r>
        <w:r w:rsidR="00597285" w:rsidRPr="00521926">
          <w:delText xml:space="preserve"> </w:delText>
        </w:r>
        <w:r w:rsidR="00597285" w:rsidRPr="00521926">
          <w:delText>경우</w:delText>
        </w:r>
        <w:r w:rsidR="00597285" w:rsidRPr="00521926">
          <w:delText>(</w:delText>
        </w:r>
        <w:r w:rsidR="00597285" w:rsidRPr="00521926">
          <w:delText>대상회사에</w:delText>
        </w:r>
        <w:r w:rsidR="00597285" w:rsidRPr="00521926">
          <w:delText xml:space="preserve"> </w:delText>
        </w:r>
        <w:r w:rsidR="00597285" w:rsidRPr="00521926">
          <w:delText>발생한</w:delText>
        </w:r>
        <w:r w:rsidR="00597285" w:rsidRPr="00521926">
          <w:delText xml:space="preserve"> </w:delText>
        </w:r>
        <w:r w:rsidR="00597285" w:rsidRPr="00521926">
          <w:delText>손해로</w:delText>
        </w:r>
        <w:r w:rsidR="00597285" w:rsidRPr="00521926">
          <w:delText xml:space="preserve"> </w:delText>
        </w:r>
        <w:r w:rsidR="00597285" w:rsidRPr="00521926">
          <w:delText>인해</w:delText>
        </w:r>
        <w:r w:rsidR="00597285" w:rsidRPr="00521926">
          <w:delText xml:space="preserve"> </w:delText>
        </w:r>
        <w:r w:rsidR="00597285" w:rsidRPr="00521926">
          <w:delText>매수인에게</w:delText>
        </w:r>
        <w:r w:rsidR="00597285" w:rsidRPr="00521926">
          <w:delText xml:space="preserve"> </w:delText>
        </w:r>
        <w:r w:rsidR="00597285" w:rsidRPr="00521926">
          <w:delText>직간접적으로</w:delText>
        </w:r>
        <w:r w:rsidR="00597285" w:rsidRPr="00521926">
          <w:delText xml:space="preserve"> </w:delText>
        </w:r>
        <w:r w:rsidR="00597285" w:rsidRPr="00521926">
          <w:delText>손해가</w:delText>
        </w:r>
        <w:r w:rsidR="00597285" w:rsidRPr="00521926">
          <w:delText xml:space="preserve"> </w:delText>
        </w:r>
        <w:r w:rsidR="00597285" w:rsidRPr="00521926">
          <w:delText>발생한</w:delText>
        </w:r>
        <w:r w:rsidR="00597285" w:rsidRPr="00521926">
          <w:delText xml:space="preserve"> </w:delText>
        </w:r>
        <w:r w:rsidR="00597285" w:rsidRPr="00521926">
          <w:delText>경우를</w:delText>
        </w:r>
        <w:r w:rsidR="00597285" w:rsidRPr="00521926">
          <w:delText xml:space="preserve"> </w:delText>
        </w:r>
        <w:r w:rsidR="00597285" w:rsidRPr="00521926">
          <w:delText>포함함</w:delText>
        </w:r>
        <w:r w:rsidR="00597285" w:rsidRPr="00521926">
          <w:delText>)</w:delText>
        </w:r>
        <w:r w:rsidR="00597285" w:rsidRPr="00521926">
          <w:delText>에</w:delText>
        </w:r>
        <w:r w:rsidR="00597285" w:rsidRPr="00521926">
          <w:delText xml:space="preserve"> </w:delText>
        </w:r>
        <w:r w:rsidR="00597285" w:rsidRPr="00521926">
          <w:delText>한정하여</w:delText>
        </w:r>
        <w:r w:rsidR="00597285" w:rsidRPr="00521926">
          <w:delText xml:space="preserve"> </w:delText>
        </w:r>
        <w:r w:rsidR="00597285" w:rsidRPr="00521926">
          <w:delText>적용된다</w:delText>
        </w:r>
        <w:r w:rsidR="00597285">
          <w:rPr>
            <w:rFonts w:hint="eastAsia"/>
          </w:rPr>
          <w:delText>.</w:delText>
        </w:r>
      </w:del>
      <w:ins w:id="183" w:author="SL PARTNERS" w:date="2025-07-10T17:34:00Z" w16du:dateUtc="2025-07-10T08:34:00Z">
        <w:r w:rsidR="00F40DF7">
          <w:rPr>
            <w:rFonts w:hint="eastAsia"/>
          </w:rPr>
          <w:t>매수인의</w:t>
        </w:r>
        <w:r w:rsidR="00F40DF7">
          <w:rPr>
            <w:rFonts w:hint="eastAsia"/>
          </w:rPr>
          <w:t xml:space="preserve"> </w:t>
        </w:r>
        <w:r w:rsidR="00F40DF7">
          <w:rPr>
            <w:rFonts w:hint="eastAsia"/>
          </w:rPr>
          <w:t>손해</w:t>
        </w:r>
        <w:r w:rsidR="00F40DF7">
          <w:rPr>
            <w:rFonts w:hint="eastAsia"/>
          </w:rPr>
          <w:t xml:space="preserve"> </w:t>
        </w:r>
        <w:r w:rsidR="00F40DF7">
          <w:rPr>
            <w:rFonts w:hint="eastAsia"/>
          </w:rPr>
          <w:t>금액은</w:t>
        </w:r>
        <w:r w:rsidR="00F40DF7">
          <w:rPr>
            <w:rFonts w:hint="eastAsia"/>
          </w:rPr>
          <w:t xml:space="preserve"> </w:t>
        </w:r>
        <w:r w:rsidR="00F40DF7" w:rsidRPr="0002206B">
          <w:t>대상회사에</w:t>
        </w:r>
        <w:r w:rsidR="00F40DF7" w:rsidRPr="0002206B">
          <w:t xml:space="preserve"> </w:t>
        </w:r>
        <w:r w:rsidR="00F40DF7" w:rsidRPr="0002206B">
          <w:t>발생한</w:t>
        </w:r>
        <w:r w:rsidR="00F40DF7" w:rsidRPr="0002206B">
          <w:t xml:space="preserve"> </w:t>
        </w:r>
        <w:r w:rsidR="00F40DF7" w:rsidRPr="0002206B">
          <w:t>손해액</w:t>
        </w:r>
        <w:r w:rsidR="00F40DF7">
          <w:rPr>
            <w:rFonts w:hint="eastAsia"/>
          </w:rPr>
          <w:t xml:space="preserve"> </w:t>
        </w:r>
        <w:r w:rsidR="00F40DF7">
          <w:rPr>
            <w:rFonts w:hint="eastAsia"/>
          </w:rPr>
          <w:t>전액으로</w:t>
        </w:r>
        <w:r w:rsidR="00F40DF7">
          <w:rPr>
            <w:rFonts w:hint="eastAsia"/>
          </w:rPr>
          <w:t xml:space="preserve"> </w:t>
        </w:r>
        <w:r w:rsidR="00F40DF7">
          <w:rPr>
            <w:rFonts w:hint="eastAsia"/>
          </w:rPr>
          <w:t>한다</w:t>
        </w:r>
        <w:r w:rsidR="00F40DF7">
          <w:rPr>
            <w:rFonts w:hint="eastAsia"/>
          </w:rPr>
          <w:t>.</w:t>
        </w:r>
      </w:ins>
      <w:bookmarkEnd w:id="181"/>
      <w:r w:rsidR="00597285">
        <w:rPr>
          <w:rFonts w:hint="eastAsia"/>
        </w:rPr>
        <w:t xml:space="preserve"> </w:t>
      </w:r>
      <w:r w:rsidR="00E96B18" w:rsidRPr="00E96B18">
        <w:t xml:space="preserve"> </w:t>
      </w:r>
    </w:p>
    <w:p w14:paraId="0AC78276" w14:textId="598AFB10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szCs w:val="23"/>
          <w:u w:val="single"/>
        </w:rPr>
        <w:t>제</w:t>
      </w:r>
      <w:r w:rsidR="00717E6B">
        <w:rPr>
          <w:rFonts w:hint="eastAsia"/>
          <w:szCs w:val="23"/>
          <w:u w:val="single"/>
        </w:rPr>
        <w:t>7</w:t>
      </w:r>
      <w:r w:rsidR="00717E6B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22E4AD6E" w14:textId="77777777" w:rsidR="00DF4A40" w:rsidRPr="000326A8" w:rsidRDefault="006D3290" w:rsidP="00877E3D">
      <w:pPr>
        <w:pStyle w:val="LKLevel2"/>
      </w:pPr>
      <w:bookmarkStart w:id="184" w:name="_DV_M222"/>
      <w:bookmarkStart w:id="185" w:name="_Ref105673444"/>
      <w:bookmarkStart w:id="186" w:name="_Toc176821190"/>
      <w:bookmarkEnd w:id="184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185"/>
      <w:bookmarkEnd w:id="186"/>
    </w:p>
    <w:p w14:paraId="644F8980" w14:textId="77777777" w:rsidR="00F50C96" w:rsidRPr="006B6FA6" w:rsidRDefault="006603A0" w:rsidP="00877E3D">
      <w:pPr>
        <w:pStyle w:val="LKLevel3"/>
        <w:rPr>
          <w:del w:id="187" w:author="SL PARTNERS" w:date="2025-07-10T17:34:00Z" w16du:dateUtc="2025-07-10T08:34:00Z"/>
          <w:szCs w:val="22"/>
          <w:u w:val="single"/>
        </w:rPr>
      </w:pPr>
      <w:bookmarkStart w:id="188" w:name="_Ref106181960"/>
      <w:r w:rsidRPr="00F639A3">
        <w:rPr>
          <w:rFonts w:hint="eastAsia"/>
          <w:szCs w:val="22"/>
          <w:u w:val="single"/>
        </w:rPr>
        <w:t>제</w:t>
      </w:r>
      <w:r w:rsidRPr="00F639A3">
        <w:rPr>
          <w:szCs w:val="22"/>
          <w:u w:val="single"/>
        </w:rPr>
        <w:fldChar w:fldCharType="begin"/>
      </w:r>
      <w:r w:rsidRPr="00F639A3">
        <w:rPr>
          <w:szCs w:val="22"/>
          <w:u w:val="single"/>
        </w:rPr>
        <w:instrText xml:space="preserve"> </w:instrText>
      </w:r>
      <w:r w:rsidRPr="00F639A3">
        <w:rPr>
          <w:rFonts w:hint="eastAsia"/>
          <w:szCs w:val="22"/>
          <w:u w:val="single"/>
        </w:rPr>
        <w:instrText>REF _Ref105666605 \w \h</w:instrText>
      </w:r>
      <w:r w:rsidRPr="00F639A3">
        <w:rPr>
          <w:szCs w:val="22"/>
          <w:u w:val="single"/>
        </w:rPr>
        <w:instrText xml:space="preserve">  \* MERGEFORMAT </w:instrText>
      </w:r>
      <w:r w:rsidRPr="00F639A3">
        <w:rPr>
          <w:szCs w:val="22"/>
          <w:u w:val="single"/>
        </w:rPr>
      </w:r>
      <w:r w:rsidRPr="00F639A3">
        <w:rPr>
          <w:szCs w:val="22"/>
          <w:u w:val="single"/>
        </w:rPr>
        <w:fldChar w:fldCharType="separate"/>
      </w:r>
      <w:r>
        <w:rPr>
          <w:szCs w:val="22"/>
          <w:u w:val="single"/>
        </w:rPr>
        <w:t>4.1</w:t>
      </w:r>
      <w:r w:rsidRPr="00F639A3">
        <w:rPr>
          <w:szCs w:val="22"/>
          <w:u w:val="single"/>
        </w:rPr>
        <w:fldChar w:fldCharType="end"/>
      </w:r>
      <w:ins w:id="189" w:author="SL PARTNERS" w:date="2025-07-10T17:34:00Z" w16du:dateUtc="2025-07-10T08:34:00Z">
        <w:r w:rsidRPr="00F639A3">
          <w:rPr>
            <w:rFonts w:hint="eastAsia"/>
            <w:szCs w:val="22"/>
            <w:u w:val="single"/>
          </w:rPr>
          <w:t>조</w:t>
        </w:r>
        <w:r w:rsidRPr="00915668">
          <w:rPr>
            <w:rFonts w:hint="eastAsia"/>
            <w:szCs w:val="22"/>
          </w:rPr>
          <w:t xml:space="preserve"> </w:t>
        </w:r>
        <w:r w:rsidRPr="00915668">
          <w:rPr>
            <w:rFonts w:hint="eastAsia"/>
            <w:szCs w:val="22"/>
          </w:rPr>
          <w:t>및</w:t>
        </w:r>
        <w:r w:rsidRPr="00915668">
          <w:rPr>
            <w:rFonts w:hint="eastAsia"/>
            <w:szCs w:val="22"/>
          </w:rPr>
          <w:t xml:space="preserve"> </w:t>
        </w:r>
        <w:r>
          <w:rPr>
            <w:rFonts w:hint="eastAsia"/>
            <w:szCs w:val="22"/>
            <w:u w:val="single"/>
          </w:rPr>
          <w:t>제</w:t>
        </w:r>
        <w:r>
          <w:rPr>
            <w:rFonts w:hint="eastAsia"/>
            <w:szCs w:val="22"/>
            <w:u w:val="single"/>
          </w:rPr>
          <w:t>4.2</w:t>
        </w:r>
      </w:ins>
      <w:r>
        <w:rPr>
          <w:rFonts w:hint="eastAsia"/>
          <w:szCs w:val="22"/>
          <w:u w:val="single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del w:id="190" w:author="SL PARTNERS" w:date="2025-07-10T17:34:00Z" w16du:dateUtc="2025-07-10T08:34:00Z">
        <w:r w:rsidR="00474B5D" w:rsidRPr="00F639A3">
          <w:rPr>
            <w:szCs w:val="22"/>
          </w:rPr>
          <w:delText>매도인의</w:delText>
        </w:r>
      </w:del>
      <w:ins w:id="191" w:author="SL PARTNERS" w:date="2025-07-10T17:34:00Z" w16du:dateUtc="2025-07-10T08:34:00Z">
        <w:r w:rsidRPr="00F639A3">
          <w:rPr>
            <w:szCs w:val="22"/>
          </w:rPr>
          <w:t>매도인</w:t>
        </w:r>
        <w:r>
          <w:rPr>
            <w:rFonts w:hint="eastAsia"/>
            <w:szCs w:val="22"/>
          </w:rPr>
          <w:t>들</w:t>
        </w:r>
        <w:r w:rsidRPr="00F639A3">
          <w:rPr>
            <w:szCs w:val="22"/>
          </w:rPr>
          <w:t>의</w:t>
        </w:r>
      </w:ins>
      <w:r w:rsidRPr="00F639A3">
        <w:rPr>
          <w:szCs w:val="22"/>
        </w:rPr>
        <w:t xml:space="preserve"> </w:t>
      </w:r>
      <w:r w:rsidRPr="00F639A3">
        <w:rPr>
          <w:szCs w:val="22"/>
        </w:rPr>
        <w:t>진술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및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보장은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거래종결일로부터</w:t>
      </w:r>
      <w:r w:rsidRPr="00F639A3">
        <w:rPr>
          <w:szCs w:val="22"/>
        </w:rPr>
        <w:t xml:space="preserve"> </w:t>
      </w:r>
      <w:del w:id="192" w:author="SL PARTNERS" w:date="2025-07-10T17:34:00Z" w16du:dateUtc="2025-07-10T08:34:00Z">
        <w:r w:rsidR="00190099" w:rsidRPr="00904EAF">
          <w:rPr>
            <w:szCs w:val="22"/>
          </w:rPr>
          <w:delText>12</w:delText>
        </w:r>
      </w:del>
      <w:ins w:id="193" w:author="SL PARTNERS" w:date="2025-07-10T17:34:00Z" w16du:dateUtc="2025-07-10T08:34:00Z">
        <w:r>
          <w:rPr>
            <w:rFonts w:hint="eastAsia"/>
            <w:szCs w:val="22"/>
          </w:rPr>
          <w:t>36</w:t>
        </w:r>
      </w:ins>
      <w:r>
        <w:rPr>
          <w:rFonts w:hint="eastAsia"/>
          <w:szCs w:val="22"/>
        </w:rPr>
        <w:t>개월</w:t>
      </w:r>
      <w:r w:rsidRPr="005B710F">
        <w:rPr>
          <w:szCs w:val="22"/>
        </w:rPr>
        <w:t>이</w:t>
      </w:r>
      <w:r w:rsidRPr="005B710F">
        <w:rPr>
          <w:szCs w:val="22"/>
        </w:rPr>
        <w:t xml:space="preserve"> </w:t>
      </w:r>
      <w:r w:rsidRPr="00F639A3">
        <w:rPr>
          <w:szCs w:val="22"/>
        </w:rPr>
        <w:t>되는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날까지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유</w:t>
      </w:r>
      <w:r w:rsidRPr="00270961">
        <w:rPr>
          <w:szCs w:val="22"/>
        </w:rPr>
        <w:t>효하게</w:t>
      </w:r>
      <w:r w:rsidRPr="00270961">
        <w:rPr>
          <w:szCs w:val="22"/>
        </w:rPr>
        <w:t xml:space="preserve"> </w:t>
      </w:r>
      <w:r w:rsidRPr="00270961">
        <w:rPr>
          <w:szCs w:val="22"/>
        </w:rPr>
        <w:t>존속한다</w:t>
      </w:r>
      <w:r w:rsidRPr="00270961">
        <w:rPr>
          <w:szCs w:val="22"/>
        </w:rPr>
        <w:t xml:space="preserve">. </w:t>
      </w:r>
      <w:r w:rsidRPr="00270961">
        <w:t>단</w:t>
      </w:r>
      <w:r w:rsidRPr="00270961">
        <w:t xml:space="preserve">, </w:t>
      </w:r>
      <w:r w:rsidRPr="00270961">
        <w:t>본</w:t>
      </w:r>
      <w:r w:rsidRPr="00270961">
        <w:t xml:space="preserve"> </w:t>
      </w:r>
      <w:r w:rsidRPr="00270961">
        <w:t>계약</w:t>
      </w:r>
      <w:r w:rsidRPr="00270961">
        <w:t xml:space="preserve"> </w:t>
      </w:r>
      <w:r w:rsidRPr="00270961">
        <w:rPr>
          <w:u w:val="single"/>
        </w:rPr>
        <w:fldChar w:fldCharType="begin"/>
      </w:r>
      <w:r w:rsidRPr="00270961">
        <w:instrText xml:space="preserve"> REF _Ref106185513 \r \h </w:instrText>
      </w:r>
      <w:r w:rsidRPr="00270961">
        <w:rPr>
          <w:u w:val="single"/>
        </w:rPr>
        <w:instrText xml:space="preserve">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rFonts w:hint="eastAsia"/>
          <w:u w:val="single"/>
        </w:rPr>
        <w:t>별첨</w:t>
      </w:r>
      <w:r w:rsidRPr="00270961">
        <w:rPr>
          <w:rFonts w:hint="eastAsia"/>
          <w:u w:val="single"/>
        </w:rPr>
        <w:t xml:space="preserve"> 4.1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제</w:t>
      </w:r>
      <w:ins w:id="194" w:author="SL PARTNERS" w:date="2025-07-10T17:34:00Z" w16du:dateUtc="2025-07-10T08:34:00Z">
        <w:r w:rsidRPr="00270961">
          <w:rPr>
            <w:u w:val="single"/>
          </w:rPr>
          <w:fldChar w:fldCharType="begin"/>
        </w:r>
        <w:r w:rsidRPr="00270961">
          <w:rPr>
            <w:u w:val="single"/>
          </w:rPr>
          <w:instrText xml:space="preserve"> </w:instrText>
        </w:r>
        <w:r w:rsidRPr="00270961">
          <w:rPr>
            <w:rFonts w:hint="eastAsia"/>
            <w:u w:val="single"/>
          </w:rPr>
          <w:instrText>REF _Ref106185543 \w \h</w:instrText>
        </w:r>
        <w:r w:rsidRPr="00270961">
          <w:rPr>
            <w:u w:val="single"/>
          </w:rPr>
          <w:instrText xml:space="preserve">  \* MERGEFORMAT </w:instrText>
        </w:r>
        <w:r w:rsidRPr="00270961">
          <w:rPr>
            <w:u w:val="single"/>
          </w:rPr>
        </w:r>
        <w:r w:rsidRPr="00270961">
          <w:rPr>
            <w:u w:val="single"/>
          </w:rPr>
          <w:fldChar w:fldCharType="separate"/>
        </w:r>
        <w:r w:rsidRPr="00270961">
          <w:rPr>
            <w:u w:val="single"/>
          </w:rPr>
          <w:t>1</w:t>
        </w:r>
        <w:r w:rsidRPr="00270961">
          <w:rPr>
            <w:u w:val="single"/>
          </w:rPr>
          <w:fldChar w:fldCharType="end"/>
        </w:r>
        <w:r w:rsidRPr="00270961">
          <w:rPr>
            <w:rFonts w:hint="eastAsia"/>
            <w:u w:val="single"/>
          </w:rPr>
          <w:t>항</w:t>
        </w:r>
        <w:r w:rsidRPr="00270961">
          <w:rPr>
            <w:rFonts w:hint="eastAsia"/>
          </w:rPr>
          <w:t xml:space="preserve"> </w:t>
        </w:r>
        <w:r w:rsidRPr="00270961">
          <w:rPr>
            <w:u w:val="single"/>
          </w:rPr>
          <w:t>제</w:t>
        </w:r>
      </w:ins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_Ref105604899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del w:id="195" w:author="SL PARTNERS" w:date="2025-07-10T17:34:00Z" w16du:dateUtc="2025-07-10T08:34:00Z">
        <w:r w:rsidR="00B3522C">
          <w:rPr>
            <w:rFonts w:hint="eastAsia"/>
            <w:u w:val="single"/>
          </w:rPr>
          <w:delText>항</w:delText>
        </w:r>
      </w:del>
      <w:ins w:id="196" w:author="SL PARTNERS" w:date="2025-07-10T17:34:00Z" w16du:dateUtc="2025-07-10T08:34:00Z">
        <w:r w:rsidRPr="00270961">
          <w:rPr>
            <w:rFonts w:hint="eastAsia"/>
            <w:u w:val="single"/>
          </w:rPr>
          <w:t>호</w:t>
        </w:r>
      </w:ins>
      <w:r w:rsidRPr="00270961">
        <w:t xml:space="preserve"> </w:t>
      </w:r>
      <w:r w:rsidRPr="00270961">
        <w:t>내지</w:t>
      </w:r>
      <w:r w:rsidRPr="00270961"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del w:id="197" w:author="SL PARTNERS" w:date="2025-07-10T17:34:00Z" w16du:dateUtc="2025-07-10T08:34:00Z">
        <w:r w:rsidR="00C4467D">
          <w:rPr>
            <w:rFonts w:hint="eastAsia"/>
            <w:u w:val="single"/>
          </w:rPr>
          <w:delText>3</w:delText>
        </w:r>
        <w:r w:rsidR="00A86ECF" w:rsidRPr="00270961">
          <w:rPr>
            <w:u w:val="single"/>
          </w:rPr>
          <w:delText>)</w:delText>
        </w:r>
        <w:r w:rsidR="00B3522C">
          <w:rPr>
            <w:rFonts w:hint="eastAsia"/>
            <w:u w:val="single"/>
          </w:rPr>
          <w:delText>항</w:delText>
        </w:r>
      </w:del>
      <w:ins w:id="198" w:author="SL PARTNERS" w:date="2025-07-10T17:34:00Z" w16du:dateUtc="2025-07-10T08:34:00Z">
        <w:r>
          <w:rPr>
            <w:rFonts w:hint="eastAsia"/>
            <w:u w:val="single"/>
          </w:rPr>
          <w:t>4</w:t>
        </w:r>
        <w:r w:rsidRPr="00270961">
          <w:rPr>
            <w:u w:val="single"/>
          </w:rPr>
          <w:t>)</w:t>
        </w:r>
        <w:r w:rsidRPr="00270961">
          <w:rPr>
            <w:rFonts w:hint="eastAsia"/>
            <w:u w:val="single"/>
          </w:rPr>
          <w:t>호</w:t>
        </w:r>
      </w:ins>
      <w:r w:rsidRPr="00270961">
        <w:t xml:space="preserve">,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6</w:t>
      </w:r>
      <w:r w:rsidRPr="00270961">
        <w:rPr>
          <w:u w:val="single"/>
        </w:rPr>
        <w:t>)</w:t>
      </w:r>
      <w:del w:id="199" w:author="SL PARTNERS" w:date="2025-07-10T17:34:00Z" w16du:dateUtc="2025-07-10T08:34:00Z">
        <w:r w:rsidR="00B3522C">
          <w:rPr>
            <w:rFonts w:hint="eastAsia"/>
            <w:u w:val="single"/>
          </w:rPr>
          <w:delText>항</w:delText>
        </w:r>
        <w:r w:rsidR="00A86ECF" w:rsidRPr="00270961">
          <w:delText>의</w:delText>
        </w:r>
      </w:del>
      <w:ins w:id="200" w:author="SL PARTNERS" w:date="2025-07-10T17:34:00Z" w16du:dateUtc="2025-07-10T08:34:00Z">
        <w:r w:rsidRPr="00270961">
          <w:rPr>
            <w:rFonts w:hint="eastAsia"/>
            <w:u w:val="single"/>
          </w:rPr>
          <w:t>호</w:t>
        </w:r>
        <w:r w:rsidRPr="00270961">
          <w:t xml:space="preserve">, </w:t>
        </w:r>
        <w:r w:rsidRPr="00270961">
          <w:rPr>
            <w:rFonts w:hint="eastAsia"/>
            <w:u w:val="single"/>
          </w:rPr>
          <w:t>제</w:t>
        </w:r>
        <w:r w:rsidRPr="00270961">
          <w:rPr>
            <w:u w:val="single"/>
          </w:rPr>
          <w:fldChar w:fldCharType="begin"/>
        </w:r>
        <w:r w:rsidRPr="00270961">
          <w:rPr>
            <w:u w:val="single"/>
          </w:rPr>
          <w:instrText xml:space="preserve"> </w:instrText>
        </w:r>
        <w:r w:rsidRPr="00270961">
          <w:rPr>
            <w:rFonts w:hint="eastAsia"/>
            <w:u w:val="single"/>
          </w:rPr>
          <w:instrText>REF _Ref106186017 \w \h</w:instrText>
        </w:r>
        <w:r w:rsidRPr="00270961">
          <w:rPr>
            <w:u w:val="single"/>
          </w:rPr>
          <w:instrText xml:space="preserve">  \* MERGEFORMAT </w:instrText>
        </w:r>
        <w:r w:rsidRPr="00270961">
          <w:rPr>
            <w:u w:val="single"/>
          </w:rPr>
        </w:r>
        <w:r w:rsidRPr="00270961">
          <w:rPr>
            <w:u w:val="single"/>
          </w:rPr>
          <w:fldChar w:fldCharType="separate"/>
        </w:r>
        <w:r w:rsidRPr="00270961">
          <w:rPr>
            <w:u w:val="single"/>
          </w:rPr>
          <w:t>2</w:t>
        </w:r>
        <w:r w:rsidRPr="00270961">
          <w:rPr>
            <w:u w:val="single"/>
          </w:rPr>
          <w:fldChar w:fldCharType="end"/>
        </w:r>
        <w:r w:rsidRPr="00270961">
          <w:rPr>
            <w:rFonts w:hint="eastAsia"/>
            <w:u w:val="single"/>
          </w:rPr>
          <w:t>항</w:t>
        </w:r>
        <w:r w:rsidRPr="00270961">
          <w:rPr>
            <w:rFonts w:hint="eastAsia"/>
          </w:rPr>
          <w:t xml:space="preserve"> </w:t>
        </w:r>
        <w:r w:rsidRPr="00270961">
          <w:rPr>
            <w:u w:val="single"/>
          </w:rPr>
          <w:t>제</w:t>
        </w:r>
        <w:r w:rsidRPr="00270961">
          <w:rPr>
            <w:u w:val="single"/>
          </w:rPr>
          <w:t>(</w:t>
        </w:r>
        <w:r w:rsidRPr="00270961">
          <w:rPr>
            <w:u w:val="single"/>
          </w:rPr>
          <w:fldChar w:fldCharType="begin"/>
        </w:r>
        <w:r w:rsidRPr="00270961">
          <w:rPr>
            <w:u w:val="single"/>
          </w:rPr>
          <w:instrText xml:space="preserve"> REF _Ref106186070 \w \h  \* MERGEFORMAT </w:instrText>
        </w:r>
        <w:r w:rsidRPr="00270961">
          <w:rPr>
            <w:u w:val="single"/>
          </w:rPr>
        </w:r>
        <w:r w:rsidRPr="00270961">
          <w:rPr>
            <w:u w:val="single"/>
          </w:rPr>
          <w:fldChar w:fldCharType="separate"/>
        </w:r>
        <w:r w:rsidRPr="00270961">
          <w:rPr>
            <w:u w:val="single"/>
          </w:rPr>
          <w:t>1</w:t>
        </w:r>
        <w:r w:rsidRPr="00270961">
          <w:rPr>
            <w:u w:val="single"/>
          </w:rPr>
          <w:fldChar w:fldCharType="end"/>
        </w:r>
        <w:r w:rsidRPr="00270961">
          <w:rPr>
            <w:u w:val="single"/>
          </w:rPr>
          <w:t>)</w:t>
        </w:r>
        <w:r w:rsidRPr="00270961">
          <w:rPr>
            <w:rFonts w:hint="eastAsia"/>
            <w:u w:val="single"/>
          </w:rPr>
          <w:t>호</w:t>
        </w:r>
        <w:r>
          <w:rPr>
            <w:rFonts w:hint="eastAsia"/>
          </w:rPr>
          <w:t xml:space="preserve">, </w:t>
        </w:r>
        <w:r w:rsidRPr="00C2306B">
          <w:rPr>
            <w:rFonts w:hint="eastAsia"/>
            <w:u w:val="single"/>
          </w:rPr>
          <w:t>제</w:t>
        </w:r>
        <w:r w:rsidRPr="00C2306B">
          <w:rPr>
            <w:u w:val="single"/>
          </w:rPr>
          <w:t>(2)</w:t>
        </w:r>
        <w:r w:rsidRPr="00C2306B">
          <w:rPr>
            <w:rFonts w:hint="eastAsia"/>
            <w:u w:val="single"/>
          </w:rPr>
          <w:t>호</w:t>
        </w:r>
        <w:r>
          <w:rPr>
            <w:rFonts w:hint="eastAsia"/>
          </w:rPr>
          <w:t>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규정된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진술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보장</w:t>
        </w:r>
        <w:r>
          <w:rPr>
            <w:rFonts w:hint="eastAsia"/>
          </w:rPr>
          <w:t>(</w:t>
        </w:r>
        <w:r>
          <w:t>“</w:t>
        </w:r>
        <w:r w:rsidRPr="00C2306B">
          <w:rPr>
            <w:rFonts w:hint="eastAsia"/>
            <w:u w:val="single"/>
          </w:rPr>
          <w:t>근본적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진술보장</w:t>
        </w:r>
        <w:r>
          <w:t>”</w:t>
        </w:r>
        <w:r>
          <w:rPr>
            <w:rFonts w:hint="eastAsia"/>
          </w:rPr>
          <w:t>)</w:t>
        </w:r>
        <w:r>
          <w:rPr>
            <w:rFonts w:hint="eastAsia"/>
          </w:rPr>
          <w:t>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거래종결일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이후에도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계속하여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기간의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유효하게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존속하며</w:t>
        </w:r>
        <w:r w:rsidRPr="00C2306B">
          <w:t xml:space="preserve">, </w:t>
        </w:r>
        <w:r w:rsidRPr="008A5D37">
          <w:rPr>
            <w:rFonts w:hint="eastAsia"/>
            <w:u w:val="single"/>
          </w:rPr>
          <w:t>제</w:t>
        </w:r>
        <w:r w:rsidRPr="008A5D37">
          <w:rPr>
            <w:rFonts w:hint="eastAsia"/>
            <w:u w:val="single"/>
          </w:rPr>
          <w:t>2</w:t>
        </w:r>
        <w:r w:rsidRPr="008A5D37">
          <w:rPr>
            <w:rFonts w:hint="eastAsia"/>
            <w:u w:val="single"/>
          </w:rPr>
          <w:t>항</w:t>
        </w:r>
        <w:r w:rsidRPr="00C2306B">
          <w:t xml:space="preserve"> </w:t>
        </w:r>
        <w:r w:rsidRPr="008A5D37">
          <w:rPr>
            <w:rFonts w:hint="eastAsia"/>
            <w:u w:val="single"/>
          </w:rPr>
          <w:t>제</w:t>
        </w:r>
        <w:r w:rsidRPr="008A5D37">
          <w:rPr>
            <w:rFonts w:hint="eastAsia"/>
            <w:u w:val="single"/>
          </w:rPr>
          <w:t>(</w:t>
        </w:r>
        <w:r>
          <w:rPr>
            <w:rFonts w:hint="eastAsia"/>
            <w:u w:val="single"/>
          </w:rPr>
          <w:t>10</w:t>
        </w:r>
        <w:r w:rsidRPr="008A5D37">
          <w:rPr>
            <w:rFonts w:hint="eastAsia"/>
            <w:u w:val="single"/>
          </w:rPr>
          <w:t>)</w:t>
        </w:r>
        <w:r w:rsidRPr="008A5D37">
          <w:rPr>
            <w:rFonts w:hint="eastAsia"/>
            <w:u w:val="single"/>
          </w:rPr>
          <w:t>호</w:t>
        </w:r>
        <w:r w:rsidRPr="00C2306B">
          <w:t xml:space="preserve">, </w:t>
        </w:r>
        <w:r w:rsidRPr="008A5D37">
          <w:rPr>
            <w:rFonts w:hint="eastAsia"/>
            <w:u w:val="single"/>
          </w:rPr>
          <w:t>제</w:t>
        </w:r>
        <w:r w:rsidRPr="008A5D37">
          <w:rPr>
            <w:rFonts w:hint="eastAsia"/>
            <w:u w:val="single"/>
          </w:rPr>
          <w:t>(</w:t>
        </w:r>
        <w:r>
          <w:rPr>
            <w:rFonts w:hint="eastAsia"/>
            <w:u w:val="single"/>
          </w:rPr>
          <w:t>14</w:t>
        </w:r>
        <w:r w:rsidRPr="008A5D37">
          <w:rPr>
            <w:rFonts w:hint="eastAsia"/>
            <w:u w:val="single"/>
          </w:rPr>
          <w:t>)</w:t>
        </w:r>
        <w:r w:rsidRPr="008A5D37">
          <w:rPr>
            <w:rFonts w:hint="eastAsia"/>
            <w:u w:val="single"/>
          </w:rPr>
          <w:t>호</w:t>
        </w:r>
        <w:r w:rsidRPr="00411980">
          <w:t xml:space="preserve"> </w:t>
        </w:r>
        <w:r w:rsidRPr="00411980">
          <w:rPr>
            <w:rFonts w:hint="eastAsia"/>
            <w:u w:val="single"/>
          </w:rPr>
          <w:t>제</w:t>
        </w:r>
        <w:r w:rsidRPr="00411980">
          <w:rPr>
            <w:u w:val="single"/>
          </w:rPr>
          <w:t>(1</w:t>
        </w:r>
        <w:r>
          <w:rPr>
            <w:rFonts w:hint="eastAsia"/>
            <w:u w:val="single"/>
          </w:rPr>
          <w:t>6</w:t>
        </w:r>
        <w:r w:rsidRPr="00411980">
          <w:rPr>
            <w:u w:val="single"/>
          </w:rPr>
          <w:t>)</w:t>
        </w:r>
        <w:r w:rsidRPr="00411980">
          <w:rPr>
            <w:rFonts w:hint="eastAsia"/>
            <w:u w:val="single"/>
          </w:rPr>
          <w:t>호</w:t>
        </w:r>
        <w:r w:rsidRPr="00C2306B">
          <w:rPr>
            <w:rFonts w:hint="eastAsia"/>
          </w:rPr>
          <w:t>에</w:t>
        </w:r>
        <w:r w:rsidRPr="00C2306B">
          <w:t xml:space="preserve"> </w:t>
        </w:r>
        <w:r w:rsidRPr="00C2306B">
          <w:rPr>
            <w:rFonts w:hint="eastAsia"/>
          </w:rPr>
          <w:t>규정된</w:t>
        </w:r>
        <w:r w:rsidRPr="00C2306B">
          <w:t xml:space="preserve"> </w:t>
        </w:r>
        <w:r w:rsidRPr="00C2306B">
          <w:rPr>
            <w:rFonts w:hint="eastAsia"/>
          </w:rPr>
          <w:t>매도인의</w:t>
        </w:r>
      </w:ins>
      <w:r w:rsidRPr="00C2306B">
        <w:t xml:space="preserve"> </w:t>
      </w:r>
      <w:r w:rsidRPr="00C2306B">
        <w:rPr>
          <w:rFonts w:hint="eastAsia"/>
        </w:rPr>
        <w:t>진술</w:t>
      </w:r>
      <w:r w:rsidRPr="00C2306B">
        <w:t xml:space="preserve"> </w:t>
      </w:r>
      <w:r w:rsidRPr="00C2306B">
        <w:rPr>
          <w:rFonts w:hint="eastAsia"/>
        </w:rPr>
        <w:t>및</w:t>
      </w:r>
      <w:r w:rsidRPr="00C2306B">
        <w:t xml:space="preserve"> </w:t>
      </w:r>
      <w:r w:rsidRPr="00C2306B">
        <w:rPr>
          <w:rFonts w:hint="eastAsia"/>
        </w:rPr>
        <w:t>보장은</w:t>
      </w:r>
      <w:r w:rsidRPr="00C2306B">
        <w:t xml:space="preserve"> </w:t>
      </w:r>
      <w:r w:rsidRPr="00C2306B">
        <w:rPr>
          <w:rFonts w:hint="eastAsia"/>
        </w:rPr>
        <w:t>거래종결일로부터</w:t>
      </w:r>
      <w:r w:rsidRPr="00C2306B">
        <w:t xml:space="preserve"> </w:t>
      </w:r>
      <w:r>
        <w:rPr>
          <w:rFonts w:hint="eastAsia"/>
        </w:rPr>
        <w:t>5</w:t>
      </w:r>
      <w:r w:rsidRPr="00C2306B">
        <w:rPr>
          <w:rFonts w:hint="eastAsia"/>
        </w:rPr>
        <w:t>년</w:t>
      </w:r>
      <w:r w:rsidRPr="00C2306B">
        <w:t xml:space="preserve"> </w:t>
      </w:r>
      <w:r w:rsidRPr="00C2306B">
        <w:rPr>
          <w:rFonts w:hint="eastAsia"/>
        </w:rPr>
        <w:t>동안</w:t>
      </w:r>
      <w:r w:rsidRPr="00C2306B">
        <w:t xml:space="preserve"> </w:t>
      </w:r>
      <w:r w:rsidRPr="00270961">
        <w:t>존속한다</w:t>
      </w:r>
      <w:r w:rsidRPr="00270961">
        <w:t>.</w:t>
      </w:r>
    </w:p>
    <w:p w14:paraId="0B48778E" w14:textId="3912042E" w:rsidR="00F50C96" w:rsidRPr="000326A8" w:rsidRDefault="00B303A2" w:rsidP="00995F66">
      <w:pPr>
        <w:pStyle w:val="LKLevel3"/>
        <w:numPr>
          <w:ilvl w:val="0"/>
          <w:numId w:val="0"/>
        </w:numPr>
        <w:ind w:left="794"/>
        <w:rPr>
          <w:szCs w:val="23"/>
          <w:u w:val="single"/>
        </w:rPr>
        <w:pPrChange w:id="201" w:author="SL PARTNERS" w:date="2025-07-10T17:34:00Z" w16du:dateUtc="2025-07-10T08:34:00Z">
          <w:pPr>
            <w:pStyle w:val="LKLevel3"/>
          </w:pPr>
        </w:pPrChange>
      </w:pPr>
      <w:bookmarkStart w:id="202" w:name="_Ref106181975"/>
      <w:del w:id="203" w:author="SL PARTNERS" w:date="2025-07-10T17:34:00Z" w16du:dateUtc="2025-07-10T08:34:00Z">
        <w:r w:rsidRPr="0002206B">
          <w:delText>본</w:delText>
        </w:r>
        <w:r w:rsidRPr="0002206B">
          <w:delText xml:space="preserve"> </w:delText>
        </w:r>
        <w:r w:rsidRPr="0002206B">
          <w:delText>계약상</w:delText>
        </w:r>
        <w:r w:rsidRPr="0002206B">
          <w:delText xml:space="preserve"> </w:delText>
        </w:r>
        <w:r w:rsidRPr="0002206B">
          <w:delText>거래종결</w:delText>
        </w:r>
        <w:r w:rsidRPr="0002206B">
          <w:delText xml:space="preserve"> </w:delText>
        </w:r>
        <w:r w:rsidRPr="0002206B">
          <w:delText>전</w:delText>
        </w:r>
        <w:r w:rsidRPr="0002206B">
          <w:delText xml:space="preserve"> </w:delText>
        </w:r>
        <w:r w:rsidRPr="0002206B">
          <w:delText>확약</w:delText>
        </w:r>
        <w:r w:rsidRPr="0002206B">
          <w:delText xml:space="preserve"> </w:delText>
        </w:r>
        <w:r w:rsidRPr="0002206B">
          <w:delText>기타</w:delText>
        </w:r>
        <w:r w:rsidRPr="0002206B">
          <w:delText xml:space="preserve"> </w:delText>
        </w:r>
        <w:r w:rsidRPr="0002206B">
          <w:delText>의무</w:delText>
        </w:r>
        <w:r w:rsidRPr="0002206B">
          <w:delText xml:space="preserve"> </w:delText>
        </w:r>
        <w:r w:rsidRPr="0002206B">
          <w:delText>위반에</w:delText>
        </w:r>
        <w:r w:rsidRPr="0002206B">
          <w:delText xml:space="preserve"> </w:delText>
        </w:r>
        <w:r w:rsidRPr="0002206B">
          <w:delText>따른</w:delText>
        </w:r>
        <w:r w:rsidRPr="0002206B">
          <w:delText xml:space="preserve"> </w:delText>
        </w:r>
        <w:r w:rsidRPr="0002206B">
          <w:delText>손해배상책임은</w:delText>
        </w:r>
        <w:r w:rsidRPr="0002206B">
          <w:delText xml:space="preserve"> </w:delText>
        </w:r>
        <w:r w:rsidRPr="0002206B">
          <w:rPr>
            <w:szCs w:val="23"/>
          </w:rPr>
          <w:delText>거래종결일로부터</w:delText>
        </w:r>
        <w:r w:rsidRPr="0002206B">
          <w:delText xml:space="preserve"> </w:delText>
        </w:r>
        <w:r w:rsidRPr="0002206B">
          <w:rPr>
            <w:rFonts w:hint="eastAsia"/>
          </w:rPr>
          <w:delText>1</w:delText>
        </w:r>
        <w:r w:rsidRPr="0002206B">
          <w:delText>개월이</w:delText>
        </w:r>
        <w:r w:rsidRPr="0002206B">
          <w:delText xml:space="preserve"> </w:delText>
        </w:r>
        <w:r w:rsidRPr="0002206B">
          <w:delText>경과하는</w:delText>
        </w:r>
        <w:r w:rsidRPr="0002206B">
          <w:delText xml:space="preserve"> </w:delText>
        </w:r>
        <w:r w:rsidRPr="0002206B">
          <w:delText>날까지</w:delText>
        </w:r>
      </w:del>
      <w:ins w:id="204" w:author="SL PARTNERS" w:date="2025-07-10T17:34:00Z" w16du:dateUtc="2025-07-10T08:34:00Z"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다만</w:t>
        </w:r>
        <w:r w:rsidR="006603A0">
          <w:rPr>
            <w:rFonts w:hint="eastAsia"/>
          </w:rPr>
          <w:t xml:space="preserve">, </w:t>
        </w:r>
        <w:r w:rsidR="006603A0">
          <w:rPr>
            <w:rFonts w:hint="eastAsia"/>
          </w:rPr>
          <w:t>소멸시효</w:t>
        </w:r>
        <w:r w:rsidR="006603A0">
          <w:rPr>
            <w:rFonts w:hint="eastAsia"/>
          </w:rPr>
          <w:t xml:space="preserve">, </w:t>
        </w:r>
        <w:r w:rsidR="006603A0">
          <w:rPr>
            <w:rFonts w:hint="eastAsia"/>
          </w:rPr>
          <w:t>제척기간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등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법정의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시효가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남아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있는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진술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및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보장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위반은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전단의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기간에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불구하고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법정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기간동안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진술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및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보장이</w:t>
        </w:r>
      </w:ins>
      <w:r w:rsidR="006603A0">
        <w:rPr>
          <w:rFonts w:hint="eastAsia"/>
        </w:rPr>
        <w:t xml:space="preserve"> </w:t>
      </w:r>
      <w:r w:rsidR="006603A0">
        <w:rPr>
          <w:rFonts w:hint="eastAsia"/>
        </w:rPr>
        <w:t>유효하게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존속하고</w:t>
      </w:r>
      <w:r w:rsidR="006603A0">
        <w:rPr>
          <w:rFonts w:hint="eastAsia"/>
        </w:rPr>
        <w:t xml:space="preserve">, </w:t>
      </w:r>
      <w:del w:id="205" w:author="SL PARTNERS" w:date="2025-07-10T17:34:00Z" w16du:dateUtc="2025-07-10T08:34:00Z">
        <w:r w:rsidRPr="0002206B">
          <w:delText>거래종결</w:delText>
        </w:r>
        <w:r w:rsidRPr="0002206B">
          <w:delText xml:space="preserve"> </w:delText>
        </w:r>
        <w:r w:rsidRPr="0002206B">
          <w:delText>후</w:delText>
        </w:r>
        <w:r w:rsidRPr="0002206B">
          <w:delText xml:space="preserve"> </w:delText>
        </w:r>
        <w:r w:rsidRPr="0002206B">
          <w:delText>확약</w:delText>
        </w:r>
        <w:r w:rsidRPr="0002206B">
          <w:delText xml:space="preserve"> </w:delText>
        </w:r>
        <w:r w:rsidRPr="0002206B">
          <w:delText>기타</w:delText>
        </w:r>
        <w:r w:rsidRPr="0002206B">
          <w:delText xml:space="preserve"> </w:delText>
        </w:r>
        <w:r w:rsidRPr="0002206B">
          <w:delText>의무</w:delText>
        </w:r>
        <w:r w:rsidRPr="0002206B">
          <w:delText xml:space="preserve"> </w:delText>
        </w:r>
        <w:r w:rsidRPr="0002206B">
          <w:delText>위반에</w:delText>
        </w:r>
        <w:r w:rsidRPr="0002206B">
          <w:delText xml:space="preserve"> </w:delText>
        </w:r>
        <w:r w:rsidRPr="0002206B">
          <w:delText>따른</w:delText>
        </w:r>
        <w:r w:rsidRPr="0002206B">
          <w:delText xml:space="preserve"> </w:delText>
        </w:r>
        <w:r w:rsidRPr="0002206B">
          <w:delText>손해배상책임은</w:delText>
        </w:r>
        <w:r w:rsidRPr="0002206B">
          <w:delText xml:space="preserve"> </w:delText>
        </w:r>
        <w:r w:rsidRPr="0002206B">
          <w:delText>각</w:delText>
        </w:r>
        <w:r w:rsidRPr="0002206B">
          <w:delText xml:space="preserve"> </w:delText>
        </w:r>
        <w:r w:rsidRPr="0002206B">
          <w:delText>확약</w:delText>
        </w:r>
        <w:r w:rsidRPr="0002206B">
          <w:delText xml:space="preserve"> </w:delText>
        </w:r>
        <w:r w:rsidRPr="0002206B">
          <w:delText>기타</w:delText>
        </w:r>
        <w:r w:rsidRPr="0002206B">
          <w:delText xml:space="preserve"> </w:delText>
        </w:r>
        <w:r w:rsidRPr="0002206B">
          <w:delText>의무</w:delText>
        </w:r>
        <w:r w:rsidRPr="0002206B">
          <w:rPr>
            <w:rFonts w:hint="eastAsia"/>
          </w:rPr>
          <w:delText>가</w:delText>
        </w:r>
        <w:r w:rsidRPr="0002206B">
          <w:rPr>
            <w:rFonts w:hint="eastAsia"/>
          </w:rPr>
          <w:delText xml:space="preserve"> </w:delText>
        </w:r>
        <w:r w:rsidRPr="0002206B">
          <w:rPr>
            <w:rFonts w:hint="eastAsia"/>
          </w:rPr>
          <w:delText>정하는</w:delText>
        </w:r>
        <w:r w:rsidRPr="0002206B">
          <w:rPr>
            <w:rFonts w:hint="eastAsia"/>
          </w:rPr>
          <w:delText xml:space="preserve"> </w:delText>
        </w:r>
        <w:r w:rsidRPr="0002206B">
          <w:rPr>
            <w:rFonts w:hint="eastAsia"/>
          </w:rPr>
          <w:delText>존속기간</w:delText>
        </w:r>
        <w:r w:rsidRPr="0002206B">
          <w:rPr>
            <w:rFonts w:hint="eastAsia"/>
          </w:rPr>
          <w:delText xml:space="preserve"> </w:delText>
        </w:r>
        <w:r w:rsidRPr="0002206B">
          <w:rPr>
            <w:rFonts w:hint="eastAsia"/>
          </w:rPr>
          <w:delText>만료시</w:delText>
        </w:r>
        <w:r w:rsidRPr="0002206B">
          <w:delText>까지</w:delText>
        </w:r>
        <w:r w:rsidRPr="0002206B">
          <w:delText xml:space="preserve"> </w:delText>
        </w:r>
        <w:r w:rsidRPr="0002206B">
          <w:delText>유효하게</w:delText>
        </w:r>
      </w:del>
      <w:ins w:id="206" w:author="SL PARTNERS" w:date="2025-07-10T17:34:00Z" w16du:dateUtc="2025-07-10T08:34:00Z">
        <w:r w:rsidR="006603A0" w:rsidRPr="008C5181">
          <w:rPr>
            <w:rFonts w:eastAsia="바탕체" w:hint="eastAsia"/>
            <w:sz w:val="23"/>
            <w:szCs w:val="23"/>
          </w:rPr>
          <w:t>매도인의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고의</w:t>
        </w:r>
        <w:r w:rsidR="006603A0" w:rsidRPr="008C5181">
          <w:rPr>
            <w:rFonts w:eastAsia="바탕체"/>
            <w:sz w:val="23"/>
            <w:szCs w:val="23"/>
          </w:rPr>
          <w:t xml:space="preserve">, </w:t>
        </w:r>
        <w:r w:rsidR="006603A0" w:rsidRPr="008C5181">
          <w:rPr>
            <w:rFonts w:eastAsia="바탕체" w:hint="eastAsia"/>
            <w:sz w:val="23"/>
            <w:szCs w:val="23"/>
          </w:rPr>
          <w:t>중대한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과실</w:t>
        </w:r>
        <w:r w:rsidR="006603A0" w:rsidRPr="008C5181">
          <w:rPr>
            <w:rFonts w:eastAsia="바탕체"/>
            <w:sz w:val="23"/>
            <w:szCs w:val="23"/>
          </w:rPr>
          <w:t xml:space="preserve">, </w:t>
        </w:r>
        <w:r w:rsidR="006603A0" w:rsidRPr="008C5181">
          <w:rPr>
            <w:rFonts w:eastAsia="바탕체" w:hint="eastAsia"/>
            <w:sz w:val="23"/>
            <w:szCs w:val="23"/>
          </w:rPr>
          <w:t>의도적인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은폐행위로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인한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진술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및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보장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위반은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기한의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제한</w:t>
        </w:r>
        <w:r w:rsidR="006603A0" w:rsidRPr="008C5181">
          <w:rPr>
            <w:rFonts w:eastAsia="바탕체"/>
            <w:sz w:val="23"/>
            <w:szCs w:val="23"/>
          </w:rPr>
          <w:t xml:space="preserve"> </w:t>
        </w:r>
        <w:r w:rsidR="006603A0" w:rsidRPr="008C5181">
          <w:rPr>
            <w:rFonts w:eastAsia="바탕체" w:hint="eastAsia"/>
            <w:sz w:val="23"/>
            <w:szCs w:val="23"/>
          </w:rPr>
          <w:t>없이</w:t>
        </w:r>
      </w:ins>
      <w:r w:rsidR="006603A0" w:rsidRPr="008C5181">
        <w:rPr>
          <w:spacing w:val="3"/>
          <w:sz w:val="23"/>
          <w:rPrChange w:id="207" w:author="SL PARTNERS" w:date="2025-07-10T17:34:00Z" w16du:dateUtc="2025-07-10T08:34:00Z">
            <w:rPr/>
          </w:rPrChange>
        </w:rPr>
        <w:t xml:space="preserve"> </w:t>
      </w:r>
      <w:r w:rsidR="006603A0" w:rsidRPr="008C5181">
        <w:rPr>
          <w:rFonts w:hint="eastAsia"/>
          <w:spacing w:val="3"/>
          <w:sz w:val="23"/>
          <w:rPrChange w:id="208" w:author="SL PARTNERS" w:date="2025-07-10T17:34:00Z" w16du:dateUtc="2025-07-10T08:34:00Z">
            <w:rPr>
              <w:rFonts w:hint="eastAsia"/>
            </w:rPr>
          </w:rPrChange>
        </w:rPr>
        <w:t>존속한다</w:t>
      </w:r>
      <w:r w:rsidR="006603A0" w:rsidRPr="008C5181">
        <w:rPr>
          <w:rFonts w:hint="eastAsia"/>
          <w:spacing w:val="3"/>
          <w:sz w:val="23"/>
          <w:rPrChange w:id="209" w:author="SL PARTNERS" w:date="2025-07-10T17:34:00Z" w16du:dateUtc="2025-07-10T08:34:00Z">
            <w:rPr>
              <w:rFonts w:hint="eastAsia"/>
            </w:rPr>
          </w:rPrChange>
        </w:rPr>
        <w:t>.</w:t>
      </w:r>
      <w:bookmarkEnd w:id="202"/>
      <w:ins w:id="210" w:author="SL PARTNERS" w:date="2025-07-10T17:34:00Z" w16du:dateUtc="2025-07-10T08:34:00Z">
        <w:r w:rsidR="006603A0">
          <w:rPr>
            <w:rFonts w:eastAsia="바탕체" w:hint="eastAsia"/>
            <w:spacing w:val="3"/>
            <w:sz w:val="23"/>
            <w:szCs w:val="23"/>
          </w:rPr>
          <w:t xml:space="preserve"> </w:t>
        </w:r>
        <w:r w:rsidR="006603A0">
          <w:rPr>
            <w:rFonts w:hint="eastAsia"/>
          </w:rPr>
          <w:t>[</w:t>
        </w:r>
        <w:r w:rsidR="006603A0" w:rsidRPr="00C2306B">
          <w:rPr>
            <w:highlight w:val="yellow"/>
          </w:rPr>
          <w:t xml:space="preserve">Note to Seller: </w:t>
        </w:r>
        <w:r w:rsidR="006603A0" w:rsidRPr="00C2306B">
          <w:rPr>
            <w:rFonts w:hint="eastAsia"/>
            <w:highlight w:val="yellow"/>
          </w:rPr>
          <w:t>진술</w:t>
        </w:r>
        <w:r w:rsidR="006603A0" w:rsidRPr="00C2306B">
          <w:rPr>
            <w:highlight w:val="yellow"/>
          </w:rPr>
          <w:t xml:space="preserve"> </w:t>
        </w:r>
        <w:r w:rsidR="006603A0" w:rsidRPr="00C2306B">
          <w:rPr>
            <w:rFonts w:hint="eastAsia"/>
            <w:highlight w:val="yellow"/>
          </w:rPr>
          <w:t>및</w:t>
        </w:r>
        <w:r w:rsidR="006603A0" w:rsidRPr="00C2306B">
          <w:rPr>
            <w:highlight w:val="yellow"/>
          </w:rPr>
          <w:t xml:space="preserve"> </w:t>
        </w:r>
        <w:r w:rsidR="006603A0" w:rsidRPr="00C2306B">
          <w:rPr>
            <w:rFonts w:hint="eastAsia"/>
            <w:highlight w:val="yellow"/>
          </w:rPr>
          <w:t>보장을</w:t>
        </w:r>
        <w:r w:rsidR="006603A0" w:rsidRPr="00C2306B">
          <w:rPr>
            <w:highlight w:val="yellow"/>
          </w:rPr>
          <w:t xml:space="preserve"> </w:t>
        </w:r>
        <w:r w:rsidR="006603A0" w:rsidRPr="00C2306B">
          <w:rPr>
            <w:rFonts w:hint="eastAsia"/>
            <w:highlight w:val="yellow"/>
          </w:rPr>
          <w:t>구체적으로</w:t>
        </w:r>
        <w:r w:rsidR="006603A0" w:rsidRPr="00C2306B">
          <w:rPr>
            <w:highlight w:val="yellow"/>
          </w:rPr>
          <w:t xml:space="preserve"> </w:t>
        </w:r>
        <w:r w:rsidR="006603A0" w:rsidRPr="00C2306B">
          <w:rPr>
            <w:rFonts w:hint="eastAsia"/>
            <w:highlight w:val="yellow"/>
          </w:rPr>
          <w:t>분류하여</w:t>
        </w:r>
        <w:r w:rsidR="006603A0" w:rsidRPr="00C2306B">
          <w:rPr>
            <w:highlight w:val="yellow"/>
          </w:rPr>
          <w:t xml:space="preserve"> </w:t>
        </w:r>
        <w:r w:rsidR="006603A0" w:rsidRPr="00C2306B">
          <w:rPr>
            <w:rFonts w:hint="eastAsia"/>
            <w:highlight w:val="yellow"/>
          </w:rPr>
          <w:t>존속기간을</w:t>
        </w:r>
        <w:r w:rsidR="006603A0" w:rsidRPr="00C2306B">
          <w:rPr>
            <w:highlight w:val="yellow"/>
          </w:rPr>
          <w:t xml:space="preserve"> </w:t>
        </w:r>
        <w:r w:rsidR="006603A0" w:rsidRPr="00C2306B">
          <w:rPr>
            <w:rFonts w:hint="eastAsia"/>
            <w:highlight w:val="yellow"/>
          </w:rPr>
          <w:t>정하였습니다</w:t>
        </w:r>
        <w:r w:rsidR="006603A0" w:rsidRPr="00C2306B">
          <w:rPr>
            <w:highlight w:val="yellow"/>
          </w:rPr>
          <w:t>.</w:t>
        </w:r>
        <w:r w:rsidR="006603A0">
          <w:rPr>
            <w:rFonts w:hint="eastAsia"/>
          </w:rPr>
          <w:t>]</w:t>
        </w:r>
      </w:ins>
      <w:bookmarkEnd w:id="188"/>
    </w:p>
    <w:p w14:paraId="03372165" w14:textId="77777777" w:rsidR="00F50C96" w:rsidRPr="000326A8" w:rsidRDefault="006649CE" w:rsidP="00877E3D">
      <w:pPr>
        <w:pStyle w:val="LKLevel3"/>
        <w:rPr>
          <w:del w:id="211" w:author="SL PARTNERS" w:date="2025-07-10T17:34:00Z" w16du:dateUtc="2025-07-10T08:34:00Z"/>
          <w:szCs w:val="23"/>
          <w:u w:val="single"/>
        </w:rPr>
      </w:pPr>
      <w:del w:id="212" w:author="SL PARTNERS" w:date="2025-07-10T17:34:00Z" w16du:dateUtc="2025-07-10T08:34:00Z">
        <w:r w:rsidRPr="000326A8">
          <w:delText>본</w:delText>
        </w:r>
        <w:r w:rsidRPr="000326A8">
          <w:delText xml:space="preserve"> </w:delText>
        </w:r>
        <w:r w:rsidRPr="000326A8">
          <w:delText>계약의</w:delText>
        </w:r>
        <w:r w:rsidRPr="000326A8">
          <w:delText xml:space="preserve"> </w:delText>
        </w:r>
        <w:r w:rsidRPr="000326A8">
          <w:delText>다른</w:delText>
        </w:r>
        <w:r w:rsidRPr="000326A8">
          <w:delText xml:space="preserve"> </w:delText>
        </w:r>
        <w:r w:rsidR="009A24FB">
          <w:rPr>
            <w:rFonts w:hint="eastAsia"/>
          </w:rPr>
          <w:delText>어떠한</w:delText>
        </w:r>
        <w:r w:rsidR="009A24FB">
          <w:rPr>
            <w:rFonts w:hint="eastAsia"/>
          </w:rPr>
          <w:delText xml:space="preserve"> </w:delText>
        </w:r>
        <w:r w:rsidRPr="000326A8">
          <w:delText>조항에도</w:delText>
        </w:r>
        <w:r w:rsidRPr="000326A8">
          <w:delText xml:space="preserve"> </w:delText>
        </w:r>
        <w:r w:rsidRPr="000326A8">
          <w:delText>불구하고</w:delText>
        </w:r>
        <w:r w:rsidRPr="000326A8">
          <w:delText xml:space="preserve">, </w:delText>
        </w:r>
        <w:r w:rsidR="009224DD">
          <w:rPr>
            <w:rFonts w:hint="eastAsia"/>
          </w:rPr>
          <w:delText>매수인은</w:delText>
        </w:r>
        <w:r w:rsidR="009224DD">
          <w:rPr>
            <w:rFonts w:hint="eastAsia"/>
          </w:rPr>
          <w:delText xml:space="preserve"> </w:delText>
        </w:r>
        <w:r w:rsidRPr="000326A8">
          <w:delText>위</w:delText>
        </w:r>
        <w:r w:rsidRPr="000326A8">
          <w:delText xml:space="preserve"> </w:delText>
        </w:r>
        <w:r w:rsidR="00736380">
          <w:rPr>
            <w:rFonts w:hint="eastAsia"/>
            <w:u w:val="single"/>
          </w:rPr>
          <w:delText>제</w:delText>
        </w:r>
        <w:r w:rsidR="00736380">
          <w:rPr>
            <w:rFonts w:hint="eastAsia"/>
            <w:u w:val="single"/>
          </w:rPr>
          <w:delText>(1)</w:delText>
        </w:r>
        <w:r w:rsidR="00736380">
          <w:rPr>
            <w:rFonts w:hint="eastAsia"/>
            <w:u w:val="single"/>
          </w:rPr>
          <w:delText>항</w:delText>
        </w:r>
        <w:r w:rsidR="00736380" w:rsidRPr="00DA0CED">
          <w:rPr>
            <w:rFonts w:hint="eastAsia"/>
          </w:rPr>
          <w:delText xml:space="preserve"> </w:delText>
        </w:r>
        <w:r w:rsidR="00736380" w:rsidRPr="004B375F">
          <w:rPr>
            <w:rFonts w:hint="eastAsia"/>
          </w:rPr>
          <w:delText>및</w:delText>
        </w:r>
        <w:r w:rsidR="00736380" w:rsidRPr="004B375F">
          <w:rPr>
            <w:rFonts w:hint="eastAsia"/>
          </w:rPr>
          <w:delText xml:space="preserve"> </w:delText>
        </w:r>
        <w:r w:rsidR="00736380">
          <w:rPr>
            <w:rFonts w:hint="eastAsia"/>
            <w:u w:val="single"/>
          </w:rPr>
          <w:delText>제</w:delText>
        </w:r>
        <w:r w:rsidR="00736380">
          <w:rPr>
            <w:rFonts w:hint="eastAsia"/>
            <w:u w:val="single"/>
          </w:rPr>
          <w:delText>(2)</w:delText>
        </w:r>
        <w:r w:rsidR="00736380">
          <w:rPr>
            <w:rFonts w:hint="eastAsia"/>
            <w:u w:val="single"/>
          </w:rPr>
          <w:delText>항</w:delText>
        </w:r>
        <w:r w:rsidR="007F4FBA">
          <w:rPr>
            <w:rFonts w:hint="eastAsia"/>
          </w:rPr>
          <w:delText>에서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정하는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존속</w:delText>
        </w:r>
        <w:r w:rsidRPr="000326A8">
          <w:delText>기간</w:delText>
        </w:r>
        <w:r w:rsidRPr="000326A8">
          <w:delText xml:space="preserve"> </w:delText>
        </w:r>
        <w:r w:rsidRPr="000326A8">
          <w:delText>내에</w:delText>
        </w:r>
        <w:r w:rsidRPr="000326A8">
          <w:delText xml:space="preserve"> </w:delText>
        </w:r>
        <w:r w:rsidR="00205849" w:rsidRPr="000326A8">
          <w:delText>그</w:delText>
        </w:r>
        <w:r w:rsidR="00205849" w:rsidRPr="000326A8">
          <w:delText xml:space="preserve"> </w:delText>
        </w:r>
        <w:r w:rsidR="00205849" w:rsidRPr="000326A8">
          <w:delText>위반을</w:delText>
        </w:r>
        <w:r w:rsidR="00205849" w:rsidRPr="000326A8">
          <w:delText xml:space="preserve"> </w:delText>
        </w:r>
        <w:r w:rsidR="00205849" w:rsidRPr="000326A8">
          <w:delText>주장하는</w:delText>
        </w:r>
        <w:r w:rsidR="00205849" w:rsidRPr="000326A8">
          <w:delText xml:space="preserve"> </w:delText>
        </w:r>
        <w:r w:rsidRPr="009224DD">
          <w:delText>구체적인</w:delText>
        </w:r>
        <w:r w:rsidRPr="000326A8">
          <w:delText xml:space="preserve"> </w:delText>
        </w:r>
        <w:r w:rsidRPr="000326A8">
          <w:delText>항목</w:delText>
        </w:r>
        <w:r w:rsidR="00795825">
          <w:delText xml:space="preserve"> </w:delText>
        </w:r>
        <w:r w:rsidR="00795825">
          <w:rPr>
            <w:rFonts w:hint="eastAsia"/>
          </w:rPr>
          <w:delText>및</w:delText>
        </w:r>
        <w:r w:rsidRPr="000326A8">
          <w:delText xml:space="preserve"> </w:delText>
        </w:r>
        <w:r w:rsidR="00E64435">
          <w:delText>내용</w:delText>
        </w:r>
        <w:r w:rsidR="00E64435">
          <w:delText>,</w:delText>
        </w:r>
        <w:r w:rsidRPr="000326A8">
          <w:delText xml:space="preserve"> </w:delText>
        </w:r>
        <w:r w:rsidRPr="000326A8">
          <w:delText>항목별</w:delText>
        </w:r>
        <w:r w:rsidRPr="000326A8">
          <w:delText xml:space="preserve"> </w:delText>
        </w:r>
        <w:r w:rsidRPr="000326A8">
          <w:delText>근거자료</w:delText>
        </w:r>
        <w:r w:rsidRPr="000326A8">
          <w:delText xml:space="preserve"> </w:delText>
        </w:r>
        <w:r w:rsidRPr="000326A8">
          <w:delText>및</w:delText>
        </w:r>
        <w:r w:rsidRPr="000326A8">
          <w:delText xml:space="preserve"> </w:delText>
        </w:r>
        <w:r w:rsidR="00B07A5F">
          <w:rPr>
            <w:rFonts w:hint="eastAsia"/>
          </w:rPr>
          <w:delText>그</w:delText>
        </w:r>
        <w:r w:rsidRPr="000326A8">
          <w:delText>로</w:delText>
        </w:r>
        <w:r w:rsidRPr="000326A8">
          <w:delText xml:space="preserve"> </w:delText>
        </w:r>
        <w:r w:rsidRPr="000326A8">
          <w:delText>인한</w:delText>
        </w:r>
        <w:r w:rsidRPr="000326A8">
          <w:delText xml:space="preserve"> </w:delText>
        </w:r>
        <w:r w:rsidRPr="000326A8">
          <w:delText>손해액</w:delText>
        </w:r>
        <w:r w:rsidRPr="000326A8">
          <w:delText xml:space="preserve"> </w:delText>
        </w:r>
        <w:r w:rsidRPr="000326A8">
          <w:delText>등을</w:delText>
        </w:r>
        <w:r w:rsidRPr="000326A8">
          <w:delText xml:space="preserve"> </w:delText>
        </w:r>
        <w:r w:rsidR="00217A70">
          <w:rPr>
            <w:rFonts w:hint="eastAsia"/>
          </w:rPr>
          <w:delText>매도인</w:delText>
        </w:r>
        <w:r w:rsidRPr="000326A8">
          <w:delText>에게</w:delText>
        </w:r>
        <w:r w:rsidRPr="000326A8">
          <w:delText xml:space="preserve"> </w:delText>
        </w:r>
        <w:r w:rsidRPr="000326A8">
          <w:delText>서면으로</w:delText>
        </w:r>
        <w:r w:rsidRPr="000326A8">
          <w:delText xml:space="preserve"> </w:delText>
        </w:r>
        <w:r w:rsidRPr="000326A8">
          <w:delText>통지</w:delText>
        </w:r>
        <w:r w:rsidR="007F4FBA">
          <w:rPr>
            <w:rFonts w:hint="eastAsia"/>
          </w:rPr>
          <w:delText>한</w:delText>
        </w:r>
        <w:r w:rsidR="007F4FBA">
          <w:rPr>
            <w:rFonts w:hint="eastAsia"/>
          </w:rPr>
          <w:delText xml:space="preserve"> </w:delText>
        </w:r>
        <w:r w:rsidRPr="000326A8">
          <w:delText>경우에</w:delText>
        </w:r>
        <w:r w:rsidRPr="000326A8">
          <w:delText xml:space="preserve"> </w:delText>
        </w:r>
        <w:r w:rsidRPr="000326A8">
          <w:delText>한하여</w:delText>
        </w:r>
        <w:r w:rsidRPr="000326A8">
          <w:delText xml:space="preserve"> </w:delText>
        </w:r>
        <w:r w:rsidR="00395624">
          <w:rPr>
            <w:rFonts w:hint="eastAsia"/>
          </w:rPr>
          <w:delText>매도</w:delText>
        </w:r>
        <w:r w:rsidR="00795825">
          <w:rPr>
            <w:rFonts w:hint="eastAsia"/>
          </w:rPr>
          <w:delText>인</w:delText>
        </w:r>
        <w:r w:rsidRPr="000326A8">
          <w:delText>에게</w:delText>
        </w:r>
        <w:r w:rsidRPr="000326A8">
          <w:delText xml:space="preserve"> </w:delText>
        </w:r>
        <w:r w:rsidR="00B70F48">
          <w:rPr>
            <w:rFonts w:hint="eastAsia"/>
          </w:rPr>
          <w:delText>그</w:delText>
        </w:r>
        <w:r w:rsidR="00B70F48">
          <w:rPr>
            <w:rFonts w:hint="eastAsia"/>
          </w:rPr>
          <w:delText xml:space="preserve"> </w:delText>
        </w:r>
        <w:r w:rsidR="00B70F48">
          <w:rPr>
            <w:rFonts w:hint="eastAsia"/>
          </w:rPr>
          <w:delText>통지한</w:delText>
        </w:r>
        <w:r w:rsidR="00B70F48">
          <w:rPr>
            <w:rFonts w:hint="eastAsia"/>
          </w:rPr>
          <w:delText xml:space="preserve"> </w:delText>
        </w:r>
        <w:r w:rsidR="00B70F48">
          <w:rPr>
            <w:rFonts w:hint="eastAsia"/>
          </w:rPr>
          <w:delText>범위</w:delText>
        </w:r>
        <w:r w:rsidR="00B70F48">
          <w:rPr>
            <w:rFonts w:hint="eastAsia"/>
          </w:rPr>
          <w:delText xml:space="preserve"> </w:delText>
        </w:r>
        <w:r w:rsidR="00B70F48">
          <w:rPr>
            <w:rFonts w:hint="eastAsia"/>
          </w:rPr>
          <w:delText>내에서</w:delText>
        </w:r>
        <w:r w:rsidR="00B70F48">
          <w:rPr>
            <w:rFonts w:hint="eastAsia"/>
          </w:rPr>
          <w:delText xml:space="preserve"> </w:delText>
        </w:r>
        <w:r w:rsidRPr="000326A8">
          <w:delText>손해배상을</w:delText>
        </w:r>
        <w:r w:rsidRPr="000326A8">
          <w:delText xml:space="preserve"> </w:delText>
        </w:r>
        <w:r w:rsidRPr="000326A8">
          <w:delText>청구할</w:delText>
        </w:r>
        <w:r w:rsidRPr="000326A8">
          <w:delText xml:space="preserve"> </w:delText>
        </w:r>
        <w:r w:rsidRPr="000326A8">
          <w:delText>수</w:delText>
        </w:r>
        <w:r w:rsidRPr="000326A8">
          <w:delText xml:space="preserve"> </w:delText>
        </w:r>
        <w:r w:rsidRPr="000326A8">
          <w:delText>있으며</w:delText>
        </w:r>
        <w:r w:rsidRPr="000326A8">
          <w:delText xml:space="preserve">, </w:delText>
        </w:r>
        <w:r w:rsidR="007F4FBA">
          <w:rPr>
            <w:rFonts w:hint="eastAsia"/>
          </w:rPr>
          <w:delText>위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존속기간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내에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본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항</w:delText>
        </w:r>
        <w:r w:rsidR="00B07A5F">
          <w:rPr>
            <w:rFonts w:hint="eastAsia"/>
          </w:rPr>
          <w:delText>에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따</w:delText>
        </w:r>
        <w:r w:rsidR="007F4FBA">
          <w:rPr>
            <w:rFonts w:hint="eastAsia"/>
          </w:rPr>
          <w:delText>른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통지를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하지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아니</w:delText>
        </w:r>
        <w:r w:rsidR="007F4FBA">
          <w:rPr>
            <w:rFonts w:hint="eastAsia"/>
          </w:rPr>
          <w:delText>한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경우에는</w:delText>
        </w:r>
        <w:r w:rsidR="007F4FBA">
          <w:rPr>
            <w:rFonts w:hint="eastAsia"/>
          </w:rPr>
          <w:delText xml:space="preserve"> </w:delText>
        </w:r>
        <w:r w:rsidRPr="000326A8">
          <w:delText>해당</w:delText>
        </w:r>
        <w:r w:rsidRPr="000326A8">
          <w:delText xml:space="preserve"> </w:delText>
        </w:r>
        <w:r w:rsidRPr="0083436A">
          <w:delText>손해배상청구권은</w:delText>
        </w:r>
        <w:r w:rsidRPr="000326A8">
          <w:delText xml:space="preserve"> </w:delText>
        </w:r>
        <w:r w:rsidRPr="000326A8">
          <w:delText>소멸한다</w:delText>
        </w:r>
        <w:r w:rsidRPr="000326A8">
          <w:delText>.</w:delText>
        </w:r>
        <w:r w:rsidR="007F4FBA" w:rsidRP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매수인의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본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항에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따른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손해배상청구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통지가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있는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경우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당사자들은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그에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관해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협의를</w:delText>
        </w:r>
        <w:r w:rsidR="007F4FBA">
          <w:rPr>
            <w:rFonts w:hint="eastAsia"/>
          </w:rPr>
          <w:delText xml:space="preserve"> </w:delText>
        </w:r>
        <w:r w:rsidR="007F4FBA" w:rsidRPr="009A7361">
          <w:rPr>
            <w:rFonts w:hint="eastAsia"/>
          </w:rPr>
          <w:delText>진행하기로</w:delText>
        </w:r>
        <w:r w:rsidR="007F4FBA" w:rsidRPr="009A7361">
          <w:rPr>
            <w:rFonts w:hint="eastAsia"/>
          </w:rPr>
          <w:delText xml:space="preserve"> </w:delText>
        </w:r>
        <w:r w:rsidR="007F4FBA" w:rsidRPr="009A7361">
          <w:rPr>
            <w:rFonts w:hint="eastAsia"/>
          </w:rPr>
          <w:delText>하며</w:delText>
        </w:r>
        <w:r w:rsidR="007F4FBA" w:rsidRPr="009A7361">
          <w:rPr>
            <w:rFonts w:hint="eastAsia"/>
          </w:rPr>
          <w:delText>,</w:delText>
        </w:r>
        <w:r w:rsidR="007F4FBA" w:rsidRPr="009A7361">
          <w:delText xml:space="preserve"> </w:delText>
        </w:r>
        <w:r w:rsidR="007F4FBA" w:rsidRPr="003E7582">
          <w:rPr>
            <w:rFonts w:hint="eastAsia"/>
          </w:rPr>
          <w:delText>통지일로부터</w:delText>
        </w:r>
        <w:r w:rsidR="007F4FBA" w:rsidRPr="003E7582">
          <w:rPr>
            <w:rFonts w:hint="eastAsia"/>
          </w:rPr>
          <w:delText xml:space="preserve"> </w:delText>
        </w:r>
        <w:r w:rsidR="00EC6D34" w:rsidRPr="003E7582">
          <w:rPr>
            <w:rFonts w:hint="eastAsia"/>
          </w:rPr>
          <w:delText>1</w:delText>
        </w:r>
        <w:r w:rsidR="007F4FBA" w:rsidRPr="003E7582">
          <w:rPr>
            <w:rFonts w:hint="eastAsia"/>
          </w:rPr>
          <w:delText>개월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이내에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당사자들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사이에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손해배상에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관한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합의가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이루어지지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않는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경우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매수인</w:delText>
        </w:r>
        <w:r w:rsidR="00011846" w:rsidRPr="003E7582">
          <w:rPr>
            <w:rFonts w:hint="eastAsia"/>
          </w:rPr>
          <w:delText>이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그로부터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delText>3</w:delText>
        </w:r>
        <w:r w:rsidR="007F4FBA" w:rsidRPr="003E7582">
          <w:delText>개월</w:delText>
        </w:r>
        <w:r w:rsidR="007F4FBA" w:rsidRPr="009A7361">
          <w:delText xml:space="preserve"> </w:delText>
        </w:r>
        <w:r w:rsidR="007F4FBA" w:rsidRPr="009A7361">
          <w:delText>이내에</w:delText>
        </w:r>
        <w:r w:rsidR="007F4FBA" w:rsidRPr="009A7361">
          <w:delText xml:space="preserve"> </w:delText>
        </w:r>
        <w:r w:rsidR="007F4FBA" w:rsidRPr="009A7361">
          <w:rPr>
            <w:rFonts w:hint="eastAsia"/>
          </w:rPr>
          <w:delText>손해배상청구</w:delText>
        </w:r>
        <w:r w:rsidR="007F4FBA">
          <w:rPr>
            <w:rFonts w:hint="eastAsia"/>
          </w:rPr>
          <w:delText xml:space="preserve"> </w:delText>
        </w:r>
        <w:r w:rsidR="007F4FBA" w:rsidRPr="000326A8">
          <w:delText>소송을</w:delText>
        </w:r>
        <w:r w:rsidR="007F4FBA" w:rsidRPr="000326A8">
          <w:delText xml:space="preserve"> </w:delText>
        </w:r>
        <w:r w:rsidR="007F4FBA" w:rsidRPr="000326A8">
          <w:delText>제기</w:delText>
        </w:r>
        <w:r w:rsidR="007F4FBA">
          <w:rPr>
            <w:rFonts w:hint="eastAsia"/>
          </w:rPr>
          <w:delText>하</w:delText>
        </w:r>
        <w:r w:rsidR="00011846">
          <w:rPr>
            <w:rFonts w:hint="eastAsia"/>
          </w:rPr>
          <w:delText>지</w:delText>
        </w:r>
        <w:r w:rsidR="00011846">
          <w:rPr>
            <w:rFonts w:hint="eastAsia"/>
          </w:rPr>
          <w:delText xml:space="preserve"> </w:delText>
        </w:r>
        <w:r w:rsidR="00011846">
          <w:rPr>
            <w:rFonts w:hint="eastAsia"/>
          </w:rPr>
          <w:delText>않으면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해당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부분에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대한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손해배상청구권은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소멸한다</w:delText>
        </w:r>
        <w:r w:rsidR="007F4FBA">
          <w:rPr>
            <w:rFonts w:hint="eastAsia"/>
          </w:rPr>
          <w:delText>.</w:delText>
        </w:r>
      </w:del>
    </w:p>
    <w:p w14:paraId="761F2AAB" w14:textId="77777777" w:rsidR="00DF59B5" w:rsidRPr="000326A8" w:rsidRDefault="006649CE" w:rsidP="00877E3D">
      <w:pPr>
        <w:pStyle w:val="LKLevel2"/>
      </w:pPr>
      <w:bookmarkStart w:id="213" w:name="_Ref105668620"/>
      <w:bookmarkStart w:id="214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213"/>
      <w:bookmarkEnd w:id="214"/>
    </w:p>
    <w:p w14:paraId="24B4E925" w14:textId="3707C78E" w:rsidR="006649CE" w:rsidRPr="004D5AF1" w:rsidRDefault="00F40DF7" w:rsidP="00995F66">
      <w:pPr>
        <w:pStyle w:val="LKLevel2"/>
        <w:numPr>
          <w:ilvl w:val="0"/>
          <w:numId w:val="0"/>
        </w:numPr>
        <w:ind w:left="794"/>
        <w:pPrChange w:id="215" w:author="SL PARTNERS" w:date="2025-07-10T17:34:00Z" w16du:dateUtc="2025-07-10T08:34:00Z">
          <w:pPr>
            <w:pStyle w:val="LK2"/>
            <w:ind w:firstLine="794"/>
          </w:pPr>
        </w:pPrChange>
      </w:pPr>
      <w:r w:rsidRPr="00F40DF7">
        <w:rPr>
          <w:rFonts w:hint="eastAsia"/>
          <w:u w:val="none"/>
          <w:rPrChange w:id="216" w:author="SL PARTNERS" w:date="2025-07-10T17:34:00Z" w16du:dateUtc="2025-07-10T08:34:00Z">
            <w:rPr>
              <w:rFonts w:hint="eastAsia"/>
            </w:rPr>
          </w:rPrChange>
        </w:rPr>
        <w:t>본</w:t>
      </w:r>
      <w:r w:rsidRPr="00F40DF7">
        <w:rPr>
          <w:u w:val="none"/>
          <w:rPrChange w:id="217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18" w:author="SL PARTNERS" w:date="2025-07-10T17:34:00Z" w16du:dateUtc="2025-07-10T08:34:00Z">
            <w:rPr/>
          </w:rPrChange>
        </w:rPr>
        <w:t>계약</w:t>
      </w:r>
      <w:r w:rsidRPr="00F40DF7">
        <w:rPr>
          <w:u w:val="none"/>
          <w:rPrChange w:id="219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20" w:author="SL PARTNERS" w:date="2025-07-10T17:34:00Z" w16du:dateUtc="2025-07-10T08:34:00Z">
            <w:rPr>
              <w:u w:val="single"/>
            </w:rPr>
          </w:rPrChange>
        </w:rPr>
        <w:t>제</w:t>
      </w:r>
      <w:del w:id="221" w:author="SL PARTNERS" w:date="2025-07-10T17:34:00Z" w16du:dateUtc="2025-07-10T08:34:00Z">
        <w:r w:rsidR="009204FE" w:rsidRPr="009204FE">
          <w:fldChar w:fldCharType="begin"/>
        </w:r>
        <w:r w:rsidR="009204FE" w:rsidRPr="009204FE">
          <w:delInstrText xml:space="preserve"> </w:delInstrText>
        </w:r>
        <w:r w:rsidR="009204FE" w:rsidRPr="009204FE">
          <w:rPr>
            <w:rFonts w:hint="eastAsia"/>
          </w:rPr>
          <w:delInstrText>REF _Ref105666556 \w \h</w:delInstrText>
        </w:r>
        <w:r w:rsidR="009204FE" w:rsidRPr="009204FE">
          <w:delInstrText xml:space="preserve"> </w:delInstrText>
        </w:r>
        <w:r w:rsidR="009204FE">
          <w:delInstrText xml:space="preserve"> \* MERGEFORMAT </w:delInstrText>
        </w:r>
        <w:r w:rsidR="009204FE" w:rsidRPr="009204FE">
          <w:fldChar w:fldCharType="separate"/>
        </w:r>
        <w:r w:rsidR="00717E6B">
          <w:delText>7.1</w:delText>
        </w:r>
        <w:r w:rsidR="009204FE" w:rsidRPr="009204FE">
          <w:fldChar w:fldCharType="end"/>
        </w:r>
      </w:del>
      <w:ins w:id="222" w:author="SL PARTNERS" w:date="2025-07-10T17:34:00Z" w16du:dateUtc="2025-07-10T08:34:00Z">
        <w:r w:rsidRPr="00F40DF7">
          <w:rPr>
            <w:u w:val="none"/>
          </w:rPr>
          <w:t>7.1</w:t>
        </w:r>
      </w:ins>
      <w:r w:rsidRPr="00F40DF7">
        <w:rPr>
          <w:u w:val="none"/>
          <w:rPrChange w:id="223" w:author="SL PARTNERS" w:date="2025-07-10T17:34:00Z" w16du:dateUtc="2025-07-10T08:34:00Z">
            <w:rPr>
              <w:u w:val="single"/>
            </w:rPr>
          </w:rPrChange>
        </w:rPr>
        <w:t>조</w:t>
      </w:r>
      <w:r w:rsidRPr="00F40DF7">
        <w:rPr>
          <w:u w:val="none"/>
          <w:rPrChange w:id="224" w:author="SL PARTNERS" w:date="2025-07-10T17:34:00Z" w16du:dateUtc="2025-07-10T08:34:00Z">
            <w:rPr/>
          </w:rPrChange>
        </w:rPr>
        <w:t>에</w:t>
      </w:r>
      <w:r w:rsidRPr="00F40DF7">
        <w:rPr>
          <w:u w:val="none"/>
          <w:rPrChange w:id="225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26" w:author="SL PARTNERS" w:date="2025-07-10T17:34:00Z" w16du:dateUtc="2025-07-10T08:34:00Z">
            <w:rPr/>
          </w:rPrChange>
        </w:rPr>
        <w:t>따른</w:t>
      </w:r>
      <w:r w:rsidRPr="00F40DF7">
        <w:rPr>
          <w:u w:val="none"/>
          <w:rPrChange w:id="227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28" w:author="SL PARTNERS" w:date="2025-07-10T17:34:00Z" w16du:dateUtc="2025-07-10T08:34:00Z">
            <w:rPr/>
          </w:rPrChange>
        </w:rPr>
        <w:t>당사자들의</w:t>
      </w:r>
      <w:r w:rsidRPr="00F40DF7">
        <w:rPr>
          <w:u w:val="none"/>
          <w:rPrChange w:id="229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30" w:author="SL PARTNERS" w:date="2025-07-10T17:34:00Z" w16du:dateUtc="2025-07-10T08:34:00Z">
            <w:rPr/>
          </w:rPrChange>
        </w:rPr>
        <w:t>손해배상책임은</w:t>
      </w:r>
      <w:r w:rsidRPr="00F40DF7">
        <w:rPr>
          <w:u w:val="none"/>
          <w:rPrChange w:id="231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32" w:author="SL PARTNERS" w:date="2025-07-10T17:34:00Z" w16du:dateUtc="2025-07-10T08:34:00Z">
            <w:rPr/>
          </w:rPrChange>
        </w:rPr>
        <w:t>다음의</w:t>
      </w:r>
      <w:r w:rsidRPr="00F40DF7">
        <w:rPr>
          <w:u w:val="none"/>
          <w:rPrChange w:id="233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34" w:author="SL PARTNERS" w:date="2025-07-10T17:34:00Z" w16du:dateUtc="2025-07-10T08:34:00Z">
            <w:rPr/>
          </w:rPrChange>
        </w:rPr>
        <w:t>제한을</w:t>
      </w:r>
      <w:r w:rsidRPr="00F40DF7">
        <w:rPr>
          <w:u w:val="none"/>
          <w:rPrChange w:id="235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36" w:author="SL PARTNERS" w:date="2025-07-10T17:34:00Z" w16du:dateUtc="2025-07-10T08:34:00Z">
            <w:rPr/>
          </w:rPrChange>
        </w:rPr>
        <w:t>전제로</w:t>
      </w:r>
      <w:r w:rsidRPr="00F40DF7">
        <w:rPr>
          <w:u w:val="none"/>
          <w:rPrChange w:id="237" w:author="SL PARTNERS" w:date="2025-07-10T17:34:00Z" w16du:dateUtc="2025-07-10T08:34:00Z">
            <w:rPr/>
          </w:rPrChange>
        </w:rPr>
        <w:t xml:space="preserve"> </w:t>
      </w:r>
      <w:r w:rsidRPr="00F40DF7">
        <w:rPr>
          <w:u w:val="none"/>
          <w:rPrChange w:id="238" w:author="SL PARTNERS" w:date="2025-07-10T17:34:00Z" w16du:dateUtc="2025-07-10T08:34:00Z">
            <w:rPr/>
          </w:rPrChange>
        </w:rPr>
        <w:t>한다</w:t>
      </w:r>
      <w:r w:rsidRPr="00F40DF7">
        <w:rPr>
          <w:u w:val="none"/>
          <w:rPrChange w:id="239" w:author="SL PARTNERS" w:date="2025-07-10T17:34:00Z" w16du:dateUtc="2025-07-10T08:34:00Z">
            <w:rPr/>
          </w:rPrChange>
        </w:rPr>
        <w:t>.</w:t>
      </w:r>
      <w:ins w:id="240" w:author="SL PARTNERS" w:date="2025-07-10T17:34:00Z" w16du:dateUtc="2025-07-10T08:34:00Z"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단</w:t>
        </w:r>
        <w:r w:rsidRPr="00F40DF7">
          <w:rPr>
            <w:u w:val="none"/>
          </w:rPr>
          <w:t xml:space="preserve">, </w:t>
        </w:r>
        <w:r w:rsidRPr="00F40DF7">
          <w:rPr>
            <w:u w:val="none"/>
          </w:rPr>
          <w:t>근본적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진술보장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및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매도인의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고의</w:t>
        </w:r>
        <w:r w:rsidRPr="00F40DF7">
          <w:rPr>
            <w:u w:val="none"/>
          </w:rPr>
          <w:t xml:space="preserve">, </w:t>
        </w:r>
        <w:r w:rsidRPr="00F40DF7">
          <w:rPr>
            <w:u w:val="none"/>
          </w:rPr>
          <w:t>중대한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과실</w:t>
        </w:r>
        <w:r w:rsidRPr="00F40DF7">
          <w:rPr>
            <w:u w:val="none"/>
          </w:rPr>
          <w:t xml:space="preserve">, </w:t>
        </w:r>
        <w:r w:rsidRPr="00F40DF7">
          <w:rPr>
            <w:u w:val="none"/>
          </w:rPr>
          <w:t>의도적인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은폐행위로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인한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진술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및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보장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위반은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본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조를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적용하지</w:t>
        </w:r>
        <w:r w:rsidRPr="00F40DF7">
          <w:rPr>
            <w:u w:val="none"/>
          </w:rPr>
          <w:t xml:space="preserve"> </w:t>
        </w:r>
        <w:r w:rsidRPr="00F40DF7">
          <w:rPr>
            <w:u w:val="none"/>
          </w:rPr>
          <w:t>아니한다</w:t>
        </w:r>
        <w:r w:rsidRPr="00F40DF7">
          <w:rPr>
            <w:u w:val="none"/>
          </w:rPr>
          <w:t>.</w:t>
        </w:r>
      </w:ins>
    </w:p>
    <w:p w14:paraId="4B60F034" w14:textId="77777777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717E6B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(“</w:t>
      </w:r>
      <w:r w:rsidR="009224DD" w:rsidRPr="000326A8">
        <w:rPr>
          <w:szCs w:val="22"/>
          <w:u w:val="single"/>
        </w:rPr>
        <w:t>배상권리자</w:t>
      </w:r>
      <w:r w:rsidR="009224DD" w:rsidRPr="000326A8">
        <w:rPr>
          <w:szCs w:val="22"/>
        </w:rPr>
        <w:t>”)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(“</w:t>
      </w:r>
      <w:r w:rsidR="00FF69B1" w:rsidRPr="000326A8">
        <w:rPr>
          <w:szCs w:val="22"/>
          <w:u w:val="single"/>
        </w:rPr>
        <w:t>배상의무자</w:t>
      </w:r>
      <w:r w:rsidR="00FF69B1" w:rsidRPr="000326A8">
        <w:rPr>
          <w:szCs w:val="22"/>
        </w:rPr>
        <w:t>”)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59CD574" w14:textId="34D069EB" w:rsidR="006649CE" w:rsidRDefault="006F69F2" w:rsidP="00736380">
      <w:pPr>
        <w:pStyle w:val="LKLevel3"/>
      </w:pPr>
      <w:r w:rsidRPr="000326A8">
        <w:rPr>
          <w:u w:val="single"/>
        </w:rPr>
        <w:t>중복배상금지</w:t>
      </w:r>
      <w:r w:rsidRPr="000326A8">
        <w:t xml:space="preserve">. </w:t>
      </w:r>
      <w:r w:rsidR="002405EC">
        <w:t>본</w:t>
      </w:r>
      <w:r w:rsidR="002405EC">
        <w:t xml:space="preserve"> </w:t>
      </w:r>
      <w:r w:rsidR="002405EC">
        <w:t>계약에</w:t>
      </w:r>
      <w:r w:rsidR="002405EC">
        <w:t xml:space="preserve"> </w:t>
      </w:r>
      <w:r w:rsidR="002405EC">
        <w:t>따른</w:t>
      </w:r>
      <w:r w:rsidR="002405EC">
        <w:t xml:space="preserve"> </w:t>
      </w:r>
      <w:r w:rsidR="002405EC">
        <w:t>손해배상책임은</w:t>
      </w:r>
      <w:r w:rsidR="002405EC">
        <w:t xml:space="preserve"> </w:t>
      </w:r>
      <w:r w:rsidR="002405EC">
        <w:t>손해배상의</w:t>
      </w:r>
      <w:r w:rsidR="002405EC">
        <w:t xml:space="preserve"> </w:t>
      </w:r>
      <w:r w:rsidR="002405EC">
        <w:t>원인이</w:t>
      </w:r>
      <w:r w:rsidR="002405EC">
        <w:t xml:space="preserve"> </w:t>
      </w:r>
      <w:r w:rsidR="002405EC">
        <w:t>되는</w:t>
      </w:r>
      <w:r w:rsidR="002405EC">
        <w:t xml:space="preserve"> </w:t>
      </w:r>
      <w:r w:rsidR="002405EC">
        <w:t>사실관계가</w:t>
      </w:r>
      <w:r w:rsidR="002405EC">
        <w:t xml:space="preserve"> </w:t>
      </w:r>
      <w:r w:rsidR="002405EC">
        <w:t>하나</w:t>
      </w:r>
      <w:r w:rsidR="002405EC">
        <w:t xml:space="preserve"> </w:t>
      </w:r>
      <w:r w:rsidR="002405EC">
        <w:t>이상의</w:t>
      </w:r>
      <w:r w:rsidR="002405EC">
        <w:t xml:space="preserve"> </w:t>
      </w:r>
      <w:r w:rsidR="002405EC">
        <w:t>진술</w:t>
      </w:r>
      <w:r w:rsidR="002405EC">
        <w:t xml:space="preserve">, </w:t>
      </w:r>
      <w:r w:rsidR="002405EC">
        <w:t>보장</w:t>
      </w:r>
      <w:r w:rsidR="002405EC">
        <w:t xml:space="preserve">, </w:t>
      </w:r>
      <w:r w:rsidR="002405EC">
        <w:t>확약</w:t>
      </w:r>
      <w:r w:rsidR="002405EC">
        <w:t xml:space="preserve"> </w:t>
      </w:r>
      <w:r w:rsidR="002405EC">
        <w:t>또는</w:t>
      </w:r>
      <w:r w:rsidR="002405EC">
        <w:t xml:space="preserve"> </w:t>
      </w:r>
      <w:r w:rsidR="002405EC">
        <w:t>의무의</w:t>
      </w:r>
      <w:r w:rsidR="002405EC">
        <w:t xml:space="preserve"> </w:t>
      </w:r>
      <w:r w:rsidR="002405EC">
        <w:t>위반에</w:t>
      </w:r>
      <w:r w:rsidR="002405EC">
        <w:t xml:space="preserve"> </w:t>
      </w:r>
      <w:r w:rsidR="002405EC">
        <w:t>해당하더라도</w:t>
      </w:r>
      <w:r w:rsidR="002405EC">
        <w:t xml:space="preserve"> </w:t>
      </w:r>
      <w:r w:rsidR="002405EC">
        <w:t>이를</w:t>
      </w:r>
      <w:r w:rsidR="002405EC">
        <w:t xml:space="preserve"> </w:t>
      </w:r>
      <w:r w:rsidR="002405EC">
        <w:t>이유로</w:t>
      </w:r>
      <w:r w:rsidR="002405EC">
        <w:t xml:space="preserve"> </w:t>
      </w:r>
      <w:r w:rsidR="002405EC">
        <w:t>중복적으로</w:t>
      </w:r>
      <w:r w:rsidR="002405EC">
        <w:t xml:space="preserve"> </w:t>
      </w:r>
      <w:r w:rsidR="002405EC">
        <w:t>발생하지</w:t>
      </w:r>
      <w:r w:rsidR="002405EC">
        <w:t xml:space="preserve"> </w:t>
      </w:r>
      <w:r w:rsidR="002405EC">
        <w:t>않는다</w:t>
      </w:r>
      <w:r w:rsidR="002405EC">
        <w:t>.</w:t>
      </w:r>
      <w:r w:rsidRPr="000326A8">
        <w:t xml:space="preserve"> </w:t>
      </w:r>
    </w:p>
    <w:p w14:paraId="7CB5A871" w14:textId="1FB0CB6A" w:rsidR="00D73466" w:rsidRDefault="00D47923" w:rsidP="00877E3D">
      <w:pPr>
        <w:pStyle w:val="LKLevel3"/>
      </w:pPr>
      <w:r w:rsidRPr="009D5D1C">
        <w:rPr>
          <w:rFonts w:hint="eastAsia"/>
          <w:u w:val="single"/>
        </w:rPr>
        <w:t>손해의</w:t>
      </w:r>
      <w:r w:rsidRPr="009D5D1C">
        <w:rPr>
          <w:u w:val="single"/>
        </w:rPr>
        <w:t xml:space="preserve"> </w:t>
      </w:r>
      <w:r w:rsidRPr="009D5D1C">
        <w:rPr>
          <w:rFonts w:hint="eastAsia"/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대상주식의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주가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하락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600BE711" w14:textId="07103A8F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="009566E0">
        <w:rPr>
          <w:rFonts w:hint="eastAsia"/>
        </w:rPr>
        <w:t>매도인의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고의적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사기에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의한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경우를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제외하고</w:t>
      </w:r>
      <w:r w:rsidR="009566E0">
        <w:rPr>
          <w:rFonts w:hint="eastAsia"/>
        </w:rPr>
        <w:t xml:space="preserve">,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3AC664B" w14:textId="407F5845" w:rsidR="001E542B" w:rsidRPr="00E52419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5D22D8" w:rsidRPr="000326A8">
        <w:t>본</w:t>
      </w:r>
      <w:r w:rsidR="005D22D8" w:rsidRPr="000326A8">
        <w:t xml:space="preserve"> </w:t>
      </w:r>
      <w:r w:rsidR="005D22D8" w:rsidRPr="000326A8">
        <w:t>계약에</w:t>
      </w:r>
      <w:r w:rsidR="005D22D8" w:rsidRPr="000326A8">
        <w:t xml:space="preserve"> </w:t>
      </w:r>
      <w:r w:rsidR="005D22D8" w:rsidRPr="000326A8">
        <w:t>따라</w:t>
      </w:r>
      <w:r w:rsidR="005D22D8" w:rsidRPr="000326A8">
        <w:t xml:space="preserve"> </w:t>
      </w:r>
      <w:r w:rsidR="005D22D8" w:rsidRPr="000326A8">
        <w:t>매수인에게</w:t>
      </w:r>
      <w:r w:rsidR="005D22D8" w:rsidRPr="000326A8">
        <w:t xml:space="preserve"> </w:t>
      </w:r>
      <w:r w:rsidR="005D22D8" w:rsidRPr="000326A8">
        <w:t>발생한</w:t>
      </w:r>
      <w:r w:rsidR="005D22D8" w:rsidRPr="000326A8">
        <w:t xml:space="preserve"> </w:t>
      </w:r>
      <w:r w:rsidR="005D22D8" w:rsidRPr="000326A8">
        <w:t>손해액을</w:t>
      </w:r>
      <w:r w:rsidR="005D22D8" w:rsidRPr="000326A8">
        <w:t xml:space="preserve"> </w:t>
      </w:r>
      <w:r w:rsidR="005D22D8" w:rsidRPr="000326A8">
        <w:t>산정함에</w:t>
      </w:r>
      <w:r w:rsidR="005D22D8" w:rsidRPr="000326A8">
        <w:t xml:space="preserve"> </w:t>
      </w:r>
      <w:r w:rsidR="005D22D8" w:rsidRPr="000326A8">
        <w:t>있어서</w:t>
      </w:r>
      <w:r w:rsidR="005D22D8" w:rsidRPr="000326A8">
        <w:t xml:space="preserve">, </w:t>
      </w:r>
      <w:r w:rsidR="005D22D8" w:rsidRPr="000326A8">
        <w:t>개별</w:t>
      </w:r>
      <w:r w:rsidR="005D22D8" w:rsidRPr="000326A8">
        <w:t xml:space="preserve"> </w:t>
      </w:r>
      <w:r w:rsidR="005D22D8" w:rsidRPr="000326A8">
        <w:t>항목별</w:t>
      </w:r>
      <w:r w:rsidR="005D22D8" w:rsidRPr="000326A8">
        <w:t xml:space="preserve"> </w:t>
      </w:r>
      <w:r w:rsidR="005D22D8" w:rsidRPr="000326A8">
        <w:t>매수인의</w:t>
      </w:r>
      <w:r w:rsidR="005D22D8" w:rsidRPr="000326A8">
        <w:t xml:space="preserve"> </w:t>
      </w:r>
      <w:r w:rsidR="005D22D8" w:rsidRPr="000326A8">
        <w:t>손해액</w:t>
      </w:r>
      <w:r w:rsidR="005D22D8" w:rsidRPr="000326A8">
        <w:t>(</w:t>
      </w:r>
      <w:r w:rsidR="005D22D8" w:rsidRPr="00E33A09">
        <w:rPr>
          <w:rFonts w:hint="eastAsia"/>
        </w:rPr>
        <w:t>여기서</w:t>
      </w:r>
      <w:r w:rsidR="005D22D8" w:rsidRPr="00E33A09">
        <w:t xml:space="preserve"> </w:t>
      </w:r>
      <w:r w:rsidR="005D22D8" w:rsidRPr="00E33A09">
        <w:rPr>
          <w:rFonts w:hint="eastAsia"/>
        </w:rPr>
        <w:t>개별</w:t>
      </w:r>
      <w:r w:rsidR="005D22D8" w:rsidRPr="00E33A09">
        <w:t xml:space="preserve"> </w:t>
      </w:r>
      <w:r w:rsidR="005D22D8" w:rsidRPr="00E33A09">
        <w:rPr>
          <w:rFonts w:hint="eastAsia"/>
        </w:rPr>
        <w:t>항목이란</w:t>
      </w:r>
      <w:r w:rsidR="005D22D8" w:rsidRPr="00E33A09">
        <w:t xml:space="preserve"> </w:t>
      </w:r>
      <w:r w:rsidR="005D22D8" w:rsidRPr="00E33A09">
        <w:rPr>
          <w:rFonts w:hint="eastAsia"/>
        </w:rPr>
        <w:t>그</w:t>
      </w:r>
      <w:r w:rsidR="005D22D8" w:rsidRPr="00E33A09">
        <w:t xml:space="preserve"> </w:t>
      </w:r>
      <w:r w:rsidR="005D22D8" w:rsidRPr="00E33A09">
        <w:rPr>
          <w:rFonts w:hint="eastAsia"/>
        </w:rPr>
        <w:t>자체로</w:t>
      </w:r>
      <w:r w:rsidR="005D22D8" w:rsidRPr="00E33A09">
        <w:t xml:space="preserve"> </w:t>
      </w:r>
      <w:r w:rsidR="005D22D8" w:rsidRPr="00E33A09">
        <w:rPr>
          <w:rFonts w:hint="eastAsia"/>
        </w:rPr>
        <w:t>손해배상청구를</w:t>
      </w:r>
      <w:r w:rsidR="005D22D8" w:rsidRPr="00E33A09">
        <w:t xml:space="preserve"> </w:t>
      </w:r>
      <w:r w:rsidR="005D22D8" w:rsidRPr="00E33A09">
        <w:rPr>
          <w:rFonts w:hint="eastAsia"/>
        </w:rPr>
        <w:t>가능하게</w:t>
      </w:r>
      <w:r w:rsidR="005D22D8" w:rsidRPr="00E33A09">
        <w:t xml:space="preserve"> </w:t>
      </w:r>
      <w:r w:rsidR="005D22D8" w:rsidRPr="00E33A09">
        <w:rPr>
          <w:rFonts w:hint="eastAsia"/>
        </w:rPr>
        <w:t>하는</w:t>
      </w:r>
      <w:r w:rsidR="005D22D8" w:rsidRPr="00E33A09">
        <w:t xml:space="preserve"> </w:t>
      </w:r>
      <w:r w:rsidR="005D22D8" w:rsidRPr="00E33A09">
        <w:rPr>
          <w:rFonts w:hint="eastAsia"/>
        </w:rPr>
        <w:t>각각의</w:t>
      </w:r>
      <w:r w:rsidR="005D22D8" w:rsidRPr="00E33A09">
        <w:t xml:space="preserve"> </w:t>
      </w:r>
      <w:r w:rsidR="005D22D8" w:rsidRPr="00E33A09">
        <w:rPr>
          <w:rFonts w:hint="eastAsia"/>
        </w:rPr>
        <w:t>사건을</w:t>
      </w:r>
      <w:r w:rsidR="005D22D8" w:rsidRPr="00E33A09">
        <w:t xml:space="preserve"> </w:t>
      </w:r>
      <w:r w:rsidR="005D22D8" w:rsidRPr="00E33A09">
        <w:rPr>
          <w:rFonts w:hint="eastAsia"/>
        </w:rPr>
        <w:t>의미하되</w:t>
      </w:r>
      <w:r w:rsidR="005D22D8" w:rsidRPr="00E33A09">
        <w:t xml:space="preserve">, </w:t>
      </w:r>
      <w:r w:rsidR="005D22D8" w:rsidRPr="00E33A09">
        <w:rPr>
          <w:rFonts w:hint="eastAsia"/>
        </w:rPr>
        <w:t>거래</w:t>
      </w:r>
      <w:r w:rsidR="005D22D8" w:rsidRPr="00E33A09">
        <w:t xml:space="preserve"> </w:t>
      </w:r>
      <w:r w:rsidR="005D22D8" w:rsidRPr="00E33A09">
        <w:rPr>
          <w:rFonts w:hint="eastAsia"/>
        </w:rPr>
        <w:t>상대방</w:t>
      </w:r>
      <w:r w:rsidR="005D22D8" w:rsidRPr="00E33A09">
        <w:t xml:space="preserve">, </w:t>
      </w:r>
      <w:r w:rsidR="005D22D8" w:rsidRPr="00E33A09">
        <w:rPr>
          <w:rFonts w:hint="eastAsia"/>
        </w:rPr>
        <w:t>대상물</w:t>
      </w:r>
      <w:r w:rsidR="005D22D8" w:rsidRPr="00E33A09">
        <w:t xml:space="preserve">, </w:t>
      </w:r>
      <w:r w:rsidR="005D22D8" w:rsidRPr="00E33A09">
        <w:rPr>
          <w:rFonts w:hint="eastAsia"/>
        </w:rPr>
        <w:t>성격</w:t>
      </w:r>
      <w:r w:rsidR="005D22D8" w:rsidRPr="00E33A09">
        <w:t xml:space="preserve">, </w:t>
      </w:r>
      <w:r w:rsidR="005D22D8" w:rsidRPr="00E33A09">
        <w:rPr>
          <w:rFonts w:hint="eastAsia"/>
        </w:rPr>
        <w:t>시기</w:t>
      </w:r>
      <w:r w:rsidR="005D22D8" w:rsidRPr="00E33A09">
        <w:t xml:space="preserve"> </w:t>
      </w:r>
      <w:r w:rsidR="005D22D8" w:rsidRPr="00E33A09">
        <w:rPr>
          <w:rFonts w:hint="eastAsia"/>
        </w:rPr>
        <w:t>또는</w:t>
      </w:r>
      <w:r w:rsidR="005D22D8" w:rsidRPr="00E33A09">
        <w:t xml:space="preserve"> </w:t>
      </w:r>
      <w:r w:rsidR="005D22D8" w:rsidRPr="00E33A09">
        <w:rPr>
          <w:rFonts w:hint="eastAsia"/>
        </w:rPr>
        <w:t>목적에</w:t>
      </w:r>
      <w:r w:rsidR="005D22D8" w:rsidRPr="00E33A09">
        <w:t xml:space="preserve"> </w:t>
      </w:r>
      <w:r w:rsidR="005D22D8" w:rsidRPr="00E33A09">
        <w:rPr>
          <w:rFonts w:hint="eastAsia"/>
        </w:rPr>
        <w:t>비추어</w:t>
      </w:r>
      <w:r w:rsidR="005D22D8" w:rsidRPr="00E33A09">
        <w:t xml:space="preserve"> </w:t>
      </w:r>
      <w:r w:rsidR="005D22D8" w:rsidRPr="00E33A09">
        <w:rPr>
          <w:rFonts w:hint="eastAsia"/>
        </w:rPr>
        <w:t>동일하거나</w:t>
      </w:r>
      <w:r w:rsidR="005D22D8" w:rsidRPr="00E33A09">
        <w:t xml:space="preserve"> </w:t>
      </w:r>
      <w:r w:rsidR="005D22D8" w:rsidRPr="00E33A09">
        <w:rPr>
          <w:rFonts w:hint="eastAsia"/>
        </w:rPr>
        <w:t>밀접하게</w:t>
      </w:r>
      <w:r w:rsidR="005D22D8" w:rsidRPr="00E33A09">
        <w:t xml:space="preserve"> </w:t>
      </w:r>
      <w:r w:rsidR="005D22D8" w:rsidRPr="00E33A09">
        <w:rPr>
          <w:rFonts w:hint="eastAsia"/>
        </w:rPr>
        <w:t>관련된</w:t>
      </w:r>
      <w:r w:rsidR="005D22D8" w:rsidRPr="00E33A09">
        <w:t xml:space="preserve"> </w:t>
      </w:r>
      <w:r w:rsidR="005D22D8" w:rsidRPr="00E33A09">
        <w:rPr>
          <w:rFonts w:hint="eastAsia"/>
        </w:rPr>
        <w:t>사실관계를</w:t>
      </w:r>
      <w:r w:rsidR="005D22D8" w:rsidRPr="00E33A09">
        <w:t xml:space="preserve"> </w:t>
      </w:r>
      <w:r w:rsidR="005D22D8" w:rsidRPr="00E33A09">
        <w:rPr>
          <w:rFonts w:hint="eastAsia"/>
        </w:rPr>
        <w:t>기초로</w:t>
      </w:r>
      <w:r w:rsidR="005D22D8" w:rsidRPr="00E33A09">
        <w:t xml:space="preserve"> </w:t>
      </w:r>
      <w:r w:rsidR="005D22D8" w:rsidRPr="00E33A09">
        <w:rPr>
          <w:rFonts w:hint="eastAsia"/>
        </w:rPr>
        <w:t>하는</w:t>
      </w:r>
      <w:r w:rsidR="005D22D8" w:rsidRPr="00E33A09">
        <w:t xml:space="preserve"> </w:t>
      </w:r>
      <w:r w:rsidR="005D22D8" w:rsidRPr="00E33A09">
        <w:rPr>
          <w:rFonts w:hint="eastAsia"/>
        </w:rPr>
        <w:t>일련의</w:t>
      </w:r>
      <w:r w:rsidR="005D22D8" w:rsidRPr="00E33A09">
        <w:t xml:space="preserve"> </w:t>
      </w:r>
      <w:r w:rsidR="005D22D8" w:rsidRPr="00E33A09">
        <w:rPr>
          <w:rFonts w:hint="eastAsia"/>
        </w:rPr>
        <w:t>사건은</w:t>
      </w:r>
      <w:r w:rsidR="005D22D8" w:rsidRPr="00E33A09">
        <w:t xml:space="preserve"> </w:t>
      </w:r>
      <w:r w:rsidR="005D22D8" w:rsidRPr="00E33A09">
        <w:rPr>
          <w:rFonts w:hint="eastAsia"/>
        </w:rPr>
        <w:t>이를</w:t>
      </w:r>
      <w:r w:rsidR="005D22D8" w:rsidRPr="00E33A09">
        <w:t xml:space="preserve"> </w:t>
      </w:r>
      <w:r w:rsidR="005D22D8" w:rsidRPr="00E33A09">
        <w:rPr>
          <w:rFonts w:hint="eastAsia"/>
        </w:rPr>
        <w:t>하나의</w:t>
      </w:r>
      <w:r w:rsidR="005D22D8" w:rsidRPr="00E33A09">
        <w:t xml:space="preserve"> </w:t>
      </w:r>
      <w:r w:rsidR="005D22D8" w:rsidRPr="00E33A09">
        <w:rPr>
          <w:rFonts w:hint="eastAsia"/>
        </w:rPr>
        <w:t>개별</w:t>
      </w:r>
      <w:r w:rsidR="005D22D8">
        <w:rPr>
          <w:rFonts w:hint="eastAsia"/>
        </w:rPr>
        <w:t xml:space="preserve"> </w:t>
      </w:r>
      <w:r w:rsidR="005D22D8" w:rsidRPr="00E33A09">
        <w:rPr>
          <w:rFonts w:hint="eastAsia"/>
        </w:rPr>
        <w:t>항목으로</w:t>
      </w:r>
      <w:r w:rsidR="005D22D8" w:rsidRPr="00E33A09">
        <w:t xml:space="preserve"> </w:t>
      </w:r>
      <w:r w:rsidR="005D22D8" w:rsidRPr="00E33A09">
        <w:rPr>
          <w:rFonts w:hint="eastAsia"/>
        </w:rPr>
        <w:t>봄</w:t>
      </w:r>
      <w:r w:rsidR="005D22D8" w:rsidRPr="000326A8">
        <w:t>)</w:t>
      </w:r>
      <w:r w:rsidR="005D22D8">
        <w:rPr>
          <w:rFonts w:hint="eastAsia"/>
        </w:rPr>
        <w:t>이</w:t>
      </w:r>
      <w:r w:rsidR="005D22D8" w:rsidRPr="000326A8">
        <w:t xml:space="preserve"> </w:t>
      </w:r>
      <w:r w:rsidR="005D22D8" w:rsidRPr="00995F66">
        <w:rPr>
          <w:rFonts w:hint="eastAsia"/>
          <w:highlight w:val="yellow"/>
          <w:rPrChange w:id="241" w:author="SL PARTNERS" w:date="2025-07-10T17:34:00Z" w16du:dateUtc="2025-07-10T08:34:00Z">
            <w:rPr>
              <w:rFonts w:hint="eastAsia"/>
            </w:rPr>
          </w:rPrChange>
        </w:rPr>
        <w:t>금</w:t>
      </w:r>
      <w:bookmarkStart w:id="242" w:name="_Hlk191496124"/>
      <w:r w:rsidR="005D22D8" w:rsidRPr="00995F66">
        <w:rPr>
          <w:highlight w:val="yellow"/>
          <w:rPrChange w:id="243" w:author="SL PARTNERS" w:date="2025-07-10T17:34:00Z" w16du:dateUtc="2025-07-10T08:34:00Z">
            <w:rPr/>
          </w:rPrChange>
        </w:rPr>
        <w:t xml:space="preserve"> </w:t>
      </w:r>
      <w:del w:id="244" w:author="SL PARTNERS" w:date="2025-07-10T17:34:00Z" w16du:dateUtc="2025-07-10T08:34:00Z">
        <w:r w:rsidR="005D22D8">
          <w:rPr>
            <w:rFonts w:hint="eastAsia"/>
          </w:rPr>
          <w:delText>칠억</w:delText>
        </w:r>
        <w:r w:rsidR="005D22D8">
          <w:rPr>
            <w:rFonts w:hint="eastAsia"/>
          </w:rPr>
          <w:delText>(7</w:delText>
        </w:r>
        <w:r w:rsidR="005D22D8" w:rsidRPr="004B375F">
          <w:rPr>
            <w:rFonts w:hint="eastAsia"/>
          </w:rPr>
          <w:delText>00</w:delText>
        </w:r>
      </w:del>
      <w:ins w:id="245" w:author="SL PARTNERS" w:date="2025-07-10T17:34:00Z" w16du:dateUtc="2025-07-10T08:34:00Z">
        <w:r w:rsidR="006603A0" w:rsidRPr="00995F66">
          <w:rPr>
            <w:rFonts w:hint="eastAsia"/>
            <w:highlight w:val="yellow"/>
          </w:rPr>
          <w:t>이천만</w:t>
        </w:r>
        <w:r w:rsidR="005D22D8" w:rsidRPr="00995F66">
          <w:rPr>
            <w:highlight w:val="yellow"/>
          </w:rPr>
          <w:t>(</w:t>
        </w:r>
        <w:r w:rsidR="006603A0" w:rsidRPr="00995F66">
          <w:rPr>
            <w:highlight w:val="yellow"/>
          </w:rPr>
          <w:t>20</w:t>
        </w:r>
      </w:ins>
      <w:r w:rsidR="005D22D8" w:rsidRPr="00995F66">
        <w:rPr>
          <w:highlight w:val="yellow"/>
          <w:rPrChange w:id="246" w:author="SL PARTNERS" w:date="2025-07-10T17:34:00Z" w16du:dateUtc="2025-07-10T08:34:00Z">
            <w:rPr/>
          </w:rPrChange>
        </w:rPr>
        <w:t>,000,000)</w:t>
      </w:r>
      <w:r w:rsidR="005D22D8">
        <w:rPr>
          <w:rFonts w:hint="eastAsia"/>
        </w:rPr>
        <w:t>원</w:t>
      </w:r>
      <w:r w:rsidR="005D22D8" w:rsidRPr="00AF5F34">
        <w:rPr>
          <w:rFonts w:hint="eastAsia"/>
        </w:rPr>
        <w:t xml:space="preserve"> </w:t>
      </w:r>
      <w:bookmarkEnd w:id="242"/>
      <w:r w:rsidR="005D22D8" w:rsidRPr="00AF5F34">
        <w:t>미만인</w:t>
      </w:r>
      <w:r w:rsidR="005D22D8" w:rsidRPr="00AF5F34">
        <w:t xml:space="preserve"> </w:t>
      </w:r>
      <w:r w:rsidR="005D22D8" w:rsidRPr="00AF5F34">
        <w:t>경우에는</w:t>
      </w:r>
      <w:r w:rsidR="005D22D8" w:rsidRPr="00AF5F34">
        <w:t xml:space="preserve"> </w:t>
      </w:r>
      <w:r w:rsidR="005D22D8" w:rsidRPr="00AF5F34">
        <w:t>본</w:t>
      </w:r>
      <w:r w:rsidR="005D22D8" w:rsidRPr="00AF5F34">
        <w:t xml:space="preserve"> </w:t>
      </w:r>
      <w:r w:rsidR="005D22D8" w:rsidRPr="00AF5F34">
        <w:t>계약상</w:t>
      </w:r>
      <w:r w:rsidR="005D22D8" w:rsidRPr="00AF5F34">
        <w:t xml:space="preserve"> </w:t>
      </w:r>
      <w:r w:rsidR="005D22D8" w:rsidRPr="00AF5F34">
        <w:t>손해액</w:t>
      </w:r>
      <w:r w:rsidR="005D22D8" w:rsidRPr="00AF5F34">
        <w:t xml:space="preserve"> </w:t>
      </w:r>
      <w:r w:rsidR="005D22D8" w:rsidRPr="00AF5F34">
        <w:t>산정의</w:t>
      </w:r>
      <w:r w:rsidR="005D22D8" w:rsidRPr="00AF5F34">
        <w:t xml:space="preserve"> </w:t>
      </w:r>
      <w:r w:rsidR="005D22D8" w:rsidRPr="00AF5F34">
        <w:t>대상에서</w:t>
      </w:r>
      <w:r w:rsidR="005D22D8" w:rsidRPr="000326A8">
        <w:t xml:space="preserve"> </w:t>
      </w:r>
      <w:r w:rsidR="005D22D8" w:rsidRPr="000326A8">
        <w:t>제외되고</w:t>
      </w:r>
      <w:r w:rsidR="005D22D8" w:rsidRPr="000326A8">
        <w:t xml:space="preserve">, </w:t>
      </w:r>
      <w:r w:rsidR="005D22D8" w:rsidRPr="000326A8">
        <w:t>개별</w:t>
      </w:r>
      <w:r w:rsidR="005D22D8" w:rsidRPr="000326A8">
        <w:t xml:space="preserve"> </w:t>
      </w:r>
      <w:r w:rsidR="005D22D8" w:rsidRPr="000326A8">
        <w:t>항목별</w:t>
      </w:r>
      <w:r w:rsidR="005D22D8" w:rsidRPr="000326A8">
        <w:t xml:space="preserve"> </w:t>
      </w:r>
      <w:r w:rsidR="005D22D8" w:rsidRPr="000326A8">
        <w:t>매수인의</w:t>
      </w:r>
      <w:r w:rsidR="005D22D8" w:rsidRPr="000326A8">
        <w:t xml:space="preserve"> </w:t>
      </w:r>
      <w:r w:rsidR="005D22D8" w:rsidRPr="000326A8">
        <w:t>손해액이</w:t>
      </w:r>
      <w:r w:rsidR="005D22D8" w:rsidRPr="000326A8">
        <w:t xml:space="preserve"> </w:t>
      </w:r>
      <w:r w:rsidR="005D22D8" w:rsidRPr="000326A8">
        <w:t>동</w:t>
      </w:r>
      <w:r w:rsidR="005D22D8" w:rsidRPr="000326A8">
        <w:t xml:space="preserve"> </w:t>
      </w:r>
      <w:r w:rsidR="005D22D8" w:rsidRPr="000326A8">
        <w:t>금액</w:t>
      </w:r>
      <w:r w:rsidR="005D22D8" w:rsidRPr="000326A8">
        <w:t xml:space="preserve"> </w:t>
      </w:r>
      <w:r w:rsidR="005D22D8" w:rsidRPr="000326A8">
        <w:t>이상인</w:t>
      </w:r>
      <w:r w:rsidR="005D22D8" w:rsidRPr="000326A8">
        <w:t xml:space="preserve"> </w:t>
      </w:r>
      <w:r w:rsidR="005D22D8" w:rsidRPr="000326A8">
        <w:t>경우에만</w:t>
      </w:r>
      <w:r w:rsidR="005D22D8" w:rsidRPr="000326A8">
        <w:t xml:space="preserve"> </w:t>
      </w:r>
      <w:r w:rsidR="005D22D8" w:rsidRPr="000326A8">
        <w:t>당해</w:t>
      </w:r>
      <w:r w:rsidR="005D22D8" w:rsidRPr="000326A8">
        <w:t xml:space="preserve"> </w:t>
      </w:r>
      <w:r w:rsidR="005D22D8" w:rsidRPr="000326A8">
        <w:t>손해액을</w:t>
      </w:r>
      <w:r w:rsidR="005D22D8" w:rsidRPr="000326A8">
        <w:t xml:space="preserve"> </w:t>
      </w:r>
      <w:r w:rsidR="005D22D8" w:rsidRPr="000326A8">
        <w:t>본</w:t>
      </w:r>
      <w:r w:rsidR="005D22D8" w:rsidRPr="000326A8">
        <w:t xml:space="preserve"> </w:t>
      </w:r>
      <w:r w:rsidR="005D22D8" w:rsidRPr="000326A8">
        <w:t>계약상</w:t>
      </w:r>
      <w:r w:rsidR="005D22D8" w:rsidRPr="000326A8">
        <w:t xml:space="preserve"> </w:t>
      </w:r>
      <w:r w:rsidR="005D22D8" w:rsidRPr="000326A8">
        <w:t>손해액</w:t>
      </w:r>
      <w:r w:rsidR="005D22D8" w:rsidRPr="000326A8">
        <w:t xml:space="preserve"> </w:t>
      </w:r>
      <w:r w:rsidR="005D22D8" w:rsidRPr="000326A8">
        <w:t>산정의</w:t>
      </w:r>
      <w:r w:rsidR="005D22D8" w:rsidRPr="000326A8">
        <w:t xml:space="preserve"> </w:t>
      </w:r>
      <w:r w:rsidR="005D22D8" w:rsidRPr="000326A8">
        <w:t>대상으로</w:t>
      </w:r>
      <w:r w:rsidR="005D22D8" w:rsidRPr="000326A8">
        <w:t xml:space="preserve"> </w:t>
      </w:r>
      <w:r w:rsidR="005D22D8" w:rsidRPr="000326A8">
        <w:t>한다</w:t>
      </w:r>
      <w:r w:rsidR="005D22D8" w:rsidRPr="000326A8">
        <w:t>.</w:t>
      </w:r>
    </w:p>
    <w:p w14:paraId="47DD3365" w14:textId="3342E2DE" w:rsidR="001E542B" w:rsidRPr="002B4060" w:rsidRDefault="001E542B" w:rsidP="00877E3D">
      <w:pPr>
        <w:pStyle w:val="LKLevel4"/>
      </w:pPr>
      <w:r w:rsidRPr="000326A8">
        <w:rPr>
          <w:u w:val="single"/>
        </w:rPr>
        <w:t>Deductible Basket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발생한</w:t>
      </w:r>
      <w:r w:rsidRPr="000326A8">
        <w:t xml:space="preserve"> </w:t>
      </w:r>
      <w:r w:rsidRPr="000326A8">
        <w:t>손해액의</w:t>
      </w:r>
      <w:r w:rsidRPr="000326A8">
        <w:t xml:space="preserve"> </w:t>
      </w:r>
      <w:r w:rsidRPr="000326A8">
        <w:t>총액이</w:t>
      </w:r>
      <w:r w:rsidRPr="000326A8">
        <w:t xml:space="preserve"> </w:t>
      </w:r>
      <w:r w:rsidR="00B25CB7" w:rsidRPr="00995F66">
        <w:rPr>
          <w:rFonts w:hint="eastAsia"/>
          <w:highlight w:val="yellow"/>
          <w:rPrChange w:id="247" w:author="SL PARTNERS" w:date="2025-07-10T17:34:00Z" w16du:dateUtc="2025-07-10T08:34:00Z">
            <w:rPr>
              <w:rFonts w:hint="eastAsia"/>
            </w:rPr>
          </w:rPrChange>
        </w:rPr>
        <w:t>금</w:t>
      </w:r>
      <w:r w:rsidR="00B25CB7" w:rsidRPr="00995F66">
        <w:rPr>
          <w:highlight w:val="yellow"/>
          <w:rPrChange w:id="248" w:author="SL PARTNERS" w:date="2025-07-10T17:34:00Z" w16du:dateUtc="2025-07-10T08:34:00Z">
            <w:rPr/>
          </w:rPrChange>
        </w:rPr>
        <w:t xml:space="preserve"> </w:t>
      </w:r>
      <w:del w:id="249" w:author="SL PARTNERS" w:date="2025-07-10T17:34:00Z" w16du:dateUtc="2025-07-10T08:34:00Z">
        <w:r w:rsidR="009F082E">
          <w:rPr>
            <w:rFonts w:hint="eastAsia"/>
          </w:rPr>
          <w:delText>오</w:delText>
        </w:r>
        <w:r w:rsidR="002405EC">
          <w:rPr>
            <w:rFonts w:hint="eastAsia"/>
          </w:rPr>
          <w:delText>억</w:delText>
        </w:r>
        <w:r w:rsidR="002405EC">
          <w:rPr>
            <w:rFonts w:hint="eastAsia"/>
          </w:rPr>
          <w:delText>(</w:delText>
        </w:r>
        <w:r w:rsidR="009F082E">
          <w:rPr>
            <w:rFonts w:hint="eastAsia"/>
          </w:rPr>
          <w:delText>5</w:delText>
        </w:r>
        <w:r w:rsidR="002405EC" w:rsidRPr="00DA0CED">
          <w:rPr>
            <w:rFonts w:hint="eastAsia"/>
          </w:rPr>
          <w:delText>00</w:delText>
        </w:r>
      </w:del>
      <w:ins w:id="250" w:author="SL PARTNERS" w:date="2025-07-10T17:34:00Z" w16du:dateUtc="2025-07-10T08:34:00Z">
        <w:r w:rsidR="00F40DF7">
          <w:rPr>
            <w:rFonts w:hint="eastAsia"/>
            <w:highlight w:val="yellow"/>
          </w:rPr>
          <w:t>삼</w:t>
        </w:r>
        <w:r w:rsidR="002405EC" w:rsidRPr="00995F66">
          <w:rPr>
            <w:rFonts w:hint="eastAsia"/>
            <w:highlight w:val="yellow"/>
          </w:rPr>
          <w:t>억</w:t>
        </w:r>
        <w:r w:rsidR="002405EC" w:rsidRPr="00995F66">
          <w:rPr>
            <w:highlight w:val="yellow"/>
          </w:rPr>
          <w:t>(</w:t>
        </w:r>
        <w:r w:rsidR="00F40DF7">
          <w:rPr>
            <w:rFonts w:hint="eastAsia"/>
            <w:highlight w:val="yellow"/>
          </w:rPr>
          <w:t>3</w:t>
        </w:r>
        <w:r w:rsidR="002405EC" w:rsidRPr="00995F66">
          <w:rPr>
            <w:highlight w:val="yellow"/>
          </w:rPr>
          <w:t>00</w:t>
        </w:r>
      </w:ins>
      <w:r w:rsidR="002405EC" w:rsidRPr="00995F66">
        <w:rPr>
          <w:highlight w:val="yellow"/>
          <w:rPrChange w:id="251" w:author="SL PARTNERS" w:date="2025-07-10T17:34:00Z" w16du:dateUtc="2025-07-10T08:34:00Z">
            <w:rPr/>
          </w:rPrChange>
        </w:rPr>
        <w:t>,000,000)</w:t>
      </w:r>
      <w:r w:rsidR="00B25CB7" w:rsidRPr="00995F66">
        <w:rPr>
          <w:rFonts w:hint="eastAsia"/>
          <w:highlight w:val="yellow"/>
          <w:rPrChange w:id="252" w:author="SL PARTNERS" w:date="2025-07-10T17:34:00Z" w16du:dateUtc="2025-07-10T08:34:00Z">
            <w:rPr>
              <w:rFonts w:hint="eastAsia"/>
            </w:rPr>
          </w:rPrChange>
        </w:rPr>
        <w:t>원을</w:t>
      </w:r>
      <w:r w:rsidR="00B25CB7" w:rsidRPr="002B4060">
        <w:rPr>
          <w:rFonts w:hint="eastAsia"/>
        </w:rPr>
        <w:t xml:space="preserve"> </w:t>
      </w:r>
      <w:r w:rsidRPr="002B4060">
        <w:t>초과하는</w:t>
      </w:r>
      <w:r w:rsidRPr="002B4060">
        <w:t xml:space="preserve"> </w:t>
      </w:r>
      <w:del w:id="253" w:author="SL PARTNERS" w:date="2025-07-10T17:34:00Z" w16du:dateUtc="2025-07-10T08:34:00Z">
        <w:r w:rsidRPr="002B4060">
          <w:delText>경우에만</w:delText>
        </w:r>
        <w:r w:rsidRPr="002B4060">
          <w:delText xml:space="preserve">, </w:delText>
        </w:r>
        <w:r w:rsidRPr="002B4060">
          <w:delText>그</w:delText>
        </w:r>
        <w:r w:rsidRPr="002B4060">
          <w:delText xml:space="preserve"> </w:delText>
        </w:r>
        <w:r w:rsidRPr="002B4060">
          <w:delText>초과</w:delText>
        </w:r>
        <w:r w:rsidRPr="002B4060">
          <w:delText xml:space="preserve"> </w:delText>
        </w:r>
        <w:r w:rsidRPr="002B4060">
          <w:delText>금액에</w:delText>
        </w:r>
        <w:r w:rsidRPr="002B4060">
          <w:delText xml:space="preserve"> </w:delText>
        </w:r>
        <w:r w:rsidRPr="002B4060">
          <w:delText>한하여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자신이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본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계약상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손해배상책임을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지는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범위에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따라</w:delText>
        </w:r>
      </w:del>
      <w:ins w:id="254" w:author="SL PARTNERS" w:date="2025-07-10T17:34:00Z" w16du:dateUtc="2025-07-10T08:34:00Z">
        <w:r w:rsidRPr="002B4060">
          <w:t>경우</w:t>
        </w:r>
        <w:r w:rsidRPr="002B4060">
          <w:t xml:space="preserve">, </w:t>
        </w:r>
        <w:r w:rsidR="006603A0">
          <w:rPr>
            <w:rFonts w:hint="eastAsia"/>
          </w:rPr>
          <w:t>손해액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전액에</w:t>
        </w:r>
        <w:r w:rsidR="006603A0">
          <w:rPr>
            <w:rFonts w:hint="eastAsia"/>
          </w:rPr>
          <w:t xml:space="preserve"> </w:t>
        </w:r>
        <w:r w:rsidR="006603A0">
          <w:rPr>
            <w:rFonts w:hint="eastAsia"/>
          </w:rPr>
          <w:t>대하여</w:t>
        </w:r>
      </w:ins>
      <w:r w:rsidR="006603A0">
        <w:rPr>
          <w:rFonts w:hint="eastAsia"/>
        </w:rPr>
        <w:t xml:space="preserve"> </w:t>
      </w:r>
      <w:r w:rsidRPr="002B4060">
        <w:t>매수인에게</w:t>
      </w:r>
      <w:r w:rsidRPr="002B4060">
        <w:t xml:space="preserve"> </w:t>
      </w:r>
      <w:r w:rsidRPr="002B4060">
        <w:t>손해배상책임을</w:t>
      </w:r>
      <w:r w:rsidRPr="002B4060">
        <w:t xml:space="preserve"> </w:t>
      </w:r>
      <w:r w:rsidRPr="002B4060">
        <w:t>부담한다</w:t>
      </w:r>
      <w:r w:rsidRPr="002B4060">
        <w:t>.</w:t>
      </w:r>
    </w:p>
    <w:p w14:paraId="0C0995F7" w14:textId="28063B30" w:rsidR="00BD492D" w:rsidRDefault="00BD492D" w:rsidP="00877E3D">
      <w:pPr>
        <w:pStyle w:val="LKLevel4"/>
      </w:pPr>
      <w:r w:rsidRPr="002B4060">
        <w:rPr>
          <w:u w:val="single"/>
        </w:rPr>
        <w:t>Cap</w:t>
      </w:r>
      <w:r w:rsidRPr="002B4060">
        <w:t xml:space="preserve">. 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rPr>
          <w:rFonts w:hint="eastAsia"/>
        </w:rPr>
        <w:t xml:space="preserve"> </w:t>
      </w:r>
      <w:r w:rsidR="00C33ECA" w:rsidRPr="002B4060">
        <w:t>매매대금</w:t>
      </w:r>
      <w:r w:rsidR="00C33ECA" w:rsidRPr="0066326E">
        <w:t>의</w:t>
      </w:r>
      <w:r w:rsidR="00C33ECA" w:rsidRPr="0066326E">
        <w:t xml:space="preserve"> </w:t>
      </w:r>
      <w:del w:id="255" w:author="SL PARTNERS" w:date="2025-07-10T17:34:00Z" w16du:dateUtc="2025-07-10T08:34:00Z">
        <w:r w:rsidR="000706E0" w:rsidRPr="00A87774">
          <w:delText>7</w:delText>
        </w:r>
      </w:del>
      <w:ins w:id="256" w:author="SL PARTNERS" w:date="2025-07-10T17:34:00Z" w16du:dateUtc="2025-07-10T08:34:00Z">
        <w:r w:rsidR="007A4067">
          <w:rPr>
            <w:rFonts w:hint="eastAsia"/>
          </w:rPr>
          <w:t>10</w:t>
        </w:r>
      </w:ins>
      <w:r w:rsidR="00BA4D09" w:rsidRPr="0066326E">
        <w:t>%</w:t>
      </w:r>
      <w:r w:rsidR="00C33ECA" w:rsidRPr="0066326E">
        <w:t>를</w:t>
      </w:r>
      <w:r w:rsidR="00C33ECA" w:rsidRPr="0066326E">
        <w:t xml:space="preserve"> </w:t>
      </w:r>
      <w:r w:rsidR="00C33ECA" w:rsidRPr="0066326E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p w14:paraId="66CAEA43" w14:textId="04E68D9A" w:rsidR="004C3A94" w:rsidRPr="00DA0CED" w:rsidRDefault="00D95F5D" w:rsidP="00877E3D">
      <w:pPr>
        <w:pStyle w:val="LKLevel3"/>
        <w:rPr>
          <w:u w:val="single"/>
        </w:rPr>
      </w:pPr>
      <w:r w:rsidRPr="00DA0CED">
        <w:rPr>
          <w:rFonts w:hint="eastAsia"/>
          <w:u w:val="single"/>
        </w:rPr>
        <w:t>배상</w:t>
      </w:r>
      <w:r w:rsidRPr="00DA0CED">
        <w:rPr>
          <w:rFonts w:hint="eastAsia"/>
          <w:u w:val="single"/>
        </w:rPr>
        <w:t xml:space="preserve"> </w:t>
      </w:r>
      <w:r w:rsidR="00D47923" w:rsidRPr="00DA0CED">
        <w:rPr>
          <w:u w:val="single"/>
        </w:rPr>
        <w:t>제한</w:t>
      </w:r>
      <w:r w:rsidR="00D47923" w:rsidRPr="00DA0CED">
        <w:rPr>
          <w:u w:val="single"/>
        </w:rPr>
        <w:t>.</w:t>
      </w:r>
    </w:p>
    <w:p w14:paraId="1219606E" w14:textId="77777777" w:rsidR="00D47923" w:rsidRPr="001052F8" w:rsidRDefault="004C3A94" w:rsidP="00877E3D">
      <w:pPr>
        <w:pStyle w:val="LKLevel4"/>
        <w:rPr>
          <w:del w:id="257" w:author="SL PARTNERS" w:date="2025-07-10T17:34:00Z" w16du:dateUtc="2025-07-10T08:34:00Z"/>
        </w:rPr>
      </w:pPr>
      <w:del w:id="258" w:author="SL PARTNERS" w:date="2025-07-10T17:34:00Z" w16du:dateUtc="2025-07-10T08:34:00Z">
        <w:r>
          <w:rPr>
            <w:rFonts w:hint="eastAsia"/>
            <w:u w:val="single"/>
          </w:rPr>
          <w:delText>사전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인지</w:delText>
        </w:r>
        <w:r w:rsidR="007833D5"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사실에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대한</w:delText>
        </w:r>
        <w:r>
          <w:rPr>
            <w:rFonts w:hint="eastAsia"/>
            <w:u w:val="single"/>
          </w:rPr>
          <w:delText xml:space="preserve"> </w:delText>
        </w:r>
        <w:r w:rsidR="00FC6B3E">
          <w:rPr>
            <w:rFonts w:hint="eastAsia"/>
            <w:u w:val="single"/>
          </w:rPr>
          <w:delText>배상</w:delText>
        </w:r>
        <w:r w:rsidR="007833D5"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제한</w:delText>
        </w:r>
        <w:r>
          <w:rPr>
            <w:rFonts w:hint="eastAsia"/>
            <w:u w:val="single"/>
          </w:rPr>
          <w:delText>.</w:delText>
        </w:r>
        <w:r w:rsidRPr="004C3A94">
          <w:delText xml:space="preserve"> </w:delText>
        </w:r>
        <w:r w:rsidR="00680A5F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본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계약의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다른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규정에도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불구하고</w:delText>
        </w:r>
        <w:r w:rsidR="00AA02C1" w:rsidRPr="00AA02C1">
          <w:rPr>
            <w:rFonts w:hint="eastAsia"/>
          </w:rPr>
          <w:delText xml:space="preserve">, </w:delText>
        </w:r>
        <w:r w:rsidR="001E542B">
          <w:rPr>
            <w:rFonts w:hint="eastAsia"/>
          </w:rPr>
          <w:delText>매도인은</w:delText>
        </w:r>
        <w:r w:rsidR="001E542B">
          <w:rPr>
            <w:rFonts w:hint="eastAsia"/>
          </w:rPr>
          <w:delText xml:space="preserve"> </w:delText>
        </w:r>
        <w:r w:rsidR="00AA02C1">
          <w:rPr>
            <w:rFonts w:hint="eastAsia"/>
          </w:rPr>
          <w:delText>본</w:delText>
        </w:r>
        <w:r w:rsidR="00AA02C1">
          <w:rPr>
            <w:rFonts w:hint="eastAsia"/>
          </w:rPr>
          <w:delText xml:space="preserve"> </w:delText>
        </w:r>
        <w:r w:rsidR="00AA02C1">
          <w:rPr>
            <w:rFonts w:hint="eastAsia"/>
          </w:rPr>
          <w:delText>계약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체결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이전에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매수인이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알고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있는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사항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또는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매수인이나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그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대리인에게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적정하게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공개된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사항</w:delText>
        </w:r>
        <w:r w:rsidR="001E542B">
          <w:rPr>
            <w:rFonts w:hint="eastAsia"/>
          </w:rPr>
          <w:delText>에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대해서는</w:delText>
        </w:r>
        <w:r w:rsidR="001E542B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손해배상책임을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부담하지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아니한다</w:delText>
        </w:r>
        <w:r w:rsidR="00AA02C1" w:rsidRPr="00AA02C1">
          <w:rPr>
            <w:rFonts w:hint="eastAsia"/>
          </w:rPr>
          <w:delText xml:space="preserve">. </w:delText>
        </w:r>
      </w:del>
    </w:p>
    <w:p w14:paraId="72951414" w14:textId="77777777" w:rsidR="00D47923" w:rsidRDefault="00D47923" w:rsidP="00877E3D">
      <w:pPr>
        <w:pStyle w:val="LKLevel4"/>
        <w:rPr>
          <w:del w:id="259" w:author="SL PARTNERS" w:date="2025-07-10T17:34:00Z" w16du:dateUtc="2025-07-10T08:34:00Z"/>
        </w:rPr>
      </w:pPr>
      <w:del w:id="260" w:author="SL PARTNERS" w:date="2025-07-10T17:34:00Z" w16du:dateUtc="2025-07-10T08:34:00Z">
        <w:r w:rsidRPr="00733CEF">
          <w:rPr>
            <w:rFonts w:hint="eastAsia"/>
            <w:u w:val="single"/>
          </w:rPr>
          <w:delText>충당부채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등</w:delText>
        </w:r>
        <w:r>
          <w:rPr>
            <w:rFonts w:hint="eastAsia"/>
          </w:rPr>
          <w:delText>.</w:delText>
        </w:r>
        <w:r>
          <w:delText xml:space="preserve">  </w:delText>
        </w:r>
        <w:r w:rsidR="001E542B">
          <w:rPr>
            <w:rFonts w:hint="eastAsia"/>
          </w:rPr>
          <w:delText>매도인은</w:delText>
        </w:r>
        <w:r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손해배상청구를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가능하게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하거나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손해배상청구의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기초가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되는</w:delText>
        </w:r>
        <w:r w:rsidR="00BD4892">
          <w:rPr>
            <w:rFonts w:hint="eastAsia"/>
          </w:rPr>
          <w:delText xml:space="preserve"> </w:delText>
        </w:r>
        <w:r>
          <w:rPr>
            <w:rFonts w:hint="eastAsia"/>
          </w:rPr>
          <w:delText>사실</w:delText>
        </w:r>
        <w:r>
          <w:rPr>
            <w:rFonts w:hint="eastAsia"/>
          </w:rPr>
          <w:delText xml:space="preserve">, </w:delText>
        </w:r>
        <w:r>
          <w:rPr>
            <w:rFonts w:hint="eastAsia"/>
          </w:rPr>
          <w:delText>사건</w:delText>
        </w:r>
        <w:r>
          <w:rPr>
            <w:rFonts w:hint="eastAsia"/>
          </w:rPr>
          <w:delText>,</w:delText>
        </w:r>
        <w:r>
          <w:delText xml:space="preserve"> </w:delText>
        </w:r>
        <w:r>
          <w:rPr>
            <w:rFonts w:hint="eastAsia"/>
          </w:rPr>
          <w:delText>사유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또는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상황</w:delText>
        </w:r>
        <w:r w:rsidR="00BD4892">
          <w:rPr>
            <w:rFonts w:hint="eastAsia"/>
          </w:rPr>
          <w:delText>이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기준</w:delText>
        </w:r>
        <w:r w:rsidR="00FA568B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재무제표에</w:delText>
        </w:r>
        <w:r w:rsidR="00BD4892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반영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또는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공개된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경우</w:delText>
        </w:r>
        <w:r w:rsidR="00FA568B">
          <w:rPr>
            <w:rFonts w:hint="eastAsia"/>
          </w:rPr>
          <w:delText>,</w:delText>
        </w:r>
        <w:r w:rsidR="00FA568B">
          <w:delText xml:space="preserve"> </w:delText>
        </w:r>
        <w:r w:rsidR="00FA568B">
          <w:rPr>
            <w:rFonts w:hint="eastAsia"/>
          </w:rPr>
          <w:delText>그러한</w:delText>
        </w:r>
        <w:r w:rsidR="00FA568B">
          <w:rPr>
            <w:rFonts w:hint="eastAsia"/>
          </w:rPr>
          <w:delText xml:space="preserve"> </w:delText>
        </w:r>
        <w:r>
          <w:rPr>
            <w:rFonts w:hint="eastAsia"/>
          </w:rPr>
          <w:delText>손해에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대하여는</w:delText>
        </w:r>
        <w:r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본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계약</w:delText>
        </w:r>
        <w:r w:rsidR="00FA568B">
          <w:rPr>
            <w:rFonts w:hint="eastAsia"/>
          </w:rPr>
          <w:delText xml:space="preserve"> </w:delText>
        </w:r>
        <w:r w:rsidR="00FA568B" w:rsidRPr="0038261A">
          <w:rPr>
            <w:rFonts w:hint="eastAsia"/>
            <w:u w:val="single"/>
          </w:rPr>
          <w:delText>제</w:delText>
        </w:r>
        <w:r w:rsidR="0038261A" w:rsidRPr="0038261A">
          <w:rPr>
            <w:u w:val="single"/>
          </w:rPr>
          <w:fldChar w:fldCharType="begin"/>
        </w:r>
        <w:r w:rsidR="0038261A" w:rsidRPr="0038261A">
          <w:rPr>
            <w:u w:val="single"/>
          </w:rPr>
          <w:delInstrText xml:space="preserve"> </w:delInstrText>
        </w:r>
        <w:r w:rsidR="0038261A" w:rsidRPr="0038261A">
          <w:rPr>
            <w:rFonts w:hint="eastAsia"/>
            <w:u w:val="single"/>
          </w:rPr>
          <w:delInstrText>REF _Ref105666556 \w \h</w:delInstrText>
        </w:r>
        <w:r w:rsidR="0038261A" w:rsidRPr="0038261A">
          <w:rPr>
            <w:u w:val="single"/>
          </w:rPr>
          <w:delInstrText xml:space="preserve"> </w:delInstrText>
        </w:r>
        <w:r w:rsidR="0038261A">
          <w:rPr>
            <w:u w:val="single"/>
          </w:rPr>
          <w:delInstrText xml:space="preserve"> \* MERGEFORMAT </w:delInstrText>
        </w:r>
        <w:r w:rsidR="0038261A" w:rsidRPr="0038261A">
          <w:rPr>
            <w:u w:val="single"/>
          </w:rPr>
        </w:r>
        <w:r w:rsidR="0038261A" w:rsidRPr="0038261A">
          <w:rPr>
            <w:u w:val="single"/>
          </w:rPr>
          <w:fldChar w:fldCharType="separate"/>
        </w:r>
        <w:r w:rsidR="00717E6B">
          <w:rPr>
            <w:u w:val="single"/>
          </w:rPr>
          <w:delText>7.1</w:delText>
        </w:r>
        <w:r w:rsidR="0038261A" w:rsidRPr="0038261A">
          <w:rPr>
            <w:u w:val="single"/>
          </w:rPr>
          <w:fldChar w:fldCharType="end"/>
        </w:r>
        <w:r w:rsidR="00FA568B" w:rsidRPr="0038261A">
          <w:rPr>
            <w:rFonts w:hint="eastAsia"/>
            <w:u w:val="single"/>
          </w:rPr>
          <w:delText>조</w:delText>
        </w:r>
        <w:r w:rsidR="00FA568B">
          <w:rPr>
            <w:rFonts w:hint="eastAsia"/>
          </w:rPr>
          <w:delText>에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따른</w:delText>
        </w:r>
        <w:r w:rsidR="00FA568B">
          <w:rPr>
            <w:rFonts w:hint="eastAsia"/>
          </w:rPr>
          <w:delText xml:space="preserve"> </w:delText>
        </w:r>
        <w:r>
          <w:rPr>
            <w:rFonts w:hint="eastAsia"/>
          </w:rPr>
          <w:delText>손해배상책임을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지지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아니한다</w:delText>
        </w:r>
        <w:r>
          <w:rPr>
            <w:rFonts w:hint="eastAsia"/>
          </w:rPr>
          <w:delText>.</w:delText>
        </w:r>
      </w:del>
    </w:p>
    <w:p w14:paraId="1189FBC3" w14:textId="21E9A671" w:rsidR="00D47923" w:rsidRPr="001052F8" w:rsidRDefault="007A4067" w:rsidP="00877E3D">
      <w:pPr>
        <w:pStyle w:val="LKLevel4"/>
        <w:rPr>
          <w:ins w:id="261" w:author="SL PARTNERS" w:date="2025-07-10T17:34:00Z" w16du:dateUtc="2025-07-10T08:34:00Z"/>
        </w:rPr>
      </w:pPr>
      <w:ins w:id="262" w:author="SL PARTNERS" w:date="2025-07-10T17:34:00Z" w16du:dateUtc="2025-07-10T08:34:00Z">
        <w:r>
          <w:rPr>
            <w:rFonts w:hint="eastAsia"/>
            <w:u w:val="single"/>
          </w:rPr>
          <w:t>매수인의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악의</w:t>
        </w:r>
        <w:r>
          <w:rPr>
            <w:rFonts w:hint="eastAsia"/>
            <w:u w:val="single"/>
          </w:rPr>
          <w:t>.</w:t>
        </w:r>
        <w:r w:rsidR="000469D5" w:rsidRPr="00995F66">
          <w:t xml:space="preserve"> </w:t>
        </w:r>
        <w:r w:rsidR="000469D5">
          <w:rPr>
            <w:rFonts w:hint="eastAsia"/>
          </w:rPr>
          <w:t xml:space="preserve"> </w:t>
        </w:r>
        <w:r>
          <w:rPr>
            <w:rFonts w:hint="eastAsia"/>
          </w:rPr>
          <w:t>매수인이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체결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전후를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불문하고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진술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보장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사실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가능성을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알았거나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있었다는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사정은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매수인의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손해배상청구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손해액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산정에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영향을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미치지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않는다</w:t>
        </w:r>
        <w:r>
          <w:rPr>
            <w:rFonts w:hint="eastAsia"/>
          </w:rPr>
          <w:t xml:space="preserve">. </w:t>
        </w:r>
        <w:r w:rsidR="0027570F">
          <w:rPr>
            <w:rFonts w:hint="eastAsia"/>
          </w:rPr>
          <w:t>[</w:t>
        </w:r>
        <w:r w:rsidR="0027570F" w:rsidRPr="00B5482E">
          <w:rPr>
            <w:highlight w:val="yellow"/>
          </w:rPr>
          <w:t xml:space="preserve">Note to Seller:  </w:t>
        </w:r>
        <w:r w:rsidR="0027570F">
          <w:rPr>
            <w:rFonts w:hint="eastAsia"/>
            <w:highlight w:val="yellow"/>
          </w:rPr>
          <w:t>본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사안은</w:t>
        </w:r>
        <w:r w:rsidR="0027570F">
          <w:rPr>
            <w:rFonts w:hint="eastAsia"/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우선협상자로</w:t>
        </w:r>
        <w:r w:rsidR="0027570F" w:rsidRPr="00B5482E">
          <w:rPr>
            <w:rFonts w:hint="eastAsia"/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선정된</w:t>
        </w:r>
        <w:r w:rsidR="0027570F" w:rsidRPr="00B5482E">
          <w:rPr>
            <w:rFonts w:hint="eastAsia"/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이후</w:t>
        </w:r>
        <w:r w:rsidR="0027570F" w:rsidRPr="00B5482E">
          <w:rPr>
            <w:rFonts w:hint="eastAsia"/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본실사가</w:t>
        </w:r>
        <w:r w:rsidR="0027570F" w:rsidRPr="00B5482E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이루어진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바가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없습니다</w:t>
        </w:r>
        <w:r w:rsidR="0027570F">
          <w:rPr>
            <w:rFonts w:hint="eastAsia"/>
            <w:highlight w:val="yellow"/>
          </w:rPr>
          <w:t>.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무엇보다도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진술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및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보장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조항은</w:t>
        </w:r>
        <w:r w:rsidR="0027570F" w:rsidRPr="00411980">
          <w:rPr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잠재적으로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존재하던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위험이</w:t>
        </w:r>
        <w:r w:rsidR="0027570F">
          <w:rPr>
            <w:rFonts w:hint="eastAsia"/>
            <w:highlight w:val="yellow"/>
          </w:rPr>
          <w:t xml:space="preserve"> </w:t>
        </w:r>
        <w:proofErr w:type="gramStart"/>
        <w:r w:rsidR="0027570F">
          <w:rPr>
            <w:rFonts w:hint="eastAsia"/>
            <w:highlight w:val="yellow"/>
          </w:rPr>
          <w:t>현실화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되었을</w:t>
        </w:r>
        <w:proofErr w:type="gramEnd"/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때</w:t>
        </w:r>
        <w:r w:rsidR="0027570F">
          <w:rPr>
            <w:rFonts w:hint="eastAsia"/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위반시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일방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당사자가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배상책임을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부담할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것을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전제하고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있는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것입니다</w:t>
        </w:r>
        <w:r w:rsidR="0027570F" w:rsidRPr="00411980">
          <w:rPr>
            <w:highlight w:val="yellow"/>
          </w:rPr>
          <w:t xml:space="preserve">. </w:t>
        </w:r>
        <w:r w:rsidR="0027570F" w:rsidRPr="00411980">
          <w:rPr>
            <w:rFonts w:hint="eastAsia"/>
            <w:highlight w:val="yellow"/>
          </w:rPr>
          <w:t>그러므로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상대방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당사자가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이를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인지하였는지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여부에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따라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배상책임이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제한된다는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것은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합리적이라고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볼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수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없고</w:t>
        </w:r>
        <w:r w:rsidR="0027570F" w:rsidRPr="00411980">
          <w:rPr>
            <w:highlight w:val="yellow"/>
          </w:rPr>
          <w:t xml:space="preserve">, </w:t>
        </w:r>
        <w:r w:rsidR="0027570F" w:rsidRPr="00411980">
          <w:rPr>
            <w:rFonts w:hint="eastAsia"/>
            <w:highlight w:val="yellow"/>
          </w:rPr>
          <w:t>악의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여부를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판단하는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기준도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매우</w:t>
        </w:r>
        <w:r w:rsidR="0027570F" w:rsidRPr="00411980">
          <w:rPr>
            <w:highlight w:val="yellow"/>
          </w:rPr>
          <w:t xml:space="preserve"> </w:t>
        </w:r>
        <w:r w:rsidR="0027570F" w:rsidRPr="00411980">
          <w:rPr>
            <w:rFonts w:hint="eastAsia"/>
            <w:highlight w:val="yellow"/>
          </w:rPr>
          <w:t>모호</w:t>
        </w:r>
        <w:r w:rsidR="0027570F">
          <w:rPr>
            <w:rFonts w:hint="eastAsia"/>
            <w:highlight w:val="yellow"/>
          </w:rPr>
          <w:t>하며</w:t>
        </w:r>
        <w:r w:rsidR="0027570F">
          <w:rPr>
            <w:rFonts w:hint="eastAsia"/>
            <w:highlight w:val="yellow"/>
          </w:rPr>
          <w:t xml:space="preserve">, </w:t>
        </w:r>
        <w:r w:rsidR="0027570F">
          <w:rPr>
            <w:rFonts w:hint="eastAsia"/>
            <w:highlight w:val="yellow"/>
          </w:rPr>
          <w:t>현재는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실사도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제대로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이루어지지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않았기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때문에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설령</w:t>
        </w:r>
        <w:r w:rsidR="0027570F">
          <w:rPr>
            <w:rFonts w:hint="eastAsia"/>
            <w:highlight w:val="yellow"/>
          </w:rPr>
          <w:t xml:space="preserve"> </w:t>
        </w:r>
        <w:proofErr w:type="spellStart"/>
        <w:r w:rsidR="0027570F">
          <w:rPr>
            <w:rFonts w:hint="eastAsia"/>
            <w:highlight w:val="yellow"/>
          </w:rPr>
          <w:t>추상적으로나마</w:t>
        </w:r>
        <w:proofErr w:type="spellEnd"/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알고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있는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사항이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있다고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하더라도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이를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가격에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반영한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바가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없기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때문에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배제하는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것은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타당하지</w:t>
        </w:r>
        <w:r w:rsidR="0027570F">
          <w:rPr>
            <w:rFonts w:hint="eastAsia"/>
            <w:highlight w:val="yellow"/>
          </w:rPr>
          <w:t xml:space="preserve"> </w:t>
        </w:r>
        <w:r w:rsidR="0027570F">
          <w:rPr>
            <w:rFonts w:hint="eastAsia"/>
            <w:highlight w:val="yellow"/>
          </w:rPr>
          <w:t>않습니다</w:t>
        </w:r>
        <w:r w:rsidR="0027570F" w:rsidRPr="00411980">
          <w:rPr>
            <w:highlight w:val="yellow"/>
          </w:rPr>
          <w:t xml:space="preserve">. </w:t>
        </w:r>
        <w:r w:rsidR="0027570F" w:rsidRPr="00B5482E">
          <w:rPr>
            <w:rFonts w:hint="eastAsia"/>
            <w:highlight w:val="yellow"/>
          </w:rPr>
          <w:t>만약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매도인께서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알고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계신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진술보장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사항이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있다면</w:t>
        </w:r>
        <w:r w:rsidR="0027570F" w:rsidRPr="00B5482E">
          <w:rPr>
            <w:highlight w:val="yellow"/>
          </w:rPr>
          <w:t xml:space="preserve">, </w:t>
        </w:r>
        <w:r w:rsidR="0027570F" w:rsidRPr="00B5482E">
          <w:rPr>
            <w:rFonts w:hint="eastAsia"/>
            <w:highlight w:val="yellow"/>
          </w:rPr>
          <w:t>공개목록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등에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포함하여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이를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치유하는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조항을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포함하는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것은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수용할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수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있으므로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그러한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점을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계약서에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명시하여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주시기</w:t>
        </w:r>
        <w:r w:rsidR="0027570F" w:rsidRPr="00B5482E">
          <w:rPr>
            <w:highlight w:val="yellow"/>
          </w:rPr>
          <w:t xml:space="preserve"> </w:t>
        </w:r>
        <w:r w:rsidR="0027570F" w:rsidRPr="00B5482E">
          <w:rPr>
            <w:rFonts w:hint="eastAsia"/>
            <w:highlight w:val="yellow"/>
          </w:rPr>
          <w:t>바랍니다</w:t>
        </w:r>
        <w:r w:rsidR="0027570F" w:rsidRPr="00B5482E">
          <w:rPr>
            <w:highlight w:val="yellow"/>
          </w:rPr>
          <w:t>.</w:t>
        </w:r>
        <w:r w:rsidR="0027570F">
          <w:rPr>
            <w:rFonts w:hint="eastAsia"/>
          </w:rPr>
          <w:t>]</w:t>
        </w:r>
        <w:r w:rsidR="00AA02C1" w:rsidRPr="00AA02C1">
          <w:rPr>
            <w:rFonts w:hint="eastAsia"/>
          </w:rPr>
          <w:t xml:space="preserve"> </w:t>
        </w:r>
      </w:ins>
    </w:p>
    <w:p w14:paraId="1B935D81" w14:textId="18B5B828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 w:rsidR="00680A5F"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F76E4F7" w14:textId="77777777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59FAE937" w14:textId="77777777" w:rsidR="002A7937" w:rsidRPr="004C3A94" w:rsidRDefault="002A7937" w:rsidP="00877E3D">
      <w:pPr>
        <w:pStyle w:val="LKLevel4"/>
        <w:rPr>
          <w:del w:id="263" w:author="SL PARTNERS" w:date="2025-07-10T17:34:00Z" w16du:dateUtc="2025-07-10T08:34:00Z"/>
          <w:u w:val="single"/>
        </w:rPr>
      </w:pPr>
      <w:del w:id="264" w:author="SL PARTNERS" w:date="2025-07-10T17:34:00Z" w16du:dateUtc="2025-07-10T08:34:00Z">
        <w:r>
          <w:rPr>
            <w:rFonts w:hint="eastAsia"/>
            <w:u w:val="single"/>
          </w:rPr>
          <w:delText>매수인</w:delText>
        </w:r>
        <w:r w:rsidR="002B221C">
          <w:rPr>
            <w:rFonts w:hint="eastAsia"/>
            <w:u w:val="single"/>
          </w:rPr>
          <w:delText xml:space="preserve"> </w:delText>
        </w:r>
        <w:r w:rsidR="002B221C">
          <w:rPr>
            <w:rFonts w:hint="eastAsia"/>
            <w:u w:val="single"/>
          </w:rPr>
          <w:delText>측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행위로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인한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손해</w:delText>
        </w:r>
        <w:r w:rsidRPr="006B5C45">
          <w:delText>.</w:delText>
        </w:r>
        <w:r w:rsidR="00680A5F">
          <w:rPr>
            <w:rFonts w:hint="eastAsia"/>
          </w:rPr>
          <w:delText xml:space="preserve"> </w:delText>
        </w:r>
        <w:r w:rsidRPr="006B5C45">
          <w:delText xml:space="preserve"> </w:delText>
        </w:r>
        <w:r w:rsidR="009D587E">
          <w:rPr>
            <w:rFonts w:hint="eastAsia"/>
          </w:rPr>
          <w:delText>매도인은</w:delText>
        </w:r>
        <w:r w:rsidR="000A5621" w:rsidRPr="00B23607">
          <w:rPr>
            <w:rFonts w:hint="eastAsia"/>
          </w:rPr>
          <w:delText xml:space="preserve"> </w:delText>
        </w:r>
        <w:r w:rsidR="000A5621">
          <w:delText xml:space="preserve">(i) </w:delText>
        </w:r>
        <w:r w:rsidR="000A5621">
          <w:rPr>
            <w:rFonts w:hint="eastAsia"/>
          </w:rPr>
          <w:delText>매수인</w:delText>
        </w:r>
        <w:r w:rsidR="009D587E">
          <w:rPr>
            <w:rFonts w:hint="eastAsia"/>
          </w:rPr>
          <w:delText xml:space="preserve"> </w:delText>
        </w:r>
        <w:r w:rsidR="009D587E">
          <w:rPr>
            <w:rFonts w:hint="eastAsia"/>
          </w:rPr>
          <w:delText>또는</w:delText>
        </w:r>
        <w:r w:rsidR="009D587E">
          <w:rPr>
            <w:rFonts w:hint="eastAsia"/>
          </w:rPr>
          <w:delText xml:space="preserve"> </w:delText>
        </w:r>
        <w:r w:rsidR="009D587E">
          <w:rPr>
            <w:rFonts w:hint="eastAsia"/>
          </w:rPr>
          <w:delText>그</w:delText>
        </w:r>
        <w:r w:rsidR="009D587E">
          <w:rPr>
            <w:rFonts w:hint="eastAsia"/>
          </w:rPr>
          <w:delText xml:space="preserve"> </w:delText>
        </w:r>
        <w:r w:rsidR="009D587E">
          <w:rPr>
            <w:rFonts w:hint="eastAsia"/>
          </w:rPr>
          <w:delText>계열회사</w:delText>
        </w:r>
        <w:r w:rsidR="0044633B" w:rsidRPr="0002206B">
          <w:rPr>
            <w:rFonts w:hint="eastAsia"/>
          </w:rPr>
          <w:delText>(</w:delText>
        </w:r>
        <w:r w:rsidR="0044633B" w:rsidRPr="0002206B">
          <w:rPr>
            <w:rFonts w:hint="eastAsia"/>
          </w:rPr>
          <w:delText>거래종결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이후에는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대상회사</w:delText>
        </w:r>
        <w:r w:rsidR="002F6428">
          <w:rPr>
            <w:rFonts w:hint="eastAsia"/>
          </w:rPr>
          <w:delText>를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포함하며</w:delText>
        </w:r>
        <w:r w:rsidR="0044633B" w:rsidRPr="0002206B">
          <w:rPr>
            <w:rFonts w:hint="eastAsia"/>
          </w:rPr>
          <w:delText>,</w:delText>
        </w:r>
        <w:r w:rsidR="0044633B" w:rsidRPr="0002206B">
          <w:delText xml:space="preserve"> </w:delText>
        </w:r>
        <w:r w:rsidR="0044633B" w:rsidRPr="0002206B">
          <w:rPr>
            <w:rFonts w:hint="eastAsia"/>
          </w:rPr>
          <w:delText>이하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본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delText>(v)</w:delText>
        </w:r>
        <w:r w:rsidR="0044633B" w:rsidRPr="0002206B">
          <w:rPr>
            <w:rFonts w:hint="eastAsia"/>
          </w:rPr>
          <w:delText>호에서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동일</w:delText>
        </w:r>
        <w:r w:rsidR="0044633B" w:rsidRPr="0002206B">
          <w:rPr>
            <w:rFonts w:hint="eastAsia"/>
          </w:rPr>
          <w:delText>)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및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그들의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대리인이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행한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작위</w:delText>
        </w:r>
        <w:r w:rsidR="000A5621">
          <w:delText>∙</w:delText>
        </w:r>
        <w:r w:rsidR="000A5621">
          <w:rPr>
            <w:rFonts w:hint="eastAsia"/>
          </w:rPr>
          <w:delText>부작위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기타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거래로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인하여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발생한</w:delText>
        </w:r>
        <w:r w:rsidR="000A5621">
          <w:rPr>
            <w:rFonts w:hint="eastAsia"/>
          </w:rPr>
          <w:delText xml:space="preserve"> </w:delText>
        </w:r>
        <w:r w:rsidR="000A5621" w:rsidRPr="000A5621">
          <w:rPr>
            <w:rFonts w:hint="eastAsia"/>
          </w:rPr>
          <w:delText>손해</w:delText>
        </w:r>
        <w:r w:rsidR="000A5621" w:rsidRPr="000A5621">
          <w:rPr>
            <w:rFonts w:hint="eastAsia"/>
          </w:rPr>
          <w:delText>,</w:delText>
        </w:r>
        <w:r w:rsidR="000A5621" w:rsidRPr="00B23607">
          <w:delText xml:space="preserve"> (ii) </w:delText>
        </w:r>
        <w:r w:rsidR="000A5621" w:rsidRPr="00B23607">
          <w:rPr>
            <w:rFonts w:hint="eastAsia"/>
          </w:rPr>
          <w:delText>거래종결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이후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매수인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측이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실행한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지배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구조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변경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조직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개편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합병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기업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구조조정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계열</w:delText>
        </w:r>
        <w:r w:rsidR="008C3F45">
          <w:rPr>
            <w:rFonts w:hint="eastAsia"/>
          </w:rPr>
          <w:delText>회</w:delText>
        </w:r>
        <w:r w:rsidR="000A5621" w:rsidRPr="00B23607">
          <w:rPr>
            <w:rFonts w:hint="eastAsia"/>
          </w:rPr>
          <w:delText>사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구조조정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영업</w:delText>
        </w:r>
        <w:r w:rsidR="000A5621" w:rsidRPr="00B23607">
          <w:delText>∙</w:delText>
        </w:r>
        <w:r w:rsidR="000A5621" w:rsidRPr="00B23607">
          <w:rPr>
            <w:rFonts w:hint="eastAsia"/>
          </w:rPr>
          <w:delText>자산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또는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부채의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양도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영업의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중단이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없었다면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발생하지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않았을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손해</w:delText>
        </w:r>
        <w:r w:rsidR="000A5621" w:rsidRPr="00B23607">
          <w:rPr>
            <w:rFonts w:hint="eastAsia"/>
          </w:rPr>
          <w:delText xml:space="preserve">, </w:delText>
        </w:r>
        <w:r w:rsidR="000A5621" w:rsidRPr="00B23607">
          <w:delText xml:space="preserve">(iii) </w:delText>
        </w:r>
        <w:r w:rsidR="000A5621" w:rsidRPr="00B23607">
          <w:rPr>
            <w:rFonts w:hint="eastAsia"/>
          </w:rPr>
          <w:delText>거래종결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이후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매수인</w:delText>
        </w:r>
        <w:r w:rsidR="000A5621" w:rsidRPr="00B23607">
          <w:rPr>
            <w:rFonts w:hint="eastAsia"/>
          </w:rPr>
          <w:delText xml:space="preserve"> </w:delText>
        </w:r>
        <w:r w:rsidR="00246DA9">
          <w:rPr>
            <w:rFonts w:hint="eastAsia"/>
          </w:rPr>
          <w:delText>또는</w:delText>
        </w:r>
        <w:r w:rsidR="00246DA9">
          <w:rPr>
            <w:rFonts w:hint="eastAsia"/>
          </w:rPr>
          <w:delText xml:space="preserve"> </w:delText>
        </w:r>
        <w:r w:rsidR="00246DA9">
          <w:rPr>
            <w:rFonts w:hint="eastAsia"/>
          </w:rPr>
          <w:delText>그</w:delText>
        </w:r>
        <w:r w:rsidR="00246DA9">
          <w:rPr>
            <w:rFonts w:hint="eastAsia"/>
          </w:rPr>
          <w:delText xml:space="preserve"> </w:delText>
        </w:r>
        <w:r w:rsidR="00246DA9">
          <w:rPr>
            <w:rFonts w:hint="eastAsia"/>
          </w:rPr>
          <w:delText>계열회사</w:delText>
        </w:r>
        <w:r w:rsidR="000A5621" w:rsidRPr="00B23607">
          <w:rPr>
            <w:rFonts w:hint="eastAsia"/>
          </w:rPr>
          <w:delText>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회계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또는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세무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처리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기준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또는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관행의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변경</w:delText>
        </w:r>
        <w:r w:rsidR="000A5621" w:rsidRPr="00B23607">
          <w:rPr>
            <w:rFonts w:hint="eastAsia"/>
          </w:rPr>
          <w:delText>(</w:delText>
        </w:r>
        <w:r w:rsidR="000A5621" w:rsidRPr="00B23607">
          <w:rPr>
            <w:rFonts w:hint="eastAsia"/>
          </w:rPr>
          <w:delText>세무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신고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방식의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변경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포함</w:delText>
        </w:r>
        <w:r w:rsidR="00070E75">
          <w:rPr>
            <w:rFonts w:hint="eastAsia"/>
          </w:rPr>
          <w:delText>)</w:delText>
        </w:r>
        <w:r w:rsidR="000A5621" w:rsidRPr="00B23607">
          <w:rPr>
            <w:rFonts w:hint="eastAsia"/>
          </w:rPr>
          <w:delText>으로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인한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손해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(iv)</w:delText>
        </w:r>
        <w:r w:rsidR="000A5621">
          <w:delText xml:space="preserve"> </w:delText>
        </w:r>
        <w:r w:rsidR="000A5621">
          <w:rPr>
            <w:rFonts w:hint="eastAsia"/>
          </w:rPr>
          <w:delText>거래종결일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이후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매수인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측의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과세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목적상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거주지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변경으로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인한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손해</w:delText>
        </w:r>
        <w:r w:rsidR="00DF08FB">
          <w:rPr>
            <w:rFonts w:hint="eastAsia"/>
          </w:rPr>
          <w:delText>, (</w:delText>
        </w:r>
        <w:r w:rsidR="00DF08FB">
          <w:delText xml:space="preserve">v) </w:delText>
        </w:r>
        <w:r w:rsidR="00DF08FB">
          <w:rPr>
            <w:rFonts w:hint="eastAsia"/>
          </w:rPr>
          <w:delText>매수인의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요청</w:delText>
        </w:r>
        <w:r w:rsidR="00DF08FB">
          <w:rPr>
            <w:rFonts w:hint="eastAsia"/>
          </w:rPr>
          <w:delText>,</w:delText>
        </w:r>
        <w:r w:rsidR="00DF08FB">
          <w:delText xml:space="preserve"> </w:delText>
        </w:r>
        <w:r w:rsidR="00DF08FB">
          <w:rPr>
            <w:rFonts w:hint="eastAsia"/>
          </w:rPr>
          <w:delText>승인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또는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동의</w:delText>
        </w:r>
        <w:r w:rsidR="000A5621">
          <w:rPr>
            <w:rFonts w:hint="eastAsia"/>
          </w:rPr>
          <w:delText>에</w:delText>
        </w:r>
        <w:r w:rsidR="000A5621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따르거나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기타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본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계약상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의무나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조건을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준수하기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위한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매도인</w:delText>
        </w:r>
        <w:r w:rsidR="00DF08FB">
          <w:rPr>
            <w:rFonts w:hint="eastAsia"/>
          </w:rPr>
          <w:delText>,</w:delText>
        </w:r>
        <w:r w:rsidR="00DF08FB">
          <w:delText xml:space="preserve"> </w:delText>
        </w:r>
        <w:r w:rsidR="00DF08FB">
          <w:rPr>
            <w:rFonts w:hint="eastAsia"/>
          </w:rPr>
          <w:delText>대상회사</w:delText>
        </w:r>
        <w:r w:rsidR="0044633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및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그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대리인의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작위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또는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부작위</w:delText>
        </w:r>
        <w:r w:rsidR="00070E75">
          <w:rPr>
            <w:rFonts w:hint="eastAsia"/>
          </w:rPr>
          <w:delText xml:space="preserve"> </w:delText>
        </w:r>
        <w:r w:rsidR="00070E75">
          <w:rPr>
            <w:rFonts w:hint="eastAsia"/>
          </w:rPr>
          <w:delText>기타</w:delText>
        </w:r>
        <w:r w:rsidR="00070E75">
          <w:rPr>
            <w:rFonts w:hint="eastAsia"/>
          </w:rPr>
          <w:delText xml:space="preserve"> </w:delText>
        </w:r>
        <w:r w:rsidR="00070E75">
          <w:rPr>
            <w:rFonts w:hint="eastAsia"/>
          </w:rPr>
          <w:delText>거래</w:delText>
        </w:r>
        <w:r w:rsidR="00DF08FB">
          <w:rPr>
            <w:rFonts w:hint="eastAsia"/>
          </w:rPr>
          <w:delText>로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인한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손해에</w:delText>
        </w:r>
        <w:r w:rsidR="00DF08FB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대하여는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배상책임을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지지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아니한다</w:delText>
        </w:r>
        <w:r w:rsidR="000A5621" w:rsidRPr="00B23607">
          <w:rPr>
            <w:rFonts w:hint="eastAsia"/>
          </w:rPr>
          <w:delText>.</w:delText>
        </w:r>
      </w:del>
    </w:p>
    <w:p w14:paraId="61A58489" w14:textId="31007E62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del w:id="265" w:author="SL PARTNERS" w:date="2025-07-10T17:34:00Z" w16du:dateUtc="2025-07-10T08:34:00Z">
        <w:r w:rsidR="006649CE" w:rsidRPr="00A506C6">
          <w:delText>모든</w:delText>
        </w:r>
      </w:del>
      <w:ins w:id="266" w:author="SL PARTNERS" w:date="2025-07-10T17:34:00Z" w16du:dateUtc="2025-07-10T08:34:00Z">
        <w:r w:rsidR="007A4067">
          <w:rPr>
            <w:rFonts w:hint="eastAsia"/>
          </w:rPr>
          <w:t>합리적인</w:t>
        </w:r>
      </w:ins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proofErr w:type="spellStart"/>
      <w:r w:rsidR="006649CE" w:rsidRPr="00A506C6">
        <w:t>지체없이</w:t>
      </w:r>
      <w:proofErr w:type="spellEnd"/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25DA5F6D" w14:textId="6189F925" w:rsidR="005474CF" w:rsidRDefault="006F69F2" w:rsidP="00877E3D">
      <w:pPr>
        <w:pStyle w:val="LKLevel3"/>
      </w:pPr>
      <w:bookmarkStart w:id="267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717E6B">
        <w:rPr>
          <w:rFonts w:hint="eastAsia"/>
          <w:szCs w:val="22"/>
          <w:u w:val="single"/>
        </w:rPr>
        <w:t>제</w:t>
      </w:r>
      <w:r w:rsidR="00717E6B">
        <w:rPr>
          <w:rFonts w:hint="eastAsia"/>
          <w:szCs w:val="22"/>
          <w:u w:val="single"/>
        </w:rPr>
        <w:t>7</w:t>
      </w:r>
      <w:r w:rsidR="00717E6B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B81A47">
        <w:rPr>
          <w:rFonts w:hint="eastAsia"/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7465F5">
        <w:rPr>
          <w:rFonts w:hint="eastAsia"/>
        </w:rPr>
        <w:t>가압류</w:t>
      </w:r>
      <w:r w:rsidR="007465F5">
        <w:rPr>
          <w:rFonts w:hint="eastAsia"/>
        </w:rPr>
        <w:t xml:space="preserve"> </w:t>
      </w:r>
      <w:r w:rsidR="007465F5">
        <w:rPr>
          <w:rFonts w:hint="eastAsia"/>
        </w:rPr>
        <w:t>등</w:t>
      </w:r>
      <w:r w:rsidR="007465F5">
        <w:rPr>
          <w:rFonts w:hint="eastAsia"/>
        </w:rPr>
        <w:t xml:space="preserve"> </w:t>
      </w:r>
      <w:r w:rsidR="007465F5">
        <w:rPr>
          <w:rFonts w:hint="eastAsia"/>
        </w:rPr>
        <w:t>보전처분</w:t>
      </w:r>
      <w:r w:rsidR="007465F5">
        <w:rPr>
          <w:rFonts w:hint="eastAsia"/>
        </w:rPr>
        <w:t xml:space="preserve">,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267"/>
    </w:p>
    <w:p w14:paraId="458BA267" w14:textId="77777777" w:rsidR="00682CCD" w:rsidRPr="000326A8" w:rsidRDefault="006649CE" w:rsidP="00877E3D">
      <w:pPr>
        <w:pStyle w:val="LKLevel2"/>
      </w:pPr>
      <w:bookmarkStart w:id="268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268"/>
    </w:p>
    <w:p w14:paraId="18E2200A" w14:textId="73F0D4B4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30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5F3D236" w14:textId="77777777" w:rsidR="000C4918" w:rsidRPr="000326A8" w:rsidRDefault="005C41DD" w:rsidP="00877E3D">
      <w:pPr>
        <w:pStyle w:val="LKLevel2"/>
      </w:pPr>
      <w:bookmarkStart w:id="269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269"/>
    </w:p>
    <w:p w14:paraId="65D42C65" w14:textId="77777777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7B8032C" w14:textId="77777777" w:rsidR="002515AB" w:rsidRPr="000326A8" w:rsidRDefault="002515AB" w:rsidP="00877E3D">
      <w:pPr>
        <w:pStyle w:val="LKLevel1"/>
      </w:pPr>
      <w:bookmarkStart w:id="270" w:name="_Toc326196543"/>
      <w:bookmarkStart w:id="271" w:name="_Toc515548445"/>
      <w:bookmarkStart w:id="272" w:name="_Ref105666047"/>
      <w:bookmarkStart w:id="273" w:name="_Toc176821194"/>
      <w:r w:rsidRPr="000326A8">
        <w:t>해제</w:t>
      </w:r>
      <w:bookmarkEnd w:id="270"/>
      <w:bookmarkEnd w:id="271"/>
      <w:bookmarkEnd w:id="272"/>
      <w:bookmarkEnd w:id="273"/>
    </w:p>
    <w:p w14:paraId="095E78B8" w14:textId="77777777" w:rsidR="00D85AF8" w:rsidRPr="000326A8" w:rsidRDefault="002515AB" w:rsidP="00877E3D">
      <w:pPr>
        <w:pStyle w:val="LKLevel2"/>
      </w:pPr>
      <w:bookmarkStart w:id="274" w:name="_DV_M202"/>
      <w:bookmarkStart w:id="275" w:name="_Ref105666122"/>
      <w:bookmarkStart w:id="276" w:name="_Toc176821195"/>
      <w:bookmarkEnd w:id="274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277" w:name="_DV_M203"/>
      <w:bookmarkStart w:id="278" w:name="_DV_M204"/>
      <w:bookmarkEnd w:id="275"/>
      <w:bookmarkEnd w:id="276"/>
      <w:bookmarkEnd w:id="277"/>
      <w:bookmarkEnd w:id="278"/>
    </w:p>
    <w:p w14:paraId="0849D422" w14:textId="77777777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135BD30D" w14:textId="77777777" w:rsidR="00D616D6" w:rsidRPr="000326A8" w:rsidRDefault="002515AB" w:rsidP="00877E3D">
      <w:pPr>
        <w:pStyle w:val="LKLevel2"/>
      </w:pPr>
      <w:bookmarkStart w:id="279" w:name="_DV_M210"/>
      <w:bookmarkStart w:id="280" w:name="_Ref105666138"/>
      <w:bookmarkStart w:id="281" w:name="_Toc176821196"/>
      <w:bookmarkEnd w:id="279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282" w:name="_DV_M213"/>
      <w:bookmarkEnd w:id="280"/>
      <w:bookmarkEnd w:id="281"/>
      <w:bookmarkEnd w:id="282"/>
    </w:p>
    <w:p w14:paraId="44BC6420" w14:textId="5570C007" w:rsidR="002515AB" w:rsidRPr="00DA0CED" w:rsidRDefault="002515AB" w:rsidP="00DA0CED">
      <w:pPr>
        <w:pStyle w:val="LK2"/>
        <w:ind w:left="794"/>
        <w:rPr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</w:t>
      </w:r>
      <w:r w:rsidR="00802A28">
        <w:rPr>
          <w:rFonts w:hint="eastAsia"/>
        </w:rPr>
        <w:t>(</w:t>
      </w:r>
      <w:r w:rsidR="00802A28">
        <w:rPr>
          <w:rFonts w:hint="eastAsia"/>
        </w:rPr>
        <w:t>명확히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하면</w:t>
      </w:r>
      <w:r w:rsidR="00802A28">
        <w:rPr>
          <w:rFonts w:hint="eastAsia"/>
        </w:rPr>
        <w:t xml:space="preserve">, </w:t>
      </w:r>
      <w:r w:rsidR="00802A28">
        <w:rPr>
          <w:rFonts w:hint="eastAsia"/>
        </w:rPr>
        <w:t>장외거래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승인이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이루어지지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않은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경우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이는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어느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누구의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책임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있는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사유로도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보지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않음</w:t>
      </w:r>
      <w:r w:rsidR="00802A28">
        <w:rPr>
          <w:rFonts w:hint="eastAsia"/>
        </w:rPr>
        <w:t>)</w:t>
      </w:r>
      <w:r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E96B18">
        <w:rPr>
          <w:rFonts w:hint="eastAsia"/>
        </w:rPr>
        <w:t>다</w:t>
      </w:r>
      <w:r w:rsidR="00E96B18">
        <w:rPr>
          <w:rFonts w:hint="eastAsia"/>
        </w:rPr>
        <w:t xml:space="preserve">. </w:t>
      </w:r>
      <w:r w:rsidR="00E96B18">
        <w:rPr>
          <w:rFonts w:hint="eastAsia"/>
        </w:rPr>
        <w:t>한편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</w:p>
    <w:p w14:paraId="6F7F05B8" w14:textId="49B435F5" w:rsidR="009D5D1C" w:rsidRPr="000326A8" w:rsidRDefault="002515AB" w:rsidP="005D22D8">
      <w:pPr>
        <w:pStyle w:val="LKLevel3"/>
      </w:pPr>
      <w:bookmarkStart w:id="283" w:name="_DV_M205"/>
      <w:bookmarkEnd w:id="283"/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406B73A5" w14:textId="2E912E68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540493F" w14:textId="65E34733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3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E46DA97" w14:textId="7AFD4C71" w:rsidR="002515AB" w:rsidRPr="000326A8" w:rsidRDefault="007A4067" w:rsidP="00877E3D">
      <w:pPr>
        <w:pStyle w:val="LKLevel3"/>
      </w:pPr>
      <w:bookmarkStart w:id="284" w:name="_DV_M206"/>
      <w:bookmarkStart w:id="285" w:name="_DV_M208"/>
      <w:bookmarkEnd w:id="284"/>
      <w:bookmarkEnd w:id="285"/>
      <w:r w:rsidRPr="000326A8">
        <w:t>거래종결이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3E7582">
        <w:t>체결일로부터</w:t>
      </w:r>
      <w:r w:rsidRPr="003E7582">
        <w:t xml:space="preserve"> </w:t>
      </w:r>
      <w:ins w:id="286" w:author="SL PARTNERS" w:date="2025-07-10T17:34:00Z" w16du:dateUtc="2025-07-10T08:34:00Z">
        <w:r w:rsidRPr="003E7582">
          <w:t>[</w:t>
        </w:r>
      </w:ins>
      <w:r w:rsidRPr="003E7582">
        <w:t>120</w:t>
      </w:r>
      <w:ins w:id="287" w:author="SL PARTNERS" w:date="2025-07-10T17:34:00Z" w16du:dateUtc="2025-07-10T08:34:00Z">
        <w:r w:rsidRPr="003E7582">
          <w:t>]</w:t>
        </w:r>
      </w:ins>
      <w:r w:rsidRPr="003E7582">
        <w:t>일</w:t>
      </w:r>
      <w:r w:rsidRPr="009A7361">
        <w:t>이</w:t>
      </w:r>
      <w:r w:rsidRPr="000326A8">
        <w:t xml:space="preserve"> </w:t>
      </w:r>
      <w:r w:rsidRPr="000326A8">
        <w:t>경과한</w:t>
      </w:r>
      <w:r w:rsidRPr="000326A8">
        <w:t xml:space="preserve"> </w:t>
      </w:r>
      <w:r w:rsidRPr="000326A8">
        <w:t>날</w:t>
      </w:r>
      <w:r>
        <w:rPr>
          <w:rFonts w:hint="eastAsia"/>
        </w:rPr>
        <w:t>(</w:t>
      </w:r>
      <w:r w:rsidRPr="0002206B">
        <w:rPr>
          <w:rFonts w:hint="eastAsia"/>
        </w:rPr>
        <w:t>단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매수인이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의무를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이행하였음에도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불구하고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정부승인이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 xml:space="preserve"> </w:t>
      </w:r>
      <w:ins w:id="288" w:author="SL PARTNERS" w:date="2025-07-10T17:34:00Z" w16du:dateUtc="2025-07-10T08:34:00Z">
        <w:r>
          <w:rPr>
            <w:rFonts w:hint="eastAsia"/>
          </w:rPr>
          <w:t>대표</w:t>
        </w:r>
        <w:r>
          <w:rPr>
            <w:rFonts w:hint="eastAsia"/>
          </w:rPr>
          <w:t xml:space="preserve"> </w:t>
        </w:r>
      </w:ins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요청에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기간은</w:t>
      </w:r>
      <w:r w:rsidRPr="0002206B">
        <w:rPr>
          <w:rFonts w:hint="eastAsia"/>
        </w:rPr>
        <w:t xml:space="preserve"> </w:t>
      </w:r>
      <w:r>
        <w:rPr>
          <w:rFonts w:hint="eastAsia"/>
          <w:shd w:val="pct15" w:color="auto" w:fill="FFFFFF"/>
          <w:rPrChange w:id="289" w:author="SL PARTNERS" w:date="2025-07-10T17:34:00Z" w16du:dateUtc="2025-07-10T08:34:00Z">
            <w:rPr>
              <w:rFonts w:hint="eastAsia"/>
            </w:rPr>
          </w:rPrChange>
        </w:rPr>
        <w:t>240</w:t>
      </w:r>
      <w:r>
        <w:rPr>
          <w:rFonts w:hint="eastAsia"/>
        </w:rPr>
        <w:t>일의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범위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정부승인이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ins w:id="290" w:author="SL PARTNERS" w:date="2025-07-10T17:34:00Z" w16du:dateUtc="2025-07-10T08:34:00Z">
        <w:r>
          <w:rPr>
            <w:rFonts w:hint="eastAsia"/>
          </w:rPr>
          <w:t>매수인이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상업적으로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합리적인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노력을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다하였음에도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불구하고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정부기관의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승인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지연</w:t>
        </w:r>
        <w:r>
          <w:rPr>
            <w:rFonts w:hint="eastAsia"/>
          </w:rPr>
          <w:t xml:space="preserve">, </w:t>
        </w:r>
        <w:r w:rsidRPr="00C2306B">
          <w:rPr>
            <w:rFonts w:hint="eastAsia"/>
            <w:u w:val="single"/>
          </w:rPr>
          <w:t>제</w:t>
        </w:r>
        <w:r w:rsidRPr="00C2306B">
          <w:rPr>
            <w:u w:val="single"/>
          </w:rPr>
          <w:t>5.1</w:t>
        </w:r>
        <w:r w:rsidRPr="00C2306B">
          <w:rPr>
            <w:rFonts w:hint="eastAsia"/>
            <w:u w:val="single"/>
          </w:rPr>
          <w:t>조</w:t>
        </w:r>
        <w:r>
          <w:rPr>
            <w:rFonts w:hint="eastAsia"/>
          </w:rPr>
          <w:t xml:space="preserve"> </w:t>
        </w:r>
        <w:r w:rsidRPr="00C2306B">
          <w:rPr>
            <w:rFonts w:hint="eastAsia"/>
            <w:u w:val="single"/>
          </w:rPr>
          <w:t>제</w:t>
        </w:r>
        <w:r w:rsidRPr="00C2306B">
          <w:rPr>
            <w:u w:val="single"/>
          </w:rPr>
          <w:t>(</w:t>
        </w:r>
        <w:r>
          <w:rPr>
            <w:rFonts w:hint="eastAsia"/>
            <w:u w:val="single"/>
          </w:rPr>
          <w:t>5</w:t>
        </w:r>
        <w:r w:rsidRPr="00C2306B">
          <w:rPr>
            <w:u w:val="single"/>
          </w:rPr>
          <w:t>)</w:t>
        </w:r>
        <w:r w:rsidRPr="00C2306B">
          <w:rPr>
            <w:rFonts w:hint="eastAsia"/>
            <w:u w:val="single"/>
          </w:rPr>
          <w:t>항</w:t>
        </w:r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과도한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부과조건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등의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사유로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필요적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정부승인을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취득하지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못한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</w:t>
        </w:r>
        <w:r>
          <w:rPr>
            <w:rFonts w:hint="eastAsia"/>
          </w:rPr>
          <w:t xml:space="preserve"> </w:t>
        </w:r>
      </w:ins>
      <w:r w:rsidRPr="0002206B">
        <w:rPr>
          <w:rFonts w:hint="eastAsia"/>
        </w:rPr>
        <w:t>이는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귀책사유로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본다</w:t>
      </w:r>
      <w:r w:rsidRPr="0002206B">
        <w:rPr>
          <w:rFonts w:hint="eastAsia"/>
        </w:rPr>
        <w:t>)</w:t>
      </w:r>
      <w:r w:rsidRPr="000326A8">
        <w:t>까지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del w:id="291" w:author="SL PARTNERS" w:date="2025-07-10T17:34:00Z" w16du:dateUtc="2025-07-10T08:34:00Z">
        <w:r w:rsidR="009A7361">
          <w:rPr>
            <w:rFonts w:hint="eastAsia"/>
          </w:rPr>
          <w:delText>매도인</w:delText>
        </w:r>
        <w:r w:rsidR="002515AB" w:rsidRPr="000326A8">
          <w:delText>에</w:delText>
        </w:r>
      </w:del>
      <w:ins w:id="292" w:author="SL PARTNERS" w:date="2025-07-10T17:34:00Z" w16du:dateUtc="2025-07-10T08:34:00Z">
        <w:r>
          <w:rPr>
            <w:rFonts w:hint="eastAsia"/>
          </w:rPr>
          <w:t>매도인들</w:t>
        </w:r>
        <w:r w:rsidRPr="000326A8">
          <w:t>에</w:t>
        </w:r>
      </w:ins>
      <w:r w:rsidRPr="000326A8">
        <w:t xml:space="preserve"> </w:t>
      </w:r>
      <w:r w:rsidRPr="000326A8">
        <w:t>의하여</w:t>
      </w:r>
      <w:r w:rsidRPr="000326A8">
        <w:t>.</w:t>
      </w:r>
    </w:p>
    <w:p w14:paraId="3F3CB17E" w14:textId="77777777" w:rsidR="002515AB" w:rsidRPr="000326A8" w:rsidRDefault="002515AB" w:rsidP="00877E3D">
      <w:pPr>
        <w:pStyle w:val="LKLevel2"/>
      </w:pPr>
      <w:bookmarkStart w:id="293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293"/>
    </w:p>
    <w:p w14:paraId="1671F210" w14:textId="0ED1D213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1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8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9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294" w:name="_DV_M216"/>
      <w:bookmarkEnd w:id="294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295" w:name="_DV_M220"/>
      <w:bookmarkEnd w:id="295"/>
    </w:p>
    <w:p w14:paraId="4D852180" w14:textId="1F4A5993" w:rsidR="007A4067" w:rsidRDefault="002515AB" w:rsidP="007A4067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221E0D99" w14:textId="33C332DB" w:rsidR="007A4067" w:rsidRPr="000326A8" w:rsidRDefault="007A4067" w:rsidP="00995F66">
      <w:pPr>
        <w:pStyle w:val="LKLevel3"/>
        <w:numPr>
          <w:ilvl w:val="0"/>
          <w:numId w:val="0"/>
        </w:numPr>
        <w:ind w:left="1588"/>
        <w:rPr>
          <w:ins w:id="296" w:author="SL PARTNERS" w:date="2025-07-10T17:34:00Z" w16du:dateUtc="2025-07-10T08:34:00Z"/>
        </w:rPr>
      </w:pPr>
    </w:p>
    <w:p w14:paraId="5069CAD9" w14:textId="77777777" w:rsidR="00A71DD2" w:rsidRPr="000326A8" w:rsidRDefault="00A71DD2" w:rsidP="00877E3D">
      <w:pPr>
        <w:pStyle w:val="LKLevel1"/>
      </w:pPr>
      <w:bookmarkStart w:id="297" w:name="_DV_M214"/>
      <w:bookmarkStart w:id="298" w:name="_Toc515548446"/>
      <w:bookmarkStart w:id="299" w:name="_Ref105666064"/>
      <w:bookmarkStart w:id="300" w:name="_Toc176821199"/>
      <w:bookmarkEnd w:id="297"/>
      <w:r w:rsidRPr="000326A8">
        <w:t>기타</w:t>
      </w:r>
      <w:bookmarkEnd w:id="298"/>
      <w:bookmarkEnd w:id="299"/>
      <w:bookmarkEnd w:id="300"/>
    </w:p>
    <w:p w14:paraId="0597BDAE" w14:textId="77777777" w:rsidR="0097441B" w:rsidRPr="000326A8" w:rsidRDefault="00D06D74" w:rsidP="00877E3D">
      <w:pPr>
        <w:pStyle w:val="LKLevel2"/>
      </w:pPr>
      <w:bookmarkStart w:id="301" w:name="_Toc176821200"/>
      <w:r w:rsidRPr="000326A8">
        <w:t>비밀유지</w:t>
      </w:r>
      <w:r w:rsidRPr="000326A8">
        <w:t>.</w:t>
      </w:r>
      <w:bookmarkEnd w:id="301"/>
    </w:p>
    <w:p w14:paraId="29545D55" w14:textId="6E44BBCD" w:rsidR="00803F4C" w:rsidRPr="000326A8" w:rsidRDefault="00803F4C" w:rsidP="00877E3D">
      <w:pPr>
        <w:pStyle w:val="LKLevel3"/>
      </w:pPr>
      <w:bookmarkStart w:id="302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302"/>
    </w:p>
    <w:p w14:paraId="248D444C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5A81D6D9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421C285C" w14:textId="2077492B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 w:rsidR="00F57CCD" w:rsidRPr="0002206B">
        <w:rPr>
          <w:lang w:val="ko-KR"/>
        </w:rPr>
        <w:t>20</w:t>
      </w:r>
      <w:r w:rsidR="00F57CCD" w:rsidRPr="0002206B">
        <w:rPr>
          <w:rFonts w:hint="eastAsia"/>
          <w:lang w:val="ko-KR"/>
        </w:rPr>
        <w:t>2</w:t>
      </w:r>
      <w:r w:rsidR="00F57CCD">
        <w:rPr>
          <w:lang w:val="ko-KR"/>
        </w:rPr>
        <w:t>5</w:t>
      </w:r>
      <w:r w:rsidRPr="0002206B">
        <w:rPr>
          <w:lang w:val="ko-KR"/>
        </w:rPr>
        <w:t xml:space="preserve">. </w:t>
      </w:r>
      <w:r w:rsidR="00F57CCD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="00F57CCD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Pr="0002206B">
        <w:rPr>
          <w:lang w:val="ko-KR"/>
        </w:rPr>
        <w:t>작성하여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주식회사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에스엠엔터테인먼트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및</w:t>
      </w:r>
      <w:r w:rsidRPr="0002206B">
        <w:t xml:space="preserve"> </w:t>
      </w:r>
      <w:r w:rsidRPr="0002206B">
        <w:t>매도인에게</w:t>
      </w:r>
      <w:r w:rsidRPr="0002206B">
        <w:t xml:space="preserve"> </w:t>
      </w:r>
      <w:r w:rsidRPr="0002206B">
        <w:t>제출한</w:t>
      </w:r>
      <w:r w:rsidRPr="0002206B">
        <w:t xml:space="preserve"> </w:t>
      </w:r>
      <w:r w:rsidRPr="0002206B">
        <w:t>비밀유지확약서</w:t>
      </w:r>
      <w:r w:rsidRPr="0002206B">
        <w:rPr>
          <w:rFonts w:hint="eastAsia"/>
        </w:rPr>
        <w:t>(</w:t>
      </w:r>
      <w:r w:rsidRPr="0002206B">
        <w:t>“</w:t>
      </w:r>
      <w:r w:rsidRPr="0002206B">
        <w:rPr>
          <w:rFonts w:hint="eastAsia"/>
          <w:u w:val="single"/>
        </w:rPr>
        <w:t>비밀유지확약</w:t>
      </w:r>
      <w:r w:rsidRPr="0002206B">
        <w:t>”)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4D452FFB" w14:textId="49FD5BB5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724E92DD" w14:textId="77777777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B650A97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E5428AE" w14:textId="77777777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7DA995A4" w14:textId="77777777" w:rsidR="00803F4C" w:rsidRPr="000326A8" w:rsidRDefault="00803F4C" w:rsidP="00877E3D">
      <w:pPr>
        <w:pStyle w:val="LKLevel4"/>
      </w:pPr>
      <w:r w:rsidRPr="00D64A6B">
        <w:t>비밀유지</w:t>
      </w:r>
      <w:r w:rsidR="00A4696C" w:rsidRPr="00D64A6B">
        <w:t>확약</w:t>
      </w:r>
      <w:r w:rsidRPr="00D64A6B">
        <w:t xml:space="preserve"> </w:t>
      </w:r>
      <w:r w:rsidRPr="00D64A6B">
        <w:t>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정보가</w:t>
      </w:r>
      <w:r w:rsidRPr="000326A8">
        <w:t xml:space="preserve"> </w:t>
      </w:r>
      <w:r w:rsidRPr="000326A8">
        <w:t>이미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6DDEAD49" w14:textId="77777777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12AABB57" w14:textId="77777777" w:rsidR="00AB5969" w:rsidRPr="000326A8" w:rsidRDefault="00A76EA4" w:rsidP="00877E3D">
      <w:pPr>
        <w:pStyle w:val="LKLevel2"/>
      </w:pPr>
      <w:bookmarkStart w:id="303" w:name="_DV_M224"/>
      <w:bookmarkEnd w:id="303"/>
      <w:r w:rsidRPr="000326A8">
        <w:tab/>
      </w:r>
      <w:bookmarkStart w:id="304" w:name="_Ref105673465"/>
      <w:bookmarkStart w:id="305" w:name="_Toc176821201"/>
      <w:r w:rsidR="00E9467C" w:rsidRPr="000326A8">
        <w:t>완전합의</w:t>
      </w:r>
      <w:r w:rsidRPr="000326A8">
        <w:t>.</w:t>
      </w:r>
      <w:bookmarkEnd w:id="304"/>
      <w:bookmarkEnd w:id="305"/>
    </w:p>
    <w:p w14:paraId="3AE1A8C9" w14:textId="77777777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FE3911">
        <w:rPr>
          <w:rFonts w:hint="eastAsia"/>
          <w:lang w:val="ko-KR"/>
        </w:rPr>
        <w:t>비밀유지확약은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7E14F8FD" w14:textId="77777777" w:rsidR="00AB5969" w:rsidRPr="000326A8" w:rsidRDefault="0090243A" w:rsidP="00877E3D">
      <w:pPr>
        <w:pStyle w:val="LKLevel2"/>
      </w:pPr>
      <w:bookmarkStart w:id="306" w:name="_DV_M226"/>
      <w:bookmarkStart w:id="307" w:name="_Toc176821202"/>
      <w:bookmarkEnd w:id="306"/>
      <w:r w:rsidRPr="000326A8">
        <w:t>변경</w:t>
      </w:r>
      <w:r w:rsidRPr="000326A8">
        <w:t>.</w:t>
      </w:r>
      <w:bookmarkEnd w:id="307"/>
    </w:p>
    <w:p w14:paraId="05A0F72D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0B37372B" w14:textId="77777777" w:rsidR="00AB5969" w:rsidRPr="000326A8" w:rsidRDefault="0090243A" w:rsidP="00877E3D">
      <w:pPr>
        <w:pStyle w:val="LKLevel2"/>
      </w:pPr>
      <w:bookmarkStart w:id="308" w:name="_Toc176821203"/>
      <w:r w:rsidRPr="000326A8">
        <w:t>포기</w:t>
      </w:r>
      <w:r w:rsidRPr="000326A8">
        <w:t>.</w:t>
      </w:r>
      <w:bookmarkEnd w:id="308"/>
    </w:p>
    <w:p w14:paraId="604C1A7A" w14:textId="7777777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62A09A74" w14:textId="77777777" w:rsidR="00F60635" w:rsidRPr="000326A8" w:rsidRDefault="00A76EA4" w:rsidP="00877E3D">
      <w:pPr>
        <w:pStyle w:val="LKLevel2"/>
      </w:pPr>
      <w:bookmarkStart w:id="309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309"/>
    </w:p>
    <w:p w14:paraId="46522FB4" w14:textId="77777777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59FCE4E1" w14:textId="79335FCD" w:rsidR="0090243A" w:rsidRPr="000326A8" w:rsidRDefault="009E56BE" w:rsidP="00877E3D">
      <w:pPr>
        <w:pStyle w:val="LKLevel2"/>
      </w:pPr>
      <w:bookmarkStart w:id="310" w:name="_Toc176821205"/>
      <w:r w:rsidRPr="000326A8">
        <w:t>비용</w:t>
      </w:r>
      <w:r w:rsidR="0090243A" w:rsidRPr="000326A8">
        <w:t xml:space="preserve"> </w:t>
      </w:r>
      <w:r w:rsidR="0090243A" w:rsidRPr="000326A8">
        <w:t>및</w:t>
      </w:r>
      <w:r w:rsidR="0090243A" w:rsidRPr="000326A8">
        <w:t xml:space="preserve"> </w:t>
      </w:r>
      <w:r w:rsidR="00415149" w:rsidRPr="000326A8">
        <w:t>조</w:t>
      </w:r>
      <w:r w:rsidRPr="000326A8">
        <w:t>세</w:t>
      </w:r>
      <w:r w:rsidR="0090243A" w:rsidRPr="000326A8">
        <w:t>.</w:t>
      </w:r>
      <w:bookmarkEnd w:id="310"/>
    </w:p>
    <w:p w14:paraId="55E5796F" w14:textId="77777777" w:rsidR="0090243A" w:rsidRPr="000326A8" w:rsidRDefault="00DF3578" w:rsidP="00877E3D">
      <w:pPr>
        <w:pStyle w:val="LKLevel3"/>
      </w:pPr>
      <w:bookmarkStart w:id="311" w:name="_DV_M260"/>
      <w:bookmarkEnd w:id="311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5F706E2A" w14:textId="77777777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1589E8B6" w14:textId="3D7BBB38" w:rsidR="007465F5" w:rsidRPr="000326A8" w:rsidRDefault="00DB42CB" w:rsidP="005D22D8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DFEDD39" w14:textId="77777777" w:rsidR="00F60635" w:rsidRPr="000326A8" w:rsidRDefault="00A76EA4" w:rsidP="00877E3D">
      <w:pPr>
        <w:pStyle w:val="LKLevel2"/>
      </w:pPr>
      <w:bookmarkStart w:id="312" w:name="_Toc176821206"/>
      <w:r w:rsidRPr="000326A8">
        <w:t>통지</w:t>
      </w:r>
      <w:r w:rsidR="00B77682" w:rsidRPr="000326A8">
        <w:t>.</w:t>
      </w:r>
      <w:bookmarkEnd w:id="312"/>
    </w:p>
    <w:p w14:paraId="4579B962" w14:textId="77777777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313" w:name="_DV_M233"/>
      <w:bookmarkEnd w:id="313"/>
    </w:p>
    <w:p w14:paraId="69C9D118" w14:textId="6021422E" w:rsidR="00A76EA4" w:rsidRPr="000326A8" w:rsidRDefault="00A76EA4" w:rsidP="00877E3D">
      <w:pPr>
        <w:pStyle w:val="LKLevel3"/>
      </w:pPr>
      <w:r w:rsidRPr="000326A8">
        <w:t>매도인에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314" w:name="_DV_M234"/>
      <w:bookmarkEnd w:id="314"/>
    </w:p>
    <w:p w14:paraId="37F7B3DD" w14:textId="76F4D88B" w:rsidR="00C54782" w:rsidRPr="00D86CB1" w:rsidRDefault="00C54782" w:rsidP="000401AF">
      <w:pPr>
        <w:pStyle w:val="LK2"/>
        <w:spacing w:after="0"/>
        <w:ind w:leftChars="800" w:left="1600"/>
        <w:rPr>
          <w:b/>
          <w:bCs/>
        </w:rPr>
      </w:pPr>
      <w:bookmarkStart w:id="315" w:name="_DV_M235"/>
      <w:bookmarkStart w:id="316" w:name="_DV_M236"/>
      <w:bookmarkStart w:id="317" w:name="_DV_M237"/>
      <w:bookmarkStart w:id="318" w:name="_DV_M238"/>
      <w:bookmarkStart w:id="319" w:name="_DV_M239"/>
      <w:bookmarkStart w:id="320" w:name="_DV_M240"/>
      <w:bookmarkEnd w:id="315"/>
      <w:bookmarkEnd w:id="316"/>
      <w:bookmarkEnd w:id="317"/>
      <w:bookmarkEnd w:id="318"/>
      <w:bookmarkEnd w:id="319"/>
      <w:bookmarkEnd w:id="320"/>
      <w:r w:rsidRPr="00D86CB1">
        <w:rPr>
          <w:rFonts w:hint="eastAsia"/>
          <w:b/>
          <w:bCs/>
        </w:rPr>
        <w:t>매</w:t>
      </w:r>
      <w:r w:rsidR="00303864">
        <w:rPr>
          <w:rFonts w:hint="eastAsia"/>
          <w:b/>
          <w:bCs/>
        </w:rPr>
        <w:t>도</w:t>
      </w:r>
      <w:r w:rsidRPr="00D86CB1">
        <w:rPr>
          <w:rFonts w:hint="eastAsia"/>
          <w:b/>
          <w:bCs/>
        </w:rPr>
        <w:t>인</w:t>
      </w:r>
    </w:p>
    <w:p w14:paraId="34BC09D7" w14:textId="77777777" w:rsidR="000401AF" w:rsidRPr="00AF5F34" w:rsidRDefault="00210DFB" w:rsidP="000401AF">
      <w:pPr>
        <w:pStyle w:val="LK2"/>
        <w:spacing w:after="0"/>
        <w:ind w:leftChars="800" w:left="1600"/>
        <w:rPr>
          <w:sz w:val="20"/>
          <w:szCs w:val="18"/>
        </w:rPr>
      </w:pPr>
      <w:r w:rsidRPr="00210DFB">
        <w:rPr>
          <w:szCs w:val="18"/>
        </w:rPr>
        <w:t>S.M.ENTERTAINMENT JAPAN, Inc.</w:t>
      </w:r>
    </w:p>
    <w:p w14:paraId="2CD24DCE" w14:textId="0242E5AC" w:rsidR="000401AF" w:rsidRPr="00D86CB1" w:rsidRDefault="000401AF" w:rsidP="000401AF">
      <w:pPr>
        <w:pStyle w:val="LK2"/>
        <w:spacing w:after="0"/>
        <w:ind w:leftChars="800" w:left="1600"/>
      </w:pPr>
      <w:r w:rsidRPr="00D86CB1">
        <w:t>주소</w:t>
      </w:r>
      <w:r w:rsidRPr="00D86CB1">
        <w:t xml:space="preserve">: </w:t>
      </w:r>
      <w:r w:rsidR="00B2531D" w:rsidRPr="00B2531D">
        <w:t>Japan, Tokyo, Minato-ku, 3-2-1 Roppongi, Sumitomo Fudosan Roppongi Grand Tower 21F</w:t>
      </w:r>
    </w:p>
    <w:p w14:paraId="1AFFA35E" w14:textId="5B71BB25" w:rsidR="000401AF" w:rsidRPr="00B2531D" w:rsidRDefault="000401AF" w:rsidP="000401AF">
      <w:pPr>
        <w:pStyle w:val="LK2"/>
        <w:spacing w:after="0"/>
        <w:ind w:leftChars="800" w:left="1600"/>
      </w:pPr>
      <w:r w:rsidRPr="00D86CB1">
        <w:t>전</w:t>
      </w:r>
      <w:r w:rsidRPr="00B2531D">
        <w:t>자메일</w:t>
      </w:r>
      <w:r w:rsidRPr="00B2531D">
        <w:t xml:space="preserve">: </w:t>
      </w:r>
      <w:r w:rsidR="00B2531D" w:rsidRPr="00B2531D">
        <w:t>leo-kim@smtown.com</w:t>
      </w:r>
    </w:p>
    <w:p w14:paraId="5C2B0438" w14:textId="3525551C" w:rsidR="000401AF" w:rsidRPr="00B2531D" w:rsidRDefault="000401AF" w:rsidP="000401AF">
      <w:pPr>
        <w:pStyle w:val="LK2"/>
        <w:spacing w:after="288"/>
        <w:ind w:leftChars="800" w:left="1600"/>
      </w:pPr>
      <w:r w:rsidRPr="00B2531D">
        <w:t>참조</w:t>
      </w:r>
      <w:r w:rsidRPr="00B2531D">
        <w:t xml:space="preserve">: </w:t>
      </w:r>
      <w:r w:rsidR="00B2531D" w:rsidRPr="00B2531D">
        <w:rPr>
          <w:rFonts w:hint="eastAsia"/>
        </w:rPr>
        <w:t>김형주</w:t>
      </w:r>
    </w:p>
    <w:p w14:paraId="11D65097" w14:textId="593AA443" w:rsidR="00FC6D2F" w:rsidRPr="000326A8" w:rsidRDefault="00FC6D2F" w:rsidP="00877E3D">
      <w:pPr>
        <w:pStyle w:val="LKLevel3"/>
      </w:pPr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65DE6FCB" w14:textId="443C9AFA" w:rsidR="00FC6D2F" w:rsidRPr="00A23053" w:rsidRDefault="00E32662" w:rsidP="006B6FA6">
      <w:pPr>
        <w:pStyle w:val="LK2"/>
        <w:spacing w:after="0"/>
        <w:ind w:leftChars="800" w:left="1600"/>
      </w:pPr>
      <w:r>
        <w:rPr>
          <w:rFonts w:hint="eastAsia"/>
        </w:rPr>
        <w:t>[</w:t>
      </w:r>
      <w:r>
        <w:t>*]</w:t>
      </w:r>
    </w:p>
    <w:p w14:paraId="2173AEC4" w14:textId="0E1B8FFA" w:rsidR="00FC6D2F" w:rsidRPr="00A23053" w:rsidRDefault="00FC6D2F" w:rsidP="006B6FA6">
      <w:pPr>
        <w:pStyle w:val="LK2"/>
        <w:spacing w:after="0"/>
        <w:ind w:leftChars="800" w:left="1600"/>
      </w:pPr>
      <w:r w:rsidRPr="00A23053">
        <w:t>주소</w:t>
      </w:r>
      <w:r w:rsidR="00FA32B2" w:rsidRPr="00A23053">
        <w:t xml:space="preserve">: </w:t>
      </w:r>
      <w:r w:rsidR="00E32662">
        <w:rPr>
          <w:rFonts w:hint="eastAsia"/>
        </w:rPr>
        <w:t>[</w:t>
      </w:r>
      <w:r w:rsidR="00E32662">
        <w:t>*]</w:t>
      </w:r>
    </w:p>
    <w:p w14:paraId="6E045DE2" w14:textId="526F10DB" w:rsidR="007847D3" w:rsidRPr="00A23053" w:rsidRDefault="007847D3" w:rsidP="006B6FA6">
      <w:pPr>
        <w:pStyle w:val="LK2"/>
        <w:spacing w:after="0"/>
        <w:ind w:leftChars="800" w:left="1600"/>
      </w:pPr>
      <w:r w:rsidRPr="00A23053">
        <w:t>전자메일</w:t>
      </w:r>
      <w:r w:rsidRPr="00A23053">
        <w:t xml:space="preserve">: </w:t>
      </w:r>
      <w:r w:rsidR="00E32662">
        <w:t>[*]</w:t>
      </w:r>
    </w:p>
    <w:p w14:paraId="38928849" w14:textId="282C22CD" w:rsidR="00A76EA4" w:rsidRPr="00A23053" w:rsidRDefault="00FC6D2F" w:rsidP="006B6FA6">
      <w:pPr>
        <w:pStyle w:val="LK2"/>
        <w:spacing w:after="288"/>
        <w:ind w:leftChars="800" w:left="1600"/>
        <w:rPr>
          <w:b/>
        </w:rPr>
      </w:pPr>
      <w:r w:rsidRPr="00A23053">
        <w:t>참조</w:t>
      </w:r>
      <w:r w:rsidRPr="00A23053">
        <w:t xml:space="preserve">: </w:t>
      </w:r>
      <w:r w:rsidR="00E32662">
        <w:rPr>
          <w:rFonts w:hint="eastAsia"/>
        </w:rPr>
        <w:t>[</w:t>
      </w:r>
      <w:r w:rsidR="00E32662">
        <w:t>*]</w:t>
      </w:r>
    </w:p>
    <w:p w14:paraId="09D420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29E62612" w14:textId="77777777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7D4F4CD0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642C451" w14:textId="77777777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2A7241E7" w14:textId="77777777" w:rsidR="006152B9" w:rsidRPr="000326A8" w:rsidRDefault="00A76EA4" w:rsidP="00877E3D">
      <w:pPr>
        <w:pStyle w:val="LKLevel2"/>
      </w:pPr>
      <w:bookmarkStart w:id="321" w:name="_DV_M250"/>
      <w:bookmarkStart w:id="322" w:name="_DV_M252"/>
      <w:bookmarkEnd w:id="321"/>
      <w:bookmarkEnd w:id="322"/>
      <w:r w:rsidRPr="000326A8">
        <w:tab/>
      </w:r>
      <w:bookmarkStart w:id="323" w:name="_DV_M254"/>
      <w:bookmarkStart w:id="324" w:name="_DV_M256"/>
      <w:bookmarkStart w:id="325" w:name="_Toc176821207"/>
      <w:bookmarkEnd w:id="323"/>
      <w:bookmarkEnd w:id="324"/>
      <w:r w:rsidRPr="000326A8">
        <w:t>가분성</w:t>
      </w:r>
      <w:r w:rsidR="00C704BB" w:rsidRPr="000326A8">
        <w:t>.</w:t>
      </w:r>
      <w:bookmarkEnd w:id="325"/>
    </w:p>
    <w:p w14:paraId="7C56F2A9" w14:textId="77777777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2EA842FE" w14:textId="77777777" w:rsidR="0090243A" w:rsidRPr="000326A8" w:rsidRDefault="00F8432F" w:rsidP="00877E3D">
      <w:pPr>
        <w:pStyle w:val="LKLevel2"/>
      </w:pPr>
      <w:bookmarkStart w:id="326" w:name="_Toc176821208"/>
      <w:r w:rsidRPr="000326A8">
        <w:t>복본</w:t>
      </w:r>
      <w:r w:rsidRPr="000326A8">
        <w:t>.</w:t>
      </w:r>
      <w:bookmarkEnd w:id="326"/>
    </w:p>
    <w:p w14:paraId="081EDF05" w14:textId="77777777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235E8701" w14:textId="77777777" w:rsidR="00F8432F" w:rsidRPr="000326A8" w:rsidRDefault="00F8432F" w:rsidP="00AD3249">
      <w:pPr>
        <w:pStyle w:val="LKLevel2"/>
      </w:pPr>
      <w:bookmarkStart w:id="327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327"/>
    </w:p>
    <w:p w14:paraId="7C6DF013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20A00A61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3F06AA37" w14:textId="743ED568" w:rsidR="00B15CEE" w:rsidRPr="00C6002E" w:rsidRDefault="009851FD" w:rsidP="00C6002E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Pr="000326A8">
        <w:t>.</w:t>
      </w:r>
      <w:bookmarkStart w:id="328" w:name="_DV_M258"/>
      <w:bookmarkEnd w:id="328"/>
    </w:p>
    <w:p w14:paraId="5033E803" w14:textId="298DE680" w:rsidR="00565CE8" w:rsidRDefault="00A76EA4" w:rsidP="00C6002E">
      <w:pPr>
        <w:pStyle w:val="LK2"/>
        <w:jc w:val="center"/>
        <w:rPr>
          <w:lang w:val="ko-KR"/>
        </w:rPr>
      </w:pPr>
      <w:r w:rsidRPr="000326A8">
        <w:t>[</w:t>
      </w:r>
      <w:r w:rsidR="0071226F" w:rsidRPr="000326A8">
        <w:rPr>
          <w:szCs w:val="22"/>
          <w:lang w:val="ko-KR"/>
        </w:rPr>
        <w:t>이하</w:t>
      </w:r>
      <w:r w:rsidR="0071226F" w:rsidRPr="000326A8">
        <w:rPr>
          <w:szCs w:val="22"/>
        </w:rPr>
        <w:t xml:space="preserve"> </w:t>
      </w:r>
      <w:r w:rsidR="0071226F">
        <w:rPr>
          <w:rFonts w:hint="eastAsia"/>
          <w:szCs w:val="22"/>
        </w:rPr>
        <w:t>기명</w:t>
      </w:r>
      <w:r w:rsidR="008F42C1">
        <w:rPr>
          <w:szCs w:val="22"/>
        </w:rPr>
        <w:t xml:space="preserve"> </w:t>
      </w:r>
      <w:r w:rsidR="0071226F">
        <w:rPr>
          <w:rFonts w:hint="eastAsia"/>
          <w:szCs w:val="22"/>
        </w:rPr>
        <w:t>날인</w:t>
      </w:r>
      <w:r w:rsidR="0071226F">
        <w:rPr>
          <w:rFonts w:hint="eastAsia"/>
          <w:szCs w:val="22"/>
        </w:rPr>
        <w:t xml:space="preserve"> </w:t>
      </w:r>
      <w:r w:rsidR="0071226F">
        <w:rPr>
          <w:rFonts w:hint="eastAsia"/>
          <w:szCs w:val="22"/>
        </w:rPr>
        <w:t>또는</w:t>
      </w:r>
      <w:r w:rsidR="0071226F">
        <w:rPr>
          <w:rFonts w:hint="eastAsia"/>
          <w:szCs w:val="22"/>
        </w:rPr>
        <w:t xml:space="preserve"> </w:t>
      </w:r>
      <w:r w:rsidR="0071226F" w:rsidRPr="000326A8">
        <w:rPr>
          <w:szCs w:val="22"/>
          <w:lang w:val="ko-KR"/>
        </w:rPr>
        <w:t>서명란을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위한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여백</w:t>
      </w:r>
      <w:r w:rsidRPr="000326A8">
        <w:t>]</w:t>
      </w:r>
    </w:p>
    <w:p w14:paraId="7258A868" w14:textId="77777777" w:rsidR="00565CE8" w:rsidRDefault="00565CE8" w:rsidP="00AD3249">
      <w:pPr>
        <w:pStyle w:val="LK2"/>
        <w:rPr>
          <w:lang w:val="ko-KR"/>
        </w:rPr>
        <w:sectPr w:rsidR="00565CE8" w:rsidSect="0043573F">
          <w:footerReference w:type="even" r:id="rId14"/>
          <w:footerReference w:type="default" r:id="rId15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27D3D4ED" w14:textId="77777777" w:rsidR="00196A8F" w:rsidRPr="00DA0CED" w:rsidRDefault="00196A8F" w:rsidP="00DA0CED">
      <w:pPr>
        <w:widowControl/>
        <w:wordWrap/>
        <w:spacing w:after="0" w:line="240" w:lineRule="auto"/>
        <w:jc w:val="left"/>
        <w:rPr>
          <w:rStyle w:val="LKChar"/>
        </w:rPr>
      </w:pPr>
      <w:bookmarkStart w:id="329" w:name="_DV_M269"/>
      <w:bookmarkEnd w:id="329"/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계약의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성립을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증명하기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위하여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당사자들은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서두에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기재된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일자에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권한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있는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대표자를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통해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계약을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적법하게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체결하였다</w:t>
      </w:r>
      <w:r w:rsidRPr="00DA0CED">
        <w:rPr>
          <w:rStyle w:val="LKChar"/>
        </w:rPr>
        <w:t xml:space="preserve">. </w:t>
      </w:r>
    </w:p>
    <w:p w14:paraId="049C5CD8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DA28EA6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04781BF" w14:textId="42EF280B" w:rsidR="00196A8F" w:rsidRPr="003F5C1B" w:rsidRDefault="00196A8F" w:rsidP="00196A8F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</w:p>
    <w:p w14:paraId="32495793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2B17E6A" w14:textId="77777777" w:rsidR="00196A8F" w:rsidRPr="00460F3D" w:rsidRDefault="00210DFB" w:rsidP="00196A8F">
      <w:pPr>
        <w:pStyle w:val="LK2"/>
      </w:pPr>
      <w:r w:rsidRPr="00210DFB">
        <w:rPr>
          <w:szCs w:val="18"/>
        </w:rPr>
        <w:t>S.M.ENTERTAINMENT JAPAN, Inc.</w:t>
      </w:r>
      <w:r w:rsidR="00196A8F" w:rsidRPr="00460F3D">
        <w:t xml:space="preserve"> </w:t>
      </w:r>
    </w:p>
    <w:p w14:paraId="2E4B8472" w14:textId="43D08FBF" w:rsidR="00196A8F" w:rsidRPr="00B2531D" w:rsidRDefault="00B2531D" w:rsidP="00196A8F">
      <w:pPr>
        <w:pStyle w:val="LK2"/>
      </w:pPr>
      <w:r w:rsidRPr="00B2531D">
        <w:t>Japan, Tokyo, Minato-ku, 3-2-1 Roppongi, Sumitomo Fudosan Roppongi Grand Tower 21F</w:t>
      </w:r>
    </w:p>
    <w:p w14:paraId="2224DE63" w14:textId="03D45434" w:rsidR="00196A8F" w:rsidRPr="00B2531D" w:rsidRDefault="00B2531D" w:rsidP="00196A8F">
      <w:pPr>
        <w:pStyle w:val="LK2"/>
      </w:pPr>
      <w:r w:rsidRPr="00B2531D">
        <w:rPr>
          <w:rFonts w:hint="eastAsia"/>
        </w:rPr>
        <w:t>대표이사</w:t>
      </w:r>
      <w:r w:rsidRPr="00B2531D">
        <w:rPr>
          <w:rFonts w:hint="eastAsia"/>
        </w:rPr>
        <w:t xml:space="preserve"> </w:t>
      </w:r>
      <w:proofErr w:type="spellStart"/>
      <w:r w:rsidRPr="00B2531D">
        <w:rPr>
          <w:rFonts w:hint="eastAsia"/>
        </w:rPr>
        <w:t>탁영준</w:t>
      </w:r>
      <w:proofErr w:type="spellEnd"/>
      <w:r w:rsidR="0040451E" w:rsidRPr="00B2531D">
        <w:rPr>
          <w:rFonts w:hint="eastAsia"/>
        </w:rPr>
        <w:t xml:space="preserve"> </w:t>
      </w:r>
      <w:r w:rsidR="00196A8F" w:rsidRPr="00B2531D">
        <w:t>(</w:t>
      </w:r>
      <w:r w:rsidR="00196A8F" w:rsidRPr="00B2531D">
        <w:t>인</w:t>
      </w:r>
      <w:r w:rsidR="00196A8F" w:rsidRPr="00B2531D">
        <w:t>)</w:t>
      </w:r>
    </w:p>
    <w:p w14:paraId="7B742EB0" w14:textId="77777777" w:rsidR="00196A8F" w:rsidRDefault="00196A8F">
      <w:pPr>
        <w:widowControl/>
        <w:wordWrap/>
        <w:autoSpaceDE/>
        <w:autoSpaceDN/>
        <w:rPr>
          <w:rStyle w:val="LKChar"/>
          <w:szCs w:val="24"/>
        </w:rPr>
      </w:pPr>
      <w:r>
        <w:rPr>
          <w:rStyle w:val="LKChar"/>
        </w:rPr>
        <w:br w:type="page"/>
      </w:r>
    </w:p>
    <w:p w14:paraId="49EFC8F1" w14:textId="33301504" w:rsidR="006006EE" w:rsidRPr="000326A8" w:rsidRDefault="006006EE" w:rsidP="00DA0CED">
      <w:pPr>
        <w:widowControl/>
        <w:wordWrap/>
        <w:autoSpaceDE/>
        <w:autoSpaceDN/>
        <w:rPr>
          <w:rFonts w:ascii="Times New Roman" w:hAnsi="Times New Roman"/>
          <w:sz w:val="22"/>
          <w:szCs w:val="22"/>
        </w:rPr>
      </w:pP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0EFC986D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B703D08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BE20E8E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5A5555B2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E2A7366" w14:textId="00401B08" w:rsidR="00A87774" w:rsidRPr="000254F5" w:rsidRDefault="00E32662" w:rsidP="00A87774">
      <w:pPr>
        <w:pStyle w:val="LK2"/>
        <w:spacing w:after="0"/>
      </w:pPr>
      <w:r>
        <w:rPr>
          <w:rFonts w:hint="eastAsia"/>
        </w:rPr>
        <w:t>[</w:t>
      </w:r>
      <w:r>
        <w:t>*]</w:t>
      </w:r>
      <w:r w:rsidR="00A87774" w:rsidRPr="000254F5">
        <w:t xml:space="preserve"> </w:t>
      </w:r>
    </w:p>
    <w:p w14:paraId="6D9A132D" w14:textId="2F3FB6C8" w:rsidR="00A87774" w:rsidRPr="000254F5" w:rsidRDefault="00E32662" w:rsidP="00A87774">
      <w:pPr>
        <w:pStyle w:val="LK2"/>
        <w:spacing w:after="0"/>
      </w:pPr>
      <w:r>
        <w:rPr>
          <w:rFonts w:hint="eastAsia"/>
        </w:rPr>
        <w:t>[</w:t>
      </w:r>
      <w:r>
        <w:t>*]</w:t>
      </w:r>
    </w:p>
    <w:p w14:paraId="340CBE7D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43573F">
          <w:footerReference w:type="default" r:id="rId16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7F48345" w14:textId="77777777" w:rsidR="008E4520" w:rsidRPr="000326A8" w:rsidRDefault="008E4520" w:rsidP="003F5C1B">
      <w:pPr>
        <w:pStyle w:val="LK"/>
      </w:pPr>
      <w:bookmarkStart w:id="330" w:name="_Ref105667065"/>
      <w:bookmarkStart w:id="331" w:name="_Toc176821210"/>
      <w:r w:rsidRPr="000326A8">
        <w:t>4.1</w:t>
      </w:r>
      <w:bookmarkEnd w:id="330"/>
      <w:bookmarkEnd w:id="331"/>
    </w:p>
    <w:p w14:paraId="2A5CE14F" w14:textId="77777777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140E0F6E" w14:textId="2C216BF2" w:rsidR="00F114DA" w:rsidRPr="00995F66" w:rsidRDefault="00F114DA" w:rsidP="00995F66">
      <w:pPr>
        <w:pStyle w:val="LK0"/>
        <w:keepNext w:val="0"/>
        <w:numPr>
          <w:ilvl w:val="0"/>
          <w:numId w:val="32"/>
        </w:numPr>
        <w:jc w:val="left"/>
        <w:rPr>
          <w:ins w:id="332" w:author="SL PARTNERS" w:date="2025-07-10T17:34:00Z" w16du:dateUtc="2025-07-10T08:34:00Z"/>
        </w:rPr>
      </w:pPr>
      <w:bookmarkStart w:id="333" w:name="_Ref106181727"/>
      <w:bookmarkStart w:id="334" w:name="_Ref106181712"/>
      <w:ins w:id="335" w:author="SL PARTNERS" w:date="2025-07-10T17:34:00Z" w16du:dateUtc="2025-07-10T08:34:00Z">
        <w:r w:rsidRPr="006E4A94">
          <w:rPr>
            <w:rFonts w:hint="eastAsia"/>
          </w:rPr>
          <w:t>매도인에</w:t>
        </w:r>
        <w:r w:rsidRPr="006E4A94">
          <w:rPr>
            <w:rFonts w:hint="eastAsia"/>
          </w:rPr>
          <w:t xml:space="preserve"> </w:t>
        </w:r>
        <w:r w:rsidRPr="006E4A94">
          <w:rPr>
            <w:rFonts w:hint="eastAsia"/>
          </w:rPr>
          <w:t>대한</w:t>
        </w:r>
        <w:r w:rsidRPr="006E4A94">
          <w:rPr>
            <w:rFonts w:hint="eastAsia"/>
          </w:rPr>
          <w:t xml:space="preserve"> </w:t>
        </w:r>
        <w:r w:rsidRPr="006E4A94">
          <w:rPr>
            <w:rFonts w:hint="eastAsia"/>
          </w:rPr>
          <w:t>진술</w:t>
        </w:r>
        <w:r w:rsidRPr="006E4A94">
          <w:rPr>
            <w:rFonts w:hint="eastAsia"/>
          </w:rPr>
          <w:t xml:space="preserve"> </w:t>
        </w:r>
        <w:r w:rsidRPr="006E4A94">
          <w:rPr>
            <w:rFonts w:hint="eastAsia"/>
          </w:rPr>
          <w:t>및</w:t>
        </w:r>
        <w:r w:rsidRPr="006E4A94">
          <w:rPr>
            <w:rFonts w:hint="eastAsia"/>
          </w:rPr>
          <w:t xml:space="preserve"> </w:t>
        </w:r>
        <w:r w:rsidRPr="006E4A94">
          <w:rPr>
            <w:rFonts w:hint="eastAsia"/>
          </w:rPr>
          <w:t>보장</w:t>
        </w:r>
        <w:bookmarkEnd w:id="333"/>
        <w:r>
          <w:rPr>
            <w:rFonts w:hint="eastAsia"/>
          </w:rPr>
          <w:t>[</w:t>
        </w:r>
        <w:r w:rsidRPr="00310370">
          <w:rPr>
            <w:highlight w:val="yellow"/>
          </w:rPr>
          <w:t>Note to Seller: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진술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및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보장에서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제외하고자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하는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사항은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공개목록으로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작성을</w:t>
        </w:r>
        <w:r w:rsidRPr="000E7898">
          <w:rPr>
            <w:highlight w:val="yellow"/>
          </w:rPr>
          <w:t xml:space="preserve"> </w:t>
        </w:r>
        <w:r w:rsidRPr="00310370">
          <w:rPr>
            <w:rFonts w:hint="eastAsia"/>
            <w:highlight w:val="yellow"/>
          </w:rPr>
          <w:t>부탁드립니다</w:t>
        </w:r>
        <w:r w:rsidRPr="000E7898">
          <w:rPr>
            <w:highlight w:val="yellow"/>
          </w:rPr>
          <w:t>.</w:t>
        </w:r>
        <w:r>
          <w:rPr>
            <w:rFonts w:hint="eastAsia"/>
          </w:rPr>
          <w:t>]</w:t>
        </w:r>
      </w:ins>
    </w:p>
    <w:p w14:paraId="4D9A02F7" w14:textId="1869206F" w:rsidR="008E26E6" w:rsidRPr="000326A8" w:rsidRDefault="009A28B0" w:rsidP="00314AB7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설립</w:t>
      </w:r>
      <w:r w:rsidRPr="000326A8">
        <w:t xml:space="preserve">.  </w:t>
      </w:r>
      <w:bookmarkStart w:id="336" w:name="_DV_M101"/>
      <w:bookmarkEnd w:id="334"/>
      <w:bookmarkEnd w:id="336"/>
      <w:r w:rsidR="00EB2189">
        <w:rPr>
          <w:rFonts w:hint="eastAsia"/>
        </w:rPr>
        <w:t>매도인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EE38F9">
        <w:rPr>
          <w:rFonts w:hint="eastAsia"/>
        </w:rPr>
        <w:t>일본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</w:p>
    <w:p w14:paraId="287097DF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027F0D33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337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337"/>
    </w:p>
    <w:p w14:paraId="5F2A0011" w14:textId="04A076DA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338" w:name="_DV_M102"/>
      <w:bookmarkStart w:id="339" w:name="_DV_M103"/>
      <w:bookmarkEnd w:id="338"/>
      <w:bookmarkEnd w:id="339"/>
      <w:del w:id="340" w:author="SL PARTNERS" w:date="2025-07-10T17:34:00Z" w16du:dateUtc="2025-07-10T08:34:00Z">
        <w:r w:rsidRPr="006250EE">
          <w:rPr>
            <w:u w:val="single"/>
          </w:rPr>
          <w:delText>위반</w:delText>
        </w:r>
        <w:r w:rsidR="00BF466B" w:rsidRPr="006250EE">
          <w:rPr>
            <w:u w:val="single"/>
          </w:rPr>
          <w:delText xml:space="preserve"> </w:delText>
        </w:r>
        <w:r w:rsidRPr="006250EE">
          <w:rPr>
            <w:u w:val="single"/>
          </w:rPr>
          <w:delText>없음</w:delText>
        </w:r>
        <w:r w:rsidRPr="000326A8">
          <w:delText xml:space="preserve">.  </w:delText>
        </w:r>
      </w:del>
      <w:ins w:id="341" w:author="SL PARTNERS" w:date="2025-07-10T17:34:00Z" w16du:dateUtc="2025-07-10T08:34:00Z">
        <w:r w:rsidR="00F114DA">
          <w:rPr>
            <w:rFonts w:hint="eastAsia"/>
            <w:u w:val="single"/>
          </w:rPr>
          <w:t>필요적</w:t>
        </w:r>
        <w:r w:rsidR="00F114DA">
          <w:rPr>
            <w:rFonts w:hint="eastAsia"/>
            <w:u w:val="single"/>
          </w:rPr>
          <w:t xml:space="preserve"> </w:t>
        </w:r>
        <w:r w:rsidR="00F114DA">
          <w:rPr>
            <w:rFonts w:hint="eastAsia"/>
            <w:u w:val="single"/>
          </w:rPr>
          <w:t>승인</w:t>
        </w:r>
        <w:r w:rsidR="00F114DA">
          <w:rPr>
            <w:rFonts w:hint="eastAsia"/>
            <w:u w:val="single"/>
          </w:rPr>
          <w:t xml:space="preserve">; </w:t>
        </w:r>
        <w:r w:rsidR="00F114DA">
          <w:rPr>
            <w:rFonts w:hint="eastAsia"/>
            <w:u w:val="single"/>
          </w:rPr>
          <w:t>법령</w:t>
        </w:r>
        <w:r w:rsidR="00F114DA">
          <w:rPr>
            <w:rFonts w:hint="eastAsia"/>
            <w:u w:val="single"/>
          </w:rPr>
          <w:t xml:space="preserve">, </w:t>
        </w:r>
        <w:r w:rsidR="00F114DA">
          <w:rPr>
            <w:rFonts w:hint="eastAsia"/>
            <w:u w:val="single"/>
          </w:rPr>
          <w:t>조직서류</w:t>
        </w:r>
        <w:r w:rsidR="00F114DA">
          <w:rPr>
            <w:rFonts w:hint="eastAsia"/>
            <w:u w:val="single"/>
          </w:rPr>
          <w:t xml:space="preserve">, </w:t>
        </w:r>
        <w:r w:rsidR="00F114DA">
          <w:rPr>
            <w:rFonts w:hint="eastAsia"/>
            <w:u w:val="single"/>
          </w:rPr>
          <w:t>정부승인</w:t>
        </w:r>
        <w:r w:rsidR="00F114DA">
          <w:rPr>
            <w:rFonts w:hint="eastAsia"/>
            <w:u w:val="single"/>
          </w:rPr>
          <w:t xml:space="preserve"> </w:t>
        </w:r>
        <w:r w:rsidR="00F114DA">
          <w:rPr>
            <w:rFonts w:hint="eastAsia"/>
            <w:u w:val="single"/>
          </w:rPr>
          <w:t>등에</w:t>
        </w:r>
        <w:r w:rsidR="00F114DA">
          <w:rPr>
            <w:rFonts w:hint="eastAsia"/>
            <w:u w:val="single"/>
          </w:rPr>
          <w:t xml:space="preserve"> </w:t>
        </w:r>
        <w:r w:rsidR="00F114DA">
          <w:rPr>
            <w:rFonts w:hint="eastAsia"/>
            <w:u w:val="single"/>
          </w:rPr>
          <w:t>위반되지</w:t>
        </w:r>
        <w:r w:rsidR="00F114DA">
          <w:rPr>
            <w:rFonts w:hint="eastAsia"/>
            <w:u w:val="single"/>
          </w:rPr>
          <w:t xml:space="preserve"> </w:t>
        </w:r>
        <w:r w:rsidR="00F114DA">
          <w:rPr>
            <w:rFonts w:hint="eastAsia"/>
            <w:u w:val="single"/>
          </w:rPr>
          <w:t>아니함</w:t>
        </w:r>
        <w:r w:rsidR="00F114DA" w:rsidRPr="000326A8">
          <w:t xml:space="preserve">.  </w:t>
        </w:r>
      </w:ins>
      <w:r w:rsidR="00F114DA" w:rsidRPr="000326A8">
        <w:t>매도인이</w:t>
      </w:r>
      <w:r w:rsidR="00F114DA" w:rsidRPr="000326A8">
        <w:t xml:space="preserve"> </w:t>
      </w:r>
      <w:r w:rsidR="00F114DA" w:rsidRPr="000326A8">
        <w:t>본</w:t>
      </w:r>
      <w:r w:rsidR="00F114DA" w:rsidRPr="000326A8">
        <w:t xml:space="preserve"> </w:t>
      </w:r>
      <w:r w:rsidR="00F114DA" w:rsidRPr="000326A8">
        <w:t>계약을</w:t>
      </w:r>
      <w:r w:rsidR="00F114DA" w:rsidRPr="000326A8">
        <w:t xml:space="preserve"> </w:t>
      </w:r>
      <w:r w:rsidR="00F114DA" w:rsidRPr="000326A8">
        <w:t>체결하고</w:t>
      </w:r>
      <w:r w:rsidR="00F114DA" w:rsidRPr="000326A8">
        <w:t xml:space="preserve"> </w:t>
      </w:r>
      <w:r w:rsidR="00F114DA" w:rsidRPr="000326A8">
        <w:t>이행하는</w:t>
      </w:r>
      <w:r w:rsidR="00F114DA" w:rsidRPr="000326A8">
        <w:t xml:space="preserve"> </w:t>
      </w:r>
      <w:r w:rsidR="00F114DA" w:rsidRPr="000326A8">
        <w:t>것은</w:t>
      </w:r>
      <w:r w:rsidR="00F114DA" w:rsidRPr="000326A8">
        <w:t xml:space="preserve"> (</w:t>
      </w:r>
      <w:proofErr w:type="spellStart"/>
      <w:r w:rsidR="00F114DA" w:rsidRPr="000326A8">
        <w:t>i</w:t>
      </w:r>
      <w:proofErr w:type="spellEnd"/>
      <w:r w:rsidR="00F114DA" w:rsidRPr="000326A8">
        <w:t xml:space="preserve">) </w:t>
      </w:r>
      <w:ins w:id="342" w:author="SL PARTNERS" w:date="2025-07-10T17:34:00Z" w16du:dateUtc="2025-07-10T08:34:00Z">
        <w:r w:rsidR="00F114DA">
          <w:rPr>
            <w:rFonts w:hint="eastAsia"/>
          </w:rPr>
          <w:t>매도인의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조직서류</w:t>
        </w:r>
        <w:r w:rsidR="00F114DA">
          <w:rPr>
            <w:rFonts w:hint="eastAsia"/>
          </w:rPr>
          <w:t>(</w:t>
        </w:r>
        <w:r w:rsidR="00F114DA">
          <w:rPr>
            <w:rFonts w:hint="eastAsia"/>
          </w:rPr>
          <w:t>정관을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포함함</w:t>
        </w:r>
        <w:r w:rsidR="00F114DA">
          <w:rPr>
            <w:rFonts w:hint="eastAsia"/>
          </w:rPr>
          <w:t>)</w:t>
        </w:r>
        <w:r w:rsidR="00F114DA">
          <w:rPr>
            <w:rFonts w:hint="eastAsia"/>
          </w:rPr>
          <w:t>에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위반되거나</w:t>
        </w:r>
        <w:r w:rsidR="00F114DA">
          <w:rPr>
            <w:rFonts w:hint="eastAsia"/>
          </w:rPr>
          <w:t xml:space="preserve">, (ii) </w:t>
        </w:r>
      </w:ins>
      <w:r w:rsidR="00F114DA" w:rsidRPr="000326A8">
        <w:t>매도인에게</w:t>
      </w:r>
      <w:r w:rsidR="00F114DA" w:rsidRPr="000326A8">
        <w:t xml:space="preserve"> </w:t>
      </w:r>
      <w:r w:rsidR="00F114DA" w:rsidRPr="000326A8">
        <w:t>적용되는</w:t>
      </w:r>
      <w:r w:rsidR="00F114DA" w:rsidRPr="000326A8">
        <w:t xml:space="preserve"> </w:t>
      </w:r>
      <w:r w:rsidR="00F114DA" w:rsidRPr="000326A8">
        <w:t>법령</w:t>
      </w:r>
      <w:r w:rsidR="00F114DA">
        <w:rPr>
          <w:rFonts w:hint="eastAsia"/>
        </w:rPr>
        <w:t>,</w:t>
      </w:r>
      <w:r w:rsidR="00F114DA" w:rsidRPr="000326A8">
        <w:t xml:space="preserve"> </w:t>
      </w:r>
      <w:r w:rsidR="00F114DA" w:rsidRPr="000326A8">
        <w:t>정부기관의</w:t>
      </w:r>
      <w:r w:rsidR="00F114DA" w:rsidRPr="000326A8">
        <w:t xml:space="preserve"> </w:t>
      </w:r>
      <w:r w:rsidR="00F114DA" w:rsidRPr="000326A8">
        <w:t>명령이나</w:t>
      </w:r>
      <w:r w:rsidR="00F114DA" w:rsidRPr="000326A8">
        <w:t xml:space="preserve"> </w:t>
      </w:r>
      <w:r w:rsidR="00F114DA" w:rsidRPr="000326A8">
        <w:t>인허가에</w:t>
      </w:r>
      <w:r w:rsidR="00F114DA" w:rsidRPr="000326A8">
        <w:t xml:space="preserve"> </w:t>
      </w:r>
      <w:r w:rsidR="00F114DA" w:rsidRPr="000326A8">
        <w:t>위반되지</w:t>
      </w:r>
      <w:r w:rsidR="00F114DA" w:rsidRPr="000326A8">
        <w:t xml:space="preserve"> </w:t>
      </w:r>
      <w:r w:rsidR="00F114DA" w:rsidRPr="000326A8">
        <w:t>않고</w:t>
      </w:r>
      <w:r w:rsidR="00F114DA" w:rsidRPr="000326A8">
        <w:t>, (</w:t>
      </w:r>
      <w:del w:id="343" w:author="SL PARTNERS" w:date="2025-07-10T17:34:00Z" w16du:dateUtc="2025-07-10T08:34:00Z">
        <w:r w:rsidRPr="000326A8">
          <w:delText>ii</w:delText>
        </w:r>
      </w:del>
      <w:ins w:id="344" w:author="SL PARTNERS" w:date="2025-07-10T17:34:00Z" w16du:dateUtc="2025-07-10T08:34:00Z">
        <w:r w:rsidR="00F114DA">
          <w:rPr>
            <w:rFonts w:hint="eastAsia"/>
          </w:rPr>
          <w:t>i</w:t>
        </w:r>
        <w:r w:rsidR="00F114DA" w:rsidRPr="000326A8">
          <w:t>ii</w:t>
        </w:r>
      </w:ins>
      <w:r w:rsidR="00F114DA" w:rsidRPr="000326A8">
        <w:t xml:space="preserve">) </w:t>
      </w:r>
      <w:r w:rsidR="00F114DA" w:rsidRPr="000326A8">
        <w:t>매도인이</w:t>
      </w:r>
      <w:r w:rsidR="00F114DA" w:rsidRPr="000326A8">
        <w:t xml:space="preserve"> </w:t>
      </w:r>
      <w:r w:rsidR="00F114DA" w:rsidRPr="000326A8">
        <w:t>당사자인</w:t>
      </w:r>
      <w:r w:rsidR="00F114DA" w:rsidRPr="000326A8">
        <w:t xml:space="preserve"> </w:t>
      </w:r>
      <w:del w:id="345" w:author="SL PARTNERS" w:date="2025-07-10T17:34:00Z" w16du:dateUtc="2025-07-10T08:34:00Z">
        <w:r w:rsidR="00096E1D">
          <w:rPr>
            <w:rFonts w:hint="eastAsia"/>
          </w:rPr>
          <w:delText>중요한</w:delText>
        </w:r>
        <w:r w:rsidR="00096E1D">
          <w:rPr>
            <w:rFonts w:hint="eastAsia"/>
          </w:rPr>
          <w:delText xml:space="preserve"> </w:delText>
        </w:r>
        <w:r w:rsidRPr="000326A8">
          <w:delText>계약이나</w:delText>
        </w:r>
        <w:r w:rsidRPr="000326A8">
          <w:delText xml:space="preserve"> </w:delText>
        </w:r>
        <w:r w:rsidRPr="000326A8">
          <w:delText>약정에</w:delText>
        </w:r>
        <w:r w:rsidRPr="000326A8">
          <w:delText xml:space="preserve"> </w:delText>
        </w:r>
        <w:r w:rsidRPr="000326A8">
          <w:delText>위반되지</w:delText>
        </w:r>
        <w:r w:rsidRPr="000326A8">
          <w:delText xml:space="preserve"> </w:delText>
        </w:r>
        <w:r w:rsidRPr="000326A8">
          <w:delText>아니한다</w:delText>
        </w:r>
      </w:del>
      <w:ins w:id="346" w:author="SL PARTNERS" w:date="2025-07-10T17:34:00Z" w16du:dateUtc="2025-07-10T08:34:00Z">
        <w:r w:rsidR="00F114DA" w:rsidRPr="000326A8">
          <w:t>계약이나</w:t>
        </w:r>
        <w:r w:rsidR="00F114DA" w:rsidRPr="000326A8">
          <w:t xml:space="preserve"> </w:t>
        </w:r>
        <w:r w:rsidR="00F114DA" w:rsidRPr="000326A8">
          <w:t>약정</w:t>
        </w:r>
        <w:r w:rsidR="00F114DA">
          <w:rPr>
            <w:rFonts w:hint="eastAsia"/>
          </w:rPr>
          <w:t>을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위반하거나</w:t>
        </w:r>
        <w:r w:rsidR="00F114DA">
          <w:rPr>
            <w:rFonts w:hint="eastAsia"/>
          </w:rPr>
          <w:t xml:space="preserve">, </w:t>
        </w:r>
        <w:r w:rsidR="00F114DA">
          <w:rPr>
            <w:rFonts w:hint="eastAsia"/>
          </w:rPr>
          <w:t>해당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계약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또는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약정과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관련하여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본건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거래의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이행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및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종결에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장애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또는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지장을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초래</w:t>
        </w:r>
        <w:r w:rsidR="00F114DA">
          <w:rPr>
            <w:rFonts w:hint="eastAsia"/>
          </w:rPr>
          <w:t>(</w:t>
        </w:r>
        <w:r w:rsidR="00F114DA">
          <w:rPr>
            <w:rFonts w:hint="eastAsia"/>
          </w:rPr>
          <w:t>본건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거래의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취소</w:t>
        </w:r>
        <w:r w:rsidR="00F114DA">
          <w:rPr>
            <w:rFonts w:hint="eastAsia"/>
          </w:rPr>
          <w:t xml:space="preserve">, </w:t>
        </w:r>
        <w:r w:rsidR="00F114DA">
          <w:rPr>
            <w:rFonts w:hint="eastAsia"/>
          </w:rPr>
          <w:t>무효를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주장하거나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본건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거래에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관해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가처분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등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법적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절차를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제기하는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것을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포함하며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이에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한정되지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아니함</w:t>
        </w:r>
        <w:r w:rsidR="00F114DA">
          <w:rPr>
            <w:rFonts w:hint="eastAsia"/>
          </w:rPr>
          <w:t>)</w:t>
        </w:r>
        <w:r w:rsidR="00F114DA">
          <w:rPr>
            <w:rFonts w:hint="eastAsia"/>
          </w:rPr>
          <w:t>할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사유는</w:t>
        </w:r>
        <w:r w:rsidR="00F114DA">
          <w:rPr>
            <w:rFonts w:hint="eastAsia"/>
          </w:rPr>
          <w:t xml:space="preserve"> </w:t>
        </w:r>
        <w:r w:rsidR="00F114DA">
          <w:rPr>
            <w:rFonts w:hint="eastAsia"/>
          </w:rPr>
          <w:t>없다</w:t>
        </w:r>
      </w:ins>
      <w:r w:rsidR="00F114DA">
        <w:rPr>
          <w:rFonts w:hint="eastAsia"/>
        </w:rPr>
        <w:t>.</w:t>
      </w:r>
    </w:p>
    <w:p w14:paraId="69518243" w14:textId="1422BC8C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347" w:name="_DV_M104"/>
      <w:bookmarkStart w:id="348" w:name="_DV_M105"/>
      <w:bookmarkEnd w:id="347"/>
      <w:bookmarkEnd w:id="348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349" w:name="_DV_M107"/>
      <w:bookmarkEnd w:id="349"/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6FF3F5E" w14:textId="6B73EA03" w:rsidR="008E4520" w:rsidRPr="000326A8" w:rsidRDefault="008E4520" w:rsidP="000639C4">
      <w:pPr>
        <w:pStyle w:val="LKLevel3"/>
        <w:numPr>
          <w:ilvl w:val="2"/>
          <w:numId w:val="34"/>
        </w:numPr>
        <w:ind w:left="794"/>
        <w:rPr>
          <w:ins w:id="350" w:author="SL PARTNERS" w:date="2025-07-10T17:34:00Z" w16du:dateUtc="2025-07-10T08:34:00Z"/>
        </w:rPr>
      </w:pPr>
      <w:bookmarkStart w:id="351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351"/>
    </w:p>
    <w:p w14:paraId="06DE6C08" w14:textId="77777777" w:rsidR="00F114DA" w:rsidRPr="000326A8" w:rsidRDefault="00F114DA" w:rsidP="00F114DA">
      <w:pPr>
        <w:pStyle w:val="LK0"/>
        <w:keepNext w:val="0"/>
        <w:numPr>
          <w:ilvl w:val="1"/>
          <w:numId w:val="31"/>
        </w:numPr>
        <w:jc w:val="left"/>
        <w:rPr>
          <w:ins w:id="352" w:author="SL PARTNERS" w:date="2025-07-10T17:34:00Z" w16du:dateUtc="2025-07-10T08:34:00Z"/>
        </w:rPr>
      </w:pPr>
      <w:bookmarkStart w:id="353" w:name="_Ref106181807"/>
      <w:ins w:id="354" w:author="SL PARTNERS" w:date="2025-07-10T17:34:00Z" w16du:dateUtc="2025-07-10T08:34:00Z">
        <w:r w:rsidRPr="000326A8">
          <w:rPr>
            <w:rFonts w:hint="eastAsia"/>
          </w:rPr>
          <w:t>대상회사에</w:t>
        </w:r>
        <w:r w:rsidRPr="000326A8">
          <w:rPr>
            <w:rFonts w:hint="eastAsia"/>
          </w:rPr>
          <w:t xml:space="preserve"> </w:t>
        </w:r>
        <w:r w:rsidRPr="000326A8">
          <w:rPr>
            <w:rFonts w:hint="eastAsia"/>
          </w:rPr>
          <w:t>관한</w:t>
        </w:r>
        <w:r w:rsidRPr="000326A8">
          <w:rPr>
            <w:rFonts w:hint="eastAsia"/>
          </w:rPr>
          <w:t xml:space="preserve"> </w:t>
        </w:r>
        <w:r w:rsidRPr="000326A8">
          <w:rPr>
            <w:rFonts w:hint="eastAsia"/>
          </w:rPr>
          <w:t>진술</w:t>
        </w:r>
        <w:r w:rsidRPr="000326A8">
          <w:rPr>
            <w:rFonts w:hint="eastAsia"/>
          </w:rPr>
          <w:t xml:space="preserve"> </w:t>
        </w:r>
        <w:r w:rsidRPr="000326A8">
          <w:rPr>
            <w:rFonts w:hint="eastAsia"/>
          </w:rPr>
          <w:t>및</w:t>
        </w:r>
        <w:r w:rsidRPr="000326A8">
          <w:rPr>
            <w:rFonts w:hint="eastAsia"/>
          </w:rPr>
          <w:t xml:space="preserve"> </w:t>
        </w:r>
        <w:r w:rsidRPr="000326A8">
          <w:rPr>
            <w:rFonts w:hint="eastAsia"/>
          </w:rPr>
          <w:t>보장</w:t>
        </w:r>
        <w:bookmarkEnd w:id="353"/>
      </w:ins>
    </w:p>
    <w:p w14:paraId="1DE31918" w14:textId="77777777" w:rsidR="00F114DA" w:rsidRPr="000326A8" w:rsidRDefault="00F114DA" w:rsidP="00995F66">
      <w:pPr>
        <w:pStyle w:val="LKLevel3"/>
        <w:numPr>
          <w:ilvl w:val="2"/>
          <w:numId w:val="49"/>
        </w:numPr>
        <w:ind w:left="851" w:hanging="851"/>
        <w:rPr>
          <w:ins w:id="355" w:author="SL PARTNERS" w:date="2025-07-10T17:34:00Z" w16du:dateUtc="2025-07-10T08:34:00Z"/>
        </w:rPr>
      </w:pPr>
      <w:bookmarkStart w:id="356" w:name="_Ref106181830"/>
      <w:ins w:id="357" w:author="SL PARTNERS" w:date="2025-07-10T17:34:00Z" w16du:dateUtc="2025-07-10T08:34:00Z">
        <w:r w:rsidRPr="00F114DA">
          <w:rPr>
            <w:u w:val="single"/>
          </w:rPr>
          <w:t>설립</w:t>
        </w:r>
        <w:r w:rsidRPr="000326A8">
          <w:t xml:space="preserve">.  </w:t>
        </w:r>
        <w:r w:rsidRPr="000326A8">
          <w:t>대상회사</w:t>
        </w:r>
        <w:r>
          <w:rPr>
            <w:rFonts w:hint="eastAsia"/>
          </w:rPr>
          <w:t>는</w:t>
        </w:r>
        <w:r w:rsidRPr="000326A8">
          <w:t xml:space="preserve"> </w:t>
        </w:r>
        <w:r w:rsidRPr="000326A8">
          <w:t>대한민국</w:t>
        </w:r>
        <w:r w:rsidRPr="000326A8">
          <w:t xml:space="preserve"> </w:t>
        </w:r>
        <w:r w:rsidRPr="000326A8">
          <w:t>법률에</w:t>
        </w:r>
        <w:r w:rsidRPr="000326A8">
          <w:t xml:space="preserve"> </w:t>
        </w:r>
        <w:r w:rsidRPr="000326A8">
          <w:t>따라</w:t>
        </w:r>
        <w:r w:rsidRPr="000326A8">
          <w:t xml:space="preserve"> </w:t>
        </w:r>
        <w:r w:rsidRPr="000326A8">
          <w:t>적법하게</w:t>
        </w:r>
        <w:r w:rsidRPr="000326A8">
          <w:t xml:space="preserve"> </w:t>
        </w:r>
        <w:r w:rsidRPr="000326A8">
          <w:t>설립되어</w:t>
        </w:r>
        <w:r w:rsidRPr="000326A8">
          <w:t xml:space="preserve"> </w:t>
        </w:r>
        <w:r w:rsidRPr="000326A8">
          <w:t>유효하게</w:t>
        </w:r>
        <w:r w:rsidRPr="000326A8">
          <w:t xml:space="preserve"> </w:t>
        </w:r>
        <w:r w:rsidRPr="000326A8">
          <w:t>존속하는</w:t>
        </w:r>
        <w:r w:rsidRPr="000326A8">
          <w:t xml:space="preserve"> </w:t>
        </w:r>
        <w:r w:rsidRPr="000326A8">
          <w:t>주식회사이다</w:t>
        </w:r>
        <w:r w:rsidRPr="000326A8">
          <w:t>.</w:t>
        </w:r>
        <w:bookmarkEnd w:id="356"/>
        <w:r w:rsidRPr="000326A8">
          <w:t xml:space="preserve"> </w:t>
        </w:r>
      </w:ins>
    </w:p>
    <w:p w14:paraId="2C466B50" w14:textId="77777777" w:rsidR="00F114DA" w:rsidRPr="000326A8" w:rsidRDefault="00F114DA" w:rsidP="00F114DA">
      <w:pPr>
        <w:pStyle w:val="LKLevel3"/>
        <w:ind w:left="794"/>
        <w:rPr>
          <w:ins w:id="358" w:author="SL PARTNERS" w:date="2025-07-10T17:34:00Z" w16du:dateUtc="2025-07-10T08:34:00Z"/>
          <w:szCs w:val="23"/>
        </w:rPr>
      </w:pPr>
      <w:ins w:id="359" w:author="SL PARTNERS" w:date="2025-07-10T17:34:00Z" w16du:dateUtc="2025-07-10T08:34:00Z">
        <w:r w:rsidRPr="000326A8">
          <w:rPr>
            <w:szCs w:val="23"/>
            <w:u w:val="single"/>
          </w:rPr>
          <w:t>주식</w:t>
        </w:r>
        <w:r w:rsidRPr="000326A8">
          <w:rPr>
            <w:szCs w:val="23"/>
          </w:rPr>
          <w:t xml:space="preserve">.  </w:t>
        </w:r>
        <w:r w:rsidRPr="000326A8">
          <w:rPr>
            <w:szCs w:val="23"/>
          </w:rPr>
          <w:t>본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계약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체결일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현재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대상회사의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수권주식총수는</w:t>
        </w:r>
        <w:r w:rsidRPr="000326A8">
          <w:rPr>
            <w:szCs w:val="23"/>
          </w:rPr>
          <w:t xml:space="preserve"> </w:t>
        </w:r>
        <w:r w:rsidRPr="00213D6F">
          <w:rPr>
            <w:rFonts w:hint="eastAsia"/>
            <w:szCs w:val="23"/>
          </w:rPr>
          <w:t>100,000,000</w:t>
        </w:r>
        <w:r w:rsidRPr="000326A8">
          <w:rPr>
            <w:szCs w:val="23"/>
          </w:rPr>
          <w:t>주이고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발행주식총수는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보통주식</w:t>
        </w:r>
        <w:r w:rsidRPr="000326A8">
          <w:rPr>
            <w:szCs w:val="23"/>
          </w:rPr>
          <w:t xml:space="preserve"> </w:t>
        </w:r>
        <w:r w:rsidRPr="00213D6F">
          <w:rPr>
            <w:rFonts w:hint="eastAsia"/>
            <w:szCs w:val="23"/>
          </w:rPr>
          <w:t>19,547,793</w:t>
        </w:r>
        <w:r>
          <w:rPr>
            <w:szCs w:val="23"/>
          </w:rPr>
          <w:t>주</w:t>
        </w:r>
        <w:r>
          <w:rPr>
            <w:rFonts w:hint="eastAsia"/>
            <w:szCs w:val="23"/>
          </w:rPr>
          <w:t>이다</w:t>
        </w:r>
        <w:r w:rsidRPr="000326A8">
          <w:rPr>
            <w:szCs w:val="23"/>
          </w:rPr>
          <w:t xml:space="preserve">. </w:t>
        </w:r>
        <w:r w:rsidRPr="009A7361"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9A7361">
          <w:rPr>
            <w:szCs w:val="23"/>
          </w:rPr>
          <w:t xml:space="preserve"> </w:t>
        </w:r>
        <w:r>
          <w:rPr>
            <w:rFonts w:hint="eastAsia"/>
            <w:szCs w:val="23"/>
          </w:rPr>
          <w:t xml:space="preserve">2024. 6. 25.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5</w:t>
        </w:r>
        <w:r>
          <w:rPr>
            <w:rFonts w:hint="eastAsia"/>
            <w:szCs w:val="23"/>
          </w:rPr>
          <w:t>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무기명식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이권부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무보증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전환사채를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발행한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것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이외에는</w:t>
        </w:r>
        <w:r>
          <w:rPr>
            <w:rFonts w:hint="eastAsia"/>
            <w:szCs w:val="23"/>
          </w:rPr>
          <w:t xml:space="preserve"> </w:t>
        </w:r>
        <w:r w:rsidRPr="009A7361">
          <w:rPr>
            <w:rFonts w:hint="eastAsia"/>
            <w:szCs w:val="23"/>
          </w:rPr>
          <w:t>제</w:t>
        </w:r>
        <w:r w:rsidRPr="009A7361">
          <w:rPr>
            <w:szCs w:val="23"/>
          </w:rPr>
          <w:t>3</w:t>
        </w:r>
        <w:r w:rsidRPr="009A7361">
          <w:rPr>
            <w:rFonts w:hint="eastAsia"/>
            <w:szCs w:val="23"/>
          </w:rPr>
          <w:t>자에게</w:t>
        </w:r>
        <w:r w:rsidRPr="009A7361">
          <w:rPr>
            <w:szCs w:val="23"/>
          </w:rPr>
          <w:t xml:space="preserve"> </w:t>
        </w:r>
        <w:proofErr w:type="spellStart"/>
        <w:r w:rsidRPr="009A7361">
          <w:rPr>
            <w:rFonts w:hint="eastAsia"/>
            <w:szCs w:val="23"/>
          </w:rPr>
          <w:t>신주인수권부사채</w:t>
        </w:r>
        <w:proofErr w:type="spellEnd"/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기타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대상회사의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주식으로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전환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또는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교환될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수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있는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증권을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발행한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바</w:t>
        </w:r>
        <w:r w:rsidRPr="009A7361">
          <w:rPr>
            <w:szCs w:val="23"/>
          </w:rPr>
          <w:t xml:space="preserve"> </w:t>
        </w:r>
        <w:r w:rsidRPr="009A7361">
          <w:rPr>
            <w:rFonts w:hint="eastAsia"/>
            <w:szCs w:val="23"/>
          </w:rPr>
          <w:t>없으며</w:t>
        </w:r>
        <w:r w:rsidRPr="009A7361">
          <w:rPr>
            <w:szCs w:val="23"/>
          </w:rPr>
          <w:t>,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주식매수선택권을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포함하여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대상회사에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대하여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주식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또는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위와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같은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증권의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발행을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청구할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권리를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제</w:t>
        </w:r>
        <w:r w:rsidRPr="000326A8">
          <w:rPr>
            <w:szCs w:val="23"/>
          </w:rPr>
          <w:t>3</w:t>
        </w:r>
        <w:r w:rsidRPr="000326A8">
          <w:rPr>
            <w:szCs w:val="23"/>
          </w:rPr>
          <w:t>자에게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부여하거나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부여할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의무를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부담하고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아니하다</w:t>
        </w:r>
        <w:r w:rsidRPr="000326A8">
          <w:rPr>
            <w:szCs w:val="23"/>
          </w:rPr>
          <w:t>.</w:t>
        </w:r>
      </w:ins>
    </w:p>
    <w:p w14:paraId="248F9B61" w14:textId="77777777" w:rsidR="00F114DA" w:rsidRDefault="00F114DA" w:rsidP="00F114DA">
      <w:pPr>
        <w:pStyle w:val="LKLevel3"/>
        <w:ind w:left="794"/>
        <w:rPr>
          <w:ins w:id="360" w:author="SL PARTNERS" w:date="2025-07-10T17:34:00Z" w16du:dateUtc="2025-07-10T08:34:00Z"/>
          <w:szCs w:val="23"/>
        </w:rPr>
      </w:pPr>
      <w:ins w:id="361" w:author="SL PARTNERS" w:date="2025-07-10T17:34:00Z" w16du:dateUtc="2025-07-10T08:34:00Z">
        <w:r>
          <w:rPr>
            <w:rFonts w:hint="eastAsia"/>
            <w:szCs w:val="23"/>
            <w:u w:val="single"/>
          </w:rPr>
          <w:t>기준</w:t>
        </w:r>
        <w:r w:rsidRPr="000326A8">
          <w:rPr>
            <w:szCs w:val="23"/>
            <w:u w:val="single"/>
          </w:rPr>
          <w:t>재무제표</w:t>
        </w:r>
        <w:r w:rsidRPr="000326A8">
          <w:rPr>
            <w:szCs w:val="23"/>
          </w:rPr>
          <w:t xml:space="preserve">.  </w:t>
        </w:r>
        <w:r w:rsidRPr="000326A8">
          <w:rPr>
            <w:szCs w:val="23"/>
          </w:rPr>
          <w:t>기준재무제표는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회계장부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기록을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기준으로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일관되게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적용된</w:t>
        </w:r>
        <w:r>
          <w:rPr>
            <w:rFonts w:hint="eastAsia"/>
            <w:szCs w:val="23"/>
          </w:rPr>
          <w:t xml:space="preserve"> </w:t>
        </w:r>
        <w:r w:rsidRPr="00792C88">
          <w:t>한국채택</w:t>
        </w:r>
        <w:r>
          <w:rPr>
            <w:rFonts w:hint="eastAsia"/>
          </w:rPr>
          <w:t xml:space="preserve"> </w:t>
        </w:r>
        <w:r w:rsidRPr="00792C88">
          <w:t>국제회계기준</w:t>
        </w:r>
        <w:r w:rsidRPr="00792C88">
          <w:rPr>
            <w:rFonts w:hint="eastAsia"/>
          </w:rPr>
          <w:t>(</w:t>
        </w:r>
        <w:r w:rsidRPr="00792C88">
          <w:t>K-IFRS)</w:t>
        </w:r>
        <w:r>
          <w:rPr>
            <w:rFonts w:hint="eastAsia"/>
          </w:rPr>
          <w:t>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작성되었으며</w:t>
        </w:r>
        <w:r>
          <w:rPr>
            <w:rFonts w:hint="eastAsia"/>
          </w:rPr>
          <w:t xml:space="preserve">, </w:t>
        </w:r>
        <w:r>
          <w:rPr>
            <w:rFonts w:hint="eastAsia"/>
            <w:szCs w:val="23"/>
          </w:rPr>
          <w:t>작성기준일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현재의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대상회사의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재무상태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작성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보고기간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동안의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재무성과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및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현금흐름을</w:t>
        </w:r>
        <w:r w:rsidRPr="00792C88">
          <w:rPr>
            <w:szCs w:val="23"/>
          </w:rPr>
          <w:t xml:space="preserve"> </w:t>
        </w:r>
        <w:r w:rsidRPr="000326A8">
          <w:rPr>
            <w:szCs w:val="23"/>
          </w:rPr>
          <w:t>중요성의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관점에서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적</w:t>
        </w:r>
        <w:r w:rsidRPr="000326A8">
          <w:rPr>
            <w:szCs w:val="23"/>
          </w:rPr>
          <w:t>정하게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표시하고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있다</w:t>
        </w:r>
        <w:r w:rsidRPr="000326A8">
          <w:rPr>
            <w:szCs w:val="23"/>
          </w:rPr>
          <w:t xml:space="preserve">. </w:t>
        </w:r>
        <w:r w:rsidRPr="00A765F0">
          <w:rPr>
            <w:rFonts w:hint="eastAsia"/>
            <w:szCs w:val="23"/>
          </w:rPr>
          <w:t>거래종결일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현재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대상회사에는</w:t>
        </w:r>
        <w:r w:rsidRPr="00A765F0">
          <w:rPr>
            <w:szCs w:val="23"/>
          </w:rPr>
          <w:t>, (</w:t>
        </w:r>
        <w:proofErr w:type="spellStart"/>
        <w:r w:rsidRPr="00A765F0">
          <w:rPr>
            <w:szCs w:val="23"/>
          </w:rPr>
          <w:t>ㄱ</w:t>
        </w:r>
        <w:proofErr w:type="spellEnd"/>
        <w:r w:rsidRPr="00A765F0">
          <w:rPr>
            <w:szCs w:val="23"/>
          </w:rPr>
          <w:t xml:space="preserve">) </w:t>
        </w:r>
        <w:r>
          <w:rPr>
            <w:rFonts w:hint="eastAsia"/>
            <w:szCs w:val="23"/>
          </w:rPr>
          <w:t>기준</w:t>
        </w:r>
        <w:r w:rsidRPr="00A765F0">
          <w:rPr>
            <w:szCs w:val="23"/>
          </w:rPr>
          <w:t>재무제표에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반영된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것</w:t>
        </w:r>
        <w:r w:rsidRPr="00A765F0">
          <w:rPr>
            <w:szCs w:val="23"/>
          </w:rPr>
          <w:t>, (</w:t>
        </w:r>
        <w:r w:rsidRPr="00A765F0">
          <w:rPr>
            <w:szCs w:val="23"/>
          </w:rPr>
          <w:t>ㄴ</w:t>
        </w:r>
        <w:r w:rsidRPr="00A765F0">
          <w:rPr>
            <w:szCs w:val="23"/>
          </w:rPr>
          <w:t xml:space="preserve">) </w:t>
        </w:r>
        <w:r w:rsidRPr="00A765F0">
          <w:rPr>
            <w:szCs w:val="23"/>
          </w:rPr>
          <w:t>기준일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이후에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대상회사의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통상적인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사업과정으로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인하여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발생한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것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외에는</w:t>
        </w:r>
        <w:r w:rsidRPr="00A765F0">
          <w:rPr>
            <w:szCs w:val="23"/>
          </w:rPr>
          <w:t xml:space="preserve">, </w:t>
        </w:r>
        <w:r w:rsidRPr="00A765F0">
          <w:rPr>
            <w:szCs w:val="23"/>
          </w:rPr>
          <w:t>어떠한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우발부채나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부외부채도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존재하지</w:t>
        </w:r>
        <w:r w:rsidRPr="00A765F0">
          <w:rPr>
            <w:szCs w:val="23"/>
          </w:rPr>
          <w:t xml:space="preserve"> </w:t>
        </w:r>
        <w:r w:rsidRPr="00A765F0">
          <w:rPr>
            <w:szCs w:val="23"/>
          </w:rPr>
          <w:t>아니한다</w:t>
        </w:r>
        <w:r w:rsidRPr="00A765F0">
          <w:rPr>
            <w:szCs w:val="23"/>
          </w:rPr>
          <w:t>.</w:t>
        </w:r>
        <w:r w:rsidRPr="000326A8">
          <w:rPr>
            <w:szCs w:val="23"/>
          </w:rPr>
          <w:t xml:space="preserve"> </w:t>
        </w:r>
      </w:ins>
    </w:p>
    <w:p w14:paraId="34489E5F" w14:textId="77777777" w:rsidR="00F114DA" w:rsidRDefault="00F114DA" w:rsidP="00F114DA">
      <w:pPr>
        <w:pStyle w:val="LKLevel3"/>
        <w:ind w:left="794"/>
        <w:rPr>
          <w:ins w:id="362" w:author="SL PARTNERS" w:date="2025-07-10T17:34:00Z" w16du:dateUtc="2025-07-10T08:34:00Z"/>
          <w:szCs w:val="23"/>
        </w:rPr>
      </w:pPr>
      <w:ins w:id="363" w:author="SL PARTNERS" w:date="2025-07-10T17:34:00Z" w16du:dateUtc="2025-07-10T08:34:00Z">
        <w:r>
          <w:rPr>
            <w:rFonts w:hint="eastAsia"/>
            <w:szCs w:val="23"/>
            <w:u w:val="single"/>
          </w:rPr>
          <w:t>필요적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승인</w:t>
        </w:r>
        <w:r>
          <w:rPr>
            <w:rFonts w:hint="eastAsia"/>
            <w:szCs w:val="23"/>
            <w:u w:val="single"/>
          </w:rPr>
          <w:t xml:space="preserve">; </w:t>
        </w:r>
        <w:r>
          <w:rPr>
            <w:rFonts w:hint="eastAsia"/>
            <w:szCs w:val="23"/>
            <w:u w:val="single"/>
          </w:rPr>
          <w:t>법령</w:t>
        </w:r>
        <w:r>
          <w:rPr>
            <w:rFonts w:hint="eastAsia"/>
            <w:szCs w:val="23"/>
            <w:u w:val="single"/>
          </w:rPr>
          <w:t xml:space="preserve">, </w:t>
        </w:r>
        <w:r>
          <w:rPr>
            <w:rFonts w:hint="eastAsia"/>
            <w:szCs w:val="23"/>
            <w:u w:val="single"/>
          </w:rPr>
          <w:t>조직서류</w:t>
        </w:r>
        <w:r>
          <w:rPr>
            <w:rFonts w:hint="eastAsia"/>
            <w:szCs w:val="23"/>
            <w:u w:val="single"/>
          </w:rPr>
          <w:t xml:space="preserve">, </w:t>
        </w:r>
        <w:r>
          <w:rPr>
            <w:rFonts w:hint="eastAsia"/>
            <w:szCs w:val="23"/>
            <w:u w:val="single"/>
          </w:rPr>
          <w:t>정부승인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등에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위반되지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아니함</w:t>
        </w:r>
        <w:r>
          <w:rPr>
            <w:rFonts w:hint="eastAsia"/>
            <w:szCs w:val="23"/>
            <w:u w:val="single"/>
          </w:rPr>
          <w:t>.</w:t>
        </w:r>
        <w:r>
          <w:rPr>
            <w:rFonts w:hint="eastAsia"/>
            <w:szCs w:val="23"/>
          </w:rPr>
          <w:t xml:space="preserve">  </w:t>
        </w:r>
        <w:r>
          <w:rPr>
            <w:rFonts w:hint="eastAsia"/>
            <w:szCs w:val="23"/>
          </w:rPr>
          <w:t>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이행은</w:t>
        </w:r>
        <w:r>
          <w:rPr>
            <w:rFonts w:hint="eastAsia"/>
            <w:szCs w:val="23"/>
          </w:rPr>
          <w:t xml:space="preserve"> (</w:t>
        </w:r>
        <w:proofErr w:type="spellStart"/>
        <w:r>
          <w:rPr>
            <w:rFonts w:hint="eastAsia"/>
            <w:szCs w:val="23"/>
          </w:rPr>
          <w:t>i</w:t>
        </w:r>
        <w:proofErr w:type="spellEnd"/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조직서류</w:t>
        </w:r>
        <w:r>
          <w:rPr>
            <w:rFonts w:hint="eastAsia"/>
          </w:rPr>
          <w:t>(</w:t>
        </w:r>
        <w:r>
          <w:rPr>
            <w:rFonts w:hint="eastAsia"/>
          </w:rPr>
          <w:t>정관을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포함함</w:t>
        </w:r>
        <w:r>
          <w:rPr>
            <w:rFonts w:hint="eastAsia"/>
          </w:rPr>
          <w:t>)</w:t>
        </w:r>
        <w:r>
          <w:rPr>
            <w:rFonts w:hint="eastAsia"/>
            <w:szCs w:val="23"/>
          </w:rPr>
          <w:t>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위반되거나</w:t>
        </w:r>
        <w:r>
          <w:rPr>
            <w:rFonts w:hint="eastAsia"/>
            <w:szCs w:val="23"/>
          </w:rPr>
          <w:t xml:space="preserve">, (ii) </w:t>
        </w:r>
        <w:r>
          <w:rPr>
            <w:rFonts w:hint="eastAsia"/>
            <w:szCs w:val="23"/>
          </w:rPr>
          <w:t>대상회사에게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적용되는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정부승인에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위반되거나</w:t>
        </w:r>
        <w:r>
          <w:rPr>
            <w:rFonts w:hint="eastAsia"/>
            <w:szCs w:val="23"/>
          </w:rPr>
          <w:t xml:space="preserve">, (iii) </w:t>
        </w:r>
        <w:r>
          <w:rPr>
            <w:rFonts w:hint="eastAsia"/>
            <w:szCs w:val="23"/>
          </w:rPr>
          <w:t>거래종결일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이후에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약정에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상대방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채권자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기간의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경과시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구성하는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경우를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</w:rPr>
          <w:t>해당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약정과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이행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장애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초래</w:t>
        </w:r>
        <w:r>
          <w:rPr>
            <w:rFonts w:hint="eastAsia"/>
          </w:rPr>
          <w:t>(</w:t>
        </w:r>
        <w:r>
          <w:rPr>
            <w:rFonts w:hint="eastAsia"/>
          </w:rPr>
          <w:t>손해배상청구권의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발생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취소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무효를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주장하거나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가처분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등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절차를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제기하는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것을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포함하며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한정되지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아니함</w:t>
        </w:r>
        <w:r>
          <w:rPr>
            <w:rFonts w:hint="eastAsia"/>
          </w:rPr>
          <w:t>)</w:t>
        </w:r>
        <w:r>
          <w:rPr>
            <w:rFonts w:hint="eastAsia"/>
          </w:rPr>
          <w:t>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사유는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없다</w:t>
        </w:r>
        <w:r>
          <w:rPr>
            <w:rFonts w:hint="eastAsia"/>
          </w:rPr>
          <w:t xml:space="preserve">. </w:t>
        </w:r>
      </w:ins>
    </w:p>
    <w:p w14:paraId="60F07CF3" w14:textId="77777777" w:rsidR="00F114DA" w:rsidRDefault="00F114DA" w:rsidP="00F114DA">
      <w:pPr>
        <w:pStyle w:val="LKLevel3"/>
        <w:ind w:left="794"/>
        <w:rPr>
          <w:ins w:id="364" w:author="SL PARTNERS" w:date="2025-07-10T17:34:00Z" w16du:dateUtc="2025-07-10T08:34:00Z"/>
          <w:szCs w:val="23"/>
        </w:rPr>
      </w:pPr>
      <w:ins w:id="365" w:author="SL PARTNERS" w:date="2025-07-10T17:34:00Z" w16du:dateUtc="2025-07-10T08:34:00Z">
        <w:r>
          <w:rPr>
            <w:rFonts w:hint="eastAsia"/>
            <w:szCs w:val="23"/>
            <w:u w:val="single"/>
          </w:rPr>
          <w:t>중대한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부정적인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영향의</w:t>
        </w:r>
        <w:r>
          <w:rPr>
            <w:rFonts w:hint="eastAsia"/>
            <w:szCs w:val="23"/>
            <w:u w:val="single"/>
          </w:rPr>
          <w:t xml:space="preserve"> </w:t>
        </w:r>
        <w:proofErr w:type="spellStart"/>
        <w:r>
          <w:rPr>
            <w:rFonts w:hint="eastAsia"/>
            <w:szCs w:val="23"/>
            <w:u w:val="single"/>
          </w:rPr>
          <w:t>부존재</w:t>
        </w:r>
        <w:proofErr w:type="spellEnd"/>
        <w:r>
          <w:rPr>
            <w:rFonts w:hint="eastAsia"/>
            <w:szCs w:val="23"/>
            <w:u w:val="single"/>
          </w:rPr>
          <w:t>.</w:t>
        </w:r>
        <w:r>
          <w:rPr>
            <w:rFonts w:hint="eastAsia"/>
            <w:szCs w:val="23"/>
          </w:rPr>
          <w:t xml:space="preserve"> </w:t>
        </w:r>
        <w:r w:rsidRPr="00154320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사업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자산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부채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재무상태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및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영업성과에</w:t>
        </w:r>
        <w:r w:rsidRPr="00154320">
          <w:rPr>
            <w:szCs w:val="23"/>
          </w:rPr>
          <w:t xml:space="preserve"> </w:t>
        </w:r>
        <w:r>
          <w:rPr>
            <w:rFonts w:hint="eastAsia"/>
            <w:szCs w:val="23"/>
          </w:rPr>
          <w:t>중대하게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부정적인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영향을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만한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사실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사정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사건</w:t>
        </w:r>
        <w:r w:rsidRPr="00154320">
          <w:rPr>
            <w:szCs w:val="23"/>
          </w:rPr>
          <w:t>이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존재하지</w:t>
        </w:r>
        <w:r w:rsidRPr="00154320">
          <w:rPr>
            <w:szCs w:val="23"/>
          </w:rPr>
          <w:t xml:space="preserve"> </w:t>
        </w:r>
        <w:r>
          <w:rPr>
            <w:rFonts w:hint="eastAsia"/>
            <w:szCs w:val="23"/>
          </w:rPr>
          <w:t>아니하고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알고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영향이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  <w:r w:rsidRPr="00154320">
          <w:rPr>
            <w:szCs w:val="23"/>
          </w:rPr>
          <w:t>또한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대상회사나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그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계열회사와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관련하여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금융시장</w:t>
        </w:r>
        <w:r w:rsidRPr="00154320">
          <w:rPr>
            <w:szCs w:val="23"/>
          </w:rPr>
          <w:t>·</w:t>
        </w:r>
        <w:r w:rsidRPr="00154320">
          <w:rPr>
            <w:szCs w:val="23"/>
          </w:rPr>
          <w:t>거시경제적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요인과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무관하게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대상회사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자체에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기인한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본질적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문제</w:t>
        </w:r>
        <w:r>
          <w:rPr>
            <w:rFonts w:hint="eastAsia"/>
            <w:szCs w:val="23"/>
          </w:rPr>
          <w:t>(</w:t>
        </w:r>
        <w:r w:rsidRPr="00154320">
          <w:rPr>
            <w:szCs w:val="23"/>
          </w:rPr>
          <w:t>핵심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자산의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상실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주요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계약의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해제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대규모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소송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패소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등</w:t>
        </w:r>
        <w:r>
          <w:rPr>
            <w:rFonts w:hint="eastAsia"/>
            <w:szCs w:val="23"/>
          </w:rPr>
          <w:t>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포함하되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한정되지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아니함</w:t>
        </w:r>
        <w:r>
          <w:rPr>
            <w:rFonts w:hint="eastAsia"/>
            <w:szCs w:val="23"/>
          </w:rPr>
          <w:t>)</w:t>
        </w:r>
        <w:r w:rsidRPr="00154320">
          <w:rPr>
            <w:szCs w:val="23"/>
          </w:rPr>
          <w:t>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발생했거나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발생할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것이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합리적으로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예상되는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사유가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없</w:t>
        </w:r>
        <w:r>
          <w:rPr>
            <w:rFonts w:hint="eastAsia"/>
            <w:szCs w:val="23"/>
          </w:rPr>
          <w:t>으</w:t>
        </w:r>
        <w:r w:rsidRPr="00154320">
          <w:rPr>
            <w:szCs w:val="23"/>
          </w:rPr>
          <w:t>며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이에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관한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모든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정보가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본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계약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체결일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전에</w:t>
        </w:r>
        <w:r w:rsidRPr="00154320">
          <w:rPr>
            <w:szCs w:val="23"/>
          </w:rPr>
          <w:t xml:space="preserve"> </w:t>
        </w:r>
        <w:r>
          <w:rPr>
            <w:rFonts w:hint="eastAsia"/>
            <w:szCs w:val="23"/>
          </w:rPr>
          <w:t>매수인에게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적정하게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공개되었다</w:t>
        </w:r>
        <w:r>
          <w:rPr>
            <w:rFonts w:hint="eastAsia"/>
            <w:szCs w:val="23"/>
          </w:rPr>
          <w:t xml:space="preserve">. </w:t>
        </w:r>
      </w:ins>
    </w:p>
    <w:p w14:paraId="04F65956" w14:textId="77777777" w:rsidR="00F114DA" w:rsidRDefault="00F114DA" w:rsidP="00F114DA">
      <w:pPr>
        <w:pStyle w:val="LKLevel3"/>
        <w:ind w:left="794"/>
        <w:rPr>
          <w:ins w:id="366" w:author="SL PARTNERS" w:date="2025-07-10T17:34:00Z" w16du:dateUtc="2025-07-10T08:34:00Z"/>
          <w:szCs w:val="23"/>
        </w:rPr>
      </w:pPr>
      <w:ins w:id="367" w:author="SL PARTNERS" w:date="2025-07-10T17:34:00Z" w16du:dateUtc="2025-07-10T08:34:00Z">
        <w:r w:rsidRPr="00411980">
          <w:rPr>
            <w:rFonts w:hint="eastAsia"/>
            <w:szCs w:val="23"/>
            <w:u w:val="single"/>
          </w:rPr>
          <w:t>부도</w:t>
        </w:r>
        <w:r w:rsidRPr="00411980">
          <w:rPr>
            <w:szCs w:val="23"/>
            <w:u w:val="single"/>
          </w:rPr>
          <w:t>(</w:t>
        </w:r>
        <w:r w:rsidRPr="00411980">
          <w:rPr>
            <w:rFonts w:hint="eastAsia"/>
            <w:szCs w:val="23"/>
            <w:u w:val="single"/>
          </w:rPr>
          <w:t>도산</w:t>
        </w:r>
        <w:r w:rsidRPr="00411980">
          <w:rPr>
            <w:szCs w:val="23"/>
            <w:u w:val="single"/>
          </w:rPr>
          <w:t>)</w:t>
        </w:r>
        <w:r w:rsidRPr="00411980">
          <w:rPr>
            <w:rFonts w:hint="eastAsia"/>
            <w:szCs w:val="23"/>
            <w:u w:val="single"/>
          </w:rPr>
          <w:t>절차의</w:t>
        </w:r>
        <w:r w:rsidRPr="00411980">
          <w:rPr>
            <w:szCs w:val="23"/>
            <w:u w:val="single"/>
          </w:rPr>
          <w:t xml:space="preserve"> </w:t>
        </w:r>
        <w:proofErr w:type="spellStart"/>
        <w:r w:rsidRPr="00411980">
          <w:rPr>
            <w:rFonts w:hint="eastAsia"/>
            <w:szCs w:val="23"/>
            <w:u w:val="single"/>
          </w:rPr>
          <w:t>부존재</w:t>
        </w:r>
        <w:proofErr w:type="spellEnd"/>
        <w:r>
          <w:rPr>
            <w:rFonts w:hint="eastAsia"/>
            <w:szCs w:val="23"/>
          </w:rPr>
          <w:t xml:space="preserve">. </w:t>
        </w:r>
        <w:r w:rsidRPr="009C5856">
          <w:rPr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 w:rsidRPr="009C5856">
          <w:rPr>
            <w:szCs w:val="23"/>
          </w:rPr>
          <w:t>및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계열회사</w:t>
        </w:r>
        <w:r>
          <w:rPr>
            <w:rFonts w:hint="eastAsia"/>
            <w:szCs w:val="23"/>
          </w:rPr>
          <w:t>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부도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파산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회생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청산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보전처분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경매처분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면허</w:t>
        </w:r>
        <w:r w:rsidRPr="009C5856">
          <w:rPr>
            <w:szCs w:val="23"/>
          </w:rPr>
          <w:t>·</w:t>
        </w:r>
        <w:r w:rsidRPr="009C5856">
          <w:rPr>
            <w:szCs w:val="23"/>
          </w:rPr>
          <w:t>인가의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취소나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정지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재산관리인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선임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등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기타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도산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관련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절차에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직</w:t>
        </w:r>
        <w:r w:rsidRPr="009C5856">
          <w:rPr>
            <w:szCs w:val="23"/>
          </w:rPr>
          <w:t>·</w:t>
        </w:r>
        <w:r w:rsidRPr="009C5856">
          <w:rPr>
            <w:szCs w:val="23"/>
          </w:rPr>
          <w:t>간접적으로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개시되었거나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신청된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사실이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없</w:t>
        </w:r>
        <w:r>
          <w:rPr>
            <w:rFonts w:hint="eastAsia"/>
            <w:szCs w:val="23"/>
          </w:rPr>
          <w:t>고</w:t>
        </w:r>
        <w:r>
          <w:rPr>
            <w:rFonts w:hint="eastAsia"/>
            <w:szCs w:val="23"/>
          </w:rPr>
          <w:t>,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대상회사의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자산이나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권리에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대해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채권자나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정부기관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등이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강제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집행하거나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기타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유사한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절차를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진행하고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있지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않으며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매도인이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알고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있는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향후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이러한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도산절차</w:t>
        </w:r>
        <w:r w:rsidRPr="009C5856">
          <w:rPr>
            <w:rFonts w:hint="eastAsia"/>
            <w:szCs w:val="23"/>
          </w:rPr>
          <w:t>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개시될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우려도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없</w:t>
        </w:r>
        <w:r>
          <w:rPr>
            <w:rFonts w:hint="eastAsia"/>
            <w:szCs w:val="23"/>
          </w:rPr>
          <w:t>으며</w:t>
        </w:r>
        <w:r>
          <w:rPr>
            <w:rFonts w:hint="eastAsia"/>
            <w:szCs w:val="23"/>
          </w:rPr>
          <w:t xml:space="preserve">, </w:t>
        </w:r>
        <w:r w:rsidRPr="009C5856">
          <w:rPr>
            <w:szCs w:val="23"/>
          </w:rPr>
          <w:t>대상회사가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상법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기타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관련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법령에서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정한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자본충실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요건을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충족하지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못하는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상태에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있지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않고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본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계약</w:t>
        </w:r>
        <w:r>
          <w:rPr>
            <w:rFonts w:hint="eastAsia"/>
            <w:szCs w:val="23"/>
          </w:rPr>
          <w:t>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위하여</w:t>
        </w:r>
        <w:r>
          <w:rPr>
            <w:rFonts w:hint="eastAsia"/>
            <w:szCs w:val="23"/>
          </w:rPr>
          <w:t xml:space="preserve"> </w:t>
        </w:r>
        <w:r w:rsidRPr="009C5856">
          <w:rPr>
            <w:szCs w:val="23"/>
          </w:rPr>
          <w:t>회생절차</w:t>
        </w:r>
        <w:r w:rsidRPr="009C5856">
          <w:rPr>
            <w:szCs w:val="23"/>
          </w:rPr>
          <w:t>(</w:t>
        </w:r>
        <w:r w:rsidRPr="009C5856">
          <w:rPr>
            <w:szCs w:val="23"/>
          </w:rPr>
          <w:t>또는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이에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준하는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제도</w:t>
        </w:r>
        <w:r w:rsidRPr="009C5856">
          <w:rPr>
            <w:szCs w:val="23"/>
          </w:rPr>
          <w:t>)</w:t>
        </w:r>
        <w:r w:rsidRPr="009C5856">
          <w:rPr>
            <w:szCs w:val="23"/>
          </w:rPr>
          <w:t>를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신청할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필요가</w:t>
        </w:r>
        <w:r w:rsidRPr="009C5856">
          <w:rPr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79CDF0A9" w14:textId="77777777" w:rsidR="00F114DA" w:rsidRDefault="00F114DA" w:rsidP="00F114DA">
      <w:pPr>
        <w:pStyle w:val="LKLevel3"/>
        <w:ind w:left="794"/>
        <w:rPr>
          <w:ins w:id="368" w:author="SL PARTNERS" w:date="2025-07-10T17:34:00Z" w16du:dateUtc="2025-07-10T08:34:00Z"/>
          <w:szCs w:val="23"/>
        </w:rPr>
      </w:pPr>
      <w:ins w:id="369" w:author="SL PARTNERS" w:date="2025-07-10T17:34:00Z" w16du:dateUtc="2025-07-10T08:34:00Z">
        <w:r w:rsidRPr="00411980">
          <w:rPr>
            <w:rFonts w:hint="eastAsia"/>
            <w:szCs w:val="23"/>
            <w:u w:val="single"/>
          </w:rPr>
          <w:t>사해행위의</w:t>
        </w:r>
        <w:r w:rsidRPr="00411980">
          <w:rPr>
            <w:szCs w:val="23"/>
            <w:u w:val="single"/>
          </w:rPr>
          <w:t xml:space="preserve"> </w:t>
        </w:r>
        <w:proofErr w:type="spellStart"/>
        <w:r w:rsidRPr="00411980">
          <w:rPr>
            <w:rFonts w:hint="eastAsia"/>
            <w:szCs w:val="23"/>
            <w:u w:val="single"/>
          </w:rPr>
          <w:t>부존재</w:t>
        </w:r>
        <w:proofErr w:type="spellEnd"/>
        <w:r>
          <w:rPr>
            <w:rFonts w:hint="eastAsia"/>
            <w:szCs w:val="23"/>
          </w:rPr>
          <w:t xml:space="preserve">. </w:t>
        </w:r>
        <w:r w:rsidRPr="00E478EF"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 w:rsidRPr="00E478EF">
          <w:rPr>
            <w:szCs w:val="23"/>
          </w:rPr>
          <w:t>및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그</w:t>
        </w:r>
        <w:r w:rsidRPr="00E478EF">
          <w:rPr>
            <w:szCs w:val="23"/>
          </w:rPr>
          <w:t xml:space="preserve"> </w:t>
        </w:r>
        <w:r>
          <w:rPr>
            <w:rFonts w:hint="eastAsia"/>
            <w:szCs w:val="23"/>
          </w:rPr>
          <w:t>계</w:t>
        </w:r>
        <w:r w:rsidRPr="00E478EF">
          <w:rPr>
            <w:szCs w:val="23"/>
          </w:rPr>
          <w:t>열회사는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제</w:t>
        </w:r>
        <w:r w:rsidRPr="00E478EF">
          <w:rPr>
            <w:szCs w:val="23"/>
          </w:rPr>
          <w:t>3</w:t>
        </w:r>
        <w:r w:rsidRPr="00E478EF">
          <w:rPr>
            <w:szCs w:val="23"/>
          </w:rPr>
          <w:t>자나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채권자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등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이해관계인들을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해하거나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혹은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채무를</w:t>
        </w:r>
        <w:r w:rsidRPr="00E478EF">
          <w:rPr>
            <w:szCs w:val="23"/>
          </w:rPr>
          <w:t xml:space="preserve"> </w:t>
        </w:r>
        <w:proofErr w:type="spellStart"/>
        <w:r w:rsidRPr="00E478EF">
          <w:rPr>
            <w:szCs w:val="23"/>
          </w:rPr>
          <w:t>면탈할</w:t>
        </w:r>
        <w:proofErr w:type="spellEnd"/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목적으로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주요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자산이나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계약상의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권리를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은닉</w:t>
        </w:r>
        <w:r w:rsidRPr="00E478EF">
          <w:rPr>
            <w:szCs w:val="23"/>
          </w:rPr>
          <w:t>·</w:t>
        </w:r>
        <w:r w:rsidRPr="00E478EF">
          <w:rPr>
            <w:szCs w:val="23"/>
          </w:rPr>
          <w:t>양도하거나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담보를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설정하는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민법상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사해행위에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해당</w:t>
        </w:r>
        <w:r>
          <w:rPr>
            <w:rFonts w:hint="eastAsia"/>
            <w:szCs w:val="23"/>
          </w:rPr>
          <w:t>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해당될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우려가</w:t>
        </w:r>
        <w:r>
          <w:rPr>
            <w:rFonts w:hint="eastAsia"/>
            <w:szCs w:val="23"/>
          </w:rPr>
          <w:t xml:space="preserve"> </w:t>
        </w:r>
        <w:r w:rsidRPr="00E478EF">
          <w:rPr>
            <w:szCs w:val="23"/>
          </w:rPr>
          <w:t>있는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어떠한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행위도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하지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않았</w:t>
        </w:r>
        <w:r>
          <w:rPr>
            <w:rFonts w:hint="eastAsia"/>
            <w:szCs w:val="23"/>
          </w:rPr>
          <w:t>고</w:t>
        </w:r>
        <w:r>
          <w:rPr>
            <w:rFonts w:hint="eastAsia"/>
            <w:szCs w:val="23"/>
          </w:rPr>
          <w:t xml:space="preserve">, </w:t>
        </w:r>
        <w:r w:rsidRPr="00E478EF">
          <w:rPr>
            <w:szCs w:val="23"/>
          </w:rPr>
          <w:t>대상회사에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관한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채권자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취소권이나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부인권이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행사될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있는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우려</w:t>
        </w:r>
        <w:r>
          <w:rPr>
            <w:rFonts w:hint="eastAsia"/>
            <w:szCs w:val="23"/>
          </w:rPr>
          <w:t>도</w:t>
        </w:r>
        <w:r w:rsidRPr="00E478EF">
          <w:rPr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6C967AFA" w14:textId="77777777" w:rsidR="00F114DA" w:rsidRPr="000326A8" w:rsidRDefault="00F114DA" w:rsidP="00F114DA">
      <w:pPr>
        <w:pStyle w:val="LKLevel3"/>
        <w:ind w:left="794"/>
        <w:rPr>
          <w:ins w:id="370" w:author="SL PARTNERS" w:date="2025-07-10T17:34:00Z" w16du:dateUtc="2025-07-10T08:34:00Z"/>
          <w:szCs w:val="23"/>
        </w:rPr>
      </w:pPr>
      <w:ins w:id="371" w:author="SL PARTNERS" w:date="2025-07-10T17:34:00Z" w16du:dateUtc="2025-07-10T08:34:00Z">
        <w:r w:rsidRPr="00411980">
          <w:rPr>
            <w:rFonts w:hint="eastAsia"/>
            <w:szCs w:val="23"/>
            <w:u w:val="single"/>
          </w:rPr>
          <w:t>정보의</w:t>
        </w:r>
        <w:r w:rsidRPr="00411980">
          <w:rPr>
            <w:szCs w:val="23"/>
            <w:u w:val="single"/>
          </w:rPr>
          <w:t xml:space="preserve"> </w:t>
        </w:r>
        <w:r w:rsidRPr="00411980">
          <w:rPr>
            <w:rFonts w:hint="eastAsia"/>
            <w:szCs w:val="23"/>
            <w:u w:val="single"/>
          </w:rPr>
          <w:t>정확성</w:t>
        </w:r>
        <w:r>
          <w:rPr>
            <w:rFonts w:hint="eastAsia"/>
            <w:szCs w:val="23"/>
          </w:rPr>
          <w:t xml:space="preserve">. </w:t>
        </w:r>
        <w:r w:rsidRPr="003071EA">
          <w:rPr>
            <w:szCs w:val="23"/>
          </w:rPr>
          <w:t>매수인</w:t>
        </w:r>
        <w:r w:rsidRPr="003071EA">
          <w:rPr>
            <w:szCs w:val="23"/>
          </w:rPr>
          <w:t>(</w:t>
        </w:r>
        <w:r w:rsidRPr="003071EA">
          <w:rPr>
            <w:szCs w:val="23"/>
          </w:rPr>
          <w:t>또는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매수인의</w:t>
        </w:r>
        <w:r w:rsidRPr="003071EA">
          <w:rPr>
            <w:szCs w:val="23"/>
          </w:rPr>
          <w:t xml:space="preserve"> </w:t>
        </w:r>
        <w:proofErr w:type="spellStart"/>
        <w:r w:rsidRPr="003071EA">
          <w:rPr>
            <w:szCs w:val="23"/>
          </w:rPr>
          <w:t>자문사</w:t>
        </w:r>
        <w:proofErr w:type="spellEnd"/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등</w:t>
        </w:r>
        <w:r w:rsidRPr="003071EA">
          <w:rPr>
            <w:szCs w:val="23"/>
          </w:rPr>
          <w:t>)</w:t>
        </w:r>
        <w:r w:rsidRPr="003071EA">
          <w:rPr>
            <w:szCs w:val="23"/>
          </w:rPr>
          <w:t>에게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제공</w:t>
        </w:r>
        <w:r>
          <w:rPr>
            <w:rFonts w:hint="eastAsia"/>
            <w:szCs w:val="23"/>
          </w:rPr>
          <w:t>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모든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서류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자료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보고서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설명자료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등</w:t>
        </w:r>
        <w:r w:rsidRPr="003071EA">
          <w:rPr>
            <w:szCs w:val="23"/>
          </w:rPr>
          <w:t>(</w:t>
        </w:r>
        <w:r w:rsidRPr="003071EA">
          <w:rPr>
            <w:szCs w:val="23"/>
          </w:rPr>
          <w:t>문서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전자파일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구두설명</w:t>
        </w:r>
        <w:r>
          <w:rPr>
            <w:rFonts w:hint="eastAsia"/>
            <w:szCs w:val="23"/>
          </w:rPr>
          <w:t>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 w:rsidRPr="003071EA">
          <w:rPr>
            <w:szCs w:val="23"/>
          </w:rPr>
          <w:t>)</w:t>
        </w:r>
        <w:r w:rsidRPr="003071EA">
          <w:rPr>
            <w:szCs w:val="23"/>
          </w:rPr>
          <w:t>이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정확하고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완전하며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중대한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누락이나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오류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오해의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소지가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있는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진술</w:t>
        </w:r>
        <w:r>
          <w:rPr>
            <w:rFonts w:hint="eastAsia"/>
            <w:szCs w:val="23"/>
          </w:rPr>
          <w:t>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 w:rsidRPr="003071EA">
          <w:rPr>
            <w:szCs w:val="23"/>
          </w:rPr>
          <w:t>대상회사의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재무제표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회계자료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소송자료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인허가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사항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계약서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사본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공개목록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등에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기재된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내용은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매도인이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알고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있는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한</w:t>
        </w:r>
        <w:r w:rsidRPr="003071EA">
          <w:rPr>
            <w:szCs w:val="23"/>
          </w:rPr>
          <w:t xml:space="preserve"> </w:t>
        </w:r>
        <w:r>
          <w:rPr>
            <w:rFonts w:hint="eastAsia"/>
            <w:szCs w:val="23"/>
          </w:rPr>
          <w:t>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현재</w:t>
        </w:r>
        <w:r>
          <w:rPr>
            <w:rFonts w:hint="eastAsia"/>
            <w:szCs w:val="23"/>
          </w:rPr>
          <w:t xml:space="preserve"> </w:t>
        </w:r>
        <w:r w:rsidRPr="003071EA">
          <w:rPr>
            <w:szCs w:val="23"/>
          </w:rPr>
          <w:t>시점에서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진실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정확하며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본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계약상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중요한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영향을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미칠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있는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정보</w:t>
        </w:r>
        <w:r>
          <w:rPr>
            <w:rFonts w:hint="eastAsia"/>
            <w:szCs w:val="23"/>
          </w:rPr>
          <w:t>가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누락</w:t>
        </w:r>
        <w:r>
          <w:rPr>
            <w:rFonts w:hint="eastAsia"/>
            <w:szCs w:val="23"/>
          </w:rPr>
          <w:t>되</w:t>
        </w:r>
        <w:r w:rsidRPr="003071EA">
          <w:rPr>
            <w:szCs w:val="23"/>
          </w:rPr>
          <w:t>거나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왜곡</w:t>
        </w:r>
        <w:r>
          <w:rPr>
            <w:rFonts w:hint="eastAsia"/>
            <w:szCs w:val="23"/>
          </w:rPr>
          <w:t>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않았다</w:t>
        </w:r>
      </w:ins>
    </w:p>
    <w:p w14:paraId="63F8C520" w14:textId="77777777" w:rsidR="00F114DA" w:rsidRPr="000326A8" w:rsidRDefault="00F114DA" w:rsidP="00F114DA">
      <w:pPr>
        <w:pStyle w:val="LKLevel3"/>
        <w:ind w:left="794"/>
        <w:rPr>
          <w:ins w:id="372" w:author="SL PARTNERS" w:date="2025-07-10T17:34:00Z" w16du:dateUtc="2025-07-10T08:34:00Z"/>
          <w:szCs w:val="23"/>
        </w:rPr>
      </w:pPr>
      <w:ins w:id="373" w:author="SL PARTNERS" w:date="2025-07-10T17:34:00Z" w16du:dateUtc="2025-07-10T08:34:00Z">
        <w:r w:rsidRPr="000326A8">
          <w:rPr>
            <w:szCs w:val="23"/>
            <w:u w:val="single"/>
          </w:rPr>
          <w:t>소송</w:t>
        </w:r>
        <w:r w:rsidRPr="000326A8">
          <w:rPr>
            <w:szCs w:val="23"/>
          </w:rPr>
          <w:t xml:space="preserve">.  </w:t>
        </w:r>
        <w:r w:rsidRPr="004A6B6D">
          <w:rPr>
            <w:rFonts w:hint="eastAsia"/>
            <w:szCs w:val="23"/>
            <w:u w:val="single"/>
          </w:rPr>
          <w:t>별지</w:t>
        </w:r>
        <w:r w:rsidRPr="004A6B6D">
          <w:rPr>
            <w:rFonts w:hint="eastAsia"/>
            <w:szCs w:val="23"/>
            <w:u w:val="single"/>
          </w:rPr>
          <w:t xml:space="preserve"> [**]</w:t>
        </w:r>
        <w:r>
          <w:rPr>
            <w:rFonts w:hint="eastAsia"/>
            <w:szCs w:val="23"/>
          </w:rPr>
          <w:t>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기재된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사항을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제외하고</w:t>
        </w:r>
        <w:r>
          <w:rPr>
            <w:rFonts w:hint="eastAsia"/>
            <w:szCs w:val="23"/>
          </w:rPr>
          <w:t xml:space="preserve">, </w:t>
        </w:r>
        <w:r w:rsidRPr="000326A8">
          <w:rPr>
            <w:szCs w:val="23"/>
          </w:rPr>
          <w:t>본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계약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체결일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현재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계열회사를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상대로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계속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중이거나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진행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중인</w:t>
        </w:r>
        <w:r>
          <w:rPr>
            <w:rFonts w:hint="eastAsia"/>
            <w:szCs w:val="23"/>
          </w:rPr>
          <w:t xml:space="preserve"> </w:t>
        </w:r>
        <w:r w:rsidRPr="000326A8">
          <w:rPr>
            <w:szCs w:val="23"/>
          </w:rPr>
          <w:t>소송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신청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중재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수사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조사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사법상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행정상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절차는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알고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절차가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제기될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59AF43A6" w14:textId="77777777" w:rsidR="00F114DA" w:rsidRPr="000326A8" w:rsidRDefault="00F114DA" w:rsidP="00F114DA">
      <w:pPr>
        <w:pStyle w:val="LKLevel3"/>
        <w:ind w:left="794"/>
        <w:rPr>
          <w:ins w:id="374" w:author="SL PARTNERS" w:date="2025-07-10T17:34:00Z" w16du:dateUtc="2025-07-10T08:34:00Z"/>
          <w:szCs w:val="23"/>
        </w:rPr>
      </w:pPr>
      <w:ins w:id="375" w:author="SL PARTNERS" w:date="2025-07-10T17:34:00Z" w16du:dateUtc="2025-07-10T08:34:00Z">
        <w:r w:rsidRPr="000326A8">
          <w:rPr>
            <w:szCs w:val="23"/>
            <w:u w:val="single"/>
          </w:rPr>
          <w:t>준법</w:t>
        </w:r>
        <w:r w:rsidRPr="000326A8">
          <w:rPr>
            <w:szCs w:val="23"/>
          </w:rPr>
          <w:t xml:space="preserve">. </w:t>
        </w:r>
        <w:r>
          <w:rPr>
            <w:rFonts w:hint="eastAsia"/>
            <w:szCs w:val="23"/>
          </w:rPr>
          <w:t xml:space="preserve"> </w:t>
        </w:r>
        <w:r w:rsidRPr="00411980">
          <w:rPr>
            <w:rFonts w:hint="eastAsia"/>
            <w:szCs w:val="23"/>
            <w:u w:val="single"/>
          </w:rPr>
          <w:t>별지</w:t>
        </w:r>
        <w:r w:rsidRPr="00411980">
          <w:rPr>
            <w:szCs w:val="23"/>
            <w:u w:val="single"/>
          </w:rPr>
          <w:t xml:space="preserve"> [**]</w:t>
        </w:r>
        <w:r>
          <w:rPr>
            <w:rFonts w:hint="eastAsia"/>
            <w:szCs w:val="23"/>
          </w:rPr>
          <w:t>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기재된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사항을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제외하고</w:t>
        </w:r>
        <w:r>
          <w:rPr>
            <w:rFonts w:hint="eastAsia"/>
            <w:szCs w:val="23"/>
          </w:rPr>
          <w:t xml:space="preserve">,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현재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운영하는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사업을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영위함에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준수하고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정부기관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처분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명령을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받은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사실이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대상회사에게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중대한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영향을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해당할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사건이나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행위는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  <w:r w:rsidRPr="000326A8">
          <w:rPr>
            <w:szCs w:val="23"/>
            <w:u w:val="single"/>
          </w:rPr>
          <w:t>인허가</w:t>
        </w:r>
        <w:r w:rsidRPr="000326A8">
          <w:rPr>
            <w:szCs w:val="23"/>
          </w:rPr>
          <w:t xml:space="preserve">. 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사업의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영위에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필요한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중요한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인허가를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적법하게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취득하여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보유하고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있으며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그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인허가에서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요구되는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조건을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중요한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측면에서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준수하고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있다</w:t>
        </w:r>
        <w:r w:rsidRPr="000326A8">
          <w:rPr>
            <w:szCs w:val="23"/>
          </w:rPr>
          <w:t>.</w:t>
        </w:r>
      </w:ins>
    </w:p>
    <w:p w14:paraId="33C32E24" w14:textId="77777777" w:rsidR="00F114DA" w:rsidRPr="000326A8" w:rsidRDefault="00F114DA" w:rsidP="00F114DA">
      <w:pPr>
        <w:pStyle w:val="LKLevel3"/>
        <w:ind w:left="794"/>
        <w:rPr>
          <w:ins w:id="376" w:author="SL PARTNERS" w:date="2025-07-10T17:34:00Z" w16du:dateUtc="2025-07-10T08:34:00Z"/>
          <w:szCs w:val="23"/>
        </w:rPr>
      </w:pPr>
      <w:ins w:id="377" w:author="SL PARTNERS" w:date="2025-07-10T17:34:00Z" w16du:dateUtc="2025-07-10T08:34:00Z">
        <w:r w:rsidRPr="000326A8">
          <w:rPr>
            <w:szCs w:val="23"/>
            <w:u w:val="single"/>
          </w:rPr>
          <w:t>자산</w:t>
        </w:r>
        <w:r w:rsidRPr="000326A8">
          <w:rPr>
            <w:szCs w:val="23"/>
          </w:rPr>
          <w:t xml:space="preserve">. 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소유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또는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사용하는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중요한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자산에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관하여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유효한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소유권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또는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사용권을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가지고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있으며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허용된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제한부담을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제외하고는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이러한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자산에는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어떠한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제한부담도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설정되어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아니하다</w:t>
        </w:r>
        <w:r w:rsidRPr="000326A8">
          <w:rPr>
            <w:szCs w:val="23"/>
          </w:rPr>
          <w:t xml:space="preserve">. </w:t>
        </w:r>
      </w:ins>
    </w:p>
    <w:p w14:paraId="61CDF810" w14:textId="77777777" w:rsidR="00F114DA" w:rsidRPr="000326A8" w:rsidRDefault="00F114DA" w:rsidP="00F114DA">
      <w:pPr>
        <w:pStyle w:val="LKLevel3"/>
        <w:ind w:left="794"/>
        <w:rPr>
          <w:ins w:id="378" w:author="SL PARTNERS" w:date="2025-07-10T17:34:00Z" w16du:dateUtc="2025-07-10T08:34:00Z"/>
          <w:szCs w:val="23"/>
        </w:rPr>
      </w:pPr>
      <w:ins w:id="379" w:author="SL PARTNERS" w:date="2025-07-10T17:34:00Z" w16du:dateUtc="2025-07-10T08:34:00Z">
        <w:r w:rsidRPr="000326A8">
          <w:rPr>
            <w:szCs w:val="23"/>
            <w:u w:val="single"/>
          </w:rPr>
          <w:t>지식재산권</w:t>
        </w:r>
        <w:r w:rsidRPr="000326A8">
          <w:rPr>
            <w:szCs w:val="23"/>
          </w:rPr>
          <w:t xml:space="preserve">. 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사업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수행을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위하여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사용하고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지식재산권에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관하여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유효한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소유권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또는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사용권을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가지고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있다</w:t>
        </w:r>
        <w:r w:rsidRPr="000326A8">
          <w:rPr>
            <w:szCs w:val="23"/>
          </w:rPr>
          <w:t>.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지식재산권을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침해하거나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조건을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중대하게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지식재산권의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침해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이의제기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청구를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수령한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사실이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35B2679D" w14:textId="77777777" w:rsidR="00F114DA" w:rsidRDefault="00F114DA" w:rsidP="00F114DA">
      <w:pPr>
        <w:pStyle w:val="LKLevel3"/>
        <w:ind w:left="794"/>
        <w:rPr>
          <w:ins w:id="380" w:author="SL PARTNERS" w:date="2025-07-10T17:34:00Z" w16du:dateUtc="2025-07-10T08:34:00Z"/>
          <w:szCs w:val="23"/>
        </w:rPr>
      </w:pPr>
      <w:ins w:id="381" w:author="SL PARTNERS" w:date="2025-07-10T17:34:00Z" w16du:dateUtc="2025-07-10T08:34:00Z">
        <w:r w:rsidRPr="000326A8">
          <w:rPr>
            <w:szCs w:val="23"/>
            <w:u w:val="single"/>
          </w:rPr>
          <w:t>인사</w:t>
        </w:r>
        <w:r>
          <w:rPr>
            <w:szCs w:val="23"/>
            <w:u w:val="single"/>
          </w:rPr>
          <w:t>∙</w:t>
        </w:r>
        <w:r>
          <w:rPr>
            <w:rFonts w:hint="eastAsia"/>
            <w:szCs w:val="23"/>
            <w:u w:val="single"/>
          </w:rPr>
          <w:t>노무</w:t>
        </w:r>
        <w:r w:rsidRPr="000326A8">
          <w:rPr>
            <w:szCs w:val="23"/>
          </w:rPr>
          <w:t xml:space="preserve">. 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인사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및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노무와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관련한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근로기준법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등의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법률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취업규칙을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포함한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내부규정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단체협약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및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근로계약과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이러한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법률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내부규정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단체협약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및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근로계약에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따라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근로자에게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제공할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의무가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임금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각종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수당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상여금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퇴직금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근로시간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휴일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휴가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기타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복리후생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등의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근로조건을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준수하고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</w:t>
        </w:r>
        <w:r>
          <w:rPr>
            <w:rFonts w:hint="eastAsia"/>
            <w:szCs w:val="23"/>
          </w:rPr>
          <w:t>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소속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근로자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이외에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근로자로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간주될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자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파견업체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수급업체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근로자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전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현직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임직원에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임금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퇴직금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복리후생비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법정수당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보수의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지급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퇴직연금의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부담금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적립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노무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전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현직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임직원으로부터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>/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계열회사에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어떠한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소송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청구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민원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일체의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이의제기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절차가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아니한다</w:t>
        </w:r>
        <w:r>
          <w:rPr>
            <w:rFonts w:hint="eastAsia"/>
            <w:szCs w:val="23"/>
          </w:rPr>
          <w:t xml:space="preserve">. </w:t>
        </w:r>
      </w:ins>
    </w:p>
    <w:p w14:paraId="183DB7CC" w14:textId="77777777" w:rsidR="00F114DA" w:rsidRPr="000326A8" w:rsidRDefault="00F114DA" w:rsidP="00F114DA">
      <w:pPr>
        <w:pStyle w:val="LKLevel3"/>
        <w:ind w:left="794"/>
        <w:rPr>
          <w:ins w:id="382" w:author="SL PARTNERS" w:date="2025-07-10T17:34:00Z" w16du:dateUtc="2025-07-10T08:34:00Z"/>
          <w:szCs w:val="23"/>
        </w:rPr>
      </w:pPr>
      <w:ins w:id="383" w:author="SL PARTNERS" w:date="2025-07-10T17:34:00Z" w16du:dateUtc="2025-07-10T08:34:00Z">
        <w:r>
          <w:rPr>
            <w:rFonts w:hint="eastAsia"/>
            <w:szCs w:val="23"/>
            <w:u w:val="single"/>
          </w:rPr>
          <w:t>중요계약</w:t>
        </w:r>
        <w:r>
          <w:rPr>
            <w:rFonts w:hint="eastAsia"/>
            <w:szCs w:val="23"/>
            <w:u w:val="single"/>
          </w:rPr>
          <w:t>.</w:t>
        </w:r>
        <w:r w:rsidRPr="000E4F34">
          <w:rPr>
            <w:szCs w:val="23"/>
          </w:rPr>
          <w:t xml:space="preserve">  </w:t>
        </w:r>
        <w:r>
          <w:rPr>
            <w:rFonts w:hint="eastAsia"/>
            <w:szCs w:val="23"/>
          </w:rPr>
          <w:t>중요계약과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관련하여</w:t>
        </w:r>
        <w:r>
          <w:rPr>
            <w:rFonts w:hint="eastAsia"/>
            <w:szCs w:val="23"/>
          </w:rPr>
          <w:t>, (</w:t>
        </w:r>
        <w:proofErr w:type="spellStart"/>
        <w:r>
          <w:rPr>
            <w:rFonts w:hint="eastAsia"/>
            <w:szCs w:val="23"/>
          </w:rPr>
          <w:t>i</w:t>
        </w:r>
        <w:proofErr w:type="spellEnd"/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당사자들에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유효하며</w:t>
        </w:r>
        <w:r>
          <w:rPr>
            <w:rFonts w:hint="eastAsia"/>
            <w:szCs w:val="23"/>
          </w:rPr>
          <w:t xml:space="preserve">, </w:t>
        </w:r>
        <w:proofErr w:type="spellStart"/>
        <w:r>
          <w:rPr>
            <w:rFonts w:hint="eastAsia"/>
            <w:szCs w:val="23"/>
          </w:rPr>
          <w:t>그들에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구속력을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가지고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아니하며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이를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무효로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계약조건이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향후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수정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취소될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내용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사정은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아니하고</w:t>
        </w:r>
        <w:r>
          <w:rPr>
            <w:rFonts w:hint="eastAsia"/>
            <w:szCs w:val="23"/>
          </w:rPr>
          <w:t xml:space="preserve">, (ii)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계열회사는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중요계약을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당사자들의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채무불이행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통지의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발송이나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기간의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경과시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채무불이행을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구성할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사유를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으로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인정될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만한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사건이나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행위는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(iii)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계열회사는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상대방으로부터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해제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해지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상대방이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임의해지권을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가지고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경우를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>
          <w:rPr>
            <w:rFonts w:hint="eastAsia"/>
            <w:szCs w:val="23"/>
          </w:rPr>
          <w:t xml:space="preserve">), </w:t>
        </w:r>
        <w:r>
          <w:rPr>
            <w:rFonts w:hint="eastAsia"/>
            <w:szCs w:val="23"/>
          </w:rPr>
          <w:t>기간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연장의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거부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계약조건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변경의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요구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계약상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의무이행의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거부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불가능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이행지체의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받거나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같은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전달받은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바가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>.</w:t>
        </w:r>
        <w:r>
          <w:rPr>
            <w:szCs w:val="23"/>
          </w:rPr>
          <w:t xml:space="preserve"> </w:t>
        </w:r>
        <w:r>
          <w:rPr>
            <w:rFonts w:hint="eastAsia"/>
            <w:szCs w:val="23"/>
          </w:rPr>
          <w:t>거래종결일을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기준으로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당사자들이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것은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대상회사가</w:t>
        </w:r>
        <w:r>
          <w:rPr>
            <w:rFonts w:hint="eastAsia"/>
            <w:szCs w:val="23"/>
          </w:rPr>
          <w:t xml:space="preserve"> 2024. 6. 24. </w:t>
        </w:r>
        <w:r>
          <w:rPr>
            <w:rFonts w:hint="eastAsia"/>
            <w:szCs w:val="23"/>
          </w:rPr>
          <w:t>체결한</w:t>
        </w:r>
        <w:r>
          <w:rPr>
            <w:rFonts w:hint="eastAsia"/>
            <w:szCs w:val="23"/>
          </w:rPr>
          <w:t xml:space="preserve"> </w:t>
        </w:r>
        <w:r>
          <w:rPr>
            <w:szCs w:val="23"/>
          </w:rPr>
          <w:t>‘</w:t>
        </w:r>
        <w:r>
          <w:rPr>
            <w:rFonts w:hint="eastAsia"/>
            <w:szCs w:val="23"/>
          </w:rPr>
          <w:t>주식회사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키이스트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5</w:t>
        </w:r>
        <w:r>
          <w:rPr>
            <w:rFonts w:hint="eastAsia"/>
            <w:szCs w:val="23"/>
          </w:rPr>
          <w:t>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무기명식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이권부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무보증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전환사채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인수계약서</w:t>
        </w:r>
        <w:r>
          <w:rPr>
            <w:szCs w:val="23"/>
          </w:rPr>
          <w:t>’</w:t>
        </w:r>
        <w:r>
          <w:rPr>
            <w:rFonts w:hint="eastAsia"/>
            <w:szCs w:val="23"/>
          </w:rPr>
          <w:t>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중요한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초래하지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아니한다</w:t>
        </w:r>
        <w:r>
          <w:rPr>
            <w:rFonts w:hint="eastAsia"/>
            <w:szCs w:val="23"/>
          </w:rPr>
          <w:t>.</w:t>
        </w:r>
        <w:r w:rsidRPr="00853509">
          <w:rPr>
            <w:rFonts w:hint="eastAsia"/>
            <w:szCs w:val="23"/>
          </w:rPr>
          <w:t xml:space="preserve"> </w:t>
        </w:r>
      </w:ins>
    </w:p>
    <w:p w14:paraId="12C0C4B6" w14:textId="77777777" w:rsidR="00F114DA" w:rsidRPr="000326A8" w:rsidRDefault="00F114DA" w:rsidP="00F114DA">
      <w:pPr>
        <w:pStyle w:val="LKLevel3"/>
        <w:ind w:left="794"/>
        <w:rPr>
          <w:ins w:id="384" w:author="SL PARTNERS" w:date="2025-07-10T17:34:00Z" w16du:dateUtc="2025-07-10T08:34:00Z"/>
          <w:szCs w:val="23"/>
        </w:rPr>
      </w:pPr>
      <w:ins w:id="385" w:author="SL PARTNERS" w:date="2025-07-10T17:34:00Z" w16du:dateUtc="2025-07-10T08:34:00Z">
        <w:r w:rsidRPr="000326A8">
          <w:rPr>
            <w:szCs w:val="23"/>
            <w:u w:val="single"/>
          </w:rPr>
          <w:t>세금</w:t>
        </w:r>
        <w:r w:rsidRPr="000326A8">
          <w:rPr>
            <w:szCs w:val="23"/>
          </w:rPr>
          <w:t xml:space="preserve">.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(</w:t>
        </w:r>
        <w:proofErr w:type="spellStart"/>
        <w:r>
          <w:rPr>
            <w:rFonts w:hint="eastAsia"/>
            <w:szCs w:val="23"/>
          </w:rPr>
          <w:t>i</w:t>
        </w:r>
        <w:proofErr w:type="spellEnd"/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법인세법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부가가치세법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적용되는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준수하고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있고</w:t>
        </w:r>
        <w:r>
          <w:rPr>
            <w:rFonts w:hint="eastAsia"/>
            <w:szCs w:val="23"/>
          </w:rPr>
          <w:t xml:space="preserve">, (ii) </w:t>
        </w:r>
        <w:r>
          <w:rPr>
            <w:rFonts w:hint="eastAsia"/>
            <w:szCs w:val="23"/>
          </w:rPr>
          <w:t>국내외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정부기관에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적법하게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내에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납세신고를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하였으며</w:t>
        </w:r>
        <w:r>
          <w:rPr>
            <w:rFonts w:hint="eastAsia"/>
            <w:szCs w:val="23"/>
          </w:rPr>
          <w:t xml:space="preserve">, (iii) </w:t>
        </w:r>
        <w:r>
          <w:rPr>
            <w:rFonts w:hint="eastAsia"/>
            <w:szCs w:val="23"/>
          </w:rPr>
          <w:t>법령상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납부하여야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다만</w:t>
        </w:r>
        <w:r>
          <w:rPr>
            <w:rFonts w:hint="eastAsia"/>
            <w:szCs w:val="23"/>
          </w:rPr>
          <w:t xml:space="preserve">, </w:t>
        </w:r>
        <w:proofErr w:type="spellStart"/>
        <w:r>
          <w:rPr>
            <w:rFonts w:hint="eastAsia"/>
            <w:szCs w:val="23"/>
          </w:rPr>
          <w:t>신고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납부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기한이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도래하지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제외함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납부하였으며</w:t>
        </w:r>
        <w:r>
          <w:rPr>
            <w:rFonts w:hint="eastAsia"/>
            <w:szCs w:val="23"/>
          </w:rPr>
          <w:t xml:space="preserve">, (iv) </w:t>
        </w:r>
        <w:r>
          <w:rPr>
            <w:rFonts w:hint="eastAsia"/>
            <w:szCs w:val="23"/>
          </w:rPr>
          <w:t>법령상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원천징수를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하여야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세금을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원천징수하여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내에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적법하게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납부하였다</w:t>
        </w:r>
        <w:r>
          <w:rPr>
            <w:rFonts w:hint="eastAsia"/>
            <w:szCs w:val="23"/>
          </w:rPr>
          <w:t xml:space="preserve">.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납세의무가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성립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확정되었으나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납기가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미도래한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회계처리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기준재무제표에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부채로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계상되어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있다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단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회계처리기준에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연말결산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과정에서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발생하는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차이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조정은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예외로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함</w:t>
        </w:r>
        <w:r>
          <w:rPr>
            <w:rFonts w:hint="eastAsia"/>
            <w:szCs w:val="23"/>
          </w:rPr>
          <w:t xml:space="preserve">). </w:t>
        </w:r>
        <w:r>
          <w:rPr>
            <w:rFonts w:hint="eastAsia"/>
            <w:szCs w:val="23"/>
          </w:rPr>
          <w:t>대상회사가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부담하는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세금과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소송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세무조사를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정부기관에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미납된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것으로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알고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제기될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0847250E" w14:textId="77777777" w:rsidR="00F114DA" w:rsidRDefault="00F114DA" w:rsidP="00F114DA">
      <w:pPr>
        <w:pStyle w:val="LKLevel3"/>
        <w:ind w:left="794"/>
        <w:rPr>
          <w:ins w:id="386" w:author="SL PARTNERS" w:date="2025-07-10T17:34:00Z" w16du:dateUtc="2025-07-10T08:34:00Z"/>
          <w:szCs w:val="23"/>
        </w:rPr>
      </w:pPr>
      <w:ins w:id="387" w:author="SL PARTNERS" w:date="2025-07-10T17:34:00Z" w16du:dateUtc="2025-07-10T08:34:00Z">
        <w:r w:rsidRPr="000326A8">
          <w:rPr>
            <w:szCs w:val="23"/>
            <w:u w:val="single"/>
          </w:rPr>
          <w:t>보험</w:t>
        </w:r>
        <w:r w:rsidRPr="000326A8">
          <w:rPr>
            <w:szCs w:val="23"/>
            <w:u w:val="single"/>
          </w:rPr>
          <w:t>.</w:t>
        </w:r>
        <w:r w:rsidRPr="000326A8">
          <w:rPr>
            <w:szCs w:val="23"/>
          </w:rPr>
          <w:t xml:space="preserve"> 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법률상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가입이</w:t>
        </w:r>
        <w:r>
          <w:rPr>
            <w:rFonts w:hint="eastAsia"/>
            <w:szCs w:val="23"/>
          </w:rPr>
          <w:t xml:space="preserve"> </w:t>
        </w:r>
        <w:r w:rsidRPr="000326A8">
          <w:rPr>
            <w:szCs w:val="23"/>
          </w:rPr>
          <w:t>요구되는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보험을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가입하고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있고</w:t>
        </w:r>
        <w:r w:rsidRPr="000326A8">
          <w:rPr>
            <w:szCs w:val="23"/>
          </w:rPr>
          <w:t xml:space="preserve">, </w:t>
        </w:r>
        <w:r>
          <w:rPr>
            <w:rFonts w:hint="eastAsia"/>
            <w:szCs w:val="23"/>
          </w:rPr>
          <w:t>그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보험계약은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적법하게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체결되</w:t>
        </w:r>
        <w:r>
          <w:rPr>
            <w:rFonts w:hint="eastAsia"/>
            <w:szCs w:val="23"/>
          </w:rPr>
          <w:t>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현재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유효하</w:t>
        </w:r>
        <w:r w:rsidRPr="000326A8">
          <w:rPr>
            <w:szCs w:val="23"/>
          </w:rPr>
          <w:t>며</w:t>
        </w:r>
        <w:r w:rsidRPr="000326A8">
          <w:rPr>
            <w:szCs w:val="23"/>
          </w:rPr>
          <w:t xml:space="preserve">, </w:t>
        </w:r>
        <w:r w:rsidRPr="000326A8">
          <w:rPr>
            <w:szCs w:val="23"/>
          </w:rPr>
          <w:t>그와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관련한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보험료는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기한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내에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납부되었다</w:t>
        </w:r>
        <w:r w:rsidRPr="000326A8">
          <w:rPr>
            <w:szCs w:val="23"/>
          </w:rPr>
          <w:t xml:space="preserve">. </w:t>
        </w:r>
      </w:ins>
    </w:p>
    <w:p w14:paraId="436D69AF" w14:textId="32F29895" w:rsidR="00F114DA" w:rsidRPr="00F114DA" w:rsidRDefault="00F114DA" w:rsidP="00F114DA">
      <w:pPr>
        <w:pStyle w:val="LKLevel3"/>
        <w:ind w:left="794"/>
        <w:rPr>
          <w:ins w:id="388" w:author="SL PARTNERS" w:date="2025-07-10T17:34:00Z" w16du:dateUtc="2025-07-10T08:34:00Z"/>
          <w:szCs w:val="23"/>
        </w:rPr>
      </w:pPr>
      <w:ins w:id="389" w:author="SL PARTNERS" w:date="2025-07-10T17:34:00Z" w16du:dateUtc="2025-07-10T08:34:00Z">
        <w:r>
          <w:rPr>
            <w:rFonts w:hint="eastAsia"/>
            <w:szCs w:val="23"/>
            <w:u w:val="single"/>
          </w:rPr>
          <w:t>특수관계인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거래</w:t>
        </w:r>
        <w:r>
          <w:rPr>
            <w:rFonts w:hint="eastAsia"/>
            <w:szCs w:val="23"/>
            <w:u w:val="single"/>
          </w:rPr>
          <w:t>.</w:t>
        </w:r>
        <w:r>
          <w:rPr>
            <w:rFonts w:hint="eastAsia"/>
            <w:szCs w:val="23"/>
          </w:rPr>
          <w:t xml:space="preserve">  </w:t>
        </w:r>
        <w:r>
          <w:rPr>
            <w:rFonts w:hint="eastAsia"/>
            <w:szCs w:val="23"/>
          </w:rPr>
          <w:t>대상회사를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특수관계인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계열회사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주주를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상대방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이루어진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특수관계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자와의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거래에서와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같은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공정한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조건으로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이행되었다</w:t>
        </w:r>
        <w:r>
          <w:rPr>
            <w:rFonts w:hint="eastAsia"/>
            <w:szCs w:val="23"/>
          </w:rPr>
          <w:t xml:space="preserve">. </w:t>
        </w:r>
        <w:r>
          <w:rPr>
            <w:rFonts w:hint="eastAsia"/>
            <w:szCs w:val="23"/>
          </w:rPr>
          <w:t>이러한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거래가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독점규제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공정거래에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인하여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부담이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증가하거나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계열회사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임직원이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형사처벌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과징금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과태료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형사적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받을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577C2874" w14:textId="77777777" w:rsidR="00F114DA" w:rsidRPr="00A445C7" w:rsidRDefault="00F114DA" w:rsidP="00F114DA">
      <w:pPr>
        <w:pStyle w:val="LKLevel3"/>
        <w:ind w:left="794"/>
        <w:rPr>
          <w:ins w:id="390" w:author="SL PARTNERS" w:date="2025-07-10T17:34:00Z" w16du:dateUtc="2025-07-10T08:34:00Z"/>
          <w:szCs w:val="23"/>
        </w:rPr>
      </w:pPr>
      <w:ins w:id="391" w:author="SL PARTNERS" w:date="2025-07-10T17:34:00Z" w16du:dateUtc="2025-07-10T08:34:00Z">
        <w:r>
          <w:rPr>
            <w:rFonts w:hint="eastAsia"/>
            <w:szCs w:val="23"/>
            <w:u w:val="single"/>
          </w:rPr>
          <w:t>다른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진술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보장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없음</w:t>
        </w:r>
        <w:r w:rsidRPr="006B5C45">
          <w:rPr>
            <w:szCs w:val="23"/>
          </w:rPr>
          <w:t xml:space="preserve">. </w:t>
        </w:r>
        <w:r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본</w:t>
        </w:r>
        <w:r w:rsidRPr="006B5C45">
          <w:rPr>
            <w:szCs w:val="23"/>
          </w:rPr>
          <w:t xml:space="preserve"> </w:t>
        </w:r>
        <w:r>
          <w:rPr>
            <w:szCs w:val="23"/>
            <w:u w:val="single"/>
          </w:rPr>
          <w:fldChar w:fldCharType="begin"/>
        </w:r>
        <w:r>
          <w:rPr>
            <w:szCs w:val="23"/>
          </w:rPr>
          <w:instrText xml:space="preserve"> REF _Ref105667065 \w \h </w:instrText>
        </w:r>
        <w:r>
          <w:rPr>
            <w:szCs w:val="23"/>
            <w:u w:val="single"/>
          </w:rPr>
          <w:instrText xml:space="preserve"> \* MERGEFORMAT </w:instrText>
        </w:r>
        <w:r>
          <w:rPr>
            <w:szCs w:val="23"/>
            <w:u w:val="single"/>
          </w:rPr>
        </w:r>
        <w:r>
          <w:rPr>
            <w:szCs w:val="23"/>
            <w:u w:val="single"/>
          </w:rPr>
          <w:fldChar w:fldCharType="separate"/>
        </w:r>
        <w:r w:rsidRPr="009204FE">
          <w:rPr>
            <w:rFonts w:hint="eastAsia"/>
            <w:szCs w:val="23"/>
            <w:u w:val="single"/>
          </w:rPr>
          <w:t>별첨</w:t>
        </w:r>
        <w:r w:rsidRPr="009204FE">
          <w:rPr>
            <w:rFonts w:hint="eastAsia"/>
            <w:szCs w:val="23"/>
            <w:u w:val="single"/>
          </w:rPr>
          <w:t>4.1</w:t>
        </w:r>
        <w:r>
          <w:rPr>
            <w:szCs w:val="23"/>
            <w:u w:val="single"/>
          </w:rPr>
          <w:fldChar w:fldCharType="end"/>
        </w:r>
        <w:r w:rsidRPr="006B5C45">
          <w:rPr>
            <w:rFonts w:hint="eastAsia"/>
            <w:szCs w:val="23"/>
          </w:rPr>
          <w:t>에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규정된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매도인의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진술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및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보장은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매도인</w:t>
        </w:r>
        <w:r w:rsidRPr="006B5C45">
          <w:rPr>
            <w:szCs w:val="23"/>
          </w:rPr>
          <w:t xml:space="preserve">, </w:t>
        </w:r>
        <w:r w:rsidRPr="006B5C45">
          <w:rPr>
            <w:rFonts w:hint="eastAsia"/>
            <w:szCs w:val="23"/>
          </w:rPr>
          <w:t>대상주식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대상회사에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대한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진술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및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보장의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전부이며</w:t>
        </w:r>
        <w:r w:rsidRPr="006B5C45">
          <w:rPr>
            <w:szCs w:val="23"/>
          </w:rPr>
          <w:t xml:space="preserve">, </w:t>
        </w:r>
        <w:r w:rsidRPr="006B5C45">
          <w:rPr>
            <w:rFonts w:hint="eastAsia"/>
            <w:szCs w:val="23"/>
          </w:rPr>
          <w:t>매도인은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본</w:t>
        </w:r>
        <w:r w:rsidRPr="006B5C45">
          <w:rPr>
            <w:szCs w:val="23"/>
          </w:rPr>
          <w:t xml:space="preserve"> </w:t>
        </w:r>
        <w:r w:rsidRPr="00717512">
          <w:rPr>
            <w:szCs w:val="23"/>
          </w:rPr>
          <w:fldChar w:fldCharType="begin"/>
        </w:r>
        <w:r w:rsidRPr="00717512">
          <w:rPr>
            <w:szCs w:val="23"/>
          </w:rPr>
          <w:instrText xml:space="preserve"> REF _Ref105667065 \w \h </w:instrText>
        </w:r>
        <w:r>
          <w:rPr>
            <w:szCs w:val="23"/>
          </w:rPr>
          <w:instrText xml:space="preserve"> \* MERGEFORMAT </w:instrText>
        </w:r>
        <w:r w:rsidRPr="00717512">
          <w:rPr>
            <w:szCs w:val="23"/>
          </w:rPr>
        </w:r>
        <w:r w:rsidRPr="00717512">
          <w:rPr>
            <w:szCs w:val="23"/>
          </w:rPr>
          <w:fldChar w:fldCharType="separate"/>
        </w:r>
        <w:r w:rsidRPr="00717512">
          <w:rPr>
            <w:rFonts w:hint="eastAsia"/>
            <w:szCs w:val="23"/>
            <w:u w:val="single"/>
          </w:rPr>
          <w:t>별첨</w:t>
        </w:r>
        <w:r w:rsidRPr="00717512">
          <w:rPr>
            <w:rFonts w:hint="eastAsia"/>
            <w:szCs w:val="23"/>
            <w:u w:val="single"/>
          </w:rPr>
          <w:t>4.1</w:t>
        </w:r>
        <w:r w:rsidRPr="00717512">
          <w:rPr>
            <w:szCs w:val="23"/>
          </w:rPr>
          <w:fldChar w:fldCharType="end"/>
        </w:r>
        <w:r w:rsidRPr="006B5C45">
          <w:rPr>
            <w:rFonts w:hint="eastAsia"/>
            <w:szCs w:val="23"/>
          </w:rPr>
          <w:t>에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기재된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진술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및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보장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이외에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매도인</w:t>
        </w:r>
        <w:r w:rsidRPr="006B5C45">
          <w:rPr>
            <w:szCs w:val="23"/>
          </w:rPr>
          <w:t xml:space="preserve">, </w:t>
        </w:r>
        <w:r w:rsidRPr="006B5C45">
          <w:rPr>
            <w:rFonts w:hint="eastAsia"/>
            <w:szCs w:val="23"/>
          </w:rPr>
          <w:t>대상주식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대상회사에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대하여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어떠한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명시적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또는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묵시적인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진술이나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보장도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하지</w:t>
        </w:r>
        <w:r w:rsidRPr="006B5C45">
          <w:rPr>
            <w:szCs w:val="23"/>
          </w:rPr>
          <w:t xml:space="preserve"> </w:t>
        </w:r>
        <w:r w:rsidRPr="006B5C45">
          <w:rPr>
            <w:rFonts w:hint="eastAsia"/>
            <w:szCs w:val="23"/>
          </w:rPr>
          <w:t>아니한다</w:t>
        </w:r>
        <w:r w:rsidRPr="006B5C45">
          <w:rPr>
            <w:szCs w:val="23"/>
          </w:rPr>
          <w:t>.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실사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경로를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매수인에게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제시한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예측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경영목표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사업계획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추정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전망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수익성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대하여는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어떠한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진술이나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보장이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제공되지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않았고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이는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어떠한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사유로도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손해배상의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아니한다</w:t>
        </w:r>
        <w:r>
          <w:rPr>
            <w:rFonts w:hint="eastAsia"/>
            <w:szCs w:val="23"/>
          </w:rPr>
          <w:t>.</w:t>
        </w:r>
      </w:ins>
    </w:p>
    <w:p w14:paraId="5128C7BA" w14:textId="77777777" w:rsidR="00F114DA" w:rsidRPr="000326A8" w:rsidRDefault="00F114DA" w:rsidP="00F114DA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rPrChange w:id="392" w:author="SL PARTNERS" w:date="2025-07-10T17:34:00Z" w16du:dateUtc="2025-07-10T08:34:00Z">
            <w:rPr/>
          </w:rPrChange>
        </w:rPr>
        <w:pPrChange w:id="393" w:author="SL PARTNERS" w:date="2025-07-10T17:34:00Z" w16du:dateUtc="2025-07-10T08:34:00Z">
          <w:pPr>
            <w:pStyle w:val="LKLevel3"/>
            <w:numPr>
              <w:numId w:val="34"/>
            </w:numPr>
            <w:ind w:left="794"/>
          </w:pPr>
        </w:pPrChange>
      </w:pPr>
    </w:p>
    <w:p w14:paraId="3DCC5ECE" w14:textId="40098BAB" w:rsidR="008E4520" w:rsidRPr="00F114DA" w:rsidRDefault="008E4520" w:rsidP="00995F66">
      <w:pPr>
        <w:tabs>
          <w:tab w:val="num" w:pos="851"/>
        </w:tabs>
        <w:topLinePunct/>
        <w:spacing w:after="288" w:line="312" w:lineRule="auto"/>
        <w:rPr>
          <w:rFonts w:ascii="Times New Roman"/>
          <w:sz w:val="22"/>
          <w:szCs w:val="23"/>
        </w:rPr>
        <w:pPrChange w:id="394" w:author="SL PARTNERS" w:date="2025-07-10T17:34:00Z" w16du:dateUtc="2025-07-10T08:34:00Z">
          <w:pPr>
            <w:tabs>
              <w:tab w:val="num" w:pos="851"/>
            </w:tabs>
            <w:topLinePunct/>
            <w:spacing w:after="288" w:line="312" w:lineRule="auto"/>
            <w:ind w:left="851"/>
          </w:pPr>
        </w:pPrChange>
      </w:pPr>
    </w:p>
    <w:p w14:paraId="645DECE9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02568BF4" w14:textId="238734F5" w:rsidR="008E4520" w:rsidRPr="000326A8" w:rsidRDefault="008E4520" w:rsidP="00DB084E">
      <w:pPr>
        <w:pStyle w:val="LK"/>
      </w:pPr>
      <w:r w:rsidRPr="000326A8">
        <w:t xml:space="preserve"> </w:t>
      </w:r>
      <w:bookmarkStart w:id="395" w:name="_Ref105668092"/>
      <w:bookmarkStart w:id="396" w:name="_Toc176821211"/>
      <w:r w:rsidRPr="000326A8">
        <w:t>4.</w:t>
      </w:r>
      <w:bookmarkEnd w:id="395"/>
      <w:bookmarkEnd w:id="396"/>
      <w:r w:rsidR="00EE38F9">
        <w:rPr>
          <w:rFonts w:hint="eastAsia"/>
        </w:rPr>
        <w:t>2</w:t>
      </w:r>
    </w:p>
    <w:p w14:paraId="4D43B2EE" w14:textId="77777777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39344382" w14:textId="335554C4" w:rsidR="0006736C" w:rsidRPr="000326A8" w:rsidRDefault="0006736C" w:rsidP="000639C4">
      <w:pPr>
        <w:pStyle w:val="LKLevel3"/>
        <w:numPr>
          <w:ilvl w:val="2"/>
          <w:numId w:val="36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="007465F5">
        <w:rPr>
          <w:rFonts w:hint="eastAsia"/>
        </w:rPr>
        <w:t>조합</w:t>
      </w:r>
      <w:r w:rsidRPr="000326A8">
        <w:t>이다</w:t>
      </w:r>
      <w:r w:rsidRPr="000326A8">
        <w:t>.</w:t>
      </w:r>
    </w:p>
    <w:p w14:paraId="250EA40D" w14:textId="77777777" w:rsidR="0006736C" w:rsidRPr="000326A8" w:rsidRDefault="0088628D" w:rsidP="000639C4">
      <w:pPr>
        <w:pStyle w:val="LKLevel3"/>
        <w:ind w:left="794"/>
      </w:pPr>
      <w:bookmarkStart w:id="397" w:name="_DV_M70"/>
      <w:bookmarkEnd w:id="397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3DB847B0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61A2F0EB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43015A3C" w14:textId="7D9BB191" w:rsidR="0006736C" w:rsidRPr="000326A8" w:rsidRDefault="0006736C" w:rsidP="000639C4">
      <w:pPr>
        <w:pStyle w:val="LKLevel3"/>
        <w:ind w:left="794"/>
      </w:pPr>
      <w:bookmarkStart w:id="398" w:name="_DV_M72"/>
      <w:bookmarkEnd w:id="398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25EF9B19" w14:textId="77777777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741DC5C0" w14:textId="77777777" w:rsidR="0006736C" w:rsidRPr="000326A8" w:rsidRDefault="0006736C" w:rsidP="000639C4">
      <w:pPr>
        <w:pStyle w:val="LKLevel3"/>
        <w:ind w:left="794"/>
      </w:pPr>
      <w:bookmarkStart w:id="399" w:name="_DV_M74"/>
      <w:bookmarkStart w:id="400" w:name="_DV_M78"/>
      <w:bookmarkEnd w:id="399"/>
      <w:bookmarkEnd w:id="400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35385561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4D30432D" w14:textId="3406E163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4F8E067D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169BCDE4" w14:textId="77777777" w:rsidR="005606D3" w:rsidRPr="000326A8" w:rsidRDefault="005606D3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72366D8E" w14:textId="77777777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t>별지</w:t>
      </w:r>
    </w:p>
    <w:p w14:paraId="2D15D699" w14:textId="77777777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39D688B8" w14:textId="07A23D11" w:rsidR="00170EB8" w:rsidRDefault="005606D3" w:rsidP="00915668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Pr="000326A8">
        <w:t>매도인</w:t>
      </w:r>
      <w:r w:rsidR="00E669A1">
        <w:rPr>
          <w:rFonts w:hint="eastAsia"/>
        </w:rPr>
        <w:t xml:space="preserve"> </w:t>
      </w:r>
      <w:r w:rsidR="00E669A1">
        <w:rPr>
          <w:rFonts w:hint="eastAsia"/>
        </w:rPr>
        <w:t>또는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대상회사가</w:t>
      </w:r>
      <w:r w:rsidR="00A03200">
        <w:rPr>
          <w:rFonts w:hint="eastAsia"/>
        </w:rPr>
        <w:t xml:space="preserve"> </w:t>
      </w:r>
      <w:r w:rsidR="000C0A40">
        <w:rPr>
          <w:rFonts w:hint="eastAsia"/>
        </w:rPr>
        <w:t>관련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법률</w:t>
      </w:r>
      <w:r w:rsidR="00A03200">
        <w:rPr>
          <w:rFonts w:hint="eastAsia"/>
        </w:rPr>
        <w:t>이나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계약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등의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위반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귀책사유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책임</w:t>
      </w:r>
      <w:r w:rsidR="00A03200">
        <w:rPr>
          <w:rFonts w:hint="eastAsia"/>
        </w:rPr>
        <w:t xml:space="preserve">, </w:t>
      </w:r>
      <w:r w:rsidR="00A03200">
        <w:rPr>
          <w:rFonts w:hint="eastAsia"/>
        </w:rPr>
        <w:t>부정행위</w:t>
      </w:r>
      <w:r w:rsidR="00A03200">
        <w:rPr>
          <w:rFonts w:hint="eastAsia"/>
        </w:rPr>
        <w:t xml:space="preserve"> </w:t>
      </w:r>
      <w:r w:rsidR="00E818EF">
        <w:rPr>
          <w:rFonts w:hint="eastAsia"/>
        </w:rPr>
        <w:t>또는</w:t>
      </w:r>
      <w:r w:rsidR="00E818EF">
        <w:rPr>
          <w:rFonts w:hint="eastAsia"/>
        </w:rPr>
        <w:t xml:space="preserve"> </w:t>
      </w:r>
      <w:r w:rsidR="000C0A40">
        <w:rPr>
          <w:rFonts w:hint="eastAsia"/>
        </w:rPr>
        <w:t>특정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진술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및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 w:rsidR="00E818EF">
        <w:rPr>
          <w:rFonts w:hint="eastAsia"/>
        </w:rPr>
        <w:t>으로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간주되어서는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 w:rsidR="00E669A1">
        <w:rPr>
          <w:rFonts w:hint="eastAsia"/>
        </w:rPr>
        <w:t>어서는</w:t>
      </w:r>
      <w:r w:rsidR="00A25D53">
        <w:rPr>
          <w:rFonts w:hint="eastAsia"/>
        </w:rPr>
        <w:t xml:space="preserve"> </w:t>
      </w:r>
      <w:r w:rsidRPr="000326A8">
        <w:t>아니</w:t>
      </w:r>
      <w:r w:rsidR="00E669A1">
        <w:rPr>
          <w:rFonts w:hint="eastAsia"/>
        </w:rPr>
        <w:t>된</w:t>
      </w:r>
      <w:r w:rsidRPr="000326A8">
        <w:t>다</w:t>
      </w:r>
      <w:r w:rsidRPr="000326A8">
        <w:t xml:space="preserve">. </w:t>
      </w:r>
    </w:p>
    <w:p w14:paraId="54262294" w14:textId="68E7FF7F" w:rsidR="00973CB7" w:rsidRPr="00F57CCD" w:rsidRDefault="00F57CCD" w:rsidP="00F57CCD">
      <w:pPr>
        <w:widowControl/>
        <w:wordWrap/>
        <w:spacing w:after="0" w:line="240" w:lineRule="auto"/>
        <w:jc w:val="center"/>
        <w:rPr>
          <w:rFonts w:ascii="Times New Roman" w:hAnsi="Times New Roman"/>
          <w:i/>
          <w:iCs/>
          <w:kern w:val="0"/>
          <w:sz w:val="22"/>
        </w:rPr>
      </w:pPr>
      <w:r w:rsidRPr="00F57CCD">
        <w:rPr>
          <w:rFonts w:ascii="Times New Roman" w:hAnsi="Times New Roman"/>
          <w:i/>
          <w:iCs/>
          <w:kern w:val="0"/>
          <w:sz w:val="22"/>
        </w:rPr>
        <w:t>[</w:t>
      </w:r>
      <w:r w:rsidRPr="00F57CCD">
        <w:rPr>
          <w:rFonts w:ascii="Times New Roman" w:hAnsi="Times New Roman" w:hint="eastAsia"/>
          <w:i/>
          <w:iCs/>
          <w:kern w:val="0"/>
          <w:sz w:val="22"/>
        </w:rPr>
        <w:t>추후제공</w:t>
      </w:r>
      <w:r w:rsidRPr="00F57CCD">
        <w:rPr>
          <w:rFonts w:ascii="Times New Roman" w:hAnsi="Times New Roman"/>
          <w:i/>
          <w:iCs/>
          <w:kern w:val="0"/>
          <w:sz w:val="22"/>
        </w:rPr>
        <w:t>]</w:t>
      </w:r>
    </w:p>
    <w:sectPr w:rsidR="00973CB7" w:rsidRPr="00F57CCD" w:rsidSect="004D4C95">
      <w:footerReference w:type="default" r:id="rId17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4029" w14:textId="77777777" w:rsidR="004D5AF1" w:rsidRDefault="004D5AF1" w:rsidP="008A71F0">
      <w:pPr>
        <w:spacing w:after="0" w:line="240" w:lineRule="auto"/>
      </w:pPr>
      <w:r>
        <w:separator/>
      </w:r>
    </w:p>
    <w:p w14:paraId="45922DA6" w14:textId="77777777" w:rsidR="004D5AF1" w:rsidRDefault="004D5AF1"/>
    <w:p w14:paraId="13EE2175" w14:textId="77777777" w:rsidR="004D5AF1" w:rsidRDefault="004D5AF1"/>
  </w:endnote>
  <w:endnote w:type="continuationSeparator" w:id="0">
    <w:p w14:paraId="0807E70C" w14:textId="77777777" w:rsidR="004D5AF1" w:rsidRDefault="004D5AF1" w:rsidP="008A71F0">
      <w:pPr>
        <w:spacing w:after="0" w:line="240" w:lineRule="auto"/>
      </w:pPr>
      <w:r>
        <w:continuationSeparator/>
      </w:r>
    </w:p>
    <w:p w14:paraId="32375A0D" w14:textId="77777777" w:rsidR="004D5AF1" w:rsidRDefault="004D5AF1"/>
    <w:p w14:paraId="10868263" w14:textId="77777777" w:rsidR="004D5AF1" w:rsidRDefault="004D5AF1"/>
  </w:endnote>
  <w:endnote w:type="continuationNotice" w:id="1">
    <w:p w14:paraId="5055545C" w14:textId="77777777" w:rsidR="004D5AF1" w:rsidRDefault="004D5A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D6B2FA2-9302-4E0A-825E-4C860B3CE965}"/>
    <w:embedBold r:id="rId2" w:fontKey="{F49FF341-339A-46E9-A69F-8C98BCC0AA13}"/>
    <w:embedItalic r:id="rId3" w:fontKey="{3CD577C3-27C3-4F96-8A36-1CC8BCE35CFD}"/>
    <w:embedBoldItalic r:id="rId4" w:fontKey="{473AAAD0-9F1C-4B02-9395-2F7FE38DBC3F}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0CB680A9-FBFC-4C29-8614-33EA3E252458}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189F6459-91CD-41FB-9EEF-D8F9A029DB67}"/>
    <w:embedItalic r:id="rId7" w:subsetted="1" w:fontKey="{5946D931-250B-4341-B03C-970483FC56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DB799F99-DF07-4C3B-8AB4-5C3BDF26C2D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9" w:subsetted="1" w:fontKey="{53FA3EFD-3C99-4C45-944A-625D30B40232}"/>
    <w:embedBold r:id="rId10" w:subsetted="1" w:fontKey="{F977666E-7713-4C1E-88DD-8DC5E2D5DCB7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Regular r:id="rId11" w:subsetted="1" w:fontKey="{02C56667-A4D5-4F80-9754-52FC2079B41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09D4B081-4BF1-4A98-B5A4-B1D844DD5440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3" w:fontKey="{132E5C35-CF1F-4EE4-86E1-E74088A18122}"/>
  </w:font>
  <w:font w:name="가는둥근제목체">
    <w:altName w:val="돋움체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9C41C623-821D-470E-9A8F-0151DDD330C3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C6E5" w14:textId="77777777" w:rsidR="00AE4BF0" w:rsidRDefault="00AE4BF0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2DA0B66" w14:textId="77777777" w:rsidR="00AE4BF0" w:rsidRDefault="00AE4BF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D40F" w14:textId="77777777" w:rsidR="00AE4BF0" w:rsidRPr="000501EC" w:rsidRDefault="00AE4BF0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F404" w14:textId="77777777" w:rsidR="001349B3" w:rsidRDefault="001349B3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D912" w14:textId="77777777" w:rsidR="00AE4BF0" w:rsidRDefault="00AE4BF0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i</w:t>
    </w:r>
    <w:r>
      <w:rPr>
        <w:rStyle w:val="aa"/>
      </w:rPr>
      <w:fldChar w:fldCharType="end"/>
    </w:r>
  </w:p>
  <w:p w14:paraId="0E637071" w14:textId="77777777" w:rsidR="00AE4BF0" w:rsidRDefault="00AE4BF0">
    <w:pPr>
      <w:pStyle w:val="a9"/>
    </w:pPr>
  </w:p>
  <w:p w14:paraId="17DD5DEB" w14:textId="77777777" w:rsidR="00AE4BF0" w:rsidRDefault="00AE4BF0"/>
  <w:p w14:paraId="2268C30F" w14:textId="77777777" w:rsidR="00AE4BF0" w:rsidRDefault="00AE4BF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EF10" w14:textId="7561DF73" w:rsidR="00AE4BF0" w:rsidRPr="00BA7192" w:rsidRDefault="00AE4BF0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1B202C" w:rsidRPr="001B202C">
      <w:rPr>
        <w:rFonts w:ascii="Times New Roman"/>
        <w:noProof/>
        <w:lang w:val="ko-KR"/>
      </w:rPr>
      <w:t>11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39C3" w14:textId="77777777" w:rsidR="00AE4BF0" w:rsidRPr="00565CE8" w:rsidRDefault="00AE4BF0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7CC" w14:textId="77777777" w:rsidR="00AE4BF0" w:rsidRPr="00565CE8" w:rsidRDefault="00AE4BF0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F4F5" w14:textId="77777777" w:rsidR="004D5AF1" w:rsidRDefault="004D5AF1" w:rsidP="002D5576">
      <w:r>
        <w:separator/>
      </w:r>
    </w:p>
  </w:footnote>
  <w:footnote w:type="continuationSeparator" w:id="0">
    <w:p w14:paraId="7C1647DE" w14:textId="77777777" w:rsidR="004D5AF1" w:rsidRDefault="004D5AF1" w:rsidP="002D5576">
      <w:r>
        <w:continuationSeparator/>
      </w:r>
    </w:p>
  </w:footnote>
  <w:footnote w:type="continuationNotice" w:id="1">
    <w:p w14:paraId="31BDB2CA" w14:textId="77777777" w:rsidR="004D5AF1" w:rsidRDefault="004D5A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D391" w14:textId="77777777" w:rsidR="001349B3" w:rsidRDefault="001349B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7252" w14:textId="62EF411C" w:rsidR="0019409A" w:rsidRPr="00EA765E" w:rsidRDefault="00E82857" w:rsidP="0019409A">
    <w:pPr>
      <w:pStyle w:val="ab"/>
      <w:tabs>
        <w:tab w:val="left" w:pos="6804"/>
      </w:tabs>
      <w:jc w:val="right"/>
      <w:rPr>
        <w:ins w:id="0" w:author="SL PARTNERS" w:date="2025-07-10T17:34:00Z" w16du:dateUtc="2025-07-10T08:34:00Z"/>
        <w:rFonts w:ascii="Times New Roman"/>
      </w:rPr>
    </w:pPr>
    <w:del w:id="1" w:author="SL PARTNERS" w:date="2025-07-10T17:34:00Z" w16du:dateUtc="2025-07-10T08:34:00Z">
      <w:r>
        <w:rPr>
          <w:rFonts w:ascii="Times New Roman"/>
        </w:rPr>
        <w:delText>SMEJ Draft</w:delText>
      </w:r>
    </w:del>
    <w:ins w:id="2" w:author="SL PARTNERS" w:date="2025-07-10T17:34:00Z" w16du:dateUtc="2025-07-10T08:34:00Z">
      <w:r w:rsidR="0019409A">
        <w:rPr>
          <w:rFonts w:ascii="Times New Roman" w:hint="eastAsia"/>
        </w:rPr>
        <w:t>Buyer Revised July 8, 2025.</w:t>
      </w:r>
    </w:ins>
  </w:p>
  <w:p w14:paraId="4EB63744" w14:textId="76D34453" w:rsidR="00E82857" w:rsidRPr="00EA765E" w:rsidRDefault="00E82857" w:rsidP="00E82857">
    <w:pPr>
      <w:pStyle w:val="ab"/>
      <w:tabs>
        <w:tab w:val="left" w:pos="6804"/>
      </w:tabs>
      <w:jc w:val="right"/>
      <w:rPr>
        <w:rFonts w:asci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FB02" w14:textId="77777777" w:rsidR="001349B3" w:rsidRDefault="001349B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5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5255CD0"/>
    <w:multiLevelType w:val="hybridMultilevel"/>
    <w:tmpl w:val="D6D41C9E"/>
    <w:lvl w:ilvl="0" w:tplc="38D6FC0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9E05880"/>
    <w:multiLevelType w:val="hybridMultilevel"/>
    <w:tmpl w:val="C3481574"/>
    <w:lvl w:ilvl="0" w:tplc="7E3A17A8">
      <w:start w:val="1"/>
      <w:numFmt w:val="decimal"/>
      <w:lvlText w:val="3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9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3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4" w15:restartNumberingAfterBreak="0">
    <w:nsid w:val="348348AE"/>
    <w:multiLevelType w:val="hybridMultilevel"/>
    <w:tmpl w:val="0A8256E8"/>
    <w:lvl w:ilvl="0" w:tplc="59A6C074">
      <w:start w:val="1"/>
      <w:numFmt w:val="decimal"/>
      <w:lvlText w:val="%1)"/>
      <w:lvlJc w:val="left"/>
      <w:pPr>
        <w:ind w:left="1020" w:hanging="360"/>
      </w:pPr>
    </w:lvl>
    <w:lvl w:ilvl="1" w:tplc="9494A058">
      <w:start w:val="1"/>
      <w:numFmt w:val="decimal"/>
      <w:lvlText w:val="%2)"/>
      <w:lvlJc w:val="left"/>
      <w:pPr>
        <w:ind w:left="1020" w:hanging="360"/>
      </w:pPr>
    </w:lvl>
    <w:lvl w:ilvl="2" w:tplc="DF80C996">
      <w:start w:val="1"/>
      <w:numFmt w:val="decimal"/>
      <w:lvlText w:val="%3)"/>
      <w:lvlJc w:val="left"/>
      <w:pPr>
        <w:ind w:left="1020" w:hanging="360"/>
      </w:pPr>
    </w:lvl>
    <w:lvl w:ilvl="3" w:tplc="F4202DC2">
      <w:start w:val="1"/>
      <w:numFmt w:val="decimal"/>
      <w:lvlText w:val="%4)"/>
      <w:lvlJc w:val="left"/>
      <w:pPr>
        <w:ind w:left="1020" w:hanging="360"/>
      </w:pPr>
    </w:lvl>
    <w:lvl w:ilvl="4" w:tplc="AFDC2B66">
      <w:start w:val="1"/>
      <w:numFmt w:val="decimal"/>
      <w:lvlText w:val="%5)"/>
      <w:lvlJc w:val="left"/>
      <w:pPr>
        <w:ind w:left="1020" w:hanging="360"/>
      </w:pPr>
    </w:lvl>
    <w:lvl w:ilvl="5" w:tplc="7292DC2C">
      <w:start w:val="1"/>
      <w:numFmt w:val="decimal"/>
      <w:lvlText w:val="%6)"/>
      <w:lvlJc w:val="left"/>
      <w:pPr>
        <w:ind w:left="1020" w:hanging="360"/>
      </w:pPr>
    </w:lvl>
    <w:lvl w:ilvl="6" w:tplc="01DEDD8C">
      <w:start w:val="1"/>
      <w:numFmt w:val="decimal"/>
      <w:lvlText w:val="%7)"/>
      <w:lvlJc w:val="left"/>
      <w:pPr>
        <w:ind w:left="1020" w:hanging="360"/>
      </w:pPr>
    </w:lvl>
    <w:lvl w:ilvl="7" w:tplc="EFECC850">
      <w:start w:val="1"/>
      <w:numFmt w:val="decimal"/>
      <w:lvlText w:val="%8)"/>
      <w:lvlJc w:val="left"/>
      <w:pPr>
        <w:ind w:left="1020" w:hanging="360"/>
      </w:pPr>
    </w:lvl>
    <w:lvl w:ilvl="8" w:tplc="3DE26EFA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6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0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21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2" w15:restartNumberingAfterBreak="0">
    <w:nsid w:val="48122501"/>
    <w:multiLevelType w:val="multilevel"/>
    <w:tmpl w:val="AC5CD512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lvlText w:val="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4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5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6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7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29" w15:restartNumberingAfterBreak="0">
    <w:nsid w:val="61E31A0E"/>
    <w:multiLevelType w:val="hybridMultilevel"/>
    <w:tmpl w:val="EF4E2A44"/>
    <w:lvl w:ilvl="0" w:tplc="D3F27C88">
      <w:start w:val="1"/>
      <w:numFmt w:val="bullet"/>
      <w:lvlText w:val="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32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3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4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35" w15:restartNumberingAfterBreak="0">
    <w:nsid w:val="76B8488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6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23489837">
    <w:abstractNumId w:val="33"/>
  </w:num>
  <w:num w:numId="2" w16cid:durableId="1008409469">
    <w:abstractNumId w:val="11"/>
  </w:num>
  <w:num w:numId="3" w16cid:durableId="183371488">
    <w:abstractNumId w:val="31"/>
  </w:num>
  <w:num w:numId="4" w16cid:durableId="1482885931">
    <w:abstractNumId w:val="23"/>
  </w:num>
  <w:num w:numId="5" w16cid:durableId="59788603">
    <w:abstractNumId w:val="0"/>
  </w:num>
  <w:num w:numId="6" w16cid:durableId="1358001598">
    <w:abstractNumId w:val="13"/>
  </w:num>
  <w:num w:numId="7" w16cid:durableId="520708643">
    <w:abstractNumId w:val="21"/>
  </w:num>
  <w:num w:numId="8" w16cid:durableId="532620999">
    <w:abstractNumId w:val="15"/>
  </w:num>
  <w:num w:numId="9" w16cid:durableId="1376007580">
    <w:abstractNumId w:val="28"/>
  </w:num>
  <w:num w:numId="10" w16cid:durableId="1835799973">
    <w:abstractNumId w:val="32"/>
  </w:num>
  <w:num w:numId="11" w16cid:durableId="1509519827">
    <w:abstractNumId w:val="4"/>
  </w:num>
  <w:num w:numId="12" w16cid:durableId="215747722">
    <w:abstractNumId w:val="25"/>
  </w:num>
  <w:num w:numId="13" w16cid:durableId="1013265244">
    <w:abstractNumId w:val="10"/>
  </w:num>
  <w:num w:numId="14" w16cid:durableId="1866210209">
    <w:abstractNumId w:val="20"/>
  </w:num>
  <w:num w:numId="15" w16cid:durableId="1563523074">
    <w:abstractNumId w:val="3"/>
  </w:num>
  <w:num w:numId="16" w16cid:durableId="2007898863">
    <w:abstractNumId w:val="12"/>
  </w:num>
  <w:num w:numId="17" w16cid:durableId="1331905191">
    <w:abstractNumId w:val="9"/>
  </w:num>
  <w:num w:numId="18" w16cid:durableId="892887311">
    <w:abstractNumId w:val="19"/>
  </w:num>
  <w:num w:numId="19" w16cid:durableId="1279996115">
    <w:abstractNumId w:val="2"/>
  </w:num>
  <w:num w:numId="20" w16cid:durableId="1867283957">
    <w:abstractNumId w:val="5"/>
  </w:num>
  <w:num w:numId="21" w16cid:durableId="909660477">
    <w:abstractNumId w:val="34"/>
  </w:num>
  <w:num w:numId="22" w16cid:durableId="1127703848">
    <w:abstractNumId w:val="24"/>
  </w:num>
  <w:num w:numId="23" w16cid:durableId="1121723910">
    <w:abstractNumId w:val="30"/>
  </w:num>
  <w:num w:numId="24" w16cid:durableId="1578781524">
    <w:abstractNumId w:val="36"/>
  </w:num>
  <w:num w:numId="25" w16cid:durableId="2098868012">
    <w:abstractNumId w:val="17"/>
  </w:num>
  <w:num w:numId="26" w16cid:durableId="50228638">
    <w:abstractNumId w:val="1"/>
  </w:num>
  <w:num w:numId="27" w16cid:durableId="1172258363">
    <w:abstractNumId w:val="18"/>
  </w:num>
  <w:num w:numId="28" w16cid:durableId="1463381277">
    <w:abstractNumId w:val="26"/>
  </w:num>
  <w:num w:numId="29" w16cid:durableId="261492860">
    <w:abstractNumId w:val="8"/>
  </w:num>
  <w:num w:numId="30" w16cid:durableId="1393845515">
    <w:abstractNumId w:val="16"/>
  </w:num>
  <w:num w:numId="31" w16cid:durableId="1947301909">
    <w:abstractNumId w:val="8"/>
    <w:lvlOverride w:ilvl="0">
      <w:startOverride w:val="1"/>
    </w:lvlOverride>
    <w:lvlOverride w:ilvl="1">
      <w:startOverride w:val="2"/>
    </w:lvlOverride>
  </w:num>
  <w:num w:numId="32" w16cid:durableId="1141725285">
    <w:abstractNumId w:val="27"/>
  </w:num>
  <w:num w:numId="33" w16cid:durableId="864054729">
    <w:abstractNumId w:val="22"/>
  </w:num>
  <w:num w:numId="34" w16cid:durableId="662654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547567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8033927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54471509">
    <w:abstractNumId w:val="26"/>
  </w:num>
  <w:num w:numId="38" w16cid:durableId="1016228976">
    <w:abstractNumId w:val="26"/>
  </w:num>
  <w:num w:numId="39" w16cid:durableId="569190200">
    <w:abstractNumId w:val="26"/>
  </w:num>
  <w:num w:numId="40" w16cid:durableId="1205606059">
    <w:abstractNumId w:val="26"/>
  </w:num>
  <w:num w:numId="41" w16cid:durableId="2018538015">
    <w:abstractNumId w:val="6"/>
  </w:num>
  <w:num w:numId="42" w16cid:durableId="1296105592">
    <w:abstractNumId w:val="26"/>
  </w:num>
  <w:num w:numId="43" w16cid:durableId="2023822794">
    <w:abstractNumId w:val="14"/>
  </w:num>
  <w:num w:numId="44" w16cid:durableId="1171606394">
    <w:abstractNumId w:val="7"/>
  </w:num>
  <w:num w:numId="45" w16cid:durableId="21321304">
    <w:abstractNumId w:val="35"/>
  </w:num>
  <w:num w:numId="46" w16cid:durableId="677387384">
    <w:abstractNumId w:val="26"/>
  </w:num>
  <w:num w:numId="47" w16cid:durableId="1316105482">
    <w:abstractNumId w:val="26"/>
  </w:num>
  <w:num w:numId="48" w16cid:durableId="483475422">
    <w:abstractNumId w:val="29"/>
  </w:num>
  <w:num w:numId="49" w16cid:durableId="10457140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trackRevisions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E6B"/>
    <w:rsid w:val="0000008A"/>
    <w:rsid w:val="00000823"/>
    <w:rsid w:val="000031F8"/>
    <w:rsid w:val="000041C5"/>
    <w:rsid w:val="0000492D"/>
    <w:rsid w:val="00005081"/>
    <w:rsid w:val="00005792"/>
    <w:rsid w:val="0000671A"/>
    <w:rsid w:val="00006DD1"/>
    <w:rsid w:val="00007EB2"/>
    <w:rsid w:val="00010302"/>
    <w:rsid w:val="00010501"/>
    <w:rsid w:val="00010DB3"/>
    <w:rsid w:val="000110F5"/>
    <w:rsid w:val="0001124E"/>
    <w:rsid w:val="00011810"/>
    <w:rsid w:val="00011846"/>
    <w:rsid w:val="000120FD"/>
    <w:rsid w:val="000121A3"/>
    <w:rsid w:val="00012A98"/>
    <w:rsid w:val="00013137"/>
    <w:rsid w:val="000136A9"/>
    <w:rsid w:val="00013B1D"/>
    <w:rsid w:val="00013B32"/>
    <w:rsid w:val="00013D67"/>
    <w:rsid w:val="00014287"/>
    <w:rsid w:val="000160FB"/>
    <w:rsid w:val="00016141"/>
    <w:rsid w:val="0001657B"/>
    <w:rsid w:val="00017D5E"/>
    <w:rsid w:val="00017E3B"/>
    <w:rsid w:val="00017EE8"/>
    <w:rsid w:val="00017F1B"/>
    <w:rsid w:val="0002091E"/>
    <w:rsid w:val="00020C0A"/>
    <w:rsid w:val="00021104"/>
    <w:rsid w:val="00021AE0"/>
    <w:rsid w:val="00021E2D"/>
    <w:rsid w:val="000227A2"/>
    <w:rsid w:val="000230BA"/>
    <w:rsid w:val="00024564"/>
    <w:rsid w:val="00024BD4"/>
    <w:rsid w:val="00026796"/>
    <w:rsid w:val="00027350"/>
    <w:rsid w:val="00027ADE"/>
    <w:rsid w:val="00027FD1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12F"/>
    <w:rsid w:val="0003674B"/>
    <w:rsid w:val="00036D4A"/>
    <w:rsid w:val="00036E2A"/>
    <w:rsid w:val="00037B1F"/>
    <w:rsid w:val="00037D48"/>
    <w:rsid w:val="000401AF"/>
    <w:rsid w:val="000405DC"/>
    <w:rsid w:val="0004147B"/>
    <w:rsid w:val="000417D3"/>
    <w:rsid w:val="0004199B"/>
    <w:rsid w:val="00042224"/>
    <w:rsid w:val="000426DD"/>
    <w:rsid w:val="00042D0E"/>
    <w:rsid w:val="00043DC9"/>
    <w:rsid w:val="00045B7C"/>
    <w:rsid w:val="00046238"/>
    <w:rsid w:val="000469D5"/>
    <w:rsid w:val="000475E9"/>
    <w:rsid w:val="00047DBC"/>
    <w:rsid w:val="00047EDC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CFF"/>
    <w:rsid w:val="0006011A"/>
    <w:rsid w:val="0006057B"/>
    <w:rsid w:val="00060D6E"/>
    <w:rsid w:val="000610E0"/>
    <w:rsid w:val="000616CA"/>
    <w:rsid w:val="00061B6A"/>
    <w:rsid w:val="0006203F"/>
    <w:rsid w:val="000621D1"/>
    <w:rsid w:val="00062A4D"/>
    <w:rsid w:val="00062B33"/>
    <w:rsid w:val="000639C4"/>
    <w:rsid w:val="0006448F"/>
    <w:rsid w:val="00064EC9"/>
    <w:rsid w:val="0006736C"/>
    <w:rsid w:val="00067D4F"/>
    <w:rsid w:val="0007014F"/>
    <w:rsid w:val="00070361"/>
    <w:rsid w:val="000706E0"/>
    <w:rsid w:val="00070E75"/>
    <w:rsid w:val="00070F1B"/>
    <w:rsid w:val="000713BA"/>
    <w:rsid w:val="00072278"/>
    <w:rsid w:val="000723E3"/>
    <w:rsid w:val="00072685"/>
    <w:rsid w:val="0007289A"/>
    <w:rsid w:val="00072D00"/>
    <w:rsid w:val="000731BE"/>
    <w:rsid w:val="00074065"/>
    <w:rsid w:val="00075B51"/>
    <w:rsid w:val="00076117"/>
    <w:rsid w:val="00076C31"/>
    <w:rsid w:val="00077E3E"/>
    <w:rsid w:val="00080070"/>
    <w:rsid w:val="000819B2"/>
    <w:rsid w:val="00081D28"/>
    <w:rsid w:val="00081F61"/>
    <w:rsid w:val="00082277"/>
    <w:rsid w:val="00082767"/>
    <w:rsid w:val="00082D42"/>
    <w:rsid w:val="0008392B"/>
    <w:rsid w:val="00083F35"/>
    <w:rsid w:val="000841EF"/>
    <w:rsid w:val="00084833"/>
    <w:rsid w:val="00084B8F"/>
    <w:rsid w:val="00084E06"/>
    <w:rsid w:val="00085468"/>
    <w:rsid w:val="00085D57"/>
    <w:rsid w:val="00085F7E"/>
    <w:rsid w:val="00086645"/>
    <w:rsid w:val="00086C61"/>
    <w:rsid w:val="00086CAF"/>
    <w:rsid w:val="00087C50"/>
    <w:rsid w:val="000902E1"/>
    <w:rsid w:val="00090BFA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565"/>
    <w:rsid w:val="000950FC"/>
    <w:rsid w:val="0009553F"/>
    <w:rsid w:val="00095657"/>
    <w:rsid w:val="00095908"/>
    <w:rsid w:val="0009688D"/>
    <w:rsid w:val="000969C9"/>
    <w:rsid w:val="00096E1D"/>
    <w:rsid w:val="000973F5"/>
    <w:rsid w:val="00097408"/>
    <w:rsid w:val="00097B3C"/>
    <w:rsid w:val="000A00C1"/>
    <w:rsid w:val="000A0921"/>
    <w:rsid w:val="000A154E"/>
    <w:rsid w:val="000A1602"/>
    <w:rsid w:val="000A2657"/>
    <w:rsid w:val="000A2B10"/>
    <w:rsid w:val="000A2B89"/>
    <w:rsid w:val="000A2FA0"/>
    <w:rsid w:val="000A32D4"/>
    <w:rsid w:val="000A341D"/>
    <w:rsid w:val="000A41D2"/>
    <w:rsid w:val="000A5360"/>
    <w:rsid w:val="000A5621"/>
    <w:rsid w:val="000A58B5"/>
    <w:rsid w:val="000A58E3"/>
    <w:rsid w:val="000A6157"/>
    <w:rsid w:val="000A61A2"/>
    <w:rsid w:val="000A62CF"/>
    <w:rsid w:val="000A7363"/>
    <w:rsid w:val="000A73E2"/>
    <w:rsid w:val="000A7C75"/>
    <w:rsid w:val="000B1151"/>
    <w:rsid w:val="000B14B3"/>
    <w:rsid w:val="000B30E7"/>
    <w:rsid w:val="000B365D"/>
    <w:rsid w:val="000B55C3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374"/>
    <w:rsid w:val="000C54C8"/>
    <w:rsid w:val="000C5762"/>
    <w:rsid w:val="000C594D"/>
    <w:rsid w:val="000C66E0"/>
    <w:rsid w:val="000C6AB1"/>
    <w:rsid w:val="000C769C"/>
    <w:rsid w:val="000C773D"/>
    <w:rsid w:val="000C780A"/>
    <w:rsid w:val="000C79A3"/>
    <w:rsid w:val="000C7E55"/>
    <w:rsid w:val="000D0360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47F"/>
    <w:rsid w:val="000D379B"/>
    <w:rsid w:val="000D49A5"/>
    <w:rsid w:val="000D4B99"/>
    <w:rsid w:val="000D512F"/>
    <w:rsid w:val="000D5390"/>
    <w:rsid w:val="000D633D"/>
    <w:rsid w:val="000D6362"/>
    <w:rsid w:val="000D6C4F"/>
    <w:rsid w:val="000D7398"/>
    <w:rsid w:val="000D7A10"/>
    <w:rsid w:val="000D7E97"/>
    <w:rsid w:val="000E0805"/>
    <w:rsid w:val="000E09BC"/>
    <w:rsid w:val="000E101E"/>
    <w:rsid w:val="000E21A7"/>
    <w:rsid w:val="000E24A5"/>
    <w:rsid w:val="000E25B3"/>
    <w:rsid w:val="000E2BC3"/>
    <w:rsid w:val="000E2EA3"/>
    <w:rsid w:val="000E3D35"/>
    <w:rsid w:val="000E3F06"/>
    <w:rsid w:val="000E411C"/>
    <w:rsid w:val="000E482C"/>
    <w:rsid w:val="000E484C"/>
    <w:rsid w:val="000E4911"/>
    <w:rsid w:val="000E4F34"/>
    <w:rsid w:val="000E50DA"/>
    <w:rsid w:val="000E5446"/>
    <w:rsid w:val="000E5B05"/>
    <w:rsid w:val="000E63D6"/>
    <w:rsid w:val="000E67FB"/>
    <w:rsid w:val="000E6C17"/>
    <w:rsid w:val="000E7581"/>
    <w:rsid w:val="000E7A8D"/>
    <w:rsid w:val="000E7C53"/>
    <w:rsid w:val="000E7EAF"/>
    <w:rsid w:val="000F0825"/>
    <w:rsid w:val="000F0A31"/>
    <w:rsid w:val="000F0DDB"/>
    <w:rsid w:val="000F0FC2"/>
    <w:rsid w:val="000F13C6"/>
    <w:rsid w:val="000F246A"/>
    <w:rsid w:val="000F27DC"/>
    <w:rsid w:val="000F3AF3"/>
    <w:rsid w:val="000F3B4A"/>
    <w:rsid w:val="000F42B7"/>
    <w:rsid w:val="000F4A62"/>
    <w:rsid w:val="000F4B16"/>
    <w:rsid w:val="000F548A"/>
    <w:rsid w:val="000F54E7"/>
    <w:rsid w:val="000F5FCA"/>
    <w:rsid w:val="000F641B"/>
    <w:rsid w:val="000F645F"/>
    <w:rsid w:val="000F6936"/>
    <w:rsid w:val="000F77ED"/>
    <w:rsid w:val="000F79ED"/>
    <w:rsid w:val="000F7B68"/>
    <w:rsid w:val="000F7F0D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07AF3"/>
    <w:rsid w:val="0011044A"/>
    <w:rsid w:val="0011065B"/>
    <w:rsid w:val="00110838"/>
    <w:rsid w:val="00110D42"/>
    <w:rsid w:val="00110E37"/>
    <w:rsid w:val="0011122A"/>
    <w:rsid w:val="00112A0D"/>
    <w:rsid w:val="00113A48"/>
    <w:rsid w:val="00113C19"/>
    <w:rsid w:val="00113E6F"/>
    <w:rsid w:val="00114112"/>
    <w:rsid w:val="001149E4"/>
    <w:rsid w:val="00114B4D"/>
    <w:rsid w:val="00114BA9"/>
    <w:rsid w:val="00114C72"/>
    <w:rsid w:val="00114C85"/>
    <w:rsid w:val="00115585"/>
    <w:rsid w:val="00115F1E"/>
    <w:rsid w:val="00116980"/>
    <w:rsid w:val="00116A57"/>
    <w:rsid w:val="00116B01"/>
    <w:rsid w:val="00116F40"/>
    <w:rsid w:val="00117089"/>
    <w:rsid w:val="001178FA"/>
    <w:rsid w:val="00117ABE"/>
    <w:rsid w:val="001208CF"/>
    <w:rsid w:val="00120A73"/>
    <w:rsid w:val="00120D31"/>
    <w:rsid w:val="00120D93"/>
    <w:rsid w:val="0012142C"/>
    <w:rsid w:val="001215F3"/>
    <w:rsid w:val="0012166A"/>
    <w:rsid w:val="0012287C"/>
    <w:rsid w:val="001228E3"/>
    <w:rsid w:val="00122BF4"/>
    <w:rsid w:val="00122FEB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22DE"/>
    <w:rsid w:val="0013245D"/>
    <w:rsid w:val="001330E3"/>
    <w:rsid w:val="001334BE"/>
    <w:rsid w:val="00133BC7"/>
    <w:rsid w:val="00133FA4"/>
    <w:rsid w:val="001340B4"/>
    <w:rsid w:val="001343C3"/>
    <w:rsid w:val="001349B3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37B"/>
    <w:rsid w:val="001426C8"/>
    <w:rsid w:val="00142744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E3C"/>
    <w:rsid w:val="00145FDB"/>
    <w:rsid w:val="001460EE"/>
    <w:rsid w:val="001462A7"/>
    <w:rsid w:val="001463D0"/>
    <w:rsid w:val="0014664C"/>
    <w:rsid w:val="00146B6F"/>
    <w:rsid w:val="00146B70"/>
    <w:rsid w:val="00146C49"/>
    <w:rsid w:val="00146C93"/>
    <w:rsid w:val="00146CC8"/>
    <w:rsid w:val="00147006"/>
    <w:rsid w:val="001476F1"/>
    <w:rsid w:val="00147954"/>
    <w:rsid w:val="00147B1B"/>
    <w:rsid w:val="00147CF3"/>
    <w:rsid w:val="00150321"/>
    <w:rsid w:val="001503BF"/>
    <w:rsid w:val="00151290"/>
    <w:rsid w:val="0015157F"/>
    <w:rsid w:val="00151B6E"/>
    <w:rsid w:val="00152689"/>
    <w:rsid w:val="00152746"/>
    <w:rsid w:val="00152BE2"/>
    <w:rsid w:val="00152DBB"/>
    <w:rsid w:val="00152E7E"/>
    <w:rsid w:val="00153033"/>
    <w:rsid w:val="00153197"/>
    <w:rsid w:val="00154289"/>
    <w:rsid w:val="001544CB"/>
    <w:rsid w:val="0015512D"/>
    <w:rsid w:val="001556EE"/>
    <w:rsid w:val="00155AE8"/>
    <w:rsid w:val="001575B5"/>
    <w:rsid w:val="001602B2"/>
    <w:rsid w:val="001607EB"/>
    <w:rsid w:val="00160888"/>
    <w:rsid w:val="00160D31"/>
    <w:rsid w:val="00160F9B"/>
    <w:rsid w:val="0016139A"/>
    <w:rsid w:val="001615ED"/>
    <w:rsid w:val="00162A55"/>
    <w:rsid w:val="00162ACC"/>
    <w:rsid w:val="00162E97"/>
    <w:rsid w:val="00163157"/>
    <w:rsid w:val="0016324F"/>
    <w:rsid w:val="00163439"/>
    <w:rsid w:val="0016413E"/>
    <w:rsid w:val="001659E0"/>
    <w:rsid w:val="0016613C"/>
    <w:rsid w:val="0016637A"/>
    <w:rsid w:val="001664D0"/>
    <w:rsid w:val="001675B8"/>
    <w:rsid w:val="00167AF7"/>
    <w:rsid w:val="0017000D"/>
    <w:rsid w:val="0017074A"/>
    <w:rsid w:val="00170EB8"/>
    <w:rsid w:val="00170EE1"/>
    <w:rsid w:val="0017105D"/>
    <w:rsid w:val="0017112F"/>
    <w:rsid w:val="00171495"/>
    <w:rsid w:val="001718B2"/>
    <w:rsid w:val="00171E89"/>
    <w:rsid w:val="001725D0"/>
    <w:rsid w:val="00172F07"/>
    <w:rsid w:val="00173792"/>
    <w:rsid w:val="001737CD"/>
    <w:rsid w:val="00174F05"/>
    <w:rsid w:val="001753CD"/>
    <w:rsid w:val="00175444"/>
    <w:rsid w:val="00175A5A"/>
    <w:rsid w:val="00175EB3"/>
    <w:rsid w:val="00175EE8"/>
    <w:rsid w:val="001760FD"/>
    <w:rsid w:val="00176134"/>
    <w:rsid w:val="0017668A"/>
    <w:rsid w:val="001768BA"/>
    <w:rsid w:val="00176C6B"/>
    <w:rsid w:val="00176F28"/>
    <w:rsid w:val="00177181"/>
    <w:rsid w:val="00177A12"/>
    <w:rsid w:val="00177B20"/>
    <w:rsid w:val="00180090"/>
    <w:rsid w:val="0018018C"/>
    <w:rsid w:val="0018073C"/>
    <w:rsid w:val="0018086F"/>
    <w:rsid w:val="001818AC"/>
    <w:rsid w:val="00182017"/>
    <w:rsid w:val="00182F8B"/>
    <w:rsid w:val="00183416"/>
    <w:rsid w:val="00183D8A"/>
    <w:rsid w:val="00183D8C"/>
    <w:rsid w:val="00183E84"/>
    <w:rsid w:val="00184372"/>
    <w:rsid w:val="00185378"/>
    <w:rsid w:val="00185C88"/>
    <w:rsid w:val="001860B4"/>
    <w:rsid w:val="00186703"/>
    <w:rsid w:val="00186819"/>
    <w:rsid w:val="00186B3A"/>
    <w:rsid w:val="00187E5F"/>
    <w:rsid w:val="00187ED2"/>
    <w:rsid w:val="00190099"/>
    <w:rsid w:val="001904E6"/>
    <w:rsid w:val="0019100D"/>
    <w:rsid w:val="001911EA"/>
    <w:rsid w:val="0019190E"/>
    <w:rsid w:val="00191C69"/>
    <w:rsid w:val="00192127"/>
    <w:rsid w:val="00193E24"/>
    <w:rsid w:val="0019409A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485"/>
    <w:rsid w:val="001A17C1"/>
    <w:rsid w:val="001A1C6F"/>
    <w:rsid w:val="001A2BA1"/>
    <w:rsid w:val="001A351C"/>
    <w:rsid w:val="001A3905"/>
    <w:rsid w:val="001A3ADA"/>
    <w:rsid w:val="001A432E"/>
    <w:rsid w:val="001A43AF"/>
    <w:rsid w:val="001A452E"/>
    <w:rsid w:val="001A453B"/>
    <w:rsid w:val="001A475C"/>
    <w:rsid w:val="001A48FC"/>
    <w:rsid w:val="001A49B4"/>
    <w:rsid w:val="001A4B35"/>
    <w:rsid w:val="001A5CCC"/>
    <w:rsid w:val="001A61C3"/>
    <w:rsid w:val="001A69F7"/>
    <w:rsid w:val="001A6AF9"/>
    <w:rsid w:val="001A6D75"/>
    <w:rsid w:val="001A7D5C"/>
    <w:rsid w:val="001B038F"/>
    <w:rsid w:val="001B0444"/>
    <w:rsid w:val="001B094C"/>
    <w:rsid w:val="001B0BDC"/>
    <w:rsid w:val="001B0CFE"/>
    <w:rsid w:val="001B0D3A"/>
    <w:rsid w:val="001B141A"/>
    <w:rsid w:val="001B1817"/>
    <w:rsid w:val="001B1D63"/>
    <w:rsid w:val="001B1DE5"/>
    <w:rsid w:val="001B1F41"/>
    <w:rsid w:val="001B202C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7C4"/>
    <w:rsid w:val="001C002A"/>
    <w:rsid w:val="001C0BD8"/>
    <w:rsid w:val="001C20C9"/>
    <w:rsid w:val="001C31D6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EA6"/>
    <w:rsid w:val="001D2A3E"/>
    <w:rsid w:val="001D3634"/>
    <w:rsid w:val="001D3765"/>
    <w:rsid w:val="001D4881"/>
    <w:rsid w:val="001D4E80"/>
    <w:rsid w:val="001D50E8"/>
    <w:rsid w:val="001D54BD"/>
    <w:rsid w:val="001D5592"/>
    <w:rsid w:val="001D56AE"/>
    <w:rsid w:val="001D5F1A"/>
    <w:rsid w:val="001D63F5"/>
    <w:rsid w:val="001D67F4"/>
    <w:rsid w:val="001D6EAC"/>
    <w:rsid w:val="001D6FC0"/>
    <w:rsid w:val="001D74B1"/>
    <w:rsid w:val="001D7FCD"/>
    <w:rsid w:val="001E052B"/>
    <w:rsid w:val="001E194F"/>
    <w:rsid w:val="001E2126"/>
    <w:rsid w:val="001E2568"/>
    <w:rsid w:val="001E2AD0"/>
    <w:rsid w:val="001E2D78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7208"/>
    <w:rsid w:val="001E7D12"/>
    <w:rsid w:val="001F0149"/>
    <w:rsid w:val="001F014E"/>
    <w:rsid w:val="001F027F"/>
    <w:rsid w:val="001F09EF"/>
    <w:rsid w:val="001F12C6"/>
    <w:rsid w:val="001F1BFB"/>
    <w:rsid w:val="001F1C8A"/>
    <w:rsid w:val="001F2A35"/>
    <w:rsid w:val="001F2AEC"/>
    <w:rsid w:val="001F2C38"/>
    <w:rsid w:val="001F2DF5"/>
    <w:rsid w:val="001F3414"/>
    <w:rsid w:val="001F3ABA"/>
    <w:rsid w:val="001F3C0A"/>
    <w:rsid w:val="001F4017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582"/>
    <w:rsid w:val="002018E0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D78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476"/>
    <w:rsid w:val="00213768"/>
    <w:rsid w:val="00213BE3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6F2B"/>
    <w:rsid w:val="00217641"/>
    <w:rsid w:val="0021798D"/>
    <w:rsid w:val="00217A70"/>
    <w:rsid w:val="00220038"/>
    <w:rsid w:val="0022011F"/>
    <w:rsid w:val="002207AD"/>
    <w:rsid w:val="002209C3"/>
    <w:rsid w:val="00220A09"/>
    <w:rsid w:val="00221073"/>
    <w:rsid w:val="00221549"/>
    <w:rsid w:val="002216D8"/>
    <w:rsid w:val="0022180E"/>
    <w:rsid w:val="0022235B"/>
    <w:rsid w:val="002226EA"/>
    <w:rsid w:val="00222B05"/>
    <w:rsid w:val="00222EE1"/>
    <w:rsid w:val="00223648"/>
    <w:rsid w:val="002247F8"/>
    <w:rsid w:val="00224F73"/>
    <w:rsid w:val="00225741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E20"/>
    <w:rsid w:val="00233E86"/>
    <w:rsid w:val="00234AAD"/>
    <w:rsid w:val="00234F85"/>
    <w:rsid w:val="0023533B"/>
    <w:rsid w:val="002356D4"/>
    <w:rsid w:val="002361BC"/>
    <w:rsid w:val="00236626"/>
    <w:rsid w:val="002372F2"/>
    <w:rsid w:val="00237A71"/>
    <w:rsid w:val="00237A90"/>
    <w:rsid w:val="00237D94"/>
    <w:rsid w:val="002402EA"/>
    <w:rsid w:val="00240535"/>
    <w:rsid w:val="002405EC"/>
    <w:rsid w:val="00240968"/>
    <w:rsid w:val="00241DD7"/>
    <w:rsid w:val="00241F21"/>
    <w:rsid w:val="002420C0"/>
    <w:rsid w:val="00242572"/>
    <w:rsid w:val="002427D1"/>
    <w:rsid w:val="002438F8"/>
    <w:rsid w:val="0024405A"/>
    <w:rsid w:val="00244933"/>
    <w:rsid w:val="00244CF0"/>
    <w:rsid w:val="00244D61"/>
    <w:rsid w:val="00244E80"/>
    <w:rsid w:val="00245354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1DA"/>
    <w:rsid w:val="002522A5"/>
    <w:rsid w:val="002523B0"/>
    <w:rsid w:val="0025350A"/>
    <w:rsid w:val="0025420F"/>
    <w:rsid w:val="002548FC"/>
    <w:rsid w:val="002554E5"/>
    <w:rsid w:val="00255B52"/>
    <w:rsid w:val="00255C30"/>
    <w:rsid w:val="0025725C"/>
    <w:rsid w:val="00260620"/>
    <w:rsid w:val="00260CDC"/>
    <w:rsid w:val="00260EFC"/>
    <w:rsid w:val="002615CA"/>
    <w:rsid w:val="00261F5F"/>
    <w:rsid w:val="0026247B"/>
    <w:rsid w:val="0026293B"/>
    <w:rsid w:val="00263971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64"/>
    <w:rsid w:val="002705E9"/>
    <w:rsid w:val="00270961"/>
    <w:rsid w:val="00270C9F"/>
    <w:rsid w:val="00271944"/>
    <w:rsid w:val="00271C1C"/>
    <w:rsid w:val="00271CE5"/>
    <w:rsid w:val="00271DCC"/>
    <w:rsid w:val="002723FA"/>
    <w:rsid w:val="00272A99"/>
    <w:rsid w:val="00272D93"/>
    <w:rsid w:val="00273064"/>
    <w:rsid w:val="002736F6"/>
    <w:rsid w:val="00274891"/>
    <w:rsid w:val="00274E69"/>
    <w:rsid w:val="0027570F"/>
    <w:rsid w:val="00275CF7"/>
    <w:rsid w:val="00275E10"/>
    <w:rsid w:val="00276665"/>
    <w:rsid w:val="00276FD8"/>
    <w:rsid w:val="00277189"/>
    <w:rsid w:val="002776DF"/>
    <w:rsid w:val="00277717"/>
    <w:rsid w:val="0027789C"/>
    <w:rsid w:val="00277ED6"/>
    <w:rsid w:val="00280234"/>
    <w:rsid w:val="002814E4"/>
    <w:rsid w:val="00281647"/>
    <w:rsid w:val="00281657"/>
    <w:rsid w:val="00281855"/>
    <w:rsid w:val="00281C84"/>
    <w:rsid w:val="00281D29"/>
    <w:rsid w:val="00281E8E"/>
    <w:rsid w:val="00281F65"/>
    <w:rsid w:val="00282155"/>
    <w:rsid w:val="002822F2"/>
    <w:rsid w:val="0028272D"/>
    <w:rsid w:val="002834BF"/>
    <w:rsid w:val="0028395C"/>
    <w:rsid w:val="002845AF"/>
    <w:rsid w:val="002856C7"/>
    <w:rsid w:val="002863D7"/>
    <w:rsid w:val="0028649A"/>
    <w:rsid w:val="002872FE"/>
    <w:rsid w:val="00287E5D"/>
    <w:rsid w:val="00287F3F"/>
    <w:rsid w:val="002910B3"/>
    <w:rsid w:val="00291259"/>
    <w:rsid w:val="002920C2"/>
    <w:rsid w:val="0029210A"/>
    <w:rsid w:val="00293062"/>
    <w:rsid w:val="002941CA"/>
    <w:rsid w:val="00295441"/>
    <w:rsid w:val="00296879"/>
    <w:rsid w:val="00296E13"/>
    <w:rsid w:val="002976FF"/>
    <w:rsid w:val="00297F50"/>
    <w:rsid w:val="002A051B"/>
    <w:rsid w:val="002A076E"/>
    <w:rsid w:val="002A089F"/>
    <w:rsid w:val="002A1798"/>
    <w:rsid w:val="002A1826"/>
    <w:rsid w:val="002A2502"/>
    <w:rsid w:val="002A2F53"/>
    <w:rsid w:val="002A3E38"/>
    <w:rsid w:val="002A43D7"/>
    <w:rsid w:val="002A4D2F"/>
    <w:rsid w:val="002A4DE8"/>
    <w:rsid w:val="002A57E4"/>
    <w:rsid w:val="002A5E6D"/>
    <w:rsid w:val="002A5EDA"/>
    <w:rsid w:val="002A6000"/>
    <w:rsid w:val="002A6A29"/>
    <w:rsid w:val="002A6A37"/>
    <w:rsid w:val="002A6BDE"/>
    <w:rsid w:val="002A6D71"/>
    <w:rsid w:val="002A6EFB"/>
    <w:rsid w:val="002A6F01"/>
    <w:rsid w:val="002A7937"/>
    <w:rsid w:val="002A7B57"/>
    <w:rsid w:val="002B0009"/>
    <w:rsid w:val="002B0ABB"/>
    <w:rsid w:val="002B221C"/>
    <w:rsid w:val="002B2337"/>
    <w:rsid w:val="002B3CA1"/>
    <w:rsid w:val="002B3CD6"/>
    <w:rsid w:val="002B4060"/>
    <w:rsid w:val="002B4737"/>
    <w:rsid w:val="002B4D68"/>
    <w:rsid w:val="002B5172"/>
    <w:rsid w:val="002B532A"/>
    <w:rsid w:val="002B69F3"/>
    <w:rsid w:val="002B7AE2"/>
    <w:rsid w:val="002B7B6E"/>
    <w:rsid w:val="002B7E17"/>
    <w:rsid w:val="002C0133"/>
    <w:rsid w:val="002C02C2"/>
    <w:rsid w:val="002C06B0"/>
    <w:rsid w:val="002C0A15"/>
    <w:rsid w:val="002C0D7B"/>
    <w:rsid w:val="002C0F56"/>
    <w:rsid w:val="002C16B3"/>
    <w:rsid w:val="002C2793"/>
    <w:rsid w:val="002C30F1"/>
    <w:rsid w:val="002C31B9"/>
    <w:rsid w:val="002C3ACC"/>
    <w:rsid w:val="002C3EDA"/>
    <w:rsid w:val="002C480F"/>
    <w:rsid w:val="002C4ACF"/>
    <w:rsid w:val="002C5044"/>
    <w:rsid w:val="002C520C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74C"/>
    <w:rsid w:val="002D4E9B"/>
    <w:rsid w:val="002D5576"/>
    <w:rsid w:val="002D59E6"/>
    <w:rsid w:val="002D5DA9"/>
    <w:rsid w:val="002D5FFC"/>
    <w:rsid w:val="002D614E"/>
    <w:rsid w:val="002D617D"/>
    <w:rsid w:val="002D6D30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217D"/>
    <w:rsid w:val="002E3690"/>
    <w:rsid w:val="002E3E5A"/>
    <w:rsid w:val="002E4C3F"/>
    <w:rsid w:val="002E64B1"/>
    <w:rsid w:val="002E6DE1"/>
    <w:rsid w:val="002E73AA"/>
    <w:rsid w:val="002E74F8"/>
    <w:rsid w:val="002F0190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6428"/>
    <w:rsid w:val="002F6505"/>
    <w:rsid w:val="002F6976"/>
    <w:rsid w:val="002F6DA3"/>
    <w:rsid w:val="002F6ED9"/>
    <w:rsid w:val="002F75A2"/>
    <w:rsid w:val="002F76C3"/>
    <w:rsid w:val="002F7D33"/>
    <w:rsid w:val="002F7E46"/>
    <w:rsid w:val="00300202"/>
    <w:rsid w:val="00300481"/>
    <w:rsid w:val="0030091C"/>
    <w:rsid w:val="00300C01"/>
    <w:rsid w:val="00300E80"/>
    <w:rsid w:val="003010D2"/>
    <w:rsid w:val="003012F9"/>
    <w:rsid w:val="00301523"/>
    <w:rsid w:val="003018E2"/>
    <w:rsid w:val="00301ED5"/>
    <w:rsid w:val="00302048"/>
    <w:rsid w:val="0030230D"/>
    <w:rsid w:val="0030263C"/>
    <w:rsid w:val="00302D3B"/>
    <w:rsid w:val="00303864"/>
    <w:rsid w:val="0030418D"/>
    <w:rsid w:val="003042DE"/>
    <w:rsid w:val="00304342"/>
    <w:rsid w:val="003048CC"/>
    <w:rsid w:val="0030521B"/>
    <w:rsid w:val="00305228"/>
    <w:rsid w:val="0030651C"/>
    <w:rsid w:val="00306B59"/>
    <w:rsid w:val="0030793F"/>
    <w:rsid w:val="00307A02"/>
    <w:rsid w:val="00307B67"/>
    <w:rsid w:val="00310BE6"/>
    <w:rsid w:val="00310DD7"/>
    <w:rsid w:val="003112AD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1BF"/>
    <w:rsid w:val="00314AB7"/>
    <w:rsid w:val="00314B04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BFE"/>
    <w:rsid w:val="00317D41"/>
    <w:rsid w:val="00320594"/>
    <w:rsid w:val="00320DDE"/>
    <w:rsid w:val="00320E15"/>
    <w:rsid w:val="0032175D"/>
    <w:rsid w:val="003218B3"/>
    <w:rsid w:val="00321AFF"/>
    <w:rsid w:val="00321E51"/>
    <w:rsid w:val="003221FA"/>
    <w:rsid w:val="00323361"/>
    <w:rsid w:val="00323577"/>
    <w:rsid w:val="003244A7"/>
    <w:rsid w:val="00324B6F"/>
    <w:rsid w:val="00324F78"/>
    <w:rsid w:val="003256E0"/>
    <w:rsid w:val="0032582C"/>
    <w:rsid w:val="00325880"/>
    <w:rsid w:val="00325AC0"/>
    <w:rsid w:val="00326643"/>
    <w:rsid w:val="00326BA7"/>
    <w:rsid w:val="00326C9E"/>
    <w:rsid w:val="00326F7F"/>
    <w:rsid w:val="0032729B"/>
    <w:rsid w:val="00327747"/>
    <w:rsid w:val="00327BCD"/>
    <w:rsid w:val="00327DF7"/>
    <w:rsid w:val="0033059E"/>
    <w:rsid w:val="00330EC4"/>
    <w:rsid w:val="00330ECD"/>
    <w:rsid w:val="00331502"/>
    <w:rsid w:val="00331581"/>
    <w:rsid w:val="0033163F"/>
    <w:rsid w:val="00331D80"/>
    <w:rsid w:val="00331EDC"/>
    <w:rsid w:val="003322AA"/>
    <w:rsid w:val="00332BEB"/>
    <w:rsid w:val="0033332B"/>
    <w:rsid w:val="0033340E"/>
    <w:rsid w:val="00333A61"/>
    <w:rsid w:val="00334727"/>
    <w:rsid w:val="003350A0"/>
    <w:rsid w:val="003350E8"/>
    <w:rsid w:val="00335A99"/>
    <w:rsid w:val="00337A86"/>
    <w:rsid w:val="00337FF0"/>
    <w:rsid w:val="0034058A"/>
    <w:rsid w:val="00340962"/>
    <w:rsid w:val="003426EA"/>
    <w:rsid w:val="00342CF0"/>
    <w:rsid w:val="00342E09"/>
    <w:rsid w:val="0034373E"/>
    <w:rsid w:val="00343FB9"/>
    <w:rsid w:val="0034474C"/>
    <w:rsid w:val="00344A84"/>
    <w:rsid w:val="00344AAB"/>
    <w:rsid w:val="00344DE0"/>
    <w:rsid w:val="00345300"/>
    <w:rsid w:val="00345728"/>
    <w:rsid w:val="00345DE2"/>
    <w:rsid w:val="00346611"/>
    <w:rsid w:val="00346799"/>
    <w:rsid w:val="00351D32"/>
    <w:rsid w:val="0035251F"/>
    <w:rsid w:val="00352D10"/>
    <w:rsid w:val="00352D3C"/>
    <w:rsid w:val="003533DD"/>
    <w:rsid w:val="00353F06"/>
    <w:rsid w:val="00353FDE"/>
    <w:rsid w:val="0035423D"/>
    <w:rsid w:val="0035437B"/>
    <w:rsid w:val="0035478E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16C"/>
    <w:rsid w:val="003575EE"/>
    <w:rsid w:val="003578C3"/>
    <w:rsid w:val="00357C2A"/>
    <w:rsid w:val="00357EDC"/>
    <w:rsid w:val="003613C8"/>
    <w:rsid w:val="00361A91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B34"/>
    <w:rsid w:val="00366C57"/>
    <w:rsid w:val="0036732B"/>
    <w:rsid w:val="0036783D"/>
    <w:rsid w:val="00367BD9"/>
    <w:rsid w:val="003702D6"/>
    <w:rsid w:val="00370B4F"/>
    <w:rsid w:val="00370B79"/>
    <w:rsid w:val="003715BC"/>
    <w:rsid w:val="00371B85"/>
    <w:rsid w:val="003724DD"/>
    <w:rsid w:val="003729D4"/>
    <w:rsid w:val="003733DB"/>
    <w:rsid w:val="00373579"/>
    <w:rsid w:val="0037367C"/>
    <w:rsid w:val="003738F3"/>
    <w:rsid w:val="00373C37"/>
    <w:rsid w:val="00374C2A"/>
    <w:rsid w:val="00374CD8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77F70"/>
    <w:rsid w:val="00380D9E"/>
    <w:rsid w:val="00381049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C58"/>
    <w:rsid w:val="0038489F"/>
    <w:rsid w:val="00384FA1"/>
    <w:rsid w:val="0038511F"/>
    <w:rsid w:val="00385413"/>
    <w:rsid w:val="00385679"/>
    <w:rsid w:val="00385964"/>
    <w:rsid w:val="003874E7"/>
    <w:rsid w:val="00387EAE"/>
    <w:rsid w:val="00390D11"/>
    <w:rsid w:val="0039132A"/>
    <w:rsid w:val="0039218D"/>
    <w:rsid w:val="00392271"/>
    <w:rsid w:val="00392FAD"/>
    <w:rsid w:val="00393680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642"/>
    <w:rsid w:val="003A0606"/>
    <w:rsid w:val="003A0A47"/>
    <w:rsid w:val="003A0E65"/>
    <w:rsid w:val="003A16DC"/>
    <w:rsid w:val="003A1B76"/>
    <w:rsid w:val="003A1C91"/>
    <w:rsid w:val="003A3307"/>
    <w:rsid w:val="003A333D"/>
    <w:rsid w:val="003A372A"/>
    <w:rsid w:val="003A3A78"/>
    <w:rsid w:val="003A3B56"/>
    <w:rsid w:val="003A3DE7"/>
    <w:rsid w:val="003A3F5A"/>
    <w:rsid w:val="003A409B"/>
    <w:rsid w:val="003A4339"/>
    <w:rsid w:val="003A527E"/>
    <w:rsid w:val="003A54B9"/>
    <w:rsid w:val="003A62D6"/>
    <w:rsid w:val="003A698E"/>
    <w:rsid w:val="003A6E64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D2"/>
    <w:rsid w:val="003B6AC8"/>
    <w:rsid w:val="003B728F"/>
    <w:rsid w:val="003B7572"/>
    <w:rsid w:val="003B7FC4"/>
    <w:rsid w:val="003C071A"/>
    <w:rsid w:val="003C163E"/>
    <w:rsid w:val="003C16C6"/>
    <w:rsid w:val="003C190C"/>
    <w:rsid w:val="003C2FB2"/>
    <w:rsid w:val="003C35CF"/>
    <w:rsid w:val="003C405B"/>
    <w:rsid w:val="003C40F3"/>
    <w:rsid w:val="003C4205"/>
    <w:rsid w:val="003C4D40"/>
    <w:rsid w:val="003C5ADE"/>
    <w:rsid w:val="003C5B65"/>
    <w:rsid w:val="003C601E"/>
    <w:rsid w:val="003C711A"/>
    <w:rsid w:val="003C7FF3"/>
    <w:rsid w:val="003D01B6"/>
    <w:rsid w:val="003D0740"/>
    <w:rsid w:val="003D0A9C"/>
    <w:rsid w:val="003D173F"/>
    <w:rsid w:val="003D1D20"/>
    <w:rsid w:val="003D1DE5"/>
    <w:rsid w:val="003D1EA9"/>
    <w:rsid w:val="003D2324"/>
    <w:rsid w:val="003D2460"/>
    <w:rsid w:val="003D2502"/>
    <w:rsid w:val="003D252C"/>
    <w:rsid w:val="003D3617"/>
    <w:rsid w:val="003D396D"/>
    <w:rsid w:val="003D4515"/>
    <w:rsid w:val="003D46C5"/>
    <w:rsid w:val="003D4967"/>
    <w:rsid w:val="003D50CE"/>
    <w:rsid w:val="003D5229"/>
    <w:rsid w:val="003D52DA"/>
    <w:rsid w:val="003D6AB6"/>
    <w:rsid w:val="003D775A"/>
    <w:rsid w:val="003D7A5F"/>
    <w:rsid w:val="003D7BCE"/>
    <w:rsid w:val="003E0391"/>
    <w:rsid w:val="003E0E7D"/>
    <w:rsid w:val="003E0E9C"/>
    <w:rsid w:val="003E1322"/>
    <w:rsid w:val="003E14AF"/>
    <w:rsid w:val="003E1801"/>
    <w:rsid w:val="003E1A83"/>
    <w:rsid w:val="003E1ABE"/>
    <w:rsid w:val="003E2433"/>
    <w:rsid w:val="003E2C48"/>
    <w:rsid w:val="003E3221"/>
    <w:rsid w:val="003E386E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E8D"/>
    <w:rsid w:val="003F1040"/>
    <w:rsid w:val="003F113B"/>
    <w:rsid w:val="003F15D6"/>
    <w:rsid w:val="003F1DD3"/>
    <w:rsid w:val="003F1EFA"/>
    <w:rsid w:val="003F1F60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69F9"/>
    <w:rsid w:val="003F716C"/>
    <w:rsid w:val="003F772F"/>
    <w:rsid w:val="003F78F8"/>
    <w:rsid w:val="003F7922"/>
    <w:rsid w:val="003F79BA"/>
    <w:rsid w:val="00400304"/>
    <w:rsid w:val="00400600"/>
    <w:rsid w:val="0040062C"/>
    <w:rsid w:val="00400D1F"/>
    <w:rsid w:val="00402146"/>
    <w:rsid w:val="0040265E"/>
    <w:rsid w:val="00402796"/>
    <w:rsid w:val="00402960"/>
    <w:rsid w:val="00402D37"/>
    <w:rsid w:val="0040308F"/>
    <w:rsid w:val="0040373B"/>
    <w:rsid w:val="00403D52"/>
    <w:rsid w:val="0040451E"/>
    <w:rsid w:val="0040495D"/>
    <w:rsid w:val="00404BBE"/>
    <w:rsid w:val="00404E46"/>
    <w:rsid w:val="0040623D"/>
    <w:rsid w:val="00406866"/>
    <w:rsid w:val="00406E02"/>
    <w:rsid w:val="00407BEE"/>
    <w:rsid w:val="00407CB2"/>
    <w:rsid w:val="0041045A"/>
    <w:rsid w:val="00410C41"/>
    <w:rsid w:val="00411BC9"/>
    <w:rsid w:val="0041239D"/>
    <w:rsid w:val="00412B8F"/>
    <w:rsid w:val="00412C53"/>
    <w:rsid w:val="00412D69"/>
    <w:rsid w:val="00413B0D"/>
    <w:rsid w:val="00414AC2"/>
    <w:rsid w:val="00415149"/>
    <w:rsid w:val="00415C74"/>
    <w:rsid w:val="004163F1"/>
    <w:rsid w:val="004164A9"/>
    <w:rsid w:val="00416C7A"/>
    <w:rsid w:val="00416CE7"/>
    <w:rsid w:val="00416EFF"/>
    <w:rsid w:val="00417A8E"/>
    <w:rsid w:val="00417B39"/>
    <w:rsid w:val="00420472"/>
    <w:rsid w:val="004206DE"/>
    <w:rsid w:val="00421534"/>
    <w:rsid w:val="00421A6B"/>
    <w:rsid w:val="00421B14"/>
    <w:rsid w:val="004233E8"/>
    <w:rsid w:val="00423417"/>
    <w:rsid w:val="00423476"/>
    <w:rsid w:val="00423A50"/>
    <w:rsid w:val="00423F4E"/>
    <w:rsid w:val="00423F78"/>
    <w:rsid w:val="004241D5"/>
    <w:rsid w:val="00424E22"/>
    <w:rsid w:val="004251C9"/>
    <w:rsid w:val="00425351"/>
    <w:rsid w:val="00426916"/>
    <w:rsid w:val="004269DC"/>
    <w:rsid w:val="00426BF1"/>
    <w:rsid w:val="00426D80"/>
    <w:rsid w:val="00426FFD"/>
    <w:rsid w:val="0042762C"/>
    <w:rsid w:val="00427F1A"/>
    <w:rsid w:val="004301BA"/>
    <w:rsid w:val="00430AFB"/>
    <w:rsid w:val="00431306"/>
    <w:rsid w:val="004313E3"/>
    <w:rsid w:val="004313F1"/>
    <w:rsid w:val="00431D28"/>
    <w:rsid w:val="00432465"/>
    <w:rsid w:val="0043267C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573F"/>
    <w:rsid w:val="004357D2"/>
    <w:rsid w:val="00436025"/>
    <w:rsid w:val="00436ABB"/>
    <w:rsid w:val="00436C2A"/>
    <w:rsid w:val="004371A4"/>
    <w:rsid w:val="00437484"/>
    <w:rsid w:val="0044093B"/>
    <w:rsid w:val="004418D7"/>
    <w:rsid w:val="00441B51"/>
    <w:rsid w:val="004425DA"/>
    <w:rsid w:val="004427B0"/>
    <w:rsid w:val="00442AE2"/>
    <w:rsid w:val="00442BD2"/>
    <w:rsid w:val="0044313E"/>
    <w:rsid w:val="00443181"/>
    <w:rsid w:val="004438BC"/>
    <w:rsid w:val="00443C73"/>
    <w:rsid w:val="00444354"/>
    <w:rsid w:val="00444787"/>
    <w:rsid w:val="00444A50"/>
    <w:rsid w:val="00445698"/>
    <w:rsid w:val="00445F10"/>
    <w:rsid w:val="0044619F"/>
    <w:rsid w:val="0044633B"/>
    <w:rsid w:val="00446448"/>
    <w:rsid w:val="00446482"/>
    <w:rsid w:val="004464AF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116"/>
    <w:rsid w:val="004534F5"/>
    <w:rsid w:val="0045350F"/>
    <w:rsid w:val="0045377C"/>
    <w:rsid w:val="00453865"/>
    <w:rsid w:val="00453C5C"/>
    <w:rsid w:val="00454BB1"/>
    <w:rsid w:val="00454F82"/>
    <w:rsid w:val="0045611F"/>
    <w:rsid w:val="004564FF"/>
    <w:rsid w:val="004573D0"/>
    <w:rsid w:val="00457C23"/>
    <w:rsid w:val="00457DA4"/>
    <w:rsid w:val="00457FF9"/>
    <w:rsid w:val="00460F3D"/>
    <w:rsid w:val="00460FA7"/>
    <w:rsid w:val="00462D4F"/>
    <w:rsid w:val="00462F09"/>
    <w:rsid w:val="00463C04"/>
    <w:rsid w:val="00463CFA"/>
    <w:rsid w:val="00463D31"/>
    <w:rsid w:val="00463D38"/>
    <w:rsid w:val="0046430E"/>
    <w:rsid w:val="004644DB"/>
    <w:rsid w:val="0046552D"/>
    <w:rsid w:val="00465CA2"/>
    <w:rsid w:val="004661A4"/>
    <w:rsid w:val="00466A7A"/>
    <w:rsid w:val="00467032"/>
    <w:rsid w:val="004679D7"/>
    <w:rsid w:val="00467CF6"/>
    <w:rsid w:val="00467E35"/>
    <w:rsid w:val="0047086D"/>
    <w:rsid w:val="004708A3"/>
    <w:rsid w:val="00470ABF"/>
    <w:rsid w:val="00471D8E"/>
    <w:rsid w:val="00472147"/>
    <w:rsid w:val="00472A76"/>
    <w:rsid w:val="00473800"/>
    <w:rsid w:val="00474B25"/>
    <w:rsid w:val="00474B5D"/>
    <w:rsid w:val="00474D41"/>
    <w:rsid w:val="00475149"/>
    <w:rsid w:val="0047555F"/>
    <w:rsid w:val="00475BBE"/>
    <w:rsid w:val="00475E3C"/>
    <w:rsid w:val="00476944"/>
    <w:rsid w:val="00476C91"/>
    <w:rsid w:val="004806DA"/>
    <w:rsid w:val="004816FD"/>
    <w:rsid w:val="0048172A"/>
    <w:rsid w:val="004827C7"/>
    <w:rsid w:val="0048306C"/>
    <w:rsid w:val="0048363E"/>
    <w:rsid w:val="0048395D"/>
    <w:rsid w:val="004850E7"/>
    <w:rsid w:val="00485BBF"/>
    <w:rsid w:val="00485EFD"/>
    <w:rsid w:val="00486B08"/>
    <w:rsid w:val="00486F04"/>
    <w:rsid w:val="00490C72"/>
    <w:rsid w:val="00490F72"/>
    <w:rsid w:val="00491266"/>
    <w:rsid w:val="004914D1"/>
    <w:rsid w:val="00491B8D"/>
    <w:rsid w:val="00493076"/>
    <w:rsid w:val="004968E4"/>
    <w:rsid w:val="00497400"/>
    <w:rsid w:val="004974C6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CFD"/>
    <w:rsid w:val="004A7FB7"/>
    <w:rsid w:val="004B13F1"/>
    <w:rsid w:val="004B1C55"/>
    <w:rsid w:val="004B228D"/>
    <w:rsid w:val="004B24D1"/>
    <w:rsid w:val="004B295A"/>
    <w:rsid w:val="004B2B34"/>
    <w:rsid w:val="004B327F"/>
    <w:rsid w:val="004B33A2"/>
    <w:rsid w:val="004B375F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65B0"/>
    <w:rsid w:val="004B7584"/>
    <w:rsid w:val="004B78BD"/>
    <w:rsid w:val="004B7A7D"/>
    <w:rsid w:val="004C0F72"/>
    <w:rsid w:val="004C18E4"/>
    <w:rsid w:val="004C1E62"/>
    <w:rsid w:val="004C1F7B"/>
    <w:rsid w:val="004C2847"/>
    <w:rsid w:val="004C2A19"/>
    <w:rsid w:val="004C3199"/>
    <w:rsid w:val="004C3A1F"/>
    <w:rsid w:val="004C3A94"/>
    <w:rsid w:val="004C40F3"/>
    <w:rsid w:val="004C5976"/>
    <w:rsid w:val="004C5D95"/>
    <w:rsid w:val="004C6410"/>
    <w:rsid w:val="004C6F02"/>
    <w:rsid w:val="004C7F93"/>
    <w:rsid w:val="004D0784"/>
    <w:rsid w:val="004D0B62"/>
    <w:rsid w:val="004D198E"/>
    <w:rsid w:val="004D2145"/>
    <w:rsid w:val="004D2860"/>
    <w:rsid w:val="004D2868"/>
    <w:rsid w:val="004D2B12"/>
    <w:rsid w:val="004D2B36"/>
    <w:rsid w:val="004D32D4"/>
    <w:rsid w:val="004D345B"/>
    <w:rsid w:val="004D4405"/>
    <w:rsid w:val="004D45D3"/>
    <w:rsid w:val="004D4C95"/>
    <w:rsid w:val="004D4EC0"/>
    <w:rsid w:val="004D5363"/>
    <w:rsid w:val="004D54E0"/>
    <w:rsid w:val="004D5AF1"/>
    <w:rsid w:val="004D5CFE"/>
    <w:rsid w:val="004D6373"/>
    <w:rsid w:val="004D6468"/>
    <w:rsid w:val="004D6650"/>
    <w:rsid w:val="004D6DA5"/>
    <w:rsid w:val="004D6F8F"/>
    <w:rsid w:val="004D72F2"/>
    <w:rsid w:val="004D7837"/>
    <w:rsid w:val="004D7DBC"/>
    <w:rsid w:val="004E04F2"/>
    <w:rsid w:val="004E15B0"/>
    <w:rsid w:val="004E18B7"/>
    <w:rsid w:val="004E1FEF"/>
    <w:rsid w:val="004E204E"/>
    <w:rsid w:val="004E2711"/>
    <w:rsid w:val="004E2F46"/>
    <w:rsid w:val="004E40EC"/>
    <w:rsid w:val="004E44A8"/>
    <w:rsid w:val="004E4A90"/>
    <w:rsid w:val="004E4B62"/>
    <w:rsid w:val="004E56A3"/>
    <w:rsid w:val="004E572A"/>
    <w:rsid w:val="004E5D15"/>
    <w:rsid w:val="004E5D19"/>
    <w:rsid w:val="004E5F5F"/>
    <w:rsid w:val="004E60B4"/>
    <w:rsid w:val="004E654C"/>
    <w:rsid w:val="004E792F"/>
    <w:rsid w:val="004E7FB2"/>
    <w:rsid w:val="004F0CBE"/>
    <w:rsid w:val="004F173E"/>
    <w:rsid w:val="004F1D02"/>
    <w:rsid w:val="004F28F9"/>
    <w:rsid w:val="004F2984"/>
    <w:rsid w:val="004F38C9"/>
    <w:rsid w:val="004F3C8A"/>
    <w:rsid w:val="004F4459"/>
    <w:rsid w:val="004F4812"/>
    <w:rsid w:val="004F600D"/>
    <w:rsid w:val="004F6C7A"/>
    <w:rsid w:val="004F7942"/>
    <w:rsid w:val="004F7AA0"/>
    <w:rsid w:val="004F7AC7"/>
    <w:rsid w:val="005002D7"/>
    <w:rsid w:val="0050080B"/>
    <w:rsid w:val="005009ED"/>
    <w:rsid w:val="00500A34"/>
    <w:rsid w:val="005013D2"/>
    <w:rsid w:val="00501893"/>
    <w:rsid w:val="00501B1D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971"/>
    <w:rsid w:val="00503BD2"/>
    <w:rsid w:val="00503DD5"/>
    <w:rsid w:val="00504DFF"/>
    <w:rsid w:val="00504F35"/>
    <w:rsid w:val="005054B9"/>
    <w:rsid w:val="00505506"/>
    <w:rsid w:val="0050563E"/>
    <w:rsid w:val="00505AD2"/>
    <w:rsid w:val="00506829"/>
    <w:rsid w:val="00506C39"/>
    <w:rsid w:val="005078A9"/>
    <w:rsid w:val="0051032F"/>
    <w:rsid w:val="005109F6"/>
    <w:rsid w:val="00510D91"/>
    <w:rsid w:val="00510E7A"/>
    <w:rsid w:val="00511F4C"/>
    <w:rsid w:val="0051278D"/>
    <w:rsid w:val="005127D1"/>
    <w:rsid w:val="00512A96"/>
    <w:rsid w:val="00512DC6"/>
    <w:rsid w:val="00513228"/>
    <w:rsid w:val="005148DC"/>
    <w:rsid w:val="005157DB"/>
    <w:rsid w:val="00515B95"/>
    <w:rsid w:val="00515C98"/>
    <w:rsid w:val="00515E86"/>
    <w:rsid w:val="005167B5"/>
    <w:rsid w:val="00516A7E"/>
    <w:rsid w:val="00516ED4"/>
    <w:rsid w:val="00517223"/>
    <w:rsid w:val="00517A79"/>
    <w:rsid w:val="00520341"/>
    <w:rsid w:val="00520876"/>
    <w:rsid w:val="00520890"/>
    <w:rsid w:val="00520A18"/>
    <w:rsid w:val="005217EA"/>
    <w:rsid w:val="00522446"/>
    <w:rsid w:val="00522724"/>
    <w:rsid w:val="00522951"/>
    <w:rsid w:val="00522BC0"/>
    <w:rsid w:val="00523690"/>
    <w:rsid w:val="00523710"/>
    <w:rsid w:val="00523E93"/>
    <w:rsid w:val="005242CD"/>
    <w:rsid w:val="005243B4"/>
    <w:rsid w:val="0052484B"/>
    <w:rsid w:val="00524A5D"/>
    <w:rsid w:val="00524E4A"/>
    <w:rsid w:val="00524EA7"/>
    <w:rsid w:val="005263A2"/>
    <w:rsid w:val="00526A0D"/>
    <w:rsid w:val="00527255"/>
    <w:rsid w:val="005274CE"/>
    <w:rsid w:val="00530F34"/>
    <w:rsid w:val="005317F1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1A"/>
    <w:rsid w:val="0053564F"/>
    <w:rsid w:val="00535D42"/>
    <w:rsid w:val="00536C63"/>
    <w:rsid w:val="00537212"/>
    <w:rsid w:val="00537424"/>
    <w:rsid w:val="005379E8"/>
    <w:rsid w:val="00537EA2"/>
    <w:rsid w:val="0054093B"/>
    <w:rsid w:val="0054128B"/>
    <w:rsid w:val="00541A09"/>
    <w:rsid w:val="005426F5"/>
    <w:rsid w:val="00542903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50396"/>
    <w:rsid w:val="0055139F"/>
    <w:rsid w:val="00551EB8"/>
    <w:rsid w:val="00552A88"/>
    <w:rsid w:val="00553768"/>
    <w:rsid w:val="00553B22"/>
    <w:rsid w:val="00553BB8"/>
    <w:rsid w:val="00553F80"/>
    <w:rsid w:val="005543B3"/>
    <w:rsid w:val="00554635"/>
    <w:rsid w:val="005547AF"/>
    <w:rsid w:val="00554933"/>
    <w:rsid w:val="00555053"/>
    <w:rsid w:val="00555433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121"/>
    <w:rsid w:val="005573CB"/>
    <w:rsid w:val="00557F48"/>
    <w:rsid w:val="005606D3"/>
    <w:rsid w:val="00561585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C76"/>
    <w:rsid w:val="00565CE8"/>
    <w:rsid w:val="00566220"/>
    <w:rsid w:val="00566289"/>
    <w:rsid w:val="00567C7E"/>
    <w:rsid w:val="00567D4F"/>
    <w:rsid w:val="005705FF"/>
    <w:rsid w:val="00570A99"/>
    <w:rsid w:val="00570C96"/>
    <w:rsid w:val="00571494"/>
    <w:rsid w:val="00571BD7"/>
    <w:rsid w:val="00572CCB"/>
    <w:rsid w:val="00572D44"/>
    <w:rsid w:val="00572D8D"/>
    <w:rsid w:val="00573643"/>
    <w:rsid w:val="00573805"/>
    <w:rsid w:val="00573E58"/>
    <w:rsid w:val="00574565"/>
    <w:rsid w:val="005745A9"/>
    <w:rsid w:val="00575470"/>
    <w:rsid w:val="005764CA"/>
    <w:rsid w:val="0057663E"/>
    <w:rsid w:val="0057670B"/>
    <w:rsid w:val="005768C6"/>
    <w:rsid w:val="00577ADC"/>
    <w:rsid w:val="00577AFE"/>
    <w:rsid w:val="005806AE"/>
    <w:rsid w:val="00581385"/>
    <w:rsid w:val="00582C00"/>
    <w:rsid w:val="00583182"/>
    <w:rsid w:val="005839E3"/>
    <w:rsid w:val="00583F90"/>
    <w:rsid w:val="005843AF"/>
    <w:rsid w:val="00584483"/>
    <w:rsid w:val="005847B3"/>
    <w:rsid w:val="005847BC"/>
    <w:rsid w:val="00584F53"/>
    <w:rsid w:val="0058524D"/>
    <w:rsid w:val="0058596E"/>
    <w:rsid w:val="00585A78"/>
    <w:rsid w:val="00585BCA"/>
    <w:rsid w:val="00585E13"/>
    <w:rsid w:val="005861D7"/>
    <w:rsid w:val="00586806"/>
    <w:rsid w:val="00586908"/>
    <w:rsid w:val="0058714F"/>
    <w:rsid w:val="005901BD"/>
    <w:rsid w:val="0059132A"/>
    <w:rsid w:val="0059133F"/>
    <w:rsid w:val="005914B6"/>
    <w:rsid w:val="005916D3"/>
    <w:rsid w:val="00591785"/>
    <w:rsid w:val="00591A46"/>
    <w:rsid w:val="0059230F"/>
    <w:rsid w:val="00593D3D"/>
    <w:rsid w:val="00593F8C"/>
    <w:rsid w:val="00594216"/>
    <w:rsid w:val="00594FA8"/>
    <w:rsid w:val="00595192"/>
    <w:rsid w:val="0059521D"/>
    <w:rsid w:val="00595C38"/>
    <w:rsid w:val="00596019"/>
    <w:rsid w:val="00596A20"/>
    <w:rsid w:val="00596E80"/>
    <w:rsid w:val="0059707C"/>
    <w:rsid w:val="00597285"/>
    <w:rsid w:val="00597981"/>
    <w:rsid w:val="005A006A"/>
    <w:rsid w:val="005A0631"/>
    <w:rsid w:val="005A07D2"/>
    <w:rsid w:val="005A09D8"/>
    <w:rsid w:val="005A0CF9"/>
    <w:rsid w:val="005A12FF"/>
    <w:rsid w:val="005A1846"/>
    <w:rsid w:val="005A1F8E"/>
    <w:rsid w:val="005A1F92"/>
    <w:rsid w:val="005A225E"/>
    <w:rsid w:val="005A2A87"/>
    <w:rsid w:val="005A30A5"/>
    <w:rsid w:val="005A3843"/>
    <w:rsid w:val="005A4626"/>
    <w:rsid w:val="005A48DB"/>
    <w:rsid w:val="005A4C09"/>
    <w:rsid w:val="005A525A"/>
    <w:rsid w:val="005A598F"/>
    <w:rsid w:val="005A5C35"/>
    <w:rsid w:val="005A6131"/>
    <w:rsid w:val="005A6BBB"/>
    <w:rsid w:val="005A6FDD"/>
    <w:rsid w:val="005A7184"/>
    <w:rsid w:val="005A738E"/>
    <w:rsid w:val="005A754F"/>
    <w:rsid w:val="005B0A39"/>
    <w:rsid w:val="005B0FF0"/>
    <w:rsid w:val="005B1051"/>
    <w:rsid w:val="005B15EA"/>
    <w:rsid w:val="005B16E6"/>
    <w:rsid w:val="005B1C3D"/>
    <w:rsid w:val="005B24AB"/>
    <w:rsid w:val="005B3AF3"/>
    <w:rsid w:val="005B455D"/>
    <w:rsid w:val="005B4600"/>
    <w:rsid w:val="005B468F"/>
    <w:rsid w:val="005B4982"/>
    <w:rsid w:val="005B4F9A"/>
    <w:rsid w:val="005B534E"/>
    <w:rsid w:val="005B659C"/>
    <w:rsid w:val="005B6A49"/>
    <w:rsid w:val="005B6C6C"/>
    <w:rsid w:val="005B710F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544B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2D8"/>
    <w:rsid w:val="005D2339"/>
    <w:rsid w:val="005D2BD3"/>
    <w:rsid w:val="005D330E"/>
    <w:rsid w:val="005D3E62"/>
    <w:rsid w:val="005D4996"/>
    <w:rsid w:val="005D5160"/>
    <w:rsid w:val="005D56AD"/>
    <w:rsid w:val="005D5F2D"/>
    <w:rsid w:val="005D60F8"/>
    <w:rsid w:val="005D6283"/>
    <w:rsid w:val="005D655C"/>
    <w:rsid w:val="005D68BA"/>
    <w:rsid w:val="005D79A4"/>
    <w:rsid w:val="005D7F68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3EE"/>
    <w:rsid w:val="005E4F02"/>
    <w:rsid w:val="005E5003"/>
    <w:rsid w:val="005E5B8D"/>
    <w:rsid w:val="005E77EB"/>
    <w:rsid w:val="005E780D"/>
    <w:rsid w:val="005E7B4C"/>
    <w:rsid w:val="005F08E0"/>
    <w:rsid w:val="005F0F4E"/>
    <w:rsid w:val="005F29DA"/>
    <w:rsid w:val="005F2BA7"/>
    <w:rsid w:val="005F35F0"/>
    <w:rsid w:val="005F46A0"/>
    <w:rsid w:val="005F4D3C"/>
    <w:rsid w:val="005F4FDB"/>
    <w:rsid w:val="005F50C4"/>
    <w:rsid w:val="005F6B66"/>
    <w:rsid w:val="005F708B"/>
    <w:rsid w:val="005F7250"/>
    <w:rsid w:val="005F73BF"/>
    <w:rsid w:val="005F7A41"/>
    <w:rsid w:val="005F7C4A"/>
    <w:rsid w:val="0060038D"/>
    <w:rsid w:val="006006EE"/>
    <w:rsid w:val="00600D02"/>
    <w:rsid w:val="00600E68"/>
    <w:rsid w:val="00600EAB"/>
    <w:rsid w:val="00601793"/>
    <w:rsid w:val="006035DE"/>
    <w:rsid w:val="00603C97"/>
    <w:rsid w:val="00604250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10318"/>
    <w:rsid w:val="0061043E"/>
    <w:rsid w:val="006105E0"/>
    <w:rsid w:val="006108F8"/>
    <w:rsid w:val="00610971"/>
    <w:rsid w:val="00610B12"/>
    <w:rsid w:val="006110B1"/>
    <w:rsid w:val="0061148B"/>
    <w:rsid w:val="00612A6B"/>
    <w:rsid w:val="00612CD3"/>
    <w:rsid w:val="00612DBB"/>
    <w:rsid w:val="00614A04"/>
    <w:rsid w:val="00614CEB"/>
    <w:rsid w:val="00615023"/>
    <w:rsid w:val="006152B9"/>
    <w:rsid w:val="0061560C"/>
    <w:rsid w:val="0061569A"/>
    <w:rsid w:val="00615BAE"/>
    <w:rsid w:val="00615D02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45E9"/>
    <w:rsid w:val="006249AA"/>
    <w:rsid w:val="006250EE"/>
    <w:rsid w:val="006252EA"/>
    <w:rsid w:val="00625AA6"/>
    <w:rsid w:val="00626429"/>
    <w:rsid w:val="006267F9"/>
    <w:rsid w:val="00626AAA"/>
    <w:rsid w:val="0062712A"/>
    <w:rsid w:val="006272BE"/>
    <w:rsid w:val="00630493"/>
    <w:rsid w:val="0063056C"/>
    <w:rsid w:val="00631851"/>
    <w:rsid w:val="00631C36"/>
    <w:rsid w:val="00632F89"/>
    <w:rsid w:val="006332A6"/>
    <w:rsid w:val="0063333B"/>
    <w:rsid w:val="006336A9"/>
    <w:rsid w:val="00633757"/>
    <w:rsid w:val="00633C6A"/>
    <w:rsid w:val="00633E84"/>
    <w:rsid w:val="006344E8"/>
    <w:rsid w:val="00634D8A"/>
    <w:rsid w:val="0063516C"/>
    <w:rsid w:val="006352E8"/>
    <w:rsid w:val="00636289"/>
    <w:rsid w:val="006365CB"/>
    <w:rsid w:val="00636CDC"/>
    <w:rsid w:val="00636FBF"/>
    <w:rsid w:val="0063752A"/>
    <w:rsid w:val="00637773"/>
    <w:rsid w:val="00637B60"/>
    <w:rsid w:val="00640218"/>
    <w:rsid w:val="00640F04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53A"/>
    <w:rsid w:val="006477B4"/>
    <w:rsid w:val="00647A82"/>
    <w:rsid w:val="00650224"/>
    <w:rsid w:val="00650870"/>
    <w:rsid w:val="00650B07"/>
    <w:rsid w:val="00650E25"/>
    <w:rsid w:val="00650F71"/>
    <w:rsid w:val="0065186D"/>
    <w:rsid w:val="00651C90"/>
    <w:rsid w:val="006525EB"/>
    <w:rsid w:val="00653489"/>
    <w:rsid w:val="00653605"/>
    <w:rsid w:val="006537C2"/>
    <w:rsid w:val="00653839"/>
    <w:rsid w:val="00653AEB"/>
    <w:rsid w:val="00653F63"/>
    <w:rsid w:val="00654257"/>
    <w:rsid w:val="006542F8"/>
    <w:rsid w:val="00654F9D"/>
    <w:rsid w:val="00655080"/>
    <w:rsid w:val="0065513C"/>
    <w:rsid w:val="00655439"/>
    <w:rsid w:val="0065558C"/>
    <w:rsid w:val="006562C2"/>
    <w:rsid w:val="00656423"/>
    <w:rsid w:val="00656512"/>
    <w:rsid w:val="00657034"/>
    <w:rsid w:val="0065714F"/>
    <w:rsid w:val="00657D9C"/>
    <w:rsid w:val="00660327"/>
    <w:rsid w:val="006603A0"/>
    <w:rsid w:val="00660488"/>
    <w:rsid w:val="006608D9"/>
    <w:rsid w:val="00660CDD"/>
    <w:rsid w:val="00660E72"/>
    <w:rsid w:val="006611FB"/>
    <w:rsid w:val="00661892"/>
    <w:rsid w:val="0066219A"/>
    <w:rsid w:val="0066230F"/>
    <w:rsid w:val="00662EA7"/>
    <w:rsid w:val="0066326E"/>
    <w:rsid w:val="00663321"/>
    <w:rsid w:val="00663A48"/>
    <w:rsid w:val="0066442F"/>
    <w:rsid w:val="006649CE"/>
    <w:rsid w:val="00665316"/>
    <w:rsid w:val="006655E8"/>
    <w:rsid w:val="006663F4"/>
    <w:rsid w:val="006665B7"/>
    <w:rsid w:val="0066686C"/>
    <w:rsid w:val="00666F05"/>
    <w:rsid w:val="00666F5D"/>
    <w:rsid w:val="0066712B"/>
    <w:rsid w:val="006671FF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C93"/>
    <w:rsid w:val="00674F91"/>
    <w:rsid w:val="00675173"/>
    <w:rsid w:val="006752EA"/>
    <w:rsid w:val="00675881"/>
    <w:rsid w:val="006760CC"/>
    <w:rsid w:val="006769B3"/>
    <w:rsid w:val="0067760C"/>
    <w:rsid w:val="00677976"/>
    <w:rsid w:val="00680112"/>
    <w:rsid w:val="006804AF"/>
    <w:rsid w:val="00680A5F"/>
    <w:rsid w:val="006820A0"/>
    <w:rsid w:val="00682489"/>
    <w:rsid w:val="0068297E"/>
    <w:rsid w:val="00682CCD"/>
    <w:rsid w:val="00682D4A"/>
    <w:rsid w:val="00684250"/>
    <w:rsid w:val="00684797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821"/>
    <w:rsid w:val="00693080"/>
    <w:rsid w:val="006930A0"/>
    <w:rsid w:val="00693E62"/>
    <w:rsid w:val="00693EC4"/>
    <w:rsid w:val="006940B1"/>
    <w:rsid w:val="00694AF2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A038F"/>
    <w:rsid w:val="006A0833"/>
    <w:rsid w:val="006A09FC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6EA"/>
    <w:rsid w:val="006B2A4F"/>
    <w:rsid w:val="006B2A6E"/>
    <w:rsid w:val="006B2D21"/>
    <w:rsid w:val="006B3A77"/>
    <w:rsid w:val="006B3C6D"/>
    <w:rsid w:val="006B3EB3"/>
    <w:rsid w:val="006B4047"/>
    <w:rsid w:val="006B40A0"/>
    <w:rsid w:val="006B4100"/>
    <w:rsid w:val="006B44CD"/>
    <w:rsid w:val="006B4D6F"/>
    <w:rsid w:val="006B59CE"/>
    <w:rsid w:val="006B5C45"/>
    <w:rsid w:val="006B6FA6"/>
    <w:rsid w:val="006B723D"/>
    <w:rsid w:val="006C1299"/>
    <w:rsid w:val="006C186A"/>
    <w:rsid w:val="006C243F"/>
    <w:rsid w:val="006C264D"/>
    <w:rsid w:val="006C2C22"/>
    <w:rsid w:val="006C3257"/>
    <w:rsid w:val="006C3665"/>
    <w:rsid w:val="006C42DB"/>
    <w:rsid w:val="006C48D4"/>
    <w:rsid w:val="006C4E06"/>
    <w:rsid w:val="006C4F06"/>
    <w:rsid w:val="006C4F0E"/>
    <w:rsid w:val="006C52B6"/>
    <w:rsid w:val="006C554E"/>
    <w:rsid w:val="006C59BF"/>
    <w:rsid w:val="006C61B5"/>
    <w:rsid w:val="006C67C7"/>
    <w:rsid w:val="006C68EA"/>
    <w:rsid w:val="006C7046"/>
    <w:rsid w:val="006C7047"/>
    <w:rsid w:val="006C72F0"/>
    <w:rsid w:val="006C75C9"/>
    <w:rsid w:val="006C765A"/>
    <w:rsid w:val="006C765F"/>
    <w:rsid w:val="006D07B2"/>
    <w:rsid w:val="006D0AB5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97C"/>
    <w:rsid w:val="006D6B03"/>
    <w:rsid w:val="006D6F61"/>
    <w:rsid w:val="006D7459"/>
    <w:rsid w:val="006E074B"/>
    <w:rsid w:val="006E0B48"/>
    <w:rsid w:val="006E0C8D"/>
    <w:rsid w:val="006E0E13"/>
    <w:rsid w:val="006E163A"/>
    <w:rsid w:val="006E1E1D"/>
    <w:rsid w:val="006E22E1"/>
    <w:rsid w:val="006E266E"/>
    <w:rsid w:val="006E2849"/>
    <w:rsid w:val="006E286B"/>
    <w:rsid w:val="006E426F"/>
    <w:rsid w:val="006E4380"/>
    <w:rsid w:val="006E4426"/>
    <w:rsid w:val="006E47B8"/>
    <w:rsid w:val="006E4A94"/>
    <w:rsid w:val="006E5773"/>
    <w:rsid w:val="006E57A8"/>
    <w:rsid w:val="006E59AA"/>
    <w:rsid w:val="006E5C99"/>
    <w:rsid w:val="006E60FE"/>
    <w:rsid w:val="006E6388"/>
    <w:rsid w:val="006E63A8"/>
    <w:rsid w:val="006E6A1D"/>
    <w:rsid w:val="006E6D0E"/>
    <w:rsid w:val="006E6D2C"/>
    <w:rsid w:val="006E74BB"/>
    <w:rsid w:val="006F01FA"/>
    <w:rsid w:val="006F07D6"/>
    <w:rsid w:val="006F07DB"/>
    <w:rsid w:val="006F1042"/>
    <w:rsid w:val="006F165F"/>
    <w:rsid w:val="006F1F82"/>
    <w:rsid w:val="006F22B1"/>
    <w:rsid w:val="006F384F"/>
    <w:rsid w:val="006F395D"/>
    <w:rsid w:val="006F463C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1FE9"/>
    <w:rsid w:val="00702265"/>
    <w:rsid w:val="00702480"/>
    <w:rsid w:val="007031ED"/>
    <w:rsid w:val="00703D87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3B3A"/>
    <w:rsid w:val="00714018"/>
    <w:rsid w:val="00714DAE"/>
    <w:rsid w:val="00714EC5"/>
    <w:rsid w:val="00715626"/>
    <w:rsid w:val="00715C62"/>
    <w:rsid w:val="007167A4"/>
    <w:rsid w:val="0071698B"/>
    <w:rsid w:val="00717426"/>
    <w:rsid w:val="00717512"/>
    <w:rsid w:val="00717564"/>
    <w:rsid w:val="00717AB0"/>
    <w:rsid w:val="00717B0C"/>
    <w:rsid w:val="00717E6B"/>
    <w:rsid w:val="007202CA"/>
    <w:rsid w:val="00720588"/>
    <w:rsid w:val="007205AB"/>
    <w:rsid w:val="00720A67"/>
    <w:rsid w:val="00721492"/>
    <w:rsid w:val="00721D63"/>
    <w:rsid w:val="0072200C"/>
    <w:rsid w:val="00722196"/>
    <w:rsid w:val="00722FB5"/>
    <w:rsid w:val="007230E8"/>
    <w:rsid w:val="007232B1"/>
    <w:rsid w:val="007236EA"/>
    <w:rsid w:val="007237A6"/>
    <w:rsid w:val="00724169"/>
    <w:rsid w:val="00724314"/>
    <w:rsid w:val="0072440D"/>
    <w:rsid w:val="00724453"/>
    <w:rsid w:val="00724560"/>
    <w:rsid w:val="007258DE"/>
    <w:rsid w:val="00725A2F"/>
    <w:rsid w:val="00725B35"/>
    <w:rsid w:val="00726A86"/>
    <w:rsid w:val="00727C97"/>
    <w:rsid w:val="00727D18"/>
    <w:rsid w:val="00727DA1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505A"/>
    <w:rsid w:val="007352D5"/>
    <w:rsid w:val="00736067"/>
    <w:rsid w:val="00736380"/>
    <w:rsid w:val="0073652F"/>
    <w:rsid w:val="00736C15"/>
    <w:rsid w:val="00736F10"/>
    <w:rsid w:val="007370B3"/>
    <w:rsid w:val="00737D84"/>
    <w:rsid w:val="00737FFB"/>
    <w:rsid w:val="00740261"/>
    <w:rsid w:val="0074097B"/>
    <w:rsid w:val="00740E15"/>
    <w:rsid w:val="00740EBA"/>
    <w:rsid w:val="007415CF"/>
    <w:rsid w:val="007420A3"/>
    <w:rsid w:val="007427F4"/>
    <w:rsid w:val="00742B87"/>
    <w:rsid w:val="00742CFE"/>
    <w:rsid w:val="00742E63"/>
    <w:rsid w:val="007433CE"/>
    <w:rsid w:val="007436B8"/>
    <w:rsid w:val="00743AC1"/>
    <w:rsid w:val="00743E33"/>
    <w:rsid w:val="00745476"/>
    <w:rsid w:val="00745BE7"/>
    <w:rsid w:val="00745E4C"/>
    <w:rsid w:val="007465F5"/>
    <w:rsid w:val="0074706A"/>
    <w:rsid w:val="00747133"/>
    <w:rsid w:val="0074742B"/>
    <w:rsid w:val="007476D0"/>
    <w:rsid w:val="00747C98"/>
    <w:rsid w:val="00750109"/>
    <w:rsid w:val="00751055"/>
    <w:rsid w:val="00751113"/>
    <w:rsid w:val="007512C5"/>
    <w:rsid w:val="007518A8"/>
    <w:rsid w:val="0075200D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661F"/>
    <w:rsid w:val="00756BA8"/>
    <w:rsid w:val="00757660"/>
    <w:rsid w:val="00757B46"/>
    <w:rsid w:val="00757E47"/>
    <w:rsid w:val="007605D8"/>
    <w:rsid w:val="0076090A"/>
    <w:rsid w:val="00760FF2"/>
    <w:rsid w:val="00761146"/>
    <w:rsid w:val="007619C8"/>
    <w:rsid w:val="00762EF9"/>
    <w:rsid w:val="007632BC"/>
    <w:rsid w:val="00763449"/>
    <w:rsid w:val="00763667"/>
    <w:rsid w:val="007644CD"/>
    <w:rsid w:val="007645D7"/>
    <w:rsid w:val="00765660"/>
    <w:rsid w:val="00765E1D"/>
    <w:rsid w:val="0076635B"/>
    <w:rsid w:val="00766FE6"/>
    <w:rsid w:val="00767736"/>
    <w:rsid w:val="00767AD0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D91"/>
    <w:rsid w:val="00774019"/>
    <w:rsid w:val="00774C2D"/>
    <w:rsid w:val="0077559C"/>
    <w:rsid w:val="0077591E"/>
    <w:rsid w:val="00775CAB"/>
    <w:rsid w:val="00775F9A"/>
    <w:rsid w:val="0077689F"/>
    <w:rsid w:val="00776AD1"/>
    <w:rsid w:val="00776EC3"/>
    <w:rsid w:val="00777CD7"/>
    <w:rsid w:val="00777F98"/>
    <w:rsid w:val="007801CD"/>
    <w:rsid w:val="007804FF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6BFA"/>
    <w:rsid w:val="00787547"/>
    <w:rsid w:val="007877F8"/>
    <w:rsid w:val="00787AB3"/>
    <w:rsid w:val="00787B4C"/>
    <w:rsid w:val="00787CA6"/>
    <w:rsid w:val="007902E2"/>
    <w:rsid w:val="00790AC4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A0A16"/>
    <w:rsid w:val="007A0AE9"/>
    <w:rsid w:val="007A10F9"/>
    <w:rsid w:val="007A1A1D"/>
    <w:rsid w:val="007A1BA2"/>
    <w:rsid w:val="007A26AA"/>
    <w:rsid w:val="007A26C4"/>
    <w:rsid w:val="007A388F"/>
    <w:rsid w:val="007A4067"/>
    <w:rsid w:val="007A5FD6"/>
    <w:rsid w:val="007A5FFB"/>
    <w:rsid w:val="007A6167"/>
    <w:rsid w:val="007A678D"/>
    <w:rsid w:val="007A6BB0"/>
    <w:rsid w:val="007A73E7"/>
    <w:rsid w:val="007A7606"/>
    <w:rsid w:val="007A78A2"/>
    <w:rsid w:val="007A7F3E"/>
    <w:rsid w:val="007B05A1"/>
    <w:rsid w:val="007B05E1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7AC"/>
    <w:rsid w:val="007C5828"/>
    <w:rsid w:val="007C65A2"/>
    <w:rsid w:val="007C750E"/>
    <w:rsid w:val="007C78B6"/>
    <w:rsid w:val="007C78E8"/>
    <w:rsid w:val="007C7A83"/>
    <w:rsid w:val="007C7AB3"/>
    <w:rsid w:val="007C7AE8"/>
    <w:rsid w:val="007C7B95"/>
    <w:rsid w:val="007D0711"/>
    <w:rsid w:val="007D07D9"/>
    <w:rsid w:val="007D16A6"/>
    <w:rsid w:val="007D1903"/>
    <w:rsid w:val="007D1A2B"/>
    <w:rsid w:val="007D1A63"/>
    <w:rsid w:val="007D218A"/>
    <w:rsid w:val="007D2295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0D19"/>
    <w:rsid w:val="007E1200"/>
    <w:rsid w:val="007E2085"/>
    <w:rsid w:val="007E2687"/>
    <w:rsid w:val="007E306F"/>
    <w:rsid w:val="007E377C"/>
    <w:rsid w:val="007E39C9"/>
    <w:rsid w:val="007E3B11"/>
    <w:rsid w:val="007E3D6E"/>
    <w:rsid w:val="007E3F05"/>
    <w:rsid w:val="007E4B04"/>
    <w:rsid w:val="007E5728"/>
    <w:rsid w:val="007E6156"/>
    <w:rsid w:val="007E639C"/>
    <w:rsid w:val="007E6D98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F28"/>
    <w:rsid w:val="007F4FBA"/>
    <w:rsid w:val="007F6241"/>
    <w:rsid w:val="007F6F2F"/>
    <w:rsid w:val="007F7B59"/>
    <w:rsid w:val="00800516"/>
    <w:rsid w:val="008008DC"/>
    <w:rsid w:val="00800C99"/>
    <w:rsid w:val="008013D1"/>
    <w:rsid w:val="00801543"/>
    <w:rsid w:val="008019AC"/>
    <w:rsid w:val="008029B6"/>
    <w:rsid w:val="00802A28"/>
    <w:rsid w:val="00802F70"/>
    <w:rsid w:val="00803C8D"/>
    <w:rsid w:val="00803F4C"/>
    <w:rsid w:val="00803F84"/>
    <w:rsid w:val="008052A5"/>
    <w:rsid w:val="00805D6F"/>
    <w:rsid w:val="0080685C"/>
    <w:rsid w:val="00806B55"/>
    <w:rsid w:val="00806C65"/>
    <w:rsid w:val="0080758A"/>
    <w:rsid w:val="00807869"/>
    <w:rsid w:val="00807F9F"/>
    <w:rsid w:val="00810115"/>
    <w:rsid w:val="00810214"/>
    <w:rsid w:val="00810A5F"/>
    <w:rsid w:val="00811525"/>
    <w:rsid w:val="00811C37"/>
    <w:rsid w:val="0081210E"/>
    <w:rsid w:val="00812C0E"/>
    <w:rsid w:val="00812E4F"/>
    <w:rsid w:val="008134F7"/>
    <w:rsid w:val="00813F79"/>
    <w:rsid w:val="00814304"/>
    <w:rsid w:val="00814699"/>
    <w:rsid w:val="0081541C"/>
    <w:rsid w:val="00816128"/>
    <w:rsid w:val="00817B65"/>
    <w:rsid w:val="00817D60"/>
    <w:rsid w:val="0082093B"/>
    <w:rsid w:val="00821349"/>
    <w:rsid w:val="0082157C"/>
    <w:rsid w:val="00821ACF"/>
    <w:rsid w:val="008228D4"/>
    <w:rsid w:val="0082293D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2847"/>
    <w:rsid w:val="008332A2"/>
    <w:rsid w:val="008332B8"/>
    <w:rsid w:val="008336E4"/>
    <w:rsid w:val="00834292"/>
    <w:rsid w:val="0083436A"/>
    <w:rsid w:val="008366DA"/>
    <w:rsid w:val="00836BD6"/>
    <w:rsid w:val="00836C81"/>
    <w:rsid w:val="00836F7F"/>
    <w:rsid w:val="00837395"/>
    <w:rsid w:val="00837557"/>
    <w:rsid w:val="00837AAB"/>
    <w:rsid w:val="00837FA2"/>
    <w:rsid w:val="00840273"/>
    <w:rsid w:val="00840E0D"/>
    <w:rsid w:val="00840F68"/>
    <w:rsid w:val="00841783"/>
    <w:rsid w:val="00842366"/>
    <w:rsid w:val="008424F4"/>
    <w:rsid w:val="0084264C"/>
    <w:rsid w:val="00842926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7013"/>
    <w:rsid w:val="00847585"/>
    <w:rsid w:val="008475B5"/>
    <w:rsid w:val="008478E7"/>
    <w:rsid w:val="00847941"/>
    <w:rsid w:val="0085031B"/>
    <w:rsid w:val="00850AB4"/>
    <w:rsid w:val="00850B72"/>
    <w:rsid w:val="00851F78"/>
    <w:rsid w:val="00851FB4"/>
    <w:rsid w:val="008522F3"/>
    <w:rsid w:val="00853EC1"/>
    <w:rsid w:val="00854356"/>
    <w:rsid w:val="0085497B"/>
    <w:rsid w:val="00854FCE"/>
    <w:rsid w:val="00855148"/>
    <w:rsid w:val="0085571E"/>
    <w:rsid w:val="0085644D"/>
    <w:rsid w:val="008567A5"/>
    <w:rsid w:val="00856A5E"/>
    <w:rsid w:val="00856E02"/>
    <w:rsid w:val="00856E94"/>
    <w:rsid w:val="0085714E"/>
    <w:rsid w:val="00857648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5E0"/>
    <w:rsid w:val="00865917"/>
    <w:rsid w:val="008659F2"/>
    <w:rsid w:val="0086618A"/>
    <w:rsid w:val="00866526"/>
    <w:rsid w:val="0086675D"/>
    <w:rsid w:val="00866C66"/>
    <w:rsid w:val="0086726E"/>
    <w:rsid w:val="00867922"/>
    <w:rsid w:val="00867B1C"/>
    <w:rsid w:val="008701F3"/>
    <w:rsid w:val="008704F2"/>
    <w:rsid w:val="00871529"/>
    <w:rsid w:val="0087169C"/>
    <w:rsid w:val="00871C93"/>
    <w:rsid w:val="00871DF3"/>
    <w:rsid w:val="00872395"/>
    <w:rsid w:val="008723D4"/>
    <w:rsid w:val="00872593"/>
    <w:rsid w:val="008727F4"/>
    <w:rsid w:val="00872EC4"/>
    <w:rsid w:val="0087353D"/>
    <w:rsid w:val="00873687"/>
    <w:rsid w:val="008739FB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A8F"/>
    <w:rsid w:val="00882B3B"/>
    <w:rsid w:val="00883222"/>
    <w:rsid w:val="00883823"/>
    <w:rsid w:val="00883A6E"/>
    <w:rsid w:val="00884647"/>
    <w:rsid w:val="008847A0"/>
    <w:rsid w:val="00884BEA"/>
    <w:rsid w:val="00884C5A"/>
    <w:rsid w:val="008853FF"/>
    <w:rsid w:val="0088578C"/>
    <w:rsid w:val="0088590F"/>
    <w:rsid w:val="0088628D"/>
    <w:rsid w:val="00887946"/>
    <w:rsid w:val="0089017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BF7"/>
    <w:rsid w:val="00894EA3"/>
    <w:rsid w:val="00894FBC"/>
    <w:rsid w:val="00895FBD"/>
    <w:rsid w:val="0089632B"/>
    <w:rsid w:val="008971E9"/>
    <w:rsid w:val="00897C3F"/>
    <w:rsid w:val="008A07C7"/>
    <w:rsid w:val="008A0A51"/>
    <w:rsid w:val="008A0BF2"/>
    <w:rsid w:val="008A0C05"/>
    <w:rsid w:val="008A27DD"/>
    <w:rsid w:val="008A28A5"/>
    <w:rsid w:val="008A2C67"/>
    <w:rsid w:val="008A3001"/>
    <w:rsid w:val="008A3E87"/>
    <w:rsid w:val="008A45DE"/>
    <w:rsid w:val="008A47C1"/>
    <w:rsid w:val="008A60B3"/>
    <w:rsid w:val="008A71F0"/>
    <w:rsid w:val="008A7D63"/>
    <w:rsid w:val="008B0114"/>
    <w:rsid w:val="008B0F8A"/>
    <w:rsid w:val="008B1296"/>
    <w:rsid w:val="008B1CBD"/>
    <w:rsid w:val="008B1D69"/>
    <w:rsid w:val="008B373A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D9"/>
    <w:rsid w:val="008C06C8"/>
    <w:rsid w:val="008C0725"/>
    <w:rsid w:val="008C0BE9"/>
    <w:rsid w:val="008C146A"/>
    <w:rsid w:val="008C1718"/>
    <w:rsid w:val="008C17F7"/>
    <w:rsid w:val="008C1AEE"/>
    <w:rsid w:val="008C1FF3"/>
    <w:rsid w:val="008C2970"/>
    <w:rsid w:val="008C29A4"/>
    <w:rsid w:val="008C2E83"/>
    <w:rsid w:val="008C303D"/>
    <w:rsid w:val="008C3F40"/>
    <w:rsid w:val="008C3F45"/>
    <w:rsid w:val="008C412E"/>
    <w:rsid w:val="008C4A1D"/>
    <w:rsid w:val="008C6063"/>
    <w:rsid w:val="008C6221"/>
    <w:rsid w:val="008C6B00"/>
    <w:rsid w:val="008C6BB5"/>
    <w:rsid w:val="008C6F36"/>
    <w:rsid w:val="008C7ACF"/>
    <w:rsid w:val="008D00BB"/>
    <w:rsid w:val="008D02A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85F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7233"/>
    <w:rsid w:val="008D7E37"/>
    <w:rsid w:val="008E04E3"/>
    <w:rsid w:val="008E0788"/>
    <w:rsid w:val="008E0B30"/>
    <w:rsid w:val="008E1018"/>
    <w:rsid w:val="008E1238"/>
    <w:rsid w:val="008E1AEA"/>
    <w:rsid w:val="008E2437"/>
    <w:rsid w:val="008E258F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561B"/>
    <w:rsid w:val="008E5CE0"/>
    <w:rsid w:val="008E635D"/>
    <w:rsid w:val="008E64BB"/>
    <w:rsid w:val="008E659D"/>
    <w:rsid w:val="008E65F1"/>
    <w:rsid w:val="008E6CD3"/>
    <w:rsid w:val="008F0381"/>
    <w:rsid w:val="008F058F"/>
    <w:rsid w:val="008F109A"/>
    <w:rsid w:val="008F1AE7"/>
    <w:rsid w:val="008F1BEC"/>
    <w:rsid w:val="008F2199"/>
    <w:rsid w:val="008F276B"/>
    <w:rsid w:val="008F27F0"/>
    <w:rsid w:val="008F37C7"/>
    <w:rsid w:val="008F4053"/>
    <w:rsid w:val="008F42C1"/>
    <w:rsid w:val="008F457D"/>
    <w:rsid w:val="008F493D"/>
    <w:rsid w:val="008F4B58"/>
    <w:rsid w:val="008F4F9F"/>
    <w:rsid w:val="008F536B"/>
    <w:rsid w:val="008F5A73"/>
    <w:rsid w:val="008F5A91"/>
    <w:rsid w:val="008F6087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32D5"/>
    <w:rsid w:val="009037E0"/>
    <w:rsid w:val="0090382A"/>
    <w:rsid w:val="0090441F"/>
    <w:rsid w:val="00904EAF"/>
    <w:rsid w:val="0090640B"/>
    <w:rsid w:val="0090790F"/>
    <w:rsid w:val="009107AD"/>
    <w:rsid w:val="009108EA"/>
    <w:rsid w:val="00910F45"/>
    <w:rsid w:val="00911D98"/>
    <w:rsid w:val="00912A37"/>
    <w:rsid w:val="00912E95"/>
    <w:rsid w:val="00913046"/>
    <w:rsid w:val="00913C8C"/>
    <w:rsid w:val="00913E22"/>
    <w:rsid w:val="00913E67"/>
    <w:rsid w:val="00914390"/>
    <w:rsid w:val="00914EBB"/>
    <w:rsid w:val="009152DC"/>
    <w:rsid w:val="009154D6"/>
    <w:rsid w:val="00915668"/>
    <w:rsid w:val="00915890"/>
    <w:rsid w:val="0091589D"/>
    <w:rsid w:val="00915A12"/>
    <w:rsid w:val="00915CAB"/>
    <w:rsid w:val="00916348"/>
    <w:rsid w:val="0091638C"/>
    <w:rsid w:val="009166A4"/>
    <w:rsid w:val="00916C8E"/>
    <w:rsid w:val="00916DEF"/>
    <w:rsid w:val="00917252"/>
    <w:rsid w:val="00917B74"/>
    <w:rsid w:val="00917EE2"/>
    <w:rsid w:val="0092001F"/>
    <w:rsid w:val="00920134"/>
    <w:rsid w:val="009204FE"/>
    <w:rsid w:val="009205B2"/>
    <w:rsid w:val="00920698"/>
    <w:rsid w:val="00920759"/>
    <w:rsid w:val="0092106B"/>
    <w:rsid w:val="00922111"/>
    <w:rsid w:val="009224DD"/>
    <w:rsid w:val="009226BC"/>
    <w:rsid w:val="00923A3D"/>
    <w:rsid w:val="0092440F"/>
    <w:rsid w:val="00924B4D"/>
    <w:rsid w:val="0092513D"/>
    <w:rsid w:val="0092549D"/>
    <w:rsid w:val="009254FC"/>
    <w:rsid w:val="00925AE2"/>
    <w:rsid w:val="00927B77"/>
    <w:rsid w:val="00927ECC"/>
    <w:rsid w:val="00927F41"/>
    <w:rsid w:val="00930018"/>
    <w:rsid w:val="00931896"/>
    <w:rsid w:val="00931B56"/>
    <w:rsid w:val="00931E33"/>
    <w:rsid w:val="00932208"/>
    <w:rsid w:val="00932484"/>
    <w:rsid w:val="009327F7"/>
    <w:rsid w:val="00932AA1"/>
    <w:rsid w:val="0093348B"/>
    <w:rsid w:val="00933CC0"/>
    <w:rsid w:val="00934045"/>
    <w:rsid w:val="00934195"/>
    <w:rsid w:val="00934BCD"/>
    <w:rsid w:val="009350F3"/>
    <w:rsid w:val="00935717"/>
    <w:rsid w:val="00935877"/>
    <w:rsid w:val="009359DB"/>
    <w:rsid w:val="00935CF2"/>
    <w:rsid w:val="009363A4"/>
    <w:rsid w:val="00936472"/>
    <w:rsid w:val="009370B7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2BAD"/>
    <w:rsid w:val="009434D3"/>
    <w:rsid w:val="00944C8A"/>
    <w:rsid w:val="00944E41"/>
    <w:rsid w:val="00944FCD"/>
    <w:rsid w:val="00944FE1"/>
    <w:rsid w:val="00945073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36C5"/>
    <w:rsid w:val="0095417E"/>
    <w:rsid w:val="009545AF"/>
    <w:rsid w:val="00955A8B"/>
    <w:rsid w:val="00955D6D"/>
    <w:rsid w:val="00955FC3"/>
    <w:rsid w:val="009560BC"/>
    <w:rsid w:val="00956475"/>
    <w:rsid w:val="0095662F"/>
    <w:rsid w:val="009566E0"/>
    <w:rsid w:val="009569F1"/>
    <w:rsid w:val="00956F68"/>
    <w:rsid w:val="009572FC"/>
    <w:rsid w:val="00957326"/>
    <w:rsid w:val="0095766D"/>
    <w:rsid w:val="00957A25"/>
    <w:rsid w:val="00960578"/>
    <w:rsid w:val="0096072F"/>
    <w:rsid w:val="00960F23"/>
    <w:rsid w:val="0096193A"/>
    <w:rsid w:val="00961BA2"/>
    <w:rsid w:val="00962679"/>
    <w:rsid w:val="00962742"/>
    <w:rsid w:val="00962B17"/>
    <w:rsid w:val="00962DCD"/>
    <w:rsid w:val="009632CA"/>
    <w:rsid w:val="009636BA"/>
    <w:rsid w:val="0096415A"/>
    <w:rsid w:val="00964678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70061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3CB7"/>
    <w:rsid w:val="00974121"/>
    <w:rsid w:val="0097419F"/>
    <w:rsid w:val="0097441B"/>
    <w:rsid w:val="00974C34"/>
    <w:rsid w:val="00975E1E"/>
    <w:rsid w:val="00975F12"/>
    <w:rsid w:val="0097609E"/>
    <w:rsid w:val="00976575"/>
    <w:rsid w:val="009766D9"/>
    <w:rsid w:val="009768A9"/>
    <w:rsid w:val="00976F81"/>
    <w:rsid w:val="00977020"/>
    <w:rsid w:val="00982307"/>
    <w:rsid w:val="009825A1"/>
    <w:rsid w:val="0098274F"/>
    <w:rsid w:val="00982BD4"/>
    <w:rsid w:val="00983399"/>
    <w:rsid w:val="00983E9A"/>
    <w:rsid w:val="00983FFF"/>
    <w:rsid w:val="0098453B"/>
    <w:rsid w:val="00984B6B"/>
    <w:rsid w:val="009851FD"/>
    <w:rsid w:val="00985955"/>
    <w:rsid w:val="009863AF"/>
    <w:rsid w:val="00987CD7"/>
    <w:rsid w:val="00990A6E"/>
    <w:rsid w:val="00991093"/>
    <w:rsid w:val="00991457"/>
    <w:rsid w:val="0099187A"/>
    <w:rsid w:val="00991CF9"/>
    <w:rsid w:val="009923FF"/>
    <w:rsid w:val="0099272C"/>
    <w:rsid w:val="009939B7"/>
    <w:rsid w:val="00993E3F"/>
    <w:rsid w:val="00993FDD"/>
    <w:rsid w:val="009941DE"/>
    <w:rsid w:val="0099420A"/>
    <w:rsid w:val="00994AC5"/>
    <w:rsid w:val="00994B8C"/>
    <w:rsid w:val="00995F66"/>
    <w:rsid w:val="00996488"/>
    <w:rsid w:val="00996857"/>
    <w:rsid w:val="00997442"/>
    <w:rsid w:val="0099774B"/>
    <w:rsid w:val="00997E25"/>
    <w:rsid w:val="009A0C3F"/>
    <w:rsid w:val="009A0D0C"/>
    <w:rsid w:val="009A1B18"/>
    <w:rsid w:val="009A1F0F"/>
    <w:rsid w:val="009A1F1F"/>
    <w:rsid w:val="009A20C4"/>
    <w:rsid w:val="009A24FB"/>
    <w:rsid w:val="009A28B0"/>
    <w:rsid w:val="009A29B3"/>
    <w:rsid w:val="009A30C8"/>
    <w:rsid w:val="009A3230"/>
    <w:rsid w:val="009A338D"/>
    <w:rsid w:val="009A3753"/>
    <w:rsid w:val="009A37CA"/>
    <w:rsid w:val="009A407E"/>
    <w:rsid w:val="009A40A4"/>
    <w:rsid w:val="009A40B5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0A1"/>
    <w:rsid w:val="009A6F4A"/>
    <w:rsid w:val="009A7361"/>
    <w:rsid w:val="009A7921"/>
    <w:rsid w:val="009B01EF"/>
    <w:rsid w:val="009B0236"/>
    <w:rsid w:val="009B026D"/>
    <w:rsid w:val="009B02AF"/>
    <w:rsid w:val="009B0E96"/>
    <w:rsid w:val="009B0FA6"/>
    <w:rsid w:val="009B1523"/>
    <w:rsid w:val="009B1BCC"/>
    <w:rsid w:val="009B1CBD"/>
    <w:rsid w:val="009B1D44"/>
    <w:rsid w:val="009B1F53"/>
    <w:rsid w:val="009B238F"/>
    <w:rsid w:val="009B25ED"/>
    <w:rsid w:val="009B2D93"/>
    <w:rsid w:val="009B2DB0"/>
    <w:rsid w:val="009B33CA"/>
    <w:rsid w:val="009B34A3"/>
    <w:rsid w:val="009B3533"/>
    <w:rsid w:val="009B3C0B"/>
    <w:rsid w:val="009B3F87"/>
    <w:rsid w:val="009B5AC7"/>
    <w:rsid w:val="009B5B4B"/>
    <w:rsid w:val="009B6427"/>
    <w:rsid w:val="009B64E1"/>
    <w:rsid w:val="009B70F8"/>
    <w:rsid w:val="009B754C"/>
    <w:rsid w:val="009B75D9"/>
    <w:rsid w:val="009B7BB0"/>
    <w:rsid w:val="009C0182"/>
    <w:rsid w:val="009C07D0"/>
    <w:rsid w:val="009C16B3"/>
    <w:rsid w:val="009C18A3"/>
    <w:rsid w:val="009C1C3D"/>
    <w:rsid w:val="009C28CE"/>
    <w:rsid w:val="009C29EB"/>
    <w:rsid w:val="009C2BDF"/>
    <w:rsid w:val="009C3009"/>
    <w:rsid w:val="009C311A"/>
    <w:rsid w:val="009C32A1"/>
    <w:rsid w:val="009C3377"/>
    <w:rsid w:val="009C352E"/>
    <w:rsid w:val="009C3F83"/>
    <w:rsid w:val="009C4060"/>
    <w:rsid w:val="009C4273"/>
    <w:rsid w:val="009C4515"/>
    <w:rsid w:val="009C4B3E"/>
    <w:rsid w:val="009C52B3"/>
    <w:rsid w:val="009C54DB"/>
    <w:rsid w:val="009C5ABE"/>
    <w:rsid w:val="009C5BF6"/>
    <w:rsid w:val="009C6590"/>
    <w:rsid w:val="009C6BCB"/>
    <w:rsid w:val="009C7112"/>
    <w:rsid w:val="009C74DC"/>
    <w:rsid w:val="009C7762"/>
    <w:rsid w:val="009C7890"/>
    <w:rsid w:val="009C78A1"/>
    <w:rsid w:val="009D0027"/>
    <w:rsid w:val="009D0369"/>
    <w:rsid w:val="009D06E2"/>
    <w:rsid w:val="009D12A6"/>
    <w:rsid w:val="009D159C"/>
    <w:rsid w:val="009D2008"/>
    <w:rsid w:val="009D305B"/>
    <w:rsid w:val="009D3369"/>
    <w:rsid w:val="009D337C"/>
    <w:rsid w:val="009D4444"/>
    <w:rsid w:val="009D4C16"/>
    <w:rsid w:val="009D4CD6"/>
    <w:rsid w:val="009D587E"/>
    <w:rsid w:val="009D5A5C"/>
    <w:rsid w:val="009D5D1C"/>
    <w:rsid w:val="009D6000"/>
    <w:rsid w:val="009D6164"/>
    <w:rsid w:val="009D660D"/>
    <w:rsid w:val="009D690F"/>
    <w:rsid w:val="009D6AB7"/>
    <w:rsid w:val="009D7083"/>
    <w:rsid w:val="009D77D9"/>
    <w:rsid w:val="009E0886"/>
    <w:rsid w:val="009E08B3"/>
    <w:rsid w:val="009E199A"/>
    <w:rsid w:val="009E1F54"/>
    <w:rsid w:val="009E2058"/>
    <w:rsid w:val="009E25B2"/>
    <w:rsid w:val="009E2C30"/>
    <w:rsid w:val="009E33AB"/>
    <w:rsid w:val="009E3408"/>
    <w:rsid w:val="009E34F5"/>
    <w:rsid w:val="009E3BBA"/>
    <w:rsid w:val="009E3CA8"/>
    <w:rsid w:val="009E43E9"/>
    <w:rsid w:val="009E46BB"/>
    <w:rsid w:val="009E47C0"/>
    <w:rsid w:val="009E4BE7"/>
    <w:rsid w:val="009E4C07"/>
    <w:rsid w:val="009E5042"/>
    <w:rsid w:val="009E5093"/>
    <w:rsid w:val="009E56BE"/>
    <w:rsid w:val="009E5AB8"/>
    <w:rsid w:val="009E6027"/>
    <w:rsid w:val="009E69CB"/>
    <w:rsid w:val="009E6C0F"/>
    <w:rsid w:val="009E73BB"/>
    <w:rsid w:val="009E7C68"/>
    <w:rsid w:val="009F003E"/>
    <w:rsid w:val="009F0137"/>
    <w:rsid w:val="009F05D4"/>
    <w:rsid w:val="009F082E"/>
    <w:rsid w:val="009F0A1A"/>
    <w:rsid w:val="009F1087"/>
    <w:rsid w:val="009F19EF"/>
    <w:rsid w:val="009F21F5"/>
    <w:rsid w:val="009F2E2E"/>
    <w:rsid w:val="009F382A"/>
    <w:rsid w:val="009F3FE6"/>
    <w:rsid w:val="009F443A"/>
    <w:rsid w:val="009F4A39"/>
    <w:rsid w:val="009F4FB8"/>
    <w:rsid w:val="009F5663"/>
    <w:rsid w:val="009F57F9"/>
    <w:rsid w:val="009F5A5E"/>
    <w:rsid w:val="009F61AC"/>
    <w:rsid w:val="009F7D13"/>
    <w:rsid w:val="00A004F1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9FF"/>
    <w:rsid w:val="00A03200"/>
    <w:rsid w:val="00A03889"/>
    <w:rsid w:val="00A03C03"/>
    <w:rsid w:val="00A047FA"/>
    <w:rsid w:val="00A05050"/>
    <w:rsid w:val="00A0511E"/>
    <w:rsid w:val="00A06890"/>
    <w:rsid w:val="00A069BD"/>
    <w:rsid w:val="00A06C86"/>
    <w:rsid w:val="00A06CF9"/>
    <w:rsid w:val="00A07699"/>
    <w:rsid w:val="00A07D76"/>
    <w:rsid w:val="00A10D41"/>
    <w:rsid w:val="00A10F21"/>
    <w:rsid w:val="00A10F44"/>
    <w:rsid w:val="00A129A9"/>
    <w:rsid w:val="00A131A0"/>
    <w:rsid w:val="00A13988"/>
    <w:rsid w:val="00A13B43"/>
    <w:rsid w:val="00A13F34"/>
    <w:rsid w:val="00A144A9"/>
    <w:rsid w:val="00A15590"/>
    <w:rsid w:val="00A156D9"/>
    <w:rsid w:val="00A16378"/>
    <w:rsid w:val="00A169B9"/>
    <w:rsid w:val="00A17531"/>
    <w:rsid w:val="00A17E78"/>
    <w:rsid w:val="00A2065E"/>
    <w:rsid w:val="00A21224"/>
    <w:rsid w:val="00A213B2"/>
    <w:rsid w:val="00A213B5"/>
    <w:rsid w:val="00A2173C"/>
    <w:rsid w:val="00A21C31"/>
    <w:rsid w:val="00A2249E"/>
    <w:rsid w:val="00A22692"/>
    <w:rsid w:val="00A23053"/>
    <w:rsid w:val="00A232E1"/>
    <w:rsid w:val="00A23B7D"/>
    <w:rsid w:val="00A24212"/>
    <w:rsid w:val="00A24A31"/>
    <w:rsid w:val="00A24D08"/>
    <w:rsid w:val="00A255B9"/>
    <w:rsid w:val="00A258F7"/>
    <w:rsid w:val="00A25D53"/>
    <w:rsid w:val="00A26F56"/>
    <w:rsid w:val="00A27C4A"/>
    <w:rsid w:val="00A27D90"/>
    <w:rsid w:val="00A27F44"/>
    <w:rsid w:val="00A31186"/>
    <w:rsid w:val="00A31DFF"/>
    <w:rsid w:val="00A32212"/>
    <w:rsid w:val="00A32221"/>
    <w:rsid w:val="00A3250E"/>
    <w:rsid w:val="00A3313E"/>
    <w:rsid w:val="00A33ABC"/>
    <w:rsid w:val="00A33C64"/>
    <w:rsid w:val="00A34436"/>
    <w:rsid w:val="00A35A5F"/>
    <w:rsid w:val="00A35C68"/>
    <w:rsid w:val="00A35D69"/>
    <w:rsid w:val="00A35E5F"/>
    <w:rsid w:val="00A35F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26A3"/>
    <w:rsid w:val="00A437C8"/>
    <w:rsid w:val="00A43A1C"/>
    <w:rsid w:val="00A442C1"/>
    <w:rsid w:val="00A44301"/>
    <w:rsid w:val="00A443D6"/>
    <w:rsid w:val="00A445C7"/>
    <w:rsid w:val="00A466D0"/>
    <w:rsid w:val="00A4686D"/>
    <w:rsid w:val="00A4696C"/>
    <w:rsid w:val="00A47683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60C3"/>
    <w:rsid w:val="00A57029"/>
    <w:rsid w:val="00A57147"/>
    <w:rsid w:val="00A605EE"/>
    <w:rsid w:val="00A60AA5"/>
    <w:rsid w:val="00A617BC"/>
    <w:rsid w:val="00A622BB"/>
    <w:rsid w:val="00A62CAA"/>
    <w:rsid w:val="00A62DFF"/>
    <w:rsid w:val="00A63AC7"/>
    <w:rsid w:val="00A6454A"/>
    <w:rsid w:val="00A64946"/>
    <w:rsid w:val="00A64B53"/>
    <w:rsid w:val="00A64D67"/>
    <w:rsid w:val="00A65A43"/>
    <w:rsid w:val="00A66CA0"/>
    <w:rsid w:val="00A6728E"/>
    <w:rsid w:val="00A673BF"/>
    <w:rsid w:val="00A7008E"/>
    <w:rsid w:val="00A71DD2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A4"/>
    <w:rsid w:val="00A770F1"/>
    <w:rsid w:val="00A77211"/>
    <w:rsid w:val="00A77B61"/>
    <w:rsid w:val="00A80173"/>
    <w:rsid w:val="00A80213"/>
    <w:rsid w:val="00A803C5"/>
    <w:rsid w:val="00A8050C"/>
    <w:rsid w:val="00A812E3"/>
    <w:rsid w:val="00A8158E"/>
    <w:rsid w:val="00A817E0"/>
    <w:rsid w:val="00A818FB"/>
    <w:rsid w:val="00A81AE7"/>
    <w:rsid w:val="00A828AD"/>
    <w:rsid w:val="00A82B52"/>
    <w:rsid w:val="00A82BE0"/>
    <w:rsid w:val="00A82CEA"/>
    <w:rsid w:val="00A832F1"/>
    <w:rsid w:val="00A8368B"/>
    <w:rsid w:val="00A8383C"/>
    <w:rsid w:val="00A83961"/>
    <w:rsid w:val="00A841E2"/>
    <w:rsid w:val="00A8428F"/>
    <w:rsid w:val="00A84A67"/>
    <w:rsid w:val="00A851CD"/>
    <w:rsid w:val="00A859B6"/>
    <w:rsid w:val="00A86851"/>
    <w:rsid w:val="00A86A3B"/>
    <w:rsid w:val="00A86DFC"/>
    <w:rsid w:val="00A86ECF"/>
    <w:rsid w:val="00A87774"/>
    <w:rsid w:val="00A87BB8"/>
    <w:rsid w:val="00A902E6"/>
    <w:rsid w:val="00A90D64"/>
    <w:rsid w:val="00A91BC6"/>
    <w:rsid w:val="00A9221D"/>
    <w:rsid w:val="00A9249F"/>
    <w:rsid w:val="00A927E7"/>
    <w:rsid w:val="00A93077"/>
    <w:rsid w:val="00A94508"/>
    <w:rsid w:val="00A948D1"/>
    <w:rsid w:val="00A94DD8"/>
    <w:rsid w:val="00A94EB9"/>
    <w:rsid w:val="00A950F5"/>
    <w:rsid w:val="00A95149"/>
    <w:rsid w:val="00A951C9"/>
    <w:rsid w:val="00A95EA7"/>
    <w:rsid w:val="00A966CF"/>
    <w:rsid w:val="00A96B43"/>
    <w:rsid w:val="00A9706E"/>
    <w:rsid w:val="00AA02C1"/>
    <w:rsid w:val="00AA0A3D"/>
    <w:rsid w:val="00AA1A53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A31"/>
    <w:rsid w:val="00AB1D6E"/>
    <w:rsid w:val="00AB288E"/>
    <w:rsid w:val="00AB3336"/>
    <w:rsid w:val="00AB3B79"/>
    <w:rsid w:val="00AB4255"/>
    <w:rsid w:val="00AB45BC"/>
    <w:rsid w:val="00AB47B3"/>
    <w:rsid w:val="00AB50C1"/>
    <w:rsid w:val="00AB5969"/>
    <w:rsid w:val="00AB6124"/>
    <w:rsid w:val="00AB6322"/>
    <w:rsid w:val="00AB66FA"/>
    <w:rsid w:val="00AB6768"/>
    <w:rsid w:val="00AB6D69"/>
    <w:rsid w:val="00AB70AD"/>
    <w:rsid w:val="00AB75C2"/>
    <w:rsid w:val="00AB7AE3"/>
    <w:rsid w:val="00AB7D4C"/>
    <w:rsid w:val="00AB7D6C"/>
    <w:rsid w:val="00AC1577"/>
    <w:rsid w:val="00AC1ACF"/>
    <w:rsid w:val="00AC2335"/>
    <w:rsid w:val="00AC245D"/>
    <w:rsid w:val="00AC32DD"/>
    <w:rsid w:val="00AC3968"/>
    <w:rsid w:val="00AC3D4C"/>
    <w:rsid w:val="00AC41C3"/>
    <w:rsid w:val="00AC4963"/>
    <w:rsid w:val="00AC4B4E"/>
    <w:rsid w:val="00AC53BB"/>
    <w:rsid w:val="00AC595C"/>
    <w:rsid w:val="00AC5999"/>
    <w:rsid w:val="00AC5C26"/>
    <w:rsid w:val="00AC7167"/>
    <w:rsid w:val="00AC7240"/>
    <w:rsid w:val="00AC73E2"/>
    <w:rsid w:val="00AC77C1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2BCB"/>
    <w:rsid w:val="00AD3249"/>
    <w:rsid w:val="00AD468E"/>
    <w:rsid w:val="00AD4AB7"/>
    <w:rsid w:val="00AD4B6E"/>
    <w:rsid w:val="00AD4DE1"/>
    <w:rsid w:val="00AD4FDC"/>
    <w:rsid w:val="00AD5AD2"/>
    <w:rsid w:val="00AD61D2"/>
    <w:rsid w:val="00AD634D"/>
    <w:rsid w:val="00AD6899"/>
    <w:rsid w:val="00AD69A4"/>
    <w:rsid w:val="00AE010C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9AC"/>
    <w:rsid w:val="00AE4BF0"/>
    <w:rsid w:val="00AE4C79"/>
    <w:rsid w:val="00AE5035"/>
    <w:rsid w:val="00AE5397"/>
    <w:rsid w:val="00AE567B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057"/>
    <w:rsid w:val="00AF190A"/>
    <w:rsid w:val="00AF3CE0"/>
    <w:rsid w:val="00AF3D11"/>
    <w:rsid w:val="00AF43A3"/>
    <w:rsid w:val="00AF482D"/>
    <w:rsid w:val="00AF4C64"/>
    <w:rsid w:val="00AF5B6D"/>
    <w:rsid w:val="00AF5C8F"/>
    <w:rsid w:val="00AF5F34"/>
    <w:rsid w:val="00AF6D4A"/>
    <w:rsid w:val="00AF6FD0"/>
    <w:rsid w:val="00AF72B5"/>
    <w:rsid w:val="00B00399"/>
    <w:rsid w:val="00B009F3"/>
    <w:rsid w:val="00B01F12"/>
    <w:rsid w:val="00B01F83"/>
    <w:rsid w:val="00B023AB"/>
    <w:rsid w:val="00B027F8"/>
    <w:rsid w:val="00B02FF5"/>
    <w:rsid w:val="00B03289"/>
    <w:rsid w:val="00B054AB"/>
    <w:rsid w:val="00B0574A"/>
    <w:rsid w:val="00B05F88"/>
    <w:rsid w:val="00B07A5F"/>
    <w:rsid w:val="00B07BDC"/>
    <w:rsid w:val="00B10022"/>
    <w:rsid w:val="00B10975"/>
    <w:rsid w:val="00B1105F"/>
    <w:rsid w:val="00B11187"/>
    <w:rsid w:val="00B11205"/>
    <w:rsid w:val="00B12447"/>
    <w:rsid w:val="00B12D96"/>
    <w:rsid w:val="00B1335F"/>
    <w:rsid w:val="00B1366F"/>
    <w:rsid w:val="00B13843"/>
    <w:rsid w:val="00B14833"/>
    <w:rsid w:val="00B148E0"/>
    <w:rsid w:val="00B14B4A"/>
    <w:rsid w:val="00B14EDF"/>
    <w:rsid w:val="00B159BE"/>
    <w:rsid w:val="00B15AA9"/>
    <w:rsid w:val="00B15B3A"/>
    <w:rsid w:val="00B15CEE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CC1"/>
    <w:rsid w:val="00B22CEB"/>
    <w:rsid w:val="00B2387B"/>
    <w:rsid w:val="00B23C79"/>
    <w:rsid w:val="00B24241"/>
    <w:rsid w:val="00B2449E"/>
    <w:rsid w:val="00B2476E"/>
    <w:rsid w:val="00B24A92"/>
    <w:rsid w:val="00B24C80"/>
    <w:rsid w:val="00B2531D"/>
    <w:rsid w:val="00B258DE"/>
    <w:rsid w:val="00B25CB7"/>
    <w:rsid w:val="00B2682E"/>
    <w:rsid w:val="00B268F8"/>
    <w:rsid w:val="00B26A08"/>
    <w:rsid w:val="00B27D71"/>
    <w:rsid w:val="00B303A2"/>
    <w:rsid w:val="00B30A9D"/>
    <w:rsid w:val="00B30AF2"/>
    <w:rsid w:val="00B31039"/>
    <w:rsid w:val="00B3104B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265"/>
    <w:rsid w:val="00B34876"/>
    <w:rsid w:val="00B34915"/>
    <w:rsid w:val="00B34A1E"/>
    <w:rsid w:val="00B34A4B"/>
    <w:rsid w:val="00B3522C"/>
    <w:rsid w:val="00B36044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4DB"/>
    <w:rsid w:val="00B45C6A"/>
    <w:rsid w:val="00B46C15"/>
    <w:rsid w:val="00B470A1"/>
    <w:rsid w:val="00B47305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08E"/>
    <w:rsid w:val="00B531B3"/>
    <w:rsid w:val="00B53200"/>
    <w:rsid w:val="00B54363"/>
    <w:rsid w:val="00B55222"/>
    <w:rsid w:val="00B5546D"/>
    <w:rsid w:val="00B561DC"/>
    <w:rsid w:val="00B569E3"/>
    <w:rsid w:val="00B56A58"/>
    <w:rsid w:val="00B570D6"/>
    <w:rsid w:val="00B57888"/>
    <w:rsid w:val="00B57EDE"/>
    <w:rsid w:val="00B603CC"/>
    <w:rsid w:val="00B60710"/>
    <w:rsid w:val="00B60AB4"/>
    <w:rsid w:val="00B6142C"/>
    <w:rsid w:val="00B61FE9"/>
    <w:rsid w:val="00B6236B"/>
    <w:rsid w:val="00B62A35"/>
    <w:rsid w:val="00B62E18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703"/>
    <w:rsid w:val="00B74D40"/>
    <w:rsid w:val="00B75E60"/>
    <w:rsid w:val="00B75F0F"/>
    <w:rsid w:val="00B761FA"/>
    <w:rsid w:val="00B76922"/>
    <w:rsid w:val="00B76BF3"/>
    <w:rsid w:val="00B76E18"/>
    <w:rsid w:val="00B77466"/>
    <w:rsid w:val="00B77682"/>
    <w:rsid w:val="00B77A57"/>
    <w:rsid w:val="00B8067E"/>
    <w:rsid w:val="00B809E6"/>
    <w:rsid w:val="00B8150C"/>
    <w:rsid w:val="00B8158C"/>
    <w:rsid w:val="00B816ED"/>
    <w:rsid w:val="00B81A47"/>
    <w:rsid w:val="00B81B16"/>
    <w:rsid w:val="00B82803"/>
    <w:rsid w:val="00B82F36"/>
    <w:rsid w:val="00B83184"/>
    <w:rsid w:val="00B833A3"/>
    <w:rsid w:val="00B834B2"/>
    <w:rsid w:val="00B838BD"/>
    <w:rsid w:val="00B83A9A"/>
    <w:rsid w:val="00B83EFE"/>
    <w:rsid w:val="00B8564C"/>
    <w:rsid w:val="00B85894"/>
    <w:rsid w:val="00B860FF"/>
    <w:rsid w:val="00B8629F"/>
    <w:rsid w:val="00B8645E"/>
    <w:rsid w:val="00B866DA"/>
    <w:rsid w:val="00B8691D"/>
    <w:rsid w:val="00B869DC"/>
    <w:rsid w:val="00B86A6F"/>
    <w:rsid w:val="00B87392"/>
    <w:rsid w:val="00B87742"/>
    <w:rsid w:val="00B879D8"/>
    <w:rsid w:val="00B87EFF"/>
    <w:rsid w:val="00B87FF4"/>
    <w:rsid w:val="00B905C9"/>
    <w:rsid w:val="00B90945"/>
    <w:rsid w:val="00B9122C"/>
    <w:rsid w:val="00B9186E"/>
    <w:rsid w:val="00B91947"/>
    <w:rsid w:val="00B91B7D"/>
    <w:rsid w:val="00B91F5B"/>
    <w:rsid w:val="00B91F87"/>
    <w:rsid w:val="00B923C6"/>
    <w:rsid w:val="00B92C28"/>
    <w:rsid w:val="00B92DC0"/>
    <w:rsid w:val="00B92DF7"/>
    <w:rsid w:val="00B93534"/>
    <w:rsid w:val="00B939D5"/>
    <w:rsid w:val="00B93E4A"/>
    <w:rsid w:val="00B949A8"/>
    <w:rsid w:val="00B94DE8"/>
    <w:rsid w:val="00B965BE"/>
    <w:rsid w:val="00B966FA"/>
    <w:rsid w:val="00B96AD5"/>
    <w:rsid w:val="00B9746F"/>
    <w:rsid w:val="00B9768C"/>
    <w:rsid w:val="00B97793"/>
    <w:rsid w:val="00B97985"/>
    <w:rsid w:val="00B97B24"/>
    <w:rsid w:val="00B97E3F"/>
    <w:rsid w:val="00BA068B"/>
    <w:rsid w:val="00BA094E"/>
    <w:rsid w:val="00BA0A85"/>
    <w:rsid w:val="00BA0C3E"/>
    <w:rsid w:val="00BA1636"/>
    <w:rsid w:val="00BA1CE2"/>
    <w:rsid w:val="00BA1D18"/>
    <w:rsid w:val="00BA2A6A"/>
    <w:rsid w:val="00BA2B21"/>
    <w:rsid w:val="00BA2DFE"/>
    <w:rsid w:val="00BA2E80"/>
    <w:rsid w:val="00BA2F20"/>
    <w:rsid w:val="00BA3066"/>
    <w:rsid w:val="00BA40C9"/>
    <w:rsid w:val="00BA44FA"/>
    <w:rsid w:val="00BA4D09"/>
    <w:rsid w:val="00BA5E07"/>
    <w:rsid w:val="00BA5F16"/>
    <w:rsid w:val="00BA7192"/>
    <w:rsid w:val="00BA7BAB"/>
    <w:rsid w:val="00BB115E"/>
    <w:rsid w:val="00BB13CE"/>
    <w:rsid w:val="00BB175C"/>
    <w:rsid w:val="00BB19BD"/>
    <w:rsid w:val="00BB1C23"/>
    <w:rsid w:val="00BB1C2B"/>
    <w:rsid w:val="00BB2490"/>
    <w:rsid w:val="00BB278C"/>
    <w:rsid w:val="00BB2BBF"/>
    <w:rsid w:val="00BB2DE3"/>
    <w:rsid w:val="00BB2E7D"/>
    <w:rsid w:val="00BB2F6C"/>
    <w:rsid w:val="00BB319C"/>
    <w:rsid w:val="00BB320F"/>
    <w:rsid w:val="00BB3B86"/>
    <w:rsid w:val="00BB3EC6"/>
    <w:rsid w:val="00BB3FDC"/>
    <w:rsid w:val="00BB4579"/>
    <w:rsid w:val="00BB457F"/>
    <w:rsid w:val="00BB47B3"/>
    <w:rsid w:val="00BB55DD"/>
    <w:rsid w:val="00BB58B7"/>
    <w:rsid w:val="00BB5C24"/>
    <w:rsid w:val="00BB6CDD"/>
    <w:rsid w:val="00BB7258"/>
    <w:rsid w:val="00BB7819"/>
    <w:rsid w:val="00BC01F9"/>
    <w:rsid w:val="00BC0891"/>
    <w:rsid w:val="00BC0A79"/>
    <w:rsid w:val="00BC0A89"/>
    <w:rsid w:val="00BC12EC"/>
    <w:rsid w:val="00BC1B45"/>
    <w:rsid w:val="00BC22A0"/>
    <w:rsid w:val="00BC24C4"/>
    <w:rsid w:val="00BC2819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00F"/>
    <w:rsid w:val="00BC6588"/>
    <w:rsid w:val="00BC65EE"/>
    <w:rsid w:val="00BC682C"/>
    <w:rsid w:val="00BC6B51"/>
    <w:rsid w:val="00BC7FB1"/>
    <w:rsid w:val="00BD00F7"/>
    <w:rsid w:val="00BD0225"/>
    <w:rsid w:val="00BD19D9"/>
    <w:rsid w:val="00BD1AC0"/>
    <w:rsid w:val="00BD1D44"/>
    <w:rsid w:val="00BD1F2E"/>
    <w:rsid w:val="00BD2161"/>
    <w:rsid w:val="00BD364A"/>
    <w:rsid w:val="00BD3749"/>
    <w:rsid w:val="00BD3EEE"/>
    <w:rsid w:val="00BD4892"/>
    <w:rsid w:val="00BD492D"/>
    <w:rsid w:val="00BD4DB8"/>
    <w:rsid w:val="00BD5F0D"/>
    <w:rsid w:val="00BD5FF6"/>
    <w:rsid w:val="00BD6450"/>
    <w:rsid w:val="00BD66B4"/>
    <w:rsid w:val="00BD68BC"/>
    <w:rsid w:val="00BD6E8C"/>
    <w:rsid w:val="00BD6FF4"/>
    <w:rsid w:val="00BD7108"/>
    <w:rsid w:val="00BD726D"/>
    <w:rsid w:val="00BE09C5"/>
    <w:rsid w:val="00BE0A10"/>
    <w:rsid w:val="00BE0E0E"/>
    <w:rsid w:val="00BE102C"/>
    <w:rsid w:val="00BE1712"/>
    <w:rsid w:val="00BE1C5E"/>
    <w:rsid w:val="00BE222C"/>
    <w:rsid w:val="00BE2F7F"/>
    <w:rsid w:val="00BE33EA"/>
    <w:rsid w:val="00BE346D"/>
    <w:rsid w:val="00BE3ABD"/>
    <w:rsid w:val="00BE426E"/>
    <w:rsid w:val="00BE5747"/>
    <w:rsid w:val="00BE5A5B"/>
    <w:rsid w:val="00BE5CC1"/>
    <w:rsid w:val="00BE5DDC"/>
    <w:rsid w:val="00BE66C9"/>
    <w:rsid w:val="00BE68F1"/>
    <w:rsid w:val="00BE6ABB"/>
    <w:rsid w:val="00BE6C1E"/>
    <w:rsid w:val="00BE7C80"/>
    <w:rsid w:val="00BF01A4"/>
    <w:rsid w:val="00BF0C9A"/>
    <w:rsid w:val="00BF130E"/>
    <w:rsid w:val="00BF163E"/>
    <w:rsid w:val="00BF1923"/>
    <w:rsid w:val="00BF1CB0"/>
    <w:rsid w:val="00BF209C"/>
    <w:rsid w:val="00BF25DB"/>
    <w:rsid w:val="00BF29F0"/>
    <w:rsid w:val="00BF4384"/>
    <w:rsid w:val="00BF466B"/>
    <w:rsid w:val="00BF468C"/>
    <w:rsid w:val="00BF4881"/>
    <w:rsid w:val="00BF4B8F"/>
    <w:rsid w:val="00BF5579"/>
    <w:rsid w:val="00BF561B"/>
    <w:rsid w:val="00BF57C9"/>
    <w:rsid w:val="00BF6564"/>
    <w:rsid w:val="00BF690B"/>
    <w:rsid w:val="00BF6DEE"/>
    <w:rsid w:val="00BF795D"/>
    <w:rsid w:val="00C017B6"/>
    <w:rsid w:val="00C01873"/>
    <w:rsid w:val="00C01DF1"/>
    <w:rsid w:val="00C02F41"/>
    <w:rsid w:val="00C034E8"/>
    <w:rsid w:val="00C03825"/>
    <w:rsid w:val="00C0486F"/>
    <w:rsid w:val="00C04A68"/>
    <w:rsid w:val="00C064EF"/>
    <w:rsid w:val="00C06A82"/>
    <w:rsid w:val="00C06A8E"/>
    <w:rsid w:val="00C06F20"/>
    <w:rsid w:val="00C07227"/>
    <w:rsid w:val="00C072B1"/>
    <w:rsid w:val="00C10015"/>
    <w:rsid w:val="00C10244"/>
    <w:rsid w:val="00C1034E"/>
    <w:rsid w:val="00C109F7"/>
    <w:rsid w:val="00C10B34"/>
    <w:rsid w:val="00C10ECC"/>
    <w:rsid w:val="00C111D2"/>
    <w:rsid w:val="00C123F5"/>
    <w:rsid w:val="00C12492"/>
    <w:rsid w:val="00C12937"/>
    <w:rsid w:val="00C1319E"/>
    <w:rsid w:val="00C13361"/>
    <w:rsid w:val="00C14061"/>
    <w:rsid w:val="00C14792"/>
    <w:rsid w:val="00C14EC7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2057"/>
    <w:rsid w:val="00C22998"/>
    <w:rsid w:val="00C22A59"/>
    <w:rsid w:val="00C23282"/>
    <w:rsid w:val="00C234DB"/>
    <w:rsid w:val="00C23A60"/>
    <w:rsid w:val="00C243C7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22D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619"/>
    <w:rsid w:val="00C339F8"/>
    <w:rsid w:val="00C33ECA"/>
    <w:rsid w:val="00C34470"/>
    <w:rsid w:val="00C35172"/>
    <w:rsid w:val="00C351D8"/>
    <w:rsid w:val="00C35F0F"/>
    <w:rsid w:val="00C36980"/>
    <w:rsid w:val="00C3704A"/>
    <w:rsid w:val="00C40511"/>
    <w:rsid w:val="00C4076E"/>
    <w:rsid w:val="00C40878"/>
    <w:rsid w:val="00C4115B"/>
    <w:rsid w:val="00C4186A"/>
    <w:rsid w:val="00C418BF"/>
    <w:rsid w:val="00C41C7C"/>
    <w:rsid w:val="00C41D0C"/>
    <w:rsid w:val="00C42750"/>
    <w:rsid w:val="00C427AE"/>
    <w:rsid w:val="00C4328B"/>
    <w:rsid w:val="00C43986"/>
    <w:rsid w:val="00C43D46"/>
    <w:rsid w:val="00C44522"/>
    <w:rsid w:val="00C4467D"/>
    <w:rsid w:val="00C44772"/>
    <w:rsid w:val="00C44CFF"/>
    <w:rsid w:val="00C4593A"/>
    <w:rsid w:val="00C46247"/>
    <w:rsid w:val="00C46CDE"/>
    <w:rsid w:val="00C50085"/>
    <w:rsid w:val="00C50253"/>
    <w:rsid w:val="00C502D1"/>
    <w:rsid w:val="00C50BB3"/>
    <w:rsid w:val="00C50C5D"/>
    <w:rsid w:val="00C52141"/>
    <w:rsid w:val="00C52206"/>
    <w:rsid w:val="00C52277"/>
    <w:rsid w:val="00C522EA"/>
    <w:rsid w:val="00C5234D"/>
    <w:rsid w:val="00C52A79"/>
    <w:rsid w:val="00C52C1B"/>
    <w:rsid w:val="00C530A5"/>
    <w:rsid w:val="00C53538"/>
    <w:rsid w:val="00C5377A"/>
    <w:rsid w:val="00C54782"/>
    <w:rsid w:val="00C547F5"/>
    <w:rsid w:val="00C54F6C"/>
    <w:rsid w:val="00C5503C"/>
    <w:rsid w:val="00C5517C"/>
    <w:rsid w:val="00C5569A"/>
    <w:rsid w:val="00C5587F"/>
    <w:rsid w:val="00C5643A"/>
    <w:rsid w:val="00C56AFE"/>
    <w:rsid w:val="00C578DA"/>
    <w:rsid w:val="00C6002E"/>
    <w:rsid w:val="00C6022E"/>
    <w:rsid w:val="00C602D4"/>
    <w:rsid w:val="00C60F8E"/>
    <w:rsid w:val="00C612DA"/>
    <w:rsid w:val="00C6145F"/>
    <w:rsid w:val="00C6186F"/>
    <w:rsid w:val="00C6187A"/>
    <w:rsid w:val="00C62281"/>
    <w:rsid w:val="00C625FD"/>
    <w:rsid w:val="00C6277B"/>
    <w:rsid w:val="00C629B2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6076"/>
    <w:rsid w:val="00C667A4"/>
    <w:rsid w:val="00C66CFF"/>
    <w:rsid w:val="00C675FD"/>
    <w:rsid w:val="00C67A1B"/>
    <w:rsid w:val="00C704BB"/>
    <w:rsid w:val="00C70893"/>
    <w:rsid w:val="00C7118D"/>
    <w:rsid w:val="00C7141F"/>
    <w:rsid w:val="00C738B9"/>
    <w:rsid w:val="00C73EB6"/>
    <w:rsid w:val="00C7494C"/>
    <w:rsid w:val="00C750A2"/>
    <w:rsid w:val="00C75959"/>
    <w:rsid w:val="00C76267"/>
    <w:rsid w:val="00C76455"/>
    <w:rsid w:val="00C76BEF"/>
    <w:rsid w:val="00C7725F"/>
    <w:rsid w:val="00C7745C"/>
    <w:rsid w:val="00C776CD"/>
    <w:rsid w:val="00C77940"/>
    <w:rsid w:val="00C77B36"/>
    <w:rsid w:val="00C801A7"/>
    <w:rsid w:val="00C80D00"/>
    <w:rsid w:val="00C816BC"/>
    <w:rsid w:val="00C8183A"/>
    <w:rsid w:val="00C82515"/>
    <w:rsid w:val="00C82571"/>
    <w:rsid w:val="00C830A0"/>
    <w:rsid w:val="00C83418"/>
    <w:rsid w:val="00C84221"/>
    <w:rsid w:val="00C84C07"/>
    <w:rsid w:val="00C84D8B"/>
    <w:rsid w:val="00C84FE2"/>
    <w:rsid w:val="00C8522F"/>
    <w:rsid w:val="00C855A5"/>
    <w:rsid w:val="00C85A7C"/>
    <w:rsid w:val="00C85F38"/>
    <w:rsid w:val="00C862C8"/>
    <w:rsid w:val="00C86766"/>
    <w:rsid w:val="00C868BE"/>
    <w:rsid w:val="00C86986"/>
    <w:rsid w:val="00C87075"/>
    <w:rsid w:val="00C8756D"/>
    <w:rsid w:val="00C91942"/>
    <w:rsid w:val="00C91AFB"/>
    <w:rsid w:val="00C91CBB"/>
    <w:rsid w:val="00C91D6C"/>
    <w:rsid w:val="00C92615"/>
    <w:rsid w:val="00C92957"/>
    <w:rsid w:val="00C932B9"/>
    <w:rsid w:val="00C93BF4"/>
    <w:rsid w:val="00C9412C"/>
    <w:rsid w:val="00C94290"/>
    <w:rsid w:val="00C94A34"/>
    <w:rsid w:val="00C94ABB"/>
    <w:rsid w:val="00C9505F"/>
    <w:rsid w:val="00C95573"/>
    <w:rsid w:val="00C969B6"/>
    <w:rsid w:val="00C96A60"/>
    <w:rsid w:val="00C971AE"/>
    <w:rsid w:val="00C97902"/>
    <w:rsid w:val="00C97D43"/>
    <w:rsid w:val="00CA0793"/>
    <w:rsid w:val="00CA0892"/>
    <w:rsid w:val="00CA12B7"/>
    <w:rsid w:val="00CA1907"/>
    <w:rsid w:val="00CA1AA5"/>
    <w:rsid w:val="00CA1D38"/>
    <w:rsid w:val="00CA3700"/>
    <w:rsid w:val="00CA3BDB"/>
    <w:rsid w:val="00CA459D"/>
    <w:rsid w:val="00CA467A"/>
    <w:rsid w:val="00CA4D84"/>
    <w:rsid w:val="00CA4FFA"/>
    <w:rsid w:val="00CA5FEC"/>
    <w:rsid w:val="00CA6564"/>
    <w:rsid w:val="00CA6A67"/>
    <w:rsid w:val="00CA79CE"/>
    <w:rsid w:val="00CB00C7"/>
    <w:rsid w:val="00CB0570"/>
    <w:rsid w:val="00CB05D3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0D0C"/>
    <w:rsid w:val="00CC1946"/>
    <w:rsid w:val="00CC210D"/>
    <w:rsid w:val="00CC235E"/>
    <w:rsid w:val="00CC2882"/>
    <w:rsid w:val="00CC3187"/>
    <w:rsid w:val="00CC3298"/>
    <w:rsid w:val="00CC362D"/>
    <w:rsid w:val="00CC38F1"/>
    <w:rsid w:val="00CC4483"/>
    <w:rsid w:val="00CC599F"/>
    <w:rsid w:val="00CC61EA"/>
    <w:rsid w:val="00CC6263"/>
    <w:rsid w:val="00CC645B"/>
    <w:rsid w:val="00CC7190"/>
    <w:rsid w:val="00CC79EB"/>
    <w:rsid w:val="00CC7F3C"/>
    <w:rsid w:val="00CD115B"/>
    <w:rsid w:val="00CD1A31"/>
    <w:rsid w:val="00CD1D24"/>
    <w:rsid w:val="00CD1D95"/>
    <w:rsid w:val="00CD2A74"/>
    <w:rsid w:val="00CD2AAA"/>
    <w:rsid w:val="00CD424E"/>
    <w:rsid w:val="00CD43A1"/>
    <w:rsid w:val="00CD4982"/>
    <w:rsid w:val="00CD49AF"/>
    <w:rsid w:val="00CD4CCF"/>
    <w:rsid w:val="00CD58CE"/>
    <w:rsid w:val="00CD5E91"/>
    <w:rsid w:val="00CD694A"/>
    <w:rsid w:val="00CD6A93"/>
    <w:rsid w:val="00CD7816"/>
    <w:rsid w:val="00CE04C8"/>
    <w:rsid w:val="00CE18DD"/>
    <w:rsid w:val="00CE1B1D"/>
    <w:rsid w:val="00CE250F"/>
    <w:rsid w:val="00CE29BB"/>
    <w:rsid w:val="00CE29D8"/>
    <w:rsid w:val="00CE2AAB"/>
    <w:rsid w:val="00CE37A8"/>
    <w:rsid w:val="00CE3D8B"/>
    <w:rsid w:val="00CE3EF0"/>
    <w:rsid w:val="00CE43E9"/>
    <w:rsid w:val="00CE57EB"/>
    <w:rsid w:val="00CE62FE"/>
    <w:rsid w:val="00CE7BA3"/>
    <w:rsid w:val="00CF0107"/>
    <w:rsid w:val="00CF07FF"/>
    <w:rsid w:val="00CF08DA"/>
    <w:rsid w:val="00CF0C39"/>
    <w:rsid w:val="00CF0D76"/>
    <w:rsid w:val="00CF10F4"/>
    <w:rsid w:val="00CF25E5"/>
    <w:rsid w:val="00CF2C5C"/>
    <w:rsid w:val="00CF39B8"/>
    <w:rsid w:val="00CF47AE"/>
    <w:rsid w:val="00CF4CC9"/>
    <w:rsid w:val="00CF5500"/>
    <w:rsid w:val="00CF5E07"/>
    <w:rsid w:val="00CF5F3A"/>
    <w:rsid w:val="00CF633C"/>
    <w:rsid w:val="00CF6CD0"/>
    <w:rsid w:val="00CF759A"/>
    <w:rsid w:val="00CF7D26"/>
    <w:rsid w:val="00CF7DCA"/>
    <w:rsid w:val="00D010C9"/>
    <w:rsid w:val="00D012A9"/>
    <w:rsid w:val="00D02FD6"/>
    <w:rsid w:val="00D0317F"/>
    <w:rsid w:val="00D03284"/>
    <w:rsid w:val="00D0394F"/>
    <w:rsid w:val="00D04144"/>
    <w:rsid w:val="00D042C2"/>
    <w:rsid w:val="00D04452"/>
    <w:rsid w:val="00D04775"/>
    <w:rsid w:val="00D05C51"/>
    <w:rsid w:val="00D06089"/>
    <w:rsid w:val="00D063EE"/>
    <w:rsid w:val="00D06502"/>
    <w:rsid w:val="00D067F5"/>
    <w:rsid w:val="00D06D74"/>
    <w:rsid w:val="00D07271"/>
    <w:rsid w:val="00D07291"/>
    <w:rsid w:val="00D073B5"/>
    <w:rsid w:val="00D07413"/>
    <w:rsid w:val="00D103BF"/>
    <w:rsid w:val="00D10B12"/>
    <w:rsid w:val="00D1105A"/>
    <w:rsid w:val="00D1202F"/>
    <w:rsid w:val="00D12397"/>
    <w:rsid w:val="00D12A64"/>
    <w:rsid w:val="00D13297"/>
    <w:rsid w:val="00D135AA"/>
    <w:rsid w:val="00D13CD9"/>
    <w:rsid w:val="00D145B8"/>
    <w:rsid w:val="00D15478"/>
    <w:rsid w:val="00D15ADC"/>
    <w:rsid w:val="00D15C20"/>
    <w:rsid w:val="00D16A95"/>
    <w:rsid w:val="00D17021"/>
    <w:rsid w:val="00D17F02"/>
    <w:rsid w:val="00D20004"/>
    <w:rsid w:val="00D200EC"/>
    <w:rsid w:val="00D20AF8"/>
    <w:rsid w:val="00D20C0B"/>
    <w:rsid w:val="00D21831"/>
    <w:rsid w:val="00D2225E"/>
    <w:rsid w:val="00D223D7"/>
    <w:rsid w:val="00D22937"/>
    <w:rsid w:val="00D22C0A"/>
    <w:rsid w:val="00D22E51"/>
    <w:rsid w:val="00D23A92"/>
    <w:rsid w:val="00D2440C"/>
    <w:rsid w:val="00D2442F"/>
    <w:rsid w:val="00D249EB"/>
    <w:rsid w:val="00D25149"/>
    <w:rsid w:val="00D251C9"/>
    <w:rsid w:val="00D25FDE"/>
    <w:rsid w:val="00D26894"/>
    <w:rsid w:val="00D26E64"/>
    <w:rsid w:val="00D27374"/>
    <w:rsid w:val="00D2779E"/>
    <w:rsid w:val="00D27CDD"/>
    <w:rsid w:val="00D304BC"/>
    <w:rsid w:val="00D30610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2E6"/>
    <w:rsid w:val="00D33327"/>
    <w:rsid w:val="00D33726"/>
    <w:rsid w:val="00D34AAF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7BF"/>
    <w:rsid w:val="00D378EF"/>
    <w:rsid w:val="00D409C4"/>
    <w:rsid w:val="00D418B2"/>
    <w:rsid w:val="00D41D2F"/>
    <w:rsid w:val="00D431B1"/>
    <w:rsid w:val="00D4357F"/>
    <w:rsid w:val="00D43B1F"/>
    <w:rsid w:val="00D442E1"/>
    <w:rsid w:val="00D446E3"/>
    <w:rsid w:val="00D44AB7"/>
    <w:rsid w:val="00D45A8E"/>
    <w:rsid w:val="00D45E83"/>
    <w:rsid w:val="00D477B0"/>
    <w:rsid w:val="00D47923"/>
    <w:rsid w:val="00D47E68"/>
    <w:rsid w:val="00D5013A"/>
    <w:rsid w:val="00D50A90"/>
    <w:rsid w:val="00D50F0C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57D7D"/>
    <w:rsid w:val="00D600D0"/>
    <w:rsid w:val="00D609E0"/>
    <w:rsid w:val="00D610FC"/>
    <w:rsid w:val="00D6117D"/>
    <w:rsid w:val="00D612D3"/>
    <w:rsid w:val="00D616D6"/>
    <w:rsid w:val="00D62009"/>
    <w:rsid w:val="00D620AB"/>
    <w:rsid w:val="00D6225E"/>
    <w:rsid w:val="00D64438"/>
    <w:rsid w:val="00D64A6B"/>
    <w:rsid w:val="00D65CBB"/>
    <w:rsid w:val="00D66AC1"/>
    <w:rsid w:val="00D66D0E"/>
    <w:rsid w:val="00D67760"/>
    <w:rsid w:val="00D7064D"/>
    <w:rsid w:val="00D71204"/>
    <w:rsid w:val="00D715AE"/>
    <w:rsid w:val="00D71A4F"/>
    <w:rsid w:val="00D71AA2"/>
    <w:rsid w:val="00D71F70"/>
    <w:rsid w:val="00D72050"/>
    <w:rsid w:val="00D7258F"/>
    <w:rsid w:val="00D733AF"/>
    <w:rsid w:val="00D73466"/>
    <w:rsid w:val="00D73953"/>
    <w:rsid w:val="00D739FA"/>
    <w:rsid w:val="00D74215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4C"/>
    <w:rsid w:val="00D82BFE"/>
    <w:rsid w:val="00D82C7B"/>
    <w:rsid w:val="00D84E96"/>
    <w:rsid w:val="00D854D3"/>
    <w:rsid w:val="00D859BF"/>
    <w:rsid w:val="00D85AF8"/>
    <w:rsid w:val="00D85E46"/>
    <w:rsid w:val="00D86496"/>
    <w:rsid w:val="00D86CB1"/>
    <w:rsid w:val="00D86E9C"/>
    <w:rsid w:val="00D87037"/>
    <w:rsid w:val="00D8774C"/>
    <w:rsid w:val="00D87A80"/>
    <w:rsid w:val="00D87F10"/>
    <w:rsid w:val="00D90216"/>
    <w:rsid w:val="00D903EB"/>
    <w:rsid w:val="00D90D92"/>
    <w:rsid w:val="00D92599"/>
    <w:rsid w:val="00D928AC"/>
    <w:rsid w:val="00D92CFB"/>
    <w:rsid w:val="00D93240"/>
    <w:rsid w:val="00D937EC"/>
    <w:rsid w:val="00D939F5"/>
    <w:rsid w:val="00D951A1"/>
    <w:rsid w:val="00D95433"/>
    <w:rsid w:val="00D959F1"/>
    <w:rsid w:val="00D95AB3"/>
    <w:rsid w:val="00D95AE4"/>
    <w:rsid w:val="00D95F5D"/>
    <w:rsid w:val="00D97838"/>
    <w:rsid w:val="00DA08F0"/>
    <w:rsid w:val="00DA0996"/>
    <w:rsid w:val="00DA0CED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54D3"/>
    <w:rsid w:val="00DA6C14"/>
    <w:rsid w:val="00DA70EE"/>
    <w:rsid w:val="00DA72DE"/>
    <w:rsid w:val="00DA7BCE"/>
    <w:rsid w:val="00DA7CA2"/>
    <w:rsid w:val="00DB0056"/>
    <w:rsid w:val="00DB0770"/>
    <w:rsid w:val="00DB084E"/>
    <w:rsid w:val="00DB08A7"/>
    <w:rsid w:val="00DB126A"/>
    <w:rsid w:val="00DB17F7"/>
    <w:rsid w:val="00DB1FDB"/>
    <w:rsid w:val="00DB2A71"/>
    <w:rsid w:val="00DB2E16"/>
    <w:rsid w:val="00DB3430"/>
    <w:rsid w:val="00DB37F4"/>
    <w:rsid w:val="00DB3943"/>
    <w:rsid w:val="00DB4240"/>
    <w:rsid w:val="00DB42CB"/>
    <w:rsid w:val="00DB4B77"/>
    <w:rsid w:val="00DB4C2E"/>
    <w:rsid w:val="00DB4C3E"/>
    <w:rsid w:val="00DB563A"/>
    <w:rsid w:val="00DB608A"/>
    <w:rsid w:val="00DB63E5"/>
    <w:rsid w:val="00DB68BA"/>
    <w:rsid w:val="00DB7017"/>
    <w:rsid w:val="00DB763C"/>
    <w:rsid w:val="00DC03E5"/>
    <w:rsid w:val="00DC09AA"/>
    <w:rsid w:val="00DC1417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C2E"/>
    <w:rsid w:val="00DC43A3"/>
    <w:rsid w:val="00DC4B43"/>
    <w:rsid w:val="00DC4F4B"/>
    <w:rsid w:val="00DC4F7C"/>
    <w:rsid w:val="00DC63E2"/>
    <w:rsid w:val="00DC6A03"/>
    <w:rsid w:val="00DC6EEB"/>
    <w:rsid w:val="00DD0B66"/>
    <w:rsid w:val="00DD0BA4"/>
    <w:rsid w:val="00DD1A82"/>
    <w:rsid w:val="00DD2140"/>
    <w:rsid w:val="00DD21BD"/>
    <w:rsid w:val="00DD2CCD"/>
    <w:rsid w:val="00DD305C"/>
    <w:rsid w:val="00DD3226"/>
    <w:rsid w:val="00DD3479"/>
    <w:rsid w:val="00DD3DB8"/>
    <w:rsid w:val="00DD5A56"/>
    <w:rsid w:val="00DD5D08"/>
    <w:rsid w:val="00DD6A45"/>
    <w:rsid w:val="00DD6A71"/>
    <w:rsid w:val="00DD6D66"/>
    <w:rsid w:val="00DD6F34"/>
    <w:rsid w:val="00DD78A4"/>
    <w:rsid w:val="00DD7EF5"/>
    <w:rsid w:val="00DE0029"/>
    <w:rsid w:val="00DE0476"/>
    <w:rsid w:val="00DE06C4"/>
    <w:rsid w:val="00DE1016"/>
    <w:rsid w:val="00DE146B"/>
    <w:rsid w:val="00DE2C05"/>
    <w:rsid w:val="00DE2C39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FA4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578"/>
    <w:rsid w:val="00DF3D43"/>
    <w:rsid w:val="00DF4052"/>
    <w:rsid w:val="00DF4A40"/>
    <w:rsid w:val="00DF4A78"/>
    <w:rsid w:val="00DF4B8F"/>
    <w:rsid w:val="00DF51B6"/>
    <w:rsid w:val="00DF55FD"/>
    <w:rsid w:val="00DF59B5"/>
    <w:rsid w:val="00DF5F12"/>
    <w:rsid w:val="00DF6057"/>
    <w:rsid w:val="00DF64C4"/>
    <w:rsid w:val="00DF687C"/>
    <w:rsid w:val="00DF7DC5"/>
    <w:rsid w:val="00DF7F43"/>
    <w:rsid w:val="00E002D9"/>
    <w:rsid w:val="00E00B78"/>
    <w:rsid w:val="00E01225"/>
    <w:rsid w:val="00E01344"/>
    <w:rsid w:val="00E017E2"/>
    <w:rsid w:val="00E01AFE"/>
    <w:rsid w:val="00E02292"/>
    <w:rsid w:val="00E02359"/>
    <w:rsid w:val="00E023B3"/>
    <w:rsid w:val="00E02774"/>
    <w:rsid w:val="00E028AD"/>
    <w:rsid w:val="00E036BA"/>
    <w:rsid w:val="00E043B8"/>
    <w:rsid w:val="00E05079"/>
    <w:rsid w:val="00E0555A"/>
    <w:rsid w:val="00E0725A"/>
    <w:rsid w:val="00E07768"/>
    <w:rsid w:val="00E078AB"/>
    <w:rsid w:val="00E0790C"/>
    <w:rsid w:val="00E07E00"/>
    <w:rsid w:val="00E10018"/>
    <w:rsid w:val="00E105EB"/>
    <w:rsid w:val="00E106DD"/>
    <w:rsid w:val="00E11C88"/>
    <w:rsid w:val="00E11D1E"/>
    <w:rsid w:val="00E1237B"/>
    <w:rsid w:val="00E12C08"/>
    <w:rsid w:val="00E13441"/>
    <w:rsid w:val="00E13455"/>
    <w:rsid w:val="00E13B49"/>
    <w:rsid w:val="00E146B6"/>
    <w:rsid w:val="00E14B38"/>
    <w:rsid w:val="00E15072"/>
    <w:rsid w:val="00E15C15"/>
    <w:rsid w:val="00E15DFB"/>
    <w:rsid w:val="00E15F7B"/>
    <w:rsid w:val="00E16572"/>
    <w:rsid w:val="00E16C54"/>
    <w:rsid w:val="00E17852"/>
    <w:rsid w:val="00E211F4"/>
    <w:rsid w:val="00E214B2"/>
    <w:rsid w:val="00E214D9"/>
    <w:rsid w:val="00E21E08"/>
    <w:rsid w:val="00E21EDD"/>
    <w:rsid w:val="00E21F0B"/>
    <w:rsid w:val="00E23100"/>
    <w:rsid w:val="00E24DDC"/>
    <w:rsid w:val="00E2510E"/>
    <w:rsid w:val="00E25481"/>
    <w:rsid w:val="00E25EE2"/>
    <w:rsid w:val="00E268C4"/>
    <w:rsid w:val="00E26FCF"/>
    <w:rsid w:val="00E274CD"/>
    <w:rsid w:val="00E2753A"/>
    <w:rsid w:val="00E27EC0"/>
    <w:rsid w:val="00E30E9E"/>
    <w:rsid w:val="00E3167C"/>
    <w:rsid w:val="00E316E9"/>
    <w:rsid w:val="00E3232A"/>
    <w:rsid w:val="00E32472"/>
    <w:rsid w:val="00E32619"/>
    <w:rsid w:val="00E32662"/>
    <w:rsid w:val="00E32AE7"/>
    <w:rsid w:val="00E32B10"/>
    <w:rsid w:val="00E32D01"/>
    <w:rsid w:val="00E32E5B"/>
    <w:rsid w:val="00E33222"/>
    <w:rsid w:val="00E33649"/>
    <w:rsid w:val="00E336D6"/>
    <w:rsid w:val="00E336E0"/>
    <w:rsid w:val="00E338EF"/>
    <w:rsid w:val="00E34E4E"/>
    <w:rsid w:val="00E35382"/>
    <w:rsid w:val="00E36BAA"/>
    <w:rsid w:val="00E3765A"/>
    <w:rsid w:val="00E4084E"/>
    <w:rsid w:val="00E40D2E"/>
    <w:rsid w:val="00E40FA4"/>
    <w:rsid w:val="00E4101B"/>
    <w:rsid w:val="00E419A4"/>
    <w:rsid w:val="00E42AFE"/>
    <w:rsid w:val="00E42BB9"/>
    <w:rsid w:val="00E434D4"/>
    <w:rsid w:val="00E43648"/>
    <w:rsid w:val="00E44DA0"/>
    <w:rsid w:val="00E44DF5"/>
    <w:rsid w:val="00E45836"/>
    <w:rsid w:val="00E45A68"/>
    <w:rsid w:val="00E4661E"/>
    <w:rsid w:val="00E466C8"/>
    <w:rsid w:val="00E517EE"/>
    <w:rsid w:val="00E51CDA"/>
    <w:rsid w:val="00E51F5A"/>
    <w:rsid w:val="00E51F84"/>
    <w:rsid w:val="00E51FF6"/>
    <w:rsid w:val="00E52171"/>
    <w:rsid w:val="00E52419"/>
    <w:rsid w:val="00E5288D"/>
    <w:rsid w:val="00E52B1C"/>
    <w:rsid w:val="00E52E10"/>
    <w:rsid w:val="00E53765"/>
    <w:rsid w:val="00E53792"/>
    <w:rsid w:val="00E53F5D"/>
    <w:rsid w:val="00E54116"/>
    <w:rsid w:val="00E5538D"/>
    <w:rsid w:val="00E558C8"/>
    <w:rsid w:val="00E56227"/>
    <w:rsid w:val="00E563B6"/>
    <w:rsid w:val="00E563CC"/>
    <w:rsid w:val="00E5791C"/>
    <w:rsid w:val="00E606FE"/>
    <w:rsid w:val="00E60A06"/>
    <w:rsid w:val="00E60F9C"/>
    <w:rsid w:val="00E613F7"/>
    <w:rsid w:val="00E62420"/>
    <w:rsid w:val="00E62E36"/>
    <w:rsid w:val="00E635A7"/>
    <w:rsid w:val="00E63D99"/>
    <w:rsid w:val="00E6400B"/>
    <w:rsid w:val="00E64435"/>
    <w:rsid w:val="00E64691"/>
    <w:rsid w:val="00E650B2"/>
    <w:rsid w:val="00E6597F"/>
    <w:rsid w:val="00E65A4A"/>
    <w:rsid w:val="00E65F54"/>
    <w:rsid w:val="00E669A1"/>
    <w:rsid w:val="00E672D3"/>
    <w:rsid w:val="00E6742B"/>
    <w:rsid w:val="00E67499"/>
    <w:rsid w:val="00E67F3A"/>
    <w:rsid w:val="00E70049"/>
    <w:rsid w:val="00E70174"/>
    <w:rsid w:val="00E70C92"/>
    <w:rsid w:val="00E71270"/>
    <w:rsid w:val="00E716BF"/>
    <w:rsid w:val="00E71D4E"/>
    <w:rsid w:val="00E722C1"/>
    <w:rsid w:val="00E72778"/>
    <w:rsid w:val="00E730A1"/>
    <w:rsid w:val="00E7368F"/>
    <w:rsid w:val="00E73A86"/>
    <w:rsid w:val="00E73E7F"/>
    <w:rsid w:val="00E74BC0"/>
    <w:rsid w:val="00E74C02"/>
    <w:rsid w:val="00E75C8E"/>
    <w:rsid w:val="00E76632"/>
    <w:rsid w:val="00E76F5E"/>
    <w:rsid w:val="00E77833"/>
    <w:rsid w:val="00E77A9E"/>
    <w:rsid w:val="00E77B69"/>
    <w:rsid w:val="00E800B1"/>
    <w:rsid w:val="00E81023"/>
    <w:rsid w:val="00E818EF"/>
    <w:rsid w:val="00E82713"/>
    <w:rsid w:val="00E82742"/>
    <w:rsid w:val="00E8283B"/>
    <w:rsid w:val="00E82857"/>
    <w:rsid w:val="00E835CB"/>
    <w:rsid w:val="00E83FD6"/>
    <w:rsid w:val="00E84665"/>
    <w:rsid w:val="00E847B2"/>
    <w:rsid w:val="00E84BAF"/>
    <w:rsid w:val="00E85E2C"/>
    <w:rsid w:val="00E86073"/>
    <w:rsid w:val="00E86262"/>
    <w:rsid w:val="00E86F72"/>
    <w:rsid w:val="00E8726E"/>
    <w:rsid w:val="00E87466"/>
    <w:rsid w:val="00E87693"/>
    <w:rsid w:val="00E876FD"/>
    <w:rsid w:val="00E877AB"/>
    <w:rsid w:val="00E87C61"/>
    <w:rsid w:val="00E90370"/>
    <w:rsid w:val="00E91D42"/>
    <w:rsid w:val="00E921C2"/>
    <w:rsid w:val="00E92863"/>
    <w:rsid w:val="00E93A4D"/>
    <w:rsid w:val="00E93BC0"/>
    <w:rsid w:val="00E94476"/>
    <w:rsid w:val="00E94532"/>
    <w:rsid w:val="00E9467C"/>
    <w:rsid w:val="00E9489D"/>
    <w:rsid w:val="00E94B26"/>
    <w:rsid w:val="00E950C9"/>
    <w:rsid w:val="00E95221"/>
    <w:rsid w:val="00E95496"/>
    <w:rsid w:val="00E95926"/>
    <w:rsid w:val="00E95D27"/>
    <w:rsid w:val="00E961E5"/>
    <w:rsid w:val="00E9626C"/>
    <w:rsid w:val="00E96B18"/>
    <w:rsid w:val="00E96C0F"/>
    <w:rsid w:val="00EA00BB"/>
    <w:rsid w:val="00EA0363"/>
    <w:rsid w:val="00EA079D"/>
    <w:rsid w:val="00EA0F41"/>
    <w:rsid w:val="00EA0F5B"/>
    <w:rsid w:val="00EA1926"/>
    <w:rsid w:val="00EA1988"/>
    <w:rsid w:val="00EA290E"/>
    <w:rsid w:val="00EA295D"/>
    <w:rsid w:val="00EA2A28"/>
    <w:rsid w:val="00EA3069"/>
    <w:rsid w:val="00EA34DA"/>
    <w:rsid w:val="00EA3DE6"/>
    <w:rsid w:val="00EA47B7"/>
    <w:rsid w:val="00EA4C1D"/>
    <w:rsid w:val="00EA52E3"/>
    <w:rsid w:val="00EA5BBC"/>
    <w:rsid w:val="00EA5EEA"/>
    <w:rsid w:val="00EA604A"/>
    <w:rsid w:val="00EA6304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BDF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3"/>
    <w:rsid w:val="00EB5C6B"/>
    <w:rsid w:val="00EB685F"/>
    <w:rsid w:val="00EB6934"/>
    <w:rsid w:val="00EB7072"/>
    <w:rsid w:val="00EB76F0"/>
    <w:rsid w:val="00EB76F4"/>
    <w:rsid w:val="00EB7D06"/>
    <w:rsid w:val="00EC0A45"/>
    <w:rsid w:val="00EC0DC3"/>
    <w:rsid w:val="00EC0EEA"/>
    <w:rsid w:val="00EC109D"/>
    <w:rsid w:val="00EC1A78"/>
    <w:rsid w:val="00EC1DD2"/>
    <w:rsid w:val="00EC2C51"/>
    <w:rsid w:val="00EC307E"/>
    <w:rsid w:val="00EC3BBF"/>
    <w:rsid w:val="00EC64EB"/>
    <w:rsid w:val="00EC6730"/>
    <w:rsid w:val="00EC6D34"/>
    <w:rsid w:val="00ED076C"/>
    <w:rsid w:val="00ED0A32"/>
    <w:rsid w:val="00ED0A8E"/>
    <w:rsid w:val="00ED1433"/>
    <w:rsid w:val="00ED143E"/>
    <w:rsid w:val="00ED1B78"/>
    <w:rsid w:val="00ED2C39"/>
    <w:rsid w:val="00ED2FA5"/>
    <w:rsid w:val="00ED3090"/>
    <w:rsid w:val="00ED363A"/>
    <w:rsid w:val="00ED3A21"/>
    <w:rsid w:val="00ED41FA"/>
    <w:rsid w:val="00ED4407"/>
    <w:rsid w:val="00ED4D34"/>
    <w:rsid w:val="00ED56CB"/>
    <w:rsid w:val="00ED593B"/>
    <w:rsid w:val="00ED5D37"/>
    <w:rsid w:val="00ED6991"/>
    <w:rsid w:val="00ED7370"/>
    <w:rsid w:val="00ED7C50"/>
    <w:rsid w:val="00EE0489"/>
    <w:rsid w:val="00EE10CB"/>
    <w:rsid w:val="00EE1557"/>
    <w:rsid w:val="00EE1D81"/>
    <w:rsid w:val="00EE1F03"/>
    <w:rsid w:val="00EE1F74"/>
    <w:rsid w:val="00EE38F9"/>
    <w:rsid w:val="00EE470A"/>
    <w:rsid w:val="00EE4BCA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221D"/>
    <w:rsid w:val="00EF2811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48A"/>
    <w:rsid w:val="00EF5613"/>
    <w:rsid w:val="00EF5A2D"/>
    <w:rsid w:val="00EF62E1"/>
    <w:rsid w:val="00EF721F"/>
    <w:rsid w:val="00EF7821"/>
    <w:rsid w:val="00EF7A93"/>
    <w:rsid w:val="00F00001"/>
    <w:rsid w:val="00F00D87"/>
    <w:rsid w:val="00F0109B"/>
    <w:rsid w:val="00F0170B"/>
    <w:rsid w:val="00F01896"/>
    <w:rsid w:val="00F01B2C"/>
    <w:rsid w:val="00F024E4"/>
    <w:rsid w:val="00F02EFB"/>
    <w:rsid w:val="00F03A02"/>
    <w:rsid w:val="00F047A5"/>
    <w:rsid w:val="00F05606"/>
    <w:rsid w:val="00F057AC"/>
    <w:rsid w:val="00F06392"/>
    <w:rsid w:val="00F0669A"/>
    <w:rsid w:val="00F0689A"/>
    <w:rsid w:val="00F06972"/>
    <w:rsid w:val="00F070B9"/>
    <w:rsid w:val="00F079C4"/>
    <w:rsid w:val="00F10172"/>
    <w:rsid w:val="00F106C5"/>
    <w:rsid w:val="00F11114"/>
    <w:rsid w:val="00F114DA"/>
    <w:rsid w:val="00F12502"/>
    <w:rsid w:val="00F12656"/>
    <w:rsid w:val="00F14AEB"/>
    <w:rsid w:val="00F1578D"/>
    <w:rsid w:val="00F15F4C"/>
    <w:rsid w:val="00F16D32"/>
    <w:rsid w:val="00F17BEB"/>
    <w:rsid w:val="00F20299"/>
    <w:rsid w:val="00F2066D"/>
    <w:rsid w:val="00F217EE"/>
    <w:rsid w:val="00F2183B"/>
    <w:rsid w:val="00F21CE8"/>
    <w:rsid w:val="00F22591"/>
    <w:rsid w:val="00F2286D"/>
    <w:rsid w:val="00F22BD7"/>
    <w:rsid w:val="00F231EE"/>
    <w:rsid w:val="00F2339A"/>
    <w:rsid w:val="00F23AA7"/>
    <w:rsid w:val="00F23B68"/>
    <w:rsid w:val="00F23D43"/>
    <w:rsid w:val="00F23EDC"/>
    <w:rsid w:val="00F23F39"/>
    <w:rsid w:val="00F2413D"/>
    <w:rsid w:val="00F25420"/>
    <w:rsid w:val="00F25566"/>
    <w:rsid w:val="00F26679"/>
    <w:rsid w:val="00F26DD7"/>
    <w:rsid w:val="00F275BE"/>
    <w:rsid w:val="00F27B13"/>
    <w:rsid w:val="00F27BDF"/>
    <w:rsid w:val="00F300BC"/>
    <w:rsid w:val="00F30924"/>
    <w:rsid w:val="00F3215A"/>
    <w:rsid w:val="00F336B9"/>
    <w:rsid w:val="00F33C46"/>
    <w:rsid w:val="00F3445B"/>
    <w:rsid w:val="00F3474A"/>
    <w:rsid w:val="00F34FFF"/>
    <w:rsid w:val="00F35169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0DF7"/>
    <w:rsid w:val="00F41559"/>
    <w:rsid w:val="00F41612"/>
    <w:rsid w:val="00F41F6A"/>
    <w:rsid w:val="00F42455"/>
    <w:rsid w:val="00F42743"/>
    <w:rsid w:val="00F42BF8"/>
    <w:rsid w:val="00F430A7"/>
    <w:rsid w:val="00F431BD"/>
    <w:rsid w:val="00F43AC0"/>
    <w:rsid w:val="00F43BCB"/>
    <w:rsid w:val="00F454EC"/>
    <w:rsid w:val="00F45A9D"/>
    <w:rsid w:val="00F4702B"/>
    <w:rsid w:val="00F47CC0"/>
    <w:rsid w:val="00F47F97"/>
    <w:rsid w:val="00F50C96"/>
    <w:rsid w:val="00F50DE0"/>
    <w:rsid w:val="00F50F2E"/>
    <w:rsid w:val="00F50F8C"/>
    <w:rsid w:val="00F510AF"/>
    <w:rsid w:val="00F5157F"/>
    <w:rsid w:val="00F51963"/>
    <w:rsid w:val="00F52548"/>
    <w:rsid w:val="00F52968"/>
    <w:rsid w:val="00F5325B"/>
    <w:rsid w:val="00F5397C"/>
    <w:rsid w:val="00F5412E"/>
    <w:rsid w:val="00F54C11"/>
    <w:rsid w:val="00F54E5F"/>
    <w:rsid w:val="00F557E9"/>
    <w:rsid w:val="00F55DAE"/>
    <w:rsid w:val="00F5699B"/>
    <w:rsid w:val="00F57601"/>
    <w:rsid w:val="00F57CCD"/>
    <w:rsid w:val="00F603A9"/>
    <w:rsid w:val="00F60635"/>
    <w:rsid w:val="00F60E96"/>
    <w:rsid w:val="00F620CD"/>
    <w:rsid w:val="00F62E4B"/>
    <w:rsid w:val="00F63393"/>
    <w:rsid w:val="00F6353A"/>
    <w:rsid w:val="00F63665"/>
    <w:rsid w:val="00F63761"/>
    <w:rsid w:val="00F63777"/>
    <w:rsid w:val="00F63977"/>
    <w:rsid w:val="00F639A3"/>
    <w:rsid w:val="00F645C3"/>
    <w:rsid w:val="00F648F6"/>
    <w:rsid w:val="00F64D41"/>
    <w:rsid w:val="00F653ED"/>
    <w:rsid w:val="00F65CA0"/>
    <w:rsid w:val="00F66493"/>
    <w:rsid w:val="00F66701"/>
    <w:rsid w:val="00F66D02"/>
    <w:rsid w:val="00F677E0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3935"/>
    <w:rsid w:val="00F758B1"/>
    <w:rsid w:val="00F75F9D"/>
    <w:rsid w:val="00F764B3"/>
    <w:rsid w:val="00F80210"/>
    <w:rsid w:val="00F81FB2"/>
    <w:rsid w:val="00F82589"/>
    <w:rsid w:val="00F82A03"/>
    <w:rsid w:val="00F82F5F"/>
    <w:rsid w:val="00F8432F"/>
    <w:rsid w:val="00F8455E"/>
    <w:rsid w:val="00F84798"/>
    <w:rsid w:val="00F84FFD"/>
    <w:rsid w:val="00F85E7B"/>
    <w:rsid w:val="00F86108"/>
    <w:rsid w:val="00F8615A"/>
    <w:rsid w:val="00F868EE"/>
    <w:rsid w:val="00F86FD1"/>
    <w:rsid w:val="00F87382"/>
    <w:rsid w:val="00F904BB"/>
    <w:rsid w:val="00F90E5B"/>
    <w:rsid w:val="00F9151F"/>
    <w:rsid w:val="00F92737"/>
    <w:rsid w:val="00F93720"/>
    <w:rsid w:val="00F93A91"/>
    <w:rsid w:val="00F93C41"/>
    <w:rsid w:val="00F941E8"/>
    <w:rsid w:val="00F94D9D"/>
    <w:rsid w:val="00F95A2A"/>
    <w:rsid w:val="00F95A49"/>
    <w:rsid w:val="00F95B4D"/>
    <w:rsid w:val="00F96F17"/>
    <w:rsid w:val="00F96F2E"/>
    <w:rsid w:val="00F97226"/>
    <w:rsid w:val="00F97649"/>
    <w:rsid w:val="00F97BBC"/>
    <w:rsid w:val="00FA0604"/>
    <w:rsid w:val="00FA0AF4"/>
    <w:rsid w:val="00FA0BF8"/>
    <w:rsid w:val="00FA1066"/>
    <w:rsid w:val="00FA1295"/>
    <w:rsid w:val="00FA15CC"/>
    <w:rsid w:val="00FA1875"/>
    <w:rsid w:val="00FA20CB"/>
    <w:rsid w:val="00FA21C2"/>
    <w:rsid w:val="00FA2677"/>
    <w:rsid w:val="00FA26F3"/>
    <w:rsid w:val="00FA2A5B"/>
    <w:rsid w:val="00FA2ABA"/>
    <w:rsid w:val="00FA32B2"/>
    <w:rsid w:val="00FA4159"/>
    <w:rsid w:val="00FA4248"/>
    <w:rsid w:val="00FA47E2"/>
    <w:rsid w:val="00FA4AC4"/>
    <w:rsid w:val="00FA53BF"/>
    <w:rsid w:val="00FA568B"/>
    <w:rsid w:val="00FA56AC"/>
    <w:rsid w:val="00FA588C"/>
    <w:rsid w:val="00FA5A18"/>
    <w:rsid w:val="00FA5D90"/>
    <w:rsid w:val="00FA5E0D"/>
    <w:rsid w:val="00FA5E32"/>
    <w:rsid w:val="00FA5F33"/>
    <w:rsid w:val="00FA5FB0"/>
    <w:rsid w:val="00FA60DA"/>
    <w:rsid w:val="00FA6B0C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6A05"/>
    <w:rsid w:val="00FB7745"/>
    <w:rsid w:val="00FB7B67"/>
    <w:rsid w:val="00FC00CC"/>
    <w:rsid w:val="00FC048D"/>
    <w:rsid w:val="00FC0C4A"/>
    <w:rsid w:val="00FC14BB"/>
    <w:rsid w:val="00FC14DC"/>
    <w:rsid w:val="00FC1505"/>
    <w:rsid w:val="00FC150B"/>
    <w:rsid w:val="00FC17D7"/>
    <w:rsid w:val="00FC198E"/>
    <w:rsid w:val="00FC3BED"/>
    <w:rsid w:val="00FC42CD"/>
    <w:rsid w:val="00FC4674"/>
    <w:rsid w:val="00FC4B27"/>
    <w:rsid w:val="00FC4CF6"/>
    <w:rsid w:val="00FC56B0"/>
    <w:rsid w:val="00FC6137"/>
    <w:rsid w:val="00FC6767"/>
    <w:rsid w:val="00FC68C8"/>
    <w:rsid w:val="00FC6B3E"/>
    <w:rsid w:val="00FC6D2F"/>
    <w:rsid w:val="00FC6F00"/>
    <w:rsid w:val="00FC765F"/>
    <w:rsid w:val="00FD0119"/>
    <w:rsid w:val="00FD079F"/>
    <w:rsid w:val="00FD0F58"/>
    <w:rsid w:val="00FD1559"/>
    <w:rsid w:val="00FD1ABB"/>
    <w:rsid w:val="00FD1CFF"/>
    <w:rsid w:val="00FD1EA7"/>
    <w:rsid w:val="00FD1EB6"/>
    <w:rsid w:val="00FD2944"/>
    <w:rsid w:val="00FD30BB"/>
    <w:rsid w:val="00FD3191"/>
    <w:rsid w:val="00FD3274"/>
    <w:rsid w:val="00FD3551"/>
    <w:rsid w:val="00FD438D"/>
    <w:rsid w:val="00FD450E"/>
    <w:rsid w:val="00FD50E6"/>
    <w:rsid w:val="00FD5107"/>
    <w:rsid w:val="00FD55BF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3308"/>
    <w:rsid w:val="00FE3911"/>
    <w:rsid w:val="00FE4796"/>
    <w:rsid w:val="00FE5053"/>
    <w:rsid w:val="00FE5E8D"/>
    <w:rsid w:val="00FF0335"/>
    <w:rsid w:val="00FF053F"/>
    <w:rsid w:val="00FF10D7"/>
    <w:rsid w:val="00FF10EA"/>
    <w:rsid w:val="00FF1997"/>
    <w:rsid w:val="00FF25DA"/>
    <w:rsid w:val="00FF29E7"/>
    <w:rsid w:val="00FF2B45"/>
    <w:rsid w:val="00FF302A"/>
    <w:rsid w:val="00FF377C"/>
    <w:rsid w:val="00FF3882"/>
    <w:rsid w:val="00FF5601"/>
    <w:rsid w:val="00FF5611"/>
    <w:rsid w:val="00FF58CF"/>
    <w:rsid w:val="00FF6372"/>
    <w:rsid w:val="00FF69B1"/>
    <w:rsid w:val="00FF6AAA"/>
    <w:rsid w:val="00FF6D14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981E"/>
  <w15:docId w15:val="{1630BBC0-DE05-48D5-845F-17246160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8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8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9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30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30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footer" Target="footer7.xml" Id="rId17" /><Relationship Type="http://schemas.openxmlformats.org/officeDocument/2006/relationships/numbering" Target="numbering.xml" Id="rId2" /><Relationship Type="http://schemas.openxmlformats.org/officeDocument/2006/relationships/footer" Target="footer6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5.xml" Id="rId15" /><Relationship Type="http://schemas.openxmlformats.org/officeDocument/2006/relationships/footer" Target="footer1.xml" Id="rId10" /><Relationship Type="http://schemas.microsoft.com/office/2011/relationships/people" Target="people.xml" Id="rId19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4.xml" Id="rId14" /><Relationship Type="http://schemas.openxmlformats.org/officeDocument/2006/relationships/customXml" Target="/customXML/item2.xml" Id="imanage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\Desktop\&#53412;&#51060;&#49828;&#53944;\SPA\Kingston%20SPA_Seller%20Draft_Kale_YK%20comment_250108.do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DM!11633.5</documentid>
  <senderid>YHLIM</senderid>
  <senderemail>YHLIM@SLPARTNERS.KR</senderemail>
  <lastmodified>2025-07-10T17:35:00.0000000+09:00</lastmodified>
  <database>DM</database>
</properties>
</file>

<file path=customXML/itemProps2.xml><?xml version="1.0" encoding="utf-8"?>
<ds:datastoreItem xmlns:ds="http://schemas.openxmlformats.org/officeDocument/2006/customXml" ds:itemID="{1AD3C285-D478-4DA6-8A49-306689ABFF66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17404-17CA-43FF-873D-8A95DAD70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Kingston SPA_Seller Draft_Kale_YK comment_250108</Template>
  <TotalTime>1</TotalTime>
  <Pages>34</Pages>
  <Words>5452</Words>
  <Characters>30587</Characters>
  <Application>Microsoft Office Word</Application>
  <DocSecurity>0</DocSecurity>
  <Lines>493</Lines>
  <Paragraphs>310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35729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yk</dc:creator>
  <cp:lastModifiedBy>SL PARTNERS</cp:lastModifiedBy>
  <cp:revision>1</cp:revision>
  <cp:lastPrinted>2024-09-12T00:59:00Z</cp:lastPrinted>
  <dcterms:created xsi:type="dcterms:W3CDTF">2025-07-10T08:34:00Z</dcterms:created>
  <dcterms:modified xsi:type="dcterms:W3CDTF">2025-07-10T08:35:00Z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2025-06-29T13:25:22Z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e7a5fb20-4b49-4a59-be62-1286c7ffcf87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