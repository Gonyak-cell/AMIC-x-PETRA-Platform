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65B0" w14:textId="77777777" w:rsidR="00F10A7E" w:rsidRDefault="008D394E">
      <w:pPr>
        <w:widowControl/>
        <w:topLinePunct/>
        <w:autoSpaceDE w:val="0"/>
        <w:autoSpaceDN w:val="0"/>
        <w:spacing w:after="240" w:line="360" w:lineRule="auto"/>
        <w:jc w:val="left"/>
        <w:rPr>
          <w:rFonts w:ascii="Times New Roman"/>
          <w:sz w:val="24"/>
        </w:rPr>
      </w:pPr>
      <w:bookmarkStart w:id="0" w:name="OLE_LINK1"/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  <w:t xml:space="preserve">                                       </w:t>
      </w:r>
    </w:p>
    <w:p w14:paraId="5C29CD41" w14:textId="77777777" w:rsidR="00F10A7E" w:rsidRDefault="00F10A7E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 w14:paraId="4AB418EB" w14:textId="77777777" w:rsidR="00F10A7E" w:rsidRDefault="00F10A7E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 w14:paraId="7A2CD532" w14:textId="77777777" w:rsidR="00F10A7E" w:rsidRDefault="00F10A7E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 w14:paraId="24FBD999" w14:textId="77777777" w:rsidR="00F10A7E" w:rsidRDefault="008D394E">
      <w:pPr>
        <w:pStyle w:val="WYBody"/>
        <w:topLinePunct/>
        <w:autoSpaceDE w:val="0"/>
        <w:autoSpaceDN w:val="0"/>
        <w:spacing w:line="360" w:lineRule="auto"/>
        <w:jc w:val="center"/>
        <w:rPr>
          <w:rFonts w:eastAsia="바탕"/>
          <w:b/>
          <w:sz w:val="40"/>
          <w:szCs w:val="40"/>
        </w:rPr>
      </w:pPr>
      <w:r>
        <w:rPr>
          <w:rFonts w:eastAsia="바탕"/>
          <w:b/>
          <w:sz w:val="40"/>
          <w:szCs w:val="40"/>
        </w:rPr>
        <w:t>주식매매계약서</w:t>
      </w:r>
    </w:p>
    <w:p w14:paraId="6CD794ED" w14:textId="77777777" w:rsidR="00F10A7E" w:rsidRDefault="00F10A7E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  <w:sz w:val="24"/>
        </w:rPr>
      </w:pPr>
    </w:p>
    <w:p w14:paraId="257939D7" w14:textId="77777777" w:rsidR="00F10A7E" w:rsidRDefault="00F10A7E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  <w:sz w:val="24"/>
        </w:rPr>
      </w:pPr>
    </w:p>
    <w:p w14:paraId="36ACBCC1" w14:textId="77777777" w:rsidR="00F10A7E" w:rsidRDefault="008D394E">
      <w:pPr>
        <w:widowControl/>
        <w:topLinePunct/>
        <w:autoSpaceDE w:val="0"/>
        <w:autoSpaceDN w:val="0"/>
        <w:spacing w:before="288" w:after="0" w:line="360" w:lineRule="auto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매도인</w:t>
      </w:r>
    </w:p>
    <w:p w14:paraId="1BD2152D" w14:textId="77777777" w:rsidR="00F10A7E" w:rsidRDefault="008D394E"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t>강상도</w:t>
      </w:r>
    </w:p>
    <w:p w14:paraId="658329C0" w14:textId="77777777" w:rsidR="00F10A7E" w:rsidRDefault="008D394E"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rPr>
          <w:rFonts w:hint="eastAsia"/>
        </w:rPr>
        <w:t>Jenn S. Chao</w:t>
      </w:r>
    </w:p>
    <w:p w14:paraId="73E592BF" w14:textId="77777777" w:rsidR="00F10A7E" w:rsidRDefault="008D394E"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t>별</w:t>
      </w:r>
      <w:r>
        <w:rPr>
          <w:rFonts w:hint="eastAsia"/>
        </w:rPr>
        <w:t>첨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-1</w:t>
      </w:r>
      <w:r>
        <w:t xml:space="preserve"> </w:t>
      </w:r>
      <w:r>
        <w:t>기재</w:t>
      </w:r>
      <w:r>
        <w:t xml:space="preserve"> </w:t>
      </w:r>
      <w:r>
        <w:rPr>
          <w:rFonts w:hint="eastAsia"/>
        </w:rPr>
        <w:t>매도인들</w:t>
      </w:r>
    </w:p>
    <w:p w14:paraId="11924FD9" w14:textId="77777777" w:rsidR="00F10A7E" w:rsidRDefault="008D394E"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t>별</w:t>
      </w:r>
      <w:r>
        <w:rPr>
          <w:rFonts w:hint="eastAsia"/>
        </w:rPr>
        <w:t>첨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-2</w:t>
      </w:r>
      <w:r>
        <w:t xml:space="preserve"> </w:t>
      </w:r>
      <w:r>
        <w:t>기재</w:t>
      </w:r>
      <w:r>
        <w:t xml:space="preserve"> </w:t>
      </w:r>
      <w:r>
        <w:rPr>
          <w:rFonts w:hint="eastAsia"/>
        </w:rPr>
        <w:t>매도인들</w:t>
      </w:r>
    </w:p>
    <w:p w14:paraId="350DE0BE" w14:textId="77777777" w:rsidR="00F10A7E" w:rsidRDefault="00F10A7E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</w:rPr>
      </w:pPr>
    </w:p>
    <w:p w14:paraId="7073B99A" w14:textId="77777777" w:rsidR="00F10A7E" w:rsidRDefault="00F10A7E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</w:rPr>
      </w:pPr>
    </w:p>
    <w:p w14:paraId="22A44E52" w14:textId="77777777" w:rsidR="00F10A7E" w:rsidRDefault="008D394E">
      <w:pPr>
        <w:widowControl/>
        <w:topLinePunct/>
        <w:autoSpaceDE w:val="0"/>
        <w:autoSpaceDN w:val="0"/>
        <w:spacing w:before="288" w:after="0" w:line="360" w:lineRule="auto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매수인</w:t>
      </w:r>
    </w:p>
    <w:p w14:paraId="145D5F8E" w14:textId="77777777" w:rsidR="00F10A7E" w:rsidRDefault="008D394E"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rPr>
          <w:highlight w:val="yellow"/>
        </w:rPr>
        <w:t>[*]</w:t>
      </w:r>
    </w:p>
    <w:p w14:paraId="526BF755" w14:textId="77777777" w:rsidR="00F10A7E" w:rsidRPr="00124397" w:rsidRDefault="00F10A7E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 w14:paraId="12FC5D2F" w14:textId="77777777" w:rsidR="00F10A7E" w:rsidRDefault="00F10A7E">
      <w:pPr>
        <w:widowControl/>
        <w:topLinePunct/>
        <w:autoSpaceDE w:val="0"/>
        <w:autoSpaceDN w:val="0"/>
        <w:spacing w:after="240" w:line="360" w:lineRule="auto"/>
        <w:jc w:val="center"/>
        <w:rPr>
          <w:rFonts w:ascii="Times New Roman"/>
          <w:lang w:val="en-GB"/>
          <w:rPrChange w:id="1" w:author="Yulchon" w:date="2025-06-18T18:37:00Z" w16du:dateUtc="2025-06-18T09:37:00Z">
            <w:rPr>
              <w:rFonts w:ascii="Times New Roman"/>
              <w:sz w:val="24"/>
            </w:rPr>
          </w:rPrChange>
        </w:rPr>
        <w:pPrChange w:id="2" w:author="Yulchon" w:date="2025-06-18T18:37:00Z" w16du:dateUtc="2025-06-18T09:37:00Z">
          <w:pPr>
            <w:widowControl/>
            <w:topLinePunct/>
            <w:autoSpaceDE w:val="0"/>
            <w:autoSpaceDN w:val="0"/>
            <w:spacing w:before="288" w:after="240" w:line="360" w:lineRule="auto"/>
            <w:jc w:val="center"/>
          </w:pPr>
        </w:pPrChange>
      </w:pPr>
    </w:p>
    <w:p w14:paraId="63DBC8A6" w14:textId="77777777" w:rsidR="00CF3DD0" w:rsidRDefault="00CF3DD0" w:rsidP="001B22A6">
      <w:pPr>
        <w:widowControl/>
        <w:topLinePunct/>
        <w:autoSpaceDE w:val="0"/>
        <w:autoSpaceDN w:val="0"/>
        <w:spacing w:after="240" w:line="360" w:lineRule="auto"/>
        <w:jc w:val="center"/>
        <w:rPr>
          <w:del w:id="3" w:author="Yulchon" w:date="2025-06-18T18:37:00Z" w16du:dateUtc="2025-06-18T09:37:00Z"/>
          <w:rFonts w:ascii="Times New Roman"/>
          <w:lang w:val="en-GB"/>
        </w:rPr>
      </w:pPr>
    </w:p>
    <w:p w14:paraId="768F9DBA" w14:textId="77777777" w:rsidR="00F10A7E" w:rsidRDefault="008D394E">
      <w:pPr>
        <w:widowControl/>
        <w:topLinePunct/>
        <w:autoSpaceDE w:val="0"/>
        <w:autoSpaceDN w:val="0"/>
        <w:spacing w:after="240" w:line="360" w:lineRule="auto"/>
        <w:jc w:val="left"/>
        <w:rPr>
          <w:rFonts w:ascii="Times New Roman"/>
          <w:b/>
          <w:sz w:val="24"/>
          <w:u w:val="double"/>
        </w:rPr>
        <w:sectPr w:rsidR="00F10A7E">
          <w:headerReference w:type="default" r:id="rId12"/>
          <w:footerReference w:type="even" r:id="rId13"/>
          <w:footerReference w:type="default" r:id="rId14"/>
          <w:pgSz w:w="11906" w:h="16838" w:code="9"/>
          <w:pgMar w:top="1701" w:right="1418" w:bottom="1701" w:left="1418" w:header="851" w:footer="752" w:gutter="0"/>
          <w:pgNumType w:start="1"/>
          <w:cols w:space="425"/>
          <w:docGrid w:type="lines" w:linePitch="381"/>
        </w:sectPr>
      </w:pPr>
      <w:r>
        <w:rPr>
          <w:rFonts w:ascii="Times New Roman"/>
          <w:b/>
          <w:sz w:val="24"/>
          <w:u w:val="double"/>
        </w:rPr>
        <w:lastRenderedPageBreak/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  <w:t xml:space="preserve">                                    </w:t>
      </w:r>
    </w:p>
    <w:p w14:paraId="7EA2D79C" w14:textId="77777777" w:rsidR="00F10A7E" w:rsidRDefault="008D394E">
      <w:pPr>
        <w:pStyle w:val="14-1"/>
        <w:numPr>
          <w:ilvl w:val="0"/>
          <w:numId w:val="0"/>
        </w:num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bCs/>
          <w:szCs w:val="28"/>
        </w:rPr>
      </w:pPr>
      <w:r>
        <w:rPr>
          <w:rFonts w:ascii="Times New Roman"/>
          <w:b/>
          <w:bCs/>
          <w:szCs w:val="28"/>
        </w:rPr>
        <w:lastRenderedPageBreak/>
        <w:t>주식매매계약서</w:t>
      </w:r>
    </w:p>
    <w:bookmarkEnd w:id="0"/>
    <w:p w14:paraId="4836835E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</w:rPr>
      </w:pPr>
    </w:p>
    <w:p w14:paraId="6E5A8530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주식매매계약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본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계약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2025</w:t>
      </w:r>
      <w:r>
        <w:rPr>
          <w:rFonts w:ascii="Times New Roman"/>
          <w:sz w:val="22"/>
        </w:rPr>
        <w:t>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/>
          <w:sz w:val="22"/>
        </w:rPr>
        <w:t>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/>
          <w:sz w:val="22"/>
        </w:rPr>
        <w:t>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본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계약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체결일</w:t>
      </w:r>
      <w:r>
        <w:rPr>
          <w:rFonts w:ascii="Times New Roman"/>
          <w:sz w:val="22"/>
        </w:rPr>
        <w:t xml:space="preserve">”) </w:t>
      </w:r>
      <w:r>
        <w:rPr>
          <w:rFonts w:ascii="Times New Roman"/>
          <w:sz w:val="22"/>
        </w:rPr>
        <w:t>아래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당사자들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사이에서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체결되었다</w:t>
      </w:r>
      <w:r>
        <w:rPr>
          <w:rFonts w:ascii="Times New Roman"/>
          <w:sz w:val="22"/>
        </w:rPr>
        <w:t>.</w:t>
      </w:r>
    </w:p>
    <w:p w14:paraId="21B46CB0" w14:textId="77777777" w:rsidR="00F10A7E" w:rsidRDefault="00F10A7E">
      <w:pPr>
        <w:topLinePunct/>
        <w:autoSpaceDE w:val="0"/>
        <w:autoSpaceDN w:val="0"/>
        <w:spacing w:before="0" w:after="0" w:line="360" w:lineRule="auto"/>
        <w:ind w:left="791" w:hanging="791"/>
        <w:rPr>
          <w:rFonts w:ascii="Times New Roman"/>
          <w:sz w:val="22"/>
        </w:rPr>
      </w:pPr>
    </w:p>
    <w:p w14:paraId="21BA654B" w14:textId="28079677" w:rsidR="00F10A7E" w:rsidRDefault="008D394E"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주소를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두고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강상도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생년월일</w:t>
      </w:r>
      <w:r>
        <w:rPr>
          <w:rFonts w:ascii="Times New Roman"/>
          <w:sz w:val="22"/>
        </w:rPr>
        <w:t xml:space="preserve">: </w:t>
      </w:r>
      <w:r>
        <w:rPr>
          <w:rFonts w:ascii="Times New Roman"/>
          <w:sz w:val="22"/>
          <w:szCs w:val="22"/>
        </w:rPr>
        <w:t>19</w:t>
      </w:r>
      <w:r>
        <w:rPr>
          <w:rFonts w:ascii="Times New Roman" w:hint="eastAsia"/>
          <w:sz w:val="22"/>
          <w:szCs w:val="22"/>
        </w:rPr>
        <w:t>77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9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16</w:t>
      </w:r>
      <w:r>
        <w:rPr>
          <w:rFonts w:ascii="Times New Roman"/>
          <w:sz w:val="22"/>
        </w:rPr>
        <w:t>.)(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대표매도인</w:t>
      </w:r>
      <w:r>
        <w:rPr>
          <w:rFonts w:ascii="Times New Roman" w:hint="eastAsia"/>
          <w:b/>
          <w:sz w:val="22"/>
          <w:u w:val="single"/>
        </w:rPr>
        <w:t>1</w:t>
      </w:r>
      <w:r>
        <w:rPr>
          <w:rFonts w:ascii="Times New Roman"/>
          <w:sz w:val="22"/>
        </w:rPr>
        <w:t>”)</w:t>
      </w:r>
    </w:p>
    <w:p w14:paraId="06CCC16C" w14:textId="77777777" w:rsidR="00F10A7E" w:rsidRDefault="00F10A7E">
      <w:pPr>
        <w:pStyle w:val="af9"/>
        <w:topLinePunct/>
        <w:autoSpaceDE w:val="0"/>
        <w:autoSpaceDN w:val="0"/>
        <w:spacing w:before="0" w:after="120" w:line="360" w:lineRule="auto"/>
        <w:ind w:leftChars="0" w:left="425"/>
        <w:rPr>
          <w:rFonts w:ascii="Times New Roman"/>
          <w:sz w:val="22"/>
        </w:rPr>
      </w:pPr>
    </w:p>
    <w:p w14:paraId="7824F12C" w14:textId="77777777" w:rsidR="00F10A7E" w:rsidRDefault="008D394E"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>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주소를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두고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있는</w:t>
      </w:r>
      <w:r>
        <w:rPr>
          <w:rFonts w:ascii="Times New Roman" w:hint="eastAsia"/>
          <w:sz w:val="22"/>
        </w:rPr>
        <w:t xml:space="preserve"> Jenn S. Chao(</w:t>
      </w:r>
      <w:r>
        <w:rPr>
          <w:rFonts w:ascii="Times New Roman" w:hint="eastAsia"/>
          <w:sz w:val="22"/>
        </w:rPr>
        <w:t>생년월일</w:t>
      </w:r>
      <w:r>
        <w:rPr>
          <w:rFonts w:ascii="Times New Roman" w:hint="eastAsia"/>
          <w:sz w:val="22"/>
        </w:rPr>
        <w:t xml:space="preserve">: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/>
          <w:sz w:val="22"/>
          <w:highlight w:val="yellow"/>
        </w:rPr>
        <w:t>[*]</w:t>
      </w:r>
      <w:proofErr w:type="gramStart"/>
      <w:r>
        <w:rPr>
          <w:rFonts w:ascii="Times New Roman" w:hint="eastAsia"/>
          <w:sz w:val="22"/>
        </w:rPr>
        <w:t>.)(</w:t>
      </w:r>
      <w:proofErr w:type="gramEnd"/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 w:rsidRPr="00C006CE">
        <w:rPr>
          <w:rFonts w:ascii="Times New Roman" w:hint="eastAsia"/>
          <w:b/>
          <w:bCs/>
          <w:sz w:val="22"/>
          <w:u w:val="single"/>
        </w:rPr>
        <w:t>대표매도인</w:t>
      </w:r>
      <w:r w:rsidRPr="00C006CE">
        <w:rPr>
          <w:rFonts w:ascii="Times New Roman"/>
          <w:b/>
          <w:bCs/>
          <w:sz w:val="22"/>
          <w:u w:val="single"/>
        </w:rPr>
        <w:t>2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 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ins w:id="4" w:author="Yulchon" w:date="2025-06-18T18:37:00Z" w16du:dateUtc="2025-06-18T09:37:00Z">
        <w:r>
          <w:rPr>
            <w:rFonts w:ascii="Times New Roman" w:hint="eastAsia"/>
            <w:sz w:val="22"/>
          </w:rPr>
          <w:t>대표매도인</w:t>
        </w:r>
        <w:r>
          <w:rPr>
            <w:rFonts w:ascii="Times New Roman" w:hint="eastAsia"/>
            <w:sz w:val="22"/>
          </w:rPr>
          <w:t>1</w:t>
        </w:r>
        <w:r>
          <w:rPr>
            <w:rFonts w:ascii="Times New Roman" w:hint="eastAsia"/>
            <w:sz w:val="22"/>
          </w:rPr>
          <w:t>과</w:t>
        </w:r>
        <w:r>
          <w:rPr>
            <w:rFonts w:ascii="Times New Roman" w:hint="eastAsia"/>
            <w:sz w:val="22"/>
          </w:rPr>
          <w:t xml:space="preserve"> </w:t>
        </w:r>
      </w:ins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 w:rsidRPr="00C006CE">
        <w:rPr>
          <w:rFonts w:ascii="Times New Roman" w:hint="eastAsia"/>
          <w:b/>
          <w:bCs/>
          <w:sz w:val="22"/>
          <w:u w:val="single"/>
        </w:rPr>
        <w:t>대표매도인들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</w:p>
    <w:p w14:paraId="3C4513E1" w14:textId="77777777" w:rsidR="00F10A7E" w:rsidRDefault="00F10A7E" w:rsidP="00C006CE">
      <w:pPr>
        <w:pStyle w:val="af9"/>
        <w:topLinePunct/>
        <w:autoSpaceDE w:val="0"/>
        <w:autoSpaceDN w:val="0"/>
        <w:spacing w:before="0" w:after="120" w:line="360" w:lineRule="auto"/>
        <w:ind w:leftChars="0" w:left="425"/>
        <w:rPr>
          <w:rFonts w:ascii="Times New Roman"/>
          <w:sz w:val="22"/>
        </w:rPr>
      </w:pPr>
    </w:p>
    <w:p w14:paraId="411871FC" w14:textId="77777777" w:rsidR="00F10A7E" w:rsidRDefault="008D394E"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/>
          <w:b/>
          <w:bCs/>
          <w:sz w:val="22"/>
          <w:u w:val="single"/>
        </w:rPr>
        <w:t>A</w:t>
      </w:r>
      <w:r>
        <w:rPr>
          <w:rFonts w:ascii="Times New Roman" w:hint="eastAsia"/>
          <w:b/>
          <w:bCs/>
          <w:sz w:val="22"/>
          <w:u w:val="single"/>
        </w:rPr>
        <w:t>-1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매도인들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 w:hint="eastAsia"/>
          <w:b/>
          <w:bCs/>
          <w:sz w:val="22"/>
          <w:u w:val="single"/>
        </w:rPr>
        <w:t>기타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대표매도인들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 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대표매도인들과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proofErr w:type="spellStart"/>
      <w:r>
        <w:rPr>
          <w:rFonts w:ascii="Times New Roman" w:hint="eastAsia"/>
          <w:b/>
          <w:bCs/>
          <w:sz w:val="22"/>
          <w:u w:val="single"/>
        </w:rPr>
        <w:t>대표매도인등</w:t>
      </w:r>
      <w:proofErr w:type="spellEnd"/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 xml:space="preserve">)  </w:t>
      </w:r>
    </w:p>
    <w:p w14:paraId="61D9A2D1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754816B2" w14:textId="59509509" w:rsidR="00F10A7E" w:rsidRDefault="008D394E"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/>
          <w:b/>
          <w:bCs/>
          <w:sz w:val="22"/>
          <w:u w:val="single"/>
        </w:rPr>
        <w:t>A</w:t>
      </w:r>
      <w:r>
        <w:rPr>
          <w:rFonts w:ascii="Times New Roman" w:hint="eastAsia"/>
          <w:b/>
          <w:bCs/>
          <w:sz w:val="22"/>
          <w:u w:val="single"/>
        </w:rPr>
        <w:t>-2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매도인들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 w:hint="eastAsia"/>
          <w:b/>
          <w:bCs/>
          <w:sz w:val="22"/>
          <w:u w:val="single"/>
        </w:rPr>
        <w:t>기타매도인들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등</w:t>
      </w:r>
      <w:r>
        <w:rPr>
          <w:rFonts w:ascii="Times New Roman"/>
          <w:sz w:val="22"/>
        </w:rPr>
        <w:t>과</w:t>
      </w:r>
      <w:proofErr w:type="spellEnd"/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기타매도인들을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총칭하여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매도인들</w:t>
      </w:r>
      <w:r>
        <w:rPr>
          <w:rFonts w:ascii="Times New Roman"/>
          <w:sz w:val="22"/>
        </w:rPr>
        <w:t xml:space="preserve">”, </w:t>
      </w:r>
      <w:r>
        <w:rPr>
          <w:rFonts w:ascii="Times New Roman"/>
          <w:sz w:val="22"/>
        </w:rPr>
        <w:t>개별적으로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매도인</w:t>
      </w:r>
      <w:r>
        <w:rPr>
          <w:rFonts w:ascii="Times New Roman"/>
          <w:sz w:val="22"/>
        </w:rPr>
        <w:t>”)</w:t>
      </w:r>
    </w:p>
    <w:p w14:paraId="699BA4A5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1308430F" w14:textId="77777777" w:rsidR="00F10A7E" w:rsidRDefault="008D394E"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본점을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두고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[*]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매수인</w:t>
      </w:r>
      <w:r>
        <w:rPr>
          <w:rFonts w:ascii="Times New Roman"/>
          <w:sz w:val="22"/>
        </w:rPr>
        <w:t xml:space="preserve">”) </w:t>
      </w:r>
    </w:p>
    <w:p w14:paraId="2EF1011C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  <w:pPrChange w:id="5" w:author="Yulchon" w:date="2025-06-18T18:37:00Z" w16du:dateUtc="2025-06-18T09:37:00Z">
          <w:pPr>
            <w:topLinePunct/>
            <w:autoSpaceDE w:val="0"/>
            <w:autoSpaceDN w:val="0"/>
            <w:spacing w:before="0" w:after="0" w:line="360" w:lineRule="auto"/>
            <w:ind w:left="791" w:hanging="791"/>
          </w:pPr>
        </w:pPrChange>
      </w:pPr>
    </w:p>
    <w:p w14:paraId="01AD70C2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del w:id="6" w:author="Yulchon" w:date="2025-06-18T18:37:00Z" w16du:dateUtc="2025-06-18T09:37:00Z"/>
          <w:rFonts w:ascii="Times New Roman"/>
          <w:sz w:val="22"/>
        </w:rPr>
      </w:pPr>
    </w:p>
    <w:p w14:paraId="6EC44C50" w14:textId="77777777" w:rsidR="00F10A7E" w:rsidRDefault="008D394E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전</w:t>
      </w:r>
      <w:r>
        <w:rPr>
          <w:rFonts w:ascii="Times New Roman"/>
          <w:b/>
          <w:sz w:val="22"/>
        </w:rPr>
        <w:tab/>
      </w:r>
      <w:r>
        <w:rPr>
          <w:rFonts w:ascii="Times New Roman"/>
          <w:b/>
          <w:sz w:val="22"/>
        </w:rPr>
        <w:t>문</w:t>
      </w:r>
    </w:p>
    <w:p w14:paraId="7BB07B4A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3C76CB2E" w14:textId="77777777" w:rsidR="00F10A7E" w:rsidRDefault="008D394E">
      <w:pPr>
        <w:pStyle w:val="af9"/>
        <w:numPr>
          <w:ilvl w:val="0"/>
          <w:numId w:val="57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proofErr w:type="spellStart"/>
      <w:r>
        <w:rPr>
          <w:rFonts w:ascii="Times New Roman"/>
          <w:sz w:val="22"/>
        </w:rPr>
        <w:t>월출동</w:t>
      </w:r>
      <w:proofErr w:type="spellEnd"/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본점을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두고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엠피닉스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주식회사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대상회사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대한민국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법률에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설립되어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존속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회사</w:t>
      </w:r>
      <w:r>
        <w:rPr>
          <w:rFonts w:ascii="Times New Roman" w:hint="eastAsia"/>
          <w:sz w:val="22"/>
        </w:rPr>
        <w:t>로서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마이크로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비구면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렌즈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모듈을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개발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제조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판매하는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사업을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영위하고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있다</w:t>
      </w:r>
      <w:r>
        <w:rPr>
          <w:rFonts w:ascii="Times New Roman"/>
          <w:sz w:val="22"/>
        </w:rPr>
        <w:t>.</w:t>
      </w:r>
    </w:p>
    <w:p w14:paraId="345D82F2" w14:textId="75CB7DE4" w:rsidR="00F10A7E" w:rsidRDefault="008D394E">
      <w:pPr>
        <w:pStyle w:val="af9"/>
        <w:numPr>
          <w:ilvl w:val="0"/>
          <w:numId w:val="57"/>
        </w:numPr>
        <w:topLinePunct/>
        <w:autoSpaceDE w:val="0"/>
        <w:autoSpaceDN w:val="0"/>
        <w:spacing w:before="0" w:line="360" w:lineRule="auto"/>
        <w:ind w:leftChars="0" w:left="426" w:hanging="426"/>
        <w:rPr>
          <w:rFonts w:ascii="Times New Roman"/>
          <w:sz w:val="22"/>
        </w:rPr>
        <w:pPrChange w:id="7" w:author="Yulchon" w:date="2025-06-18T18:37:00Z" w16du:dateUtc="2025-06-18T09:37:00Z">
          <w:pPr>
            <w:pStyle w:val="af9"/>
            <w:numPr>
              <w:numId w:val="57"/>
            </w:numPr>
            <w:topLinePunct/>
            <w:autoSpaceDE w:val="0"/>
            <w:autoSpaceDN w:val="0"/>
            <w:spacing w:before="0" w:after="120" w:line="360" w:lineRule="auto"/>
            <w:ind w:leftChars="0" w:left="425" w:hanging="425"/>
          </w:pPr>
        </w:pPrChange>
      </w:pP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체결일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현재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/>
          <w:sz w:val="22"/>
        </w:rPr>
        <w:t>대상회사는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보통주식</w:t>
      </w:r>
      <w:r>
        <w:rPr>
          <w:rFonts w:ascii="Times New Roman"/>
          <w:sz w:val="22"/>
        </w:rPr>
        <w:t xml:space="preserve"> 3,115,278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1,250,100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2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450,000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3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124,998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4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124,998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5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360,000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6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190,104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합계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</w:t>
      </w:r>
      <w:r>
        <w:rPr>
          <w:rFonts w:ascii="Times New Roman"/>
          <w:sz w:val="22"/>
        </w:rPr>
        <w:t xml:space="preserve"> 4,365,378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)(1</w:t>
      </w:r>
      <w:r>
        <w:rPr>
          <w:rFonts w:ascii="Times New Roman"/>
          <w:sz w:val="22"/>
        </w:rPr>
        <w:t>주당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액면금액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500</w:t>
      </w:r>
      <w:r>
        <w:rPr>
          <w:rFonts w:ascii="Times New Roman"/>
          <w:sz w:val="22"/>
        </w:rPr>
        <w:t>원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발행하였고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매도인들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</w:t>
      </w:r>
      <w:r>
        <w:rPr>
          <w:rFonts w:ascii="Times New Roman"/>
          <w:sz w:val="22"/>
        </w:rPr>
        <w:t xml:space="preserve"> (</w:t>
      </w:r>
      <w:proofErr w:type="spellStart"/>
      <w:r>
        <w:rPr>
          <w:rFonts w:ascii="Times New Roman"/>
          <w:sz w:val="22"/>
        </w:rPr>
        <w:t>i</w:t>
      </w:r>
      <w:proofErr w:type="spellEnd"/>
      <w:r>
        <w:rPr>
          <w:rFonts w:ascii="Times New Roman"/>
          <w:sz w:val="22"/>
        </w:rPr>
        <w:t xml:space="preserve">) </w:t>
      </w:r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1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보통주식</w:t>
      </w:r>
      <w:r>
        <w:rPr>
          <w:rFonts w:ascii="Times New Roman"/>
          <w:sz w:val="22"/>
        </w:rPr>
        <w:t xml:space="preserve"> </w:t>
      </w:r>
      <w:r w:rsidRPr="00C006CE">
        <w:rPr>
          <w:rFonts w:ascii="Times New Roman"/>
          <w:sz w:val="22"/>
          <w:highlight w:val="yellow"/>
          <w:rPrChange w:id="8" w:author="Yulchon" w:date="2025-06-18T18:37:00Z" w16du:dateUtc="2025-06-18T09:37:00Z">
            <w:rPr>
              <w:rFonts w:ascii="Times New Roman"/>
              <w:sz w:val="22"/>
            </w:rPr>
          </w:rPrChange>
        </w:rPr>
        <w:t>[*]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지분율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약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highlight w:val="yellow"/>
        </w:rPr>
        <w:t>[</w:t>
      </w:r>
      <w:r>
        <w:rPr>
          <w:rFonts w:ascii="Times New Roman" w:hint="eastAsia"/>
          <w:sz w:val="22"/>
          <w:highlight w:val="yellow"/>
        </w:rPr>
        <w:t>*</w:t>
      </w:r>
      <w:r>
        <w:rPr>
          <w:rFonts w:ascii="Times New Roman"/>
          <w:sz w:val="22"/>
          <w:highlight w:val="yellow"/>
        </w:rPr>
        <w:t>]</w:t>
      </w:r>
      <w:r>
        <w:rPr>
          <w:rFonts w:ascii="Times New Roman"/>
          <w:sz w:val="22"/>
        </w:rPr>
        <w:t xml:space="preserve">%, 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lastRenderedPageBreak/>
        <w:t>“</w:t>
      </w:r>
      <w:r>
        <w:rPr>
          <w:rFonts w:ascii="Times New Roman"/>
          <w:b/>
          <w:sz w:val="22"/>
          <w:u w:val="single"/>
        </w:rPr>
        <w:t>대표매도인</w:t>
      </w:r>
      <w:r>
        <w:rPr>
          <w:rFonts w:ascii="Times New Roman" w:hint="eastAsia"/>
          <w:b/>
          <w:sz w:val="22"/>
          <w:u w:val="single"/>
        </w:rPr>
        <w:t>1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보유주식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를</w:t>
      </w:r>
      <w:r>
        <w:rPr>
          <w:rFonts w:ascii="Times New Roman"/>
          <w:sz w:val="22"/>
        </w:rPr>
        <w:t xml:space="preserve">, (ii) </w:t>
      </w:r>
      <w:del w:id="9" w:author="Yulchon" w:date="2025-06-18T18:37:00Z" w16du:dateUtc="2025-06-18T09:37:00Z">
        <w:r w:rsidR="007470E7">
          <w:rPr>
            <w:rFonts w:ascii="Times New Roman" w:hint="eastAsia"/>
            <w:sz w:val="22"/>
          </w:rPr>
          <w:delText xml:space="preserve">Jenn S. </w:delText>
        </w:r>
        <w:r w:rsidR="007470E7" w:rsidRPr="003858D9">
          <w:rPr>
            <w:rFonts w:ascii="Times New Roman" w:hint="eastAsia"/>
            <w:sz w:val="22"/>
          </w:rPr>
          <w:delText>Chao</w:delText>
        </w:r>
      </w:del>
      <w:ins w:id="10" w:author="Yulchon" w:date="2025-06-18T18:37:00Z" w16du:dateUtc="2025-06-18T09:37:00Z">
        <w:r>
          <w:rPr>
            <w:rFonts w:ascii="Times New Roman" w:hint="eastAsia"/>
            <w:sz w:val="22"/>
          </w:rPr>
          <w:t>대표매도인</w:t>
        </w:r>
        <w:r>
          <w:rPr>
            <w:rFonts w:ascii="Times New Roman" w:hint="eastAsia"/>
            <w:sz w:val="22"/>
          </w:rPr>
          <w:t>2</w:t>
        </w:r>
      </w:ins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 w:rsidRPr="00C006CE"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 w:rsidRPr="00C006CE">
        <w:rPr>
          <w:rFonts w:ascii="Times New Roman" w:hint="eastAsia"/>
          <w:sz w:val="22"/>
        </w:rPr>
        <w:t>대표매도인들</w:t>
      </w:r>
      <w:r>
        <w:rPr>
          <w:rFonts w:ascii="Times New Roman" w:hint="eastAsia"/>
          <w:sz w:val="22"/>
        </w:rPr>
        <w:t>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보통주식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</w:t>
      </w:r>
      <w:r>
        <w:rPr>
          <w:rFonts w:ascii="Times New Roman" w:hint="eastAsia"/>
          <w:sz w:val="22"/>
        </w:rPr>
        <w:t xml:space="preserve"> </w:t>
      </w:r>
      <w:r w:rsidRPr="00C006CE">
        <w:rPr>
          <w:rFonts w:ascii="Times New Roman"/>
          <w:sz w:val="22"/>
          <w:highlight w:val="yellow"/>
          <w:rPrChange w:id="11" w:author="Yulchon" w:date="2025-06-18T18:37:00Z" w16du:dateUtc="2025-06-18T09:37:00Z">
            <w:rPr>
              <w:rFonts w:ascii="Times New Roman"/>
              <w:sz w:val="22"/>
            </w:rPr>
          </w:rPrChange>
        </w:rPr>
        <w:t>[*]</w:t>
      </w:r>
      <w:r>
        <w:rPr>
          <w:rFonts w:ascii="Times New Roman" w:hint="eastAsia"/>
          <w:sz w:val="22"/>
        </w:rPr>
        <w:t>주</w:t>
      </w:r>
      <w:r>
        <w:rPr>
          <w:rFonts w:ascii="Times New Roman" w:hint="eastAsia"/>
          <w:sz w:val="22"/>
        </w:rPr>
        <w:t>(</w:t>
      </w:r>
      <w:ins w:id="12" w:author="Yulchon" w:date="2025-06-18T18:37:00Z" w16du:dateUtc="2025-06-18T09:37:00Z">
        <w:r>
          <w:rPr>
            <w:rFonts w:ascii="Times New Roman" w:hint="eastAsia"/>
            <w:sz w:val="22"/>
          </w:rPr>
          <w:t>대표매도인</w:t>
        </w:r>
        <w:r>
          <w:rPr>
            <w:rFonts w:ascii="Times New Roman" w:hint="eastAsia"/>
            <w:sz w:val="22"/>
          </w:rPr>
          <w:t>2</w:t>
        </w:r>
        <w:r>
          <w:rPr>
            <w:rFonts w:ascii="Times New Roman" w:hint="eastAsia"/>
            <w:sz w:val="22"/>
          </w:rPr>
          <w:t>가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소유한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대상회사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발행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보통주식은</w:t>
        </w:r>
        <w:r>
          <w:rPr>
            <w:rFonts w:ascii="Times New Roman" w:hint="eastAsia"/>
            <w:sz w:val="22"/>
          </w:rPr>
          <w:t xml:space="preserve"> </w:t>
        </w:r>
        <w:r w:rsidRPr="00C006CE">
          <w:rPr>
            <w:rFonts w:ascii="Times New Roman"/>
            <w:sz w:val="22"/>
            <w:highlight w:val="yellow"/>
          </w:rPr>
          <w:t>[*]</w:t>
        </w:r>
        <w:r>
          <w:rPr>
            <w:rFonts w:ascii="Times New Roman" w:hint="eastAsia"/>
            <w:sz w:val="22"/>
          </w:rPr>
          <w:t>주이고</w:t>
        </w:r>
        <w:r>
          <w:rPr>
            <w:rFonts w:ascii="Times New Roman" w:hint="eastAsia"/>
            <w:sz w:val="22"/>
          </w:rPr>
          <w:t>,</w:t>
        </w:r>
        <w:r>
          <w:rPr>
            <w:rFonts w:ascii="Times New Roman"/>
            <w:sz w:val="22"/>
          </w:rPr>
          <w:t xml:space="preserve"> </w:t>
        </w:r>
        <w:r>
          <w:rPr>
            <w:rFonts w:ascii="Times New Roman" w:hint="eastAsia"/>
            <w:sz w:val="22"/>
          </w:rPr>
          <w:t>기타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대표매도인들이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소유한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대상회사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발행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보통주식은</w:t>
        </w:r>
        <w:r>
          <w:rPr>
            <w:rFonts w:ascii="Times New Roman" w:hint="eastAsia"/>
            <w:sz w:val="22"/>
          </w:rPr>
          <w:t xml:space="preserve"> </w:t>
        </w:r>
        <w:r w:rsidRPr="00C006CE">
          <w:rPr>
            <w:rFonts w:ascii="Times New Roman" w:hint="eastAsia"/>
            <w:b/>
            <w:sz w:val="22"/>
            <w:u w:val="single"/>
          </w:rPr>
          <w:t>별첨</w:t>
        </w:r>
        <w:r w:rsidRPr="00C006CE">
          <w:rPr>
            <w:rFonts w:ascii="Times New Roman"/>
            <w:b/>
            <w:sz w:val="22"/>
            <w:u w:val="single"/>
          </w:rPr>
          <w:t xml:space="preserve"> A-1</w:t>
        </w:r>
        <w:r>
          <w:rPr>
            <w:rFonts w:ascii="Times New Roman" w:hint="eastAsia"/>
            <w:sz w:val="22"/>
          </w:rPr>
          <w:t>에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기재된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바와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같으며</w:t>
        </w:r>
        <w:r>
          <w:rPr>
            <w:rFonts w:ascii="Times New Roman" w:hint="eastAsia"/>
            <w:sz w:val="22"/>
          </w:rPr>
          <w:t xml:space="preserve">, </w:t>
        </w:r>
      </w:ins>
      <w:r>
        <w:rPr>
          <w:rFonts w:ascii="Times New Roman" w:hint="eastAsia"/>
          <w:sz w:val="22"/>
        </w:rPr>
        <w:t>합계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지분율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약</w:t>
      </w:r>
      <w:r>
        <w:rPr>
          <w:rFonts w:ascii="Times New Roman" w:hint="eastAsia"/>
          <w:sz w:val="22"/>
        </w:rPr>
        <w:t xml:space="preserve"> </w:t>
      </w:r>
      <w:r w:rsidRPr="00C006CE"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 xml:space="preserve">%, 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대표매도인</w:t>
      </w:r>
      <w:r>
        <w:rPr>
          <w:rFonts w:ascii="Times New Roman" w:hint="eastAsia"/>
          <w:b/>
          <w:bCs/>
          <w:sz w:val="22"/>
          <w:u w:val="single"/>
        </w:rPr>
        <w:t>2</w:t>
      </w:r>
      <w:r>
        <w:rPr>
          <w:rFonts w:ascii="Times New Roman" w:hint="eastAsia"/>
          <w:b/>
          <w:bCs/>
          <w:sz w:val="22"/>
          <w:u w:val="single"/>
        </w:rPr>
        <w:t>등</w:t>
      </w:r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보유주식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대표매도인</w:t>
      </w:r>
      <w:r>
        <w:rPr>
          <w:rFonts w:ascii="Times New Roman" w:hint="eastAsia"/>
          <w:sz w:val="22"/>
        </w:rPr>
        <w:t xml:space="preserve">1 </w:t>
      </w:r>
      <w:r>
        <w:rPr>
          <w:rFonts w:ascii="Times New Roman" w:hint="eastAsia"/>
          <w:sz w:val="22"/>
        </w:rPr>
        <w:t>보유주식과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proofErr w:type="spellStart"/>
      <w:r>
        <w:rPr>
          <w:rFonts w:ascii="Times New Roman" w:hint="eastAsia"/>
          <w:b/>
          <w:bCs/>
          <w:sz w:val="22"/>
          <w:u w:val="single"/>
        </w:rPr>
        <w:t>대표매도인등</w:t>
      </w:r>
      <w:proofErr w:type="spellEnd"/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보유주식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를</w:t>
      </w:r>
      <w:r>
        <w:rPr>
          <w:rFonts w:ascii="Times New Roman" w:hint="eastAsia"/>
          <w:sz w:val="22"/>
        </w:rPr>
        <w:t xml:space="preserve">, (iii) </w:t>
      </w:r>
      <w:r>
        <w:rPr>
          <w:rFonts w:ascii="Times New Roman"/>
          <w:sz w:val="22"/>
        </w:rPr>
        <w:t>기타매도인</w:t>
      </w:r>
      <w:r>
        <w:rPr>
          <w:rFonts w:ascii="Times New Roman" w:hint="eastAsia"/>
          <w:sz w:val="22"/>
        </w:rPr>
        <w:t>들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/>
          <w:b/>
          <w:bCs/>
          <w:sz w:val="22"/>
          <w:u w:val="single"/>
        </w:rPr>
        <w:t>A</w:t>
      </w:r>
      <w:r>
        <w:rPr>
          <w:rFonts w:ascii="Times New Roman" w:hint="eastAsia"/>
          <w:b/>
          <w:bCs/>
          <w:sz w:val="22"/>
          <w:u w:val="single"/>
        </w:rPr>
        <w:t>-2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바와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보통주식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</w:t>
      </w:r>
      <w:r>
        <w:rPr>
          <w:rFonts w:ascii="Times New Roman"/>
          <w:sz w:val="22"/>
        </w:rPr>
        <w:t xml:space="preserve"> </w:t>
      </w:r>
      <w:r w:rsidRPr="00C006CE">
        <w:rPr>
          <w:rFonts w:ascii="Times New Roman"/>
          <w:sz w:val="22"/>
          <w:highlight w:val="yellow"/>
          <w:rPrChange w:id="13" w:author="Yulchon" w:date="2025-06-18T18:37:00Z" w16du:dateUtc="2025-06-18T09:37:00Z">
            <w:rPr>
              <w:rFonts w:ascii="Times New Roman"/>
              <w:sz w:val="22"/>
            </w:rPr>
          </w:rPrChange>
        </w:rPr>
        <w:t>[*]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합계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지분율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약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highlight w:val="yellow"/>
        </w:rPr>
        <w:t>[</w:t>
      </w:r>
      <w:r>
        <w:rPr>
          <w:rFonts w:ascii="Times New Roman" w:hint="eastAsia"/>
          <w:sz w:val="22"/>
          <w:highlight w:val="yellow"/>
        </w:rPr>
        <w:t>*</w:t>
      </w:r>
      <w:r>
        <w:rPr>
          <w:rFonts w:ascii="Times New Roman"/>
          <w:sz w:val="22"/>
          <w:highlight w:val="yellow"/>
        </w:rPr>
        <w:t>]</w:t>
      </w:r>
      <w:r>
        <w:rPr>
          <w:rFonts w:ascii="Times New Roman"/>
          <w:sz w:val="22"/>
        </w:rPr>
        <w:t xml:space="preserve">%, 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총칭하여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기타매도인</w:t>
      </w:r>
      <w:r>
        <w:rPr>
          <w:rFonts w:ascii="Times New Roman" w:hint="eastAsia"/>
          <w:b/>
          <w:sz w:val="22"/>
          <w:u w:val="single"/>
        </w:rPr>
        <w:t>들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보유주식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 xml:space="preserve">, </w:t>
      </w:r>
      <w:proofErr w:type="spellStart"/>
      <w:r>
        <w:rPr>
          <w:rFonts w:ascii="Times New Roman" w:hint="eastAsia"/>
          <w:sz w:val="22"/>
        </w:rPr>
        <w:t>대표매도인등</w:t>
      </w:r>
      <w:proofErr w:type="spellEnd"/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보유주식과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대상주식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소유하고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있다</w:t>
      </w:r>
      <w:r>
        <w:rPr>
          <w:rFonts w:ascii="Times New Roman"/>
          <w:sz w:val="22"/>
        </w:rPr>
        <w:t>.</w:t>
      </w:r>
    </w:p>
    <w:p w14:paraId="02755296" w14:textId="77777777" w:rsidR="00F10A7E" w:rsidRDefault="008D394E">
      <w:pPr>
        <w:pStyle w:val="af9"/>
        <w:numPr>
          <w:ilvl w:val="0"/>
          <w:numId w:val="57"/>
        </w:numPr>
        <w:topLinePunct/>
        <w:autoSpaceDE w:val="0"/>
        <w:autoSpaceDN w:val="0"/>
        <w:spacing w:before="0" w:line="360" w:lineRule="auto"/>
        <w:ind w:leftChars="0" w:left="426" w:hanging="426"/>
        <w:rPr>
          <w:rFonts w:ascii="Times New Roman"/>
          <w:sz w:val="22"/>
        </w:rPr>
      </w:pP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조건에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매도인들은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매수인에게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매도하고자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매수인은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매도인들로부터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매수하고자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하며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본건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거래</w:t>
      </w:r>
      <w:r>
        <w:rPr>
          <w:rFonts w:ascii="Times New Roman"/>
          <w:sz w:val="22"/>
        </w:rPr>
        <w:t>”)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거래종결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이하에서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정의됨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매도인이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매도하는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주식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매도인별</w:t>
      </w:r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대상주식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별첨</w:t>
      </w:r>
      <w:r>
        <w:rPr>
          <w:rFonts w:ascii="Times New Roman"/>
          <w:b/>
          <w:bCs/>
          <w:sz w:val="22"/>
          <w:u w:val="single"/>
        </w:rPr>
        <w:t xml:space="preserve"> B</w:t>
      </w:r>
      <w:r>
        <w:rPr>
          <w:rFonts w:ascii="Times New Roman" w:hint="eastAsia"/>
          <w:sz w:val="22"/>
        </w:rPr>
        <w:t>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기재된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바와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같다</w:t>
      </w:r>
      <w:r>
        <w:rPr>
          <w:rFonts w:ascii="Times New Roman"/>
          <w:sz w:val="22"/>
        </w:rPr>
        <w:t>.</w:t>
      </w:r>
    </w:p>
    <w:p w14:paraId="69EE01B5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6AC465F4" w14:textId="77777777" w:rsidR="00F10A7E" w:rsidRDefault="008D394E">
      <w:pPr>
        <w:pStyle w:val="af9"/>
        <w:numPr>
          <w:ilvl w:val="0"/>
          <w:numId w:val="57"/>
        </w:numPr>
        <w:topLinePunct/>
        <w:autoSpaceDE w:val="0"/>
        <w:autoSpaceDN w:val="0"/>
        <w:spacing w:before="0" w:line="360" w:lineRule="auto"/>
        <w:ind w:leftChars="0" w:left="426" w:hanging="426"/>
        <w:rPr>
          <w:rFonts w:ascii="Times New Roman"/>
          <w:sz w:val="22"/>
        </w:rPr>
      </w:pPr>
      <w:r>
        <w:rPr>
          <w:rFonts w:ascii="Times New Roman"/>
          <w:sz w:val="22"/>
        </w:rPr>
        <w:t>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매수인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총칭하여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당사자들</w:t>
      </w:r>
      <w:r>
        <w:rPr>
          <w:rFonts w:ascii="Times New Roman"/>
          <w:sz w:val="22"/>
        </w:rPr>
        <w:t xml:space="preserve">”, </w:t>
      </w:r>
      <w:r>
        <w:rPr>
          <w:rFonts w:ascii="Times New Roman"/>
          <w:sz w:val="22"/>
        </w:rPr>
        <w:t>개별적으로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당사자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다음과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합의하고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약정한다</w:t>
      </w:r>
      <w:r>
        <w:rPr>
          <w:rFonts w:ascii="Times New Roman"/>
          <w:sz w:val="22"/>
        </w:rPr>
        <w:t>.</w:t>
      </w:r>
    </w:p>
    <w:p w14:paraId="0B883363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0328061B" w14:textId="77777777" w:rsidR="00F10A7E" w:rsidRDefault="008D394E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</w:rPr>
      </w:pPr>
      <w:r>
        <w:rPr>
          <w:rFonts w:ascii="Times New Roman" w:hint="eastAsia"/>
          <w:b/>
          <w:sz w:val="22"/>
        </w:rPr>
        <w:t>다</w:t>
      </w:r>
      <w:r>
        <w:rPr>
          <w:rFonts w:ascii="Times New Roman"/>
          <w:b/>
          <w:sz w:val="22"/>
        </w:rPr>
        <w:tab/>
      </w:r>
      <w:r>
        <w:rPr>
          <w:rFonts w:ascii="Times New Roman" w:hint="eastAsia"/>
          <w:b/>
          <w:sz w:val="22"/>
        </w:rPr>
        <w:t>음</w:t>
      </w:r>
    </w:p>
    <w:p w14:paraId="317EE292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14" w:name="_Toc497385798"/>
      <w:r>
        <w:rPr>
          <w:rFonts w:eastAsia="바탕"/>
          <w:sz w:val="22"/>
          <w:szCs w:val="22"/>
        </w:rPr>
        <w:t>용어의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</w:t>
      </w:r>
      <w:bookmarkEnd w:id="14"/>
    </w:p>
    <w:p w14:paraId="6BC6CDAF" w14:textId="77777777" w:rsidR="00F10A7E" w:rsidRDefault="008D394E">
      <w:pPr>
        <w:numPr>
          <w:ilvl w:val="0"/>
          <w:numId w:val="3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u w:val="single"/>
        </w:rPr>
        <w:t>정의규정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용어는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달리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정의되지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1</w:t>
      </w:r>
      <w:r>
        <w:rPr>
          <w:rFonts w:ascii="Times New Roman" w:hint="eastAsia"/>
          <w:b/>
          <w:bCs/>
          <w:sz w:val="22"/>
          <w:szCs w:val="22"/>
          <w:u w:val="single"/>
        </w:rPr>
        <w:t>.1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또한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허용하지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제외하고는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용어는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단수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복수를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계약서는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약정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추가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대체되는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</w:p>
    <w:p w14:paraId="44CDB0D4" w14:textId="77777777" w:rsidR="00F10A7E" w:rsidRDefault="008D394E">
      <w:pPr>
        <w:numPr>
          <w:ilvl w:val="0"/>
          <w:numId w:val="3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 w:rsidRPr="00C006CE">
        <w:rPr>
          <w:rFonts w:ascii="Times New Roman" w:hint="eastAsia"/>
          <w:sz w:val="22"/>
          <w:szCs w:val="22"/>
          <w:u w:val="single"/>
        </w:rPr>
        <w:t>해석</w:t>
      </w:r>
      <w:r w:rsidRPr="00C006CE"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 w:hint="eastAsia"/>
          <w:sz w:val="22"/>
          <w:szCs w:val="22"/>
        </w:rPr>
        <w:t xml:space="preserve"> 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명시적으로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달리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규정되거나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문맥상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달리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해석될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필요가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객관적으로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명백한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아래의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해석규칙이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적용된다</w:t>
      </w:r>
      <w:r>
        <w:rPr>
          <w:rFonts w:ascii="Times New Roman" w:hint="eastAsia"/>
          <w:sz w:val="22"/>
          <w:szCs w:val="22"/>
        </w:rPr>
        <w:t xml:space="preserve">. </w:t>
      </w:r>
    </w:p>
    <w:p w14:paraId="22059168" w14:textId="77777777" w:rsidR="00F10A7E" w:rsidRDefault="008D394E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단수로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정의된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용어는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복수에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의미도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반대의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마찬가지이다</w:t>
      </w:r>
      <w:r>
        <w:rPr>
          <w:rFonts w:ascii="Times New Roman"/>
          <w:sz w:val="22"/>
          <w:szCs w:val="23"/>
        </w:rPr>
        <w:t xml:space="preserve">. </w:t>
      </w:r>
    </w:p>
    <w:p w14:paraId="4AA7F4D5" w14:textId="77777777" w:rsidR="00F10A7E" w:rsidRDefault="008D394E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lastRenderedPageBreak/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조항의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표제는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참고의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편의를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것이며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미치지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2868761B" w14:textId="77777777" w:rsidR="00F10A7E" w:rsidRDefault="008D394E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기간은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달리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영업일로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명시하거나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달리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규정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요구되지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역일</w:t>
      </w:r>
      <w:r>
        <w:rPr>
          <w:rFonts w:ascii="Times New Roman" w:hint="eastAsia"/>
          <w:sz w:val="22"/>
          <w:szCs w:val="23"/>
        </w:rPr>
        <w:t>(Calendar Day)</w:t>
      </w:r>
      <w:r>
        <w:rPr>
          <w:rFonts w:ascii="Times New Roman" w:hint="eastAsia"/>
          <w:sz w:val="22"/>
          <w:szCs w:val="23"/>
        </w:rPr>
        <w:t>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기준으로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 xml:space="preserve">. </w:t>
      </w:r>
    </w:p>
    <w:p w14:paraId="4A87C4C5" w14:textId="77777777" w:rsidR="00F10A7E" w:rsidRDefault="008D394E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어느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“이전”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</w:t>
      </w:r>
      <w:proofErr w:type="spellStart"/>
      <w:r>
        <w:rPr>
          <w:rFonts w:ascii="Times New Roman" w:hint="eastAsia"/>
          <w:sz w:val="22"/>
          <w:szCs w:val="23"/>
        </w:rPr>
        <w:t>이후”는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“전”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</w:t>
      </w:r>
      <w:proofErr w:type="spellStart"/>
      <w:r>
        <w:rPr>
          <w:rFonts w:ascii="Times New Roman" w:hint="eastAsia"/>
          <w:sz w:val="22"/>
          <w:szCs w:val="23"/>
        </w:rPr>
        <w:t>후”는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않는다</w:t>
      </w:r>
      <w:r>
        <w:rPr>
          <w:rFonts w:ascii="Times New Roman" w:hint="eastAsia"/>
          <w:sz w:val="22"/>
          <w:szCs w:val="23"/>
        </w:rPr>
        <w:t>.</w:t>
      </w:r>
    </w:p>
    <w:p w14:paraId="5594A709" w14:textId="77777777" w:rsidR="00F10A7E" w:rsidRDefault="008D394E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“또는”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“혹은”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“내지”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표현은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전후의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문장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단어에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배타적으로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해석하지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문맥상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명백하게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해석을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요구하지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연결된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병렬적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문장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단어들을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지칭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의미하는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“그리고”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</w:t>
      </w:r>
      <w:proofErr w:type="spellStart"/>
      <w:r>
        <w:rPr>
          <w:rFonts w:ascii="Times New Roman" w:hint="eastAsia"/>
          <w:sz w:val="22"/>
          <w:szCs w:val="23"/>
        </w:rPr>
        <w:t>및”의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의미도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함께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해석한다</w:t>
      </w:r>
      <w:r>
        <w:rPr>
          <w:rFonts w:ascii="Times New Roman" w:hint="eastAsia"/>
          <w:sz w:val="22"/>
          <w:szCs w:val="23"/>
        </w:rPr>
        <w:t xml:space="preserve">. </w:t>
      </w:r>
    </w:p>
    <w:p w14:paraId="42D8EC92" w14:textId="77777777" w:rsidR="00F10A7E" w:rsidRDefault="008D394E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“포함”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</w:t>
      </w:r>
      <w:proofErr w:type="spellStart"/>
      <w:r>
        <w:rPr>
          <w:rFonts w:ascii="Times New Roman" w:hint="eastAsia"/>
          <w:sz w:val="22"/>
          <w:szCs w:val="23"/>
        </w:rPr>
        <w:t>포함하는”이라는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표현이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사용된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전후에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“제한됨이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없이”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“이에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제한되지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않고”라는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표현이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명시적으로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부가되었는지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여부를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불문하고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같은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표현이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부가된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간주한다</w:t>
      </w:r>
      <w:r>
        <w:rPr>
          <w:rFonts w:ascii="Times New Roman" w:hint="eastAsia"/>
          <w:sz w:val="22"/>
          <w:szCs w:val="23"/>
        </w:rPr>
        <w:t xml:space="preserve">. </w:t>
      </w:r>
    </w:p>
    <w:p w14:paraId="16F870E3" w14:textId="77777777" w:rsidR="00F10A7E" w:rsidRDefault="008D394E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계약서에서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계약”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문서는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수시로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수정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변경되거나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보완된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문서를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의미하는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해석된다</w:t>
      </w:r>
      <w:r>
        <w:rPr>
          <w:rFonts w:ascii="Times New Roman" w:hint="eastAsia"/>
          <w:sz w:val="22"/>
          <w:szCs w:val="23"/>
        </w:rPr>
        <w:t>.</w:t>
      </w:r>
    </w:p>
    <w:p w14:paraId="540F71C1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15" w:name="_Toc495668068"/>
      <w:bookmarkStart w:id="16" w:name="_Toc497385799"/>
      <w:bookmarkEnd w:id="15"/>
      <w:r>
        <w:rPr>
          <w:rFonts w:eastAsia="바탕"/>
          <w:sz w:val="22"/>
          <w:szCs w:val="22"/>
        </w:rPr>
        <w:t>대상주식의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</w:t>
      </w:r>
      <w:bookmarkEnd w:id="16"/>
    </w:p>
    <w:p w14:paraId="6F8BE947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조건에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매도인들은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거래종결일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아래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4.1</w:t>
      </w:r>
      <w:r>
        <w:rPr>
          <w:rFonts w:ascii="Times New Roman"/>
          <w:sz w:val="22"/>
        </w:rPr>
        <w:t>조에서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정의됨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아무런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제한부담이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없는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상태로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매수인에게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매수인은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매도인들로부터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매수하기로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한다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매도인별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대상주식의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B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바와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같다</w:t>
      </w:r>
      <w:r>
        <w:rPr>
          <w:rFonts w:ascii="Times New Roman"/>
          <w:sz w:val="22"/>
        </w:rPr>
        <w:t>.</w:t>
      </w:r>
    </w:p>
    <w:p w14:paraId="658145C5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17" w:name="_Toc497385800"/>
      <w:r>
        <w:rPr>
          <w:rFonts w:eastAsia="바탕"/>
          <w:sz w:val="22"/>
          <w:szCs w:val="22"/>
        </w:rPr>
        <w:t>매매대금</w:t>
      </w:r>
      <w:bookmarkEnd w:id="17"/>
    </w:p>
    <w:p w14:paraId="2B5E95DF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대상주식에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매매대금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총액은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금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/>
          <w:sz w:val="22"/>
          <w:highlight w:val="yellow"/>
        </w:rPr>
        <w:t>*]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원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매매대금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한다</w:t>
      </w:r>
      <w:r>
        <w:rPr>
          <w:rFonts w:ascii="Times New Roman"/>
          <w:sz w:val="22"/>
        </w:rPr>
        <w:t xml:space="preserve">. </w:t>
      </w:r>
      <w:r>
        <w:rPr>
          <w:rFonts w:ascii="Times New Roman"/>
          <w:sz w:val="22"/>
        </w:rPr>
        <w:t>대상주식의</w:t>
      </w:r>
      <w:r>
        <w:rPr>
          <w:rFonts w:ascii="Times New Roman"/>
          <w:sz w:val="22"/>
        </w:rPr>
        <w:t xml:space="preserve"> 1</w:t>
      </w:r>
      <w:r>
        <w:rPr>
          <w:rFonts w:ascii="Times New Roman"/>
          <w:sz w:val="22"/>
        </w:rPr>
        <w:t>주당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매매대금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</w:t>
      </w:r>
      <w:r>
        <w:rPr>
          <w:rFonts w:ascii="Times New Roman" w:hint="eastAsia"/>
          <w:sz w:val="22"/>
        </w:rPr>
        <w:t>별로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지급될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매매대금의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내역은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B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바와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같다</w:t>
      </w:r>
      <w:r>
        <w:rPr>
          <w:rFonts w:ascii="Times New Roman"/>
          <w:sz w:val="22"/>
        </w:rPr>
        <w:t>.</w:t>
      </w:r>
      <w:r>
        <w:rPr>
          <w:rFonts w:ascii="Times New Roman" w:hint="eastAsia"/>
          <w:sz w:val="22"/>
        </w:rPr>
        <w:t xml:space="preserve"> </w:t>
      </w:r>
    </w:p>
    <w:p w14:paraId="66A856CA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18" w:name="_Toc497385801"/>
      <w:r>
        <w:rPr>
          <w:rFonts w:eastAsia="바탕"/>
          <w:sz w:val="22"/>
          <w:szCs w:val="22"/>
        </w:rPr>
        <w:lastRenderedPageBreak/>
        <w:t>거래종결</w:t>
      </w:r>
      <w:bookmarkEnd w:id="18"/>
    </w:p>
    <w:p w14:paraId="631667DC" w14:textId="77777777" w:rsidR="00F10A7E" w:rsidRDefault="008D394E">
      <w:pPr>
        <w:numPr>
          <w:ilvl w:val="0"/>
          <w:numId w:val="5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  <w:u w:val="single"/>
        </w:rPr>
        <w:t>.</w:t>
      </w:r>
    </w:p>
    <w:p w14:paraId="6D9B5303" w14:textId="77777777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대상주식의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매매와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종결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거래종결</w:t>
      </w:r>
      <w:r>
        <w:rPr>
          <w:rFonts w:ascii="Times New Roman"/>
          <w:sz w:val="22"/>
          <w:szCs w:val="23"/>
        </w:rPr>
        <w:t>”)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충족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충족을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포함함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전제로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</w:rPr>
        <w:t>2025</w:t>
      </w:r>
      <w:r>
        <w:rPr>
          <w:rFonts w:ascii="Times New Roman" w:hint="eastAsia"/>
          <w:sz w:val="22"/>
        </w:rPr>
        <w:t>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 w:hint="eastAsia"/>
          <w:color w:val="000000"/>
          <w:kern w:val="2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 w:hint="eastAsia"/>
          <w:color w:val="000000"/>
          <w:kern w:val="2"/>
          <w:sz w:val="22"/>
          <w:szCs w:val="22"/>
        </w:rPr>
        <w:t>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당사자들이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달리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합의하는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날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거래종결일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  <w:highlight w:val="yellow"/>
        </w:rPr>
        <w:t>[</w:t>
      </w:r>
      <w:r>
        <w:rPr>
          <w:rFonts w:ascii="Times New Roman"/>
          <w:sz w:val="22"/>
          <w:szCs w:val="23"/>
          <w:highlight w:val="yellow"/>
        </w:rPr>
        <w:t>서울특별시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강남구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테헤란로</w:t>
      </w:r>
      <w:r>
        <w:rPr>
          <w:rFonts w:ascii="Times New Roman"/>
          <w:sz w:val="22"/>
          <w:szCs w:val="23"/>
          <w:highlight w:val="yellow"/>
        </w:rPr>
        <w:t xml:space="preserve"> 521 </w:t>
      </w:r>
      <w:proofErr w:type="spellStart"/>
      <w:r>
        <w:rPr>
          <w:rFonts w:ascii="Times New Roman"/>
          <w:sz w:val="22"/>
          <w:szCs w:val="23"/>
          <w:highlight w:val="yellow"/>
        </w:rPr>
        <w:t>파르나스타워</w:t>
      </w:r>
      <w:proofErr w:type="spellEnd"/>
      <w:r>
        <w:rPr>
          <w:rFonts w:ascii="Times New Roman"/>
          <w:sz w:val="22"/>
          <w:szCs w:val="23"/>
          <w:highlight w:val="yellow"/>
        </w:rPr>
        <w:t xml:space="preserve"> 38</w:t>
      </w:r>
      <w:r>
        <w:rPr>
          <w:rFonts w:ascii="Times New Roman"/>
          <w:sz w:val="22"/>
          <w:szCs w:val="23"/>
          <w:highlight w:val="yellow"/>
        </w:rPr>
        <w:t>층</w:t>
      </w:r>
      <w:r>
        <w:rPr>
          <w:rFonts w:ascii="Times New Roman"/>
          <w:sz w:val="22"/>
          <w:szCs w:val="23"/>
          <w:highlight w:val="yellow"/>
        </w:rPr>
        <w:t>(</w:t>
      </w:r>
      <w:r>
        <w:rPr>
          <w:rFonts w:ascii="Times New Roman"/>
          <w:sz w:val="22"/>
          <w:szCs w:val="23"/>
          <w:highlight w:val="yellow"/>
        </w:rPr>
        <w:t>삼성동</w:t>
      </w:r>
      <w:r>
        <w:rPr>
          <w:rFonts w:ascii="Times New Roman"/>
          <w:sz w:val="22"/>
          <w:szCs w:val="23"/>
          <w:highlight w:val="yellow"/>
        </w:rPr>
        <w:t xml:space="preserve">) </w:t>
      </w:r>
      <w:r>
        <w:rPr>
          <w:rFonts w:ascii="Times New Roman"/>
          <w:sz w:val="22"/>
          <w:szCs w:val="23"/>
          <w:highlight w:val="yellow"/>
        </w:rPr>
        <w:t>소재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법무법인</w:t>
      </w:r>
      <w:r>
        <w:rPr>
          <w:rFonts w:ascii="Times New Roman"/>
          <w:sz w:val="22"/>
          <w:szCs w:val="23"/>
          <w:highlight w:val="yellow"/>
        </w:rPr>
        <w:t>(</w:t>
      </w:r>
      <w:r>
        <w:rPr>
          <w:rFonts w:ascii="Times New Roman"/>
          <w:sz w:val="22"/>
          <w:szCs w:val="23"/>
          <w:highlight w:val="yellow"/>
        </w:rPr>
        <w:t>유</w:t>
      </w:r>
      <w:r>
        <w:rPr>
          <w:rFonts w:ascii="Times New Roman"/>
          <w:sz w:val="22"/>
          <w:szCs w:val="23"/>
          <w:highlight w:val="yellow"/>
        </w:rPr>
        <w:t xml:space="preserve">) </w:t>
      </w:r>
      <w:proofErr w:type="spellStart"/>
      <w:r>
        <w:rPr>
          <w:rFonts w:ascii="Times New Roman"/>
          <w:sz w:val="22"/>
          <w:szCs w:val="23"/>
          <w:highlight w:val="yellow"/>
        </w:rPr>
        <w:t>율촌</w:t>
      </w:r>
      <w:proofErr w:type="spellEnd"/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사무실</w:t>
      </w:r>
      <w:r>
        <w:rPr>
          <w:rFonts w:ascii="Times New Roman" w:hint="eastAsia"/>
          <w:sz w:val="22"/>
          <w:szCs w:val="23"/>
          <w:highlight w:val="yellow"/>
        </w:rPr>
        <w:t>]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당사자들이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달리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장소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이루어진다</w:t>
      </w:r>
      <w:r>
        <w:rPr>
          <w:rFonts w:ascii="Times New Roman"/>
          <w:sz w:val="22"/>
        </w:rPr>
        <w:t xml:space="preserve">. </w:t>
      </w:r>
    </w:p>
    <w:p w14:paraId="7ACC9019" w14:textId="77777777" w:rsidR="00F10A7E" w:rsidRDefault="008D394E">
      <w:pPr>
        <w:numPr>
          <w:ilvl w:val="0"/>
          <w:numId w:val="5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거래종결시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매도인들의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이행사항</w:t>
      </w:r>
      <w:r>
        <w:rPr>
          <w:rFonts w:ascii="Times New Roman"/>
          <w:sz w:val="22"/>
          <w:szCs w:val="23"/>
          <w:u w:val="single"/>
        </w:rPr>
        <w:t>.</w:t>
      </w:r>
    </w:p>
    <w:p w14:paraId="14C11296" w14:textId="1AA9959C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4.3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이행함과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동시에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여하한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대상주식을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양도하고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2"/>
        </w:rPr>
        <w:t>다음의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교부하여야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commentRangeStart w:id="19"/>
      <w:r>
        <w:rPr>
          <w:rFonts w:ascii="Times New Roman"/>
          <w:sz w:val="22"/>
          <w:szCs w:val="23"/>
        </w:rPr>
        <w:t>.</w:t>
      </w:r>
      <w:del w:id="20" w:author="Yulchon" w:date="2025-06-18T18:37:00Z" w16du:dateUtc="2025-06-18T09:37:00Z">
        <w:r w:rsidR="00482013">
          <w:rPr>
            <w:rStyle w:val="af8"/>
            <w:rFonts w:ascii="Times New Roman"/>
            <w:sz w:val="22"/>
            <w:szCs w:val="23"/>
          </w:rPr>
          <w:footnoteReference w:id="2"/>
        </w:r>
        <w:r w:rsidR="00A41820">
          <w:rPr>
            <w:rFonts w:ascii="Times New Roman" w:hint="eastAsia"/>
            <w:sz w:val="22"/>
            <w:szCs w:val="23"/>
          </w:rPr>
          <w:delText xml:space="preserve"> </w:delText>
        </w:r>
        <w:r w:rsidR="008472FA">
          <w:rPr>
            <w:rFonts w:ascii="Times New Roman" w:hint="eastAsia"/>
            <w:sz w:val="22"/>
            <w:szCs w:val="23"/>
          </w:rPr>
          <w:delText>단</w:delText>
        </w:r>
        <w:r w:rsidR="008472FA">
          <w:rPr>
            <w:rFonts w:ascii="Times New Roman" w:hint="eastAsia"/>
            <w:sz w:val="22"/>
            <w:szCs w:val="23"/>
          </w:rPr>
          <w:delText xml:space="preserve">, </w:delText>
        </w:r>
        <w:r w:rsidR="00B33076">
          <w:rPr>
            <w:rFonts w:ascii="Times New Roman" w:hint="eastAsia"/>
            <w:sz w:val="22"/>
            <w:szCs w:val="23"/>
          </w:rPr>
          <w:delText>매도인들</w:delText>
        </w:r>
        <w:r w:rsidR="00393D8C">
          <w:rPr>
            <w:rFonts w:ascii="Times New Roman" w:hint="eastAsia"/>
            <w:sz w:val="22"/>
            <w:szCs w:val="23"/>
          </w:rPr>
          <w:delText>은</w:delText>
        </w:r>
        <w:r w:rsidR="00B33076">
          <w:rPr>
            <w:rFonts w:ascii="Times New Roman" w:hint="eastAsia"/>
            <w:sz w:val="22"/>
            <w:szCs w:val="23"/>
          </w:rPr>
          <w:delText xml:space="preserve"> </w:delText>
        </w:r>
        <w:r w:rsidR="008472FA">
          <w:rPr>
            <w:rFonts w:ascii="Times New Roman" w:hint="eastAsia"/>
            <w:sz w:val="22"/>
            <w:szCs w:val="23"/>
          </w:rPr>
          <w:delText>제</w:delText>
        </w:r>
        <w:r w:rsidR="008472FA">
          <w:rPr>
            <w:rFonts w:ascii="Times New Roman" w:hint="eastAsia"/>
            <w:sz w:val="22"/>
            <w:szCs w:val="23"/>
          </w:rPr>
          <w:delText>6.1</w:delText>
        </w:r>
        <w:r w:rsidR="008472FA">
          <w:rPr>
            <w:rFonts w:ascii="Times New Roman" w:hint="eastAsia"/>
            <w:sz w:val="22"/>
            <w:szCs w:val="23"/>
          </w:rPr>
          <w:delText>조</w:delText>
        </w:r>
        <w:r w:rsidR="008472FA">
          <w:rPr>
            <w:rFonts w:ascii="Times New Roman" w:hint="eastAsia"/>
            <w:sz w:val="22"/>
            <w:szCs w:val="23"/>
          </w:rPr>
          <w:delText xml:space="preserve"> </w:delText>
        </w:r>
        <w:r w:rsidR="008472FA">
          <w:rPr>
            <w:rFonts w:ascii="Times New Roman" w:hint="eastAsia"/>
            <w:sz w:val="22"/>
            <w:szCs w:val="23"/>
          </w:rPr>
          <w:delText>제</w:delText>
        </w:r>
        <w:r w:rsidR="008472FA">
          <w:rPr>
            <w:rFonts w:ascii="Times New Roman" w:hint="eastAsia"/>
            <w:sz w:val="22"/>
            <w:szCs w:val="23"/>
          </w:rPr>
          <w:delText>(5)</w:delText>
        </w:r>
        <w:r w:rsidR="008472FA">
          <w:rPr>
            <w:rFonts w:ascii="Times New Roman" w:hint="eastAsia"/>
            <w:sz w:val="22"/>
            <w:szCs w:val="23"/>
          </w:rPr>
          <w:delText>항</w:delText>
        </w:r>
        <w:r w:rsidR="008472FA">
          <w:rPr>
            <w:rFonts w:ascii="Times New Roman" w:hint="eastAsia"/>
            <w:sz w:val="22"/>
            <w:szCs w:val="23"/>
          </w:rPr>
          <w:delText xml:space="preserve"> </w:delText>
        </w:r>
        <w:r w:rsidR="008472FA">
          <w:rPr>
            <w:rFonts w:ascii="Times New Roman" w:hint="eastAsia"/>
            <w:sz w:val="22"/>
            <w:szCs w:val="23"/>
          </w:rPr>
          <w:delText>단서</w:delText>
        </w:r>
        <w:r w:rsidR="008472FA">
          <w:rPr>
            <w:rFonts w:ascii="Times New Roman" w:hint="eastAsia"/>
            <w:sz w:val="22"/>
            <w:szCs w:val="23"/>
          </w:rPr>
          <w:delText xml:space="preserve"> </w:delText>
        </w:r>
        <w:r w:rsidR="008472FA">
          <w:rPr>
            <w:rFonts w:ascii="Times New Roman" w:hint="eastAsia"/>
            <w:sz w:val="22"/>
            <w:szCs w:val="23"/>
          </w:rPr>
          <w:delText>조항에</w:delText>
        </w:r>
        <w:r w:rsidR="008472FA">
          <w:rPr>
            <w:rFonts w:ascii="Times New Roman" w:hint="eastAsia"/>
            <w:sz w:val="22"/>
            <w:szCs w:val="23"/>
          </w:rPr>
          <w:delText xml:space="preserve"> </w:delText>
        </w:r>
        <w:r w:rsidR="008472FA">
          <w:rPr>
            <w:rFonts w:ascii="Times New Roman" w:hint="eastAsia"/>
            <w:sz w:val="22"/>
            <w:szCs w:val="23"/>
          </w:rPr>
          <w:delText>따라</w:delText>
        </w:r>
        <w:r w:rsidR="008472FA">
          <w:rPr>
            <w:rFonts w:ascii="Times New Roman" w:hint="eastAsia"/>
            <w:sz w:val="22"/>
            <w:szCs w:val="23"/>
          </w:rPr>
          <w:delText xml:space="preserve"> </w:delText>
        </w:r>
        <w:r w:rsidR="008472FA">
          <w:rPr>
            <w:rFonts w:ascii="Times New Roman" w:hint="eastAsia"/>
            <w:sz w:val="22"/>
            <w:szCs w:val="23"/>
          </w:rPr>
          <w:delText>거래종결일</w:delText>
        </w:r>
        <w:r w:rsidR="008472FA">
          <w:rPr>
            <w:rFonts w:ascii="Times New Roman" w:hint="eastAsia"/>
            <w:sz w:val="22"/>
            <w:szCs w:val="23"/>
          </w:rPr>
          <w:delText xml:space="preserve"> </w:delText>
        </w:r>
        <w:r w:rsidR="008472FA">
          <w:rPr>
            <w:rFonts w:ascii="Times New Roman" w:hint="eastAsia"/>
            <w:sz w:val="22"/>
            <w:szCs w:val="23"/>
          </w:rPr>
          <w:delText>또는</w:delText>
        </w:r>
        <w:r w:rsidR="008472FA">
          <w:rPr>
            <w:rFonts w:ascii="Times New Roman" w:hint="eastAsia"/>
            <w:sz w:val="22"/>
            <w:szCs w:val="23"/>
          </w:rPr>
          <w:delText xml:space="preserve"> </w:delText>
        </w:r>
        <w:r w:rsidR="008472FA">
          <w:rPr>
            <w:rFonts w:ascii="Times New Roman" w:hint="eastAsia"/>
            <w:sz w:val="22"/>
            <w:szCs w:val="23"/>
          </w:rPr>
          <w:delText>그</w:delText>
        </w:r>
        <w:r w:rsidR="008472FA">
          <w:rPr>
            <w:rFonts w:ascii="Times New Roman" w:hint="eastAsia"/>
            <w:sz w:val="22"/>
            <w:szCs w:val="23"/>
          </w:rPr>
          <w:delText xml:space="preserve"> </w:delText>
        </w:r>
        <w:r w:rsidR="008472FA">
          <w:rPr>
            <w:rFonts w:ascii="Times New Roman" w:hint="eastAsia"/>
            <w:sz w:val="22"/>
            <w:szCs w:val="23"/>
          </w:rPr>
          <w:delText>이전에</w:delText>
        </w:r>
        <w:r w:rsidR="008472FA">
          <w:rPr>
            <w:rFonts w:ascii="Times New Roman" w:hint="eastAsia"/>
            <w:sz w:val="22"/>
            <w:szCs w:val="23"/>
          </w:rPr>
          <w:delText xml:space="preserve"> </w:delText>
        </w:r>
        <w:r w:rsidR="00E41ECC">
          <w:rPr>
            <w:rFonts w:ascii="Times New Roman" w:hint="eastAsia"/>
            <w:sz w:val="22"/>
            <w:szCs w:val="23"/>
          </w:rPr>
          <w:delText>임시주주총회와</w:delText>
        </w:r>
        <w:r w:rsidR="00E41ECC">
          <w:rPr>
            <w:rFonts w:ascii="Times New Roman" w:hint="eastAsia"/>
            <w:sz w:val="22"/>
            <w:szCs w:val="23"/>
          </w:rPr>
          <w:delText xml:space="preserve"> </w:delText>
        </w:r>
        <w:r w:rsidR="00E41ECC">
          <w:rPr>
            <w:rFonts w:ascii="Times New Roman" w:hint="eastAsia"/>
            <w:sz w:val="22"/>
            <w:szCs w:val="23"/>
          </w:rPr>
          <w:delText>임시이사회가</w:delText>
        </w:r>
        <w:r w:rsidR="00E41ECC">
          <w:rPr>
            <w:rFonts w:ascii="Times New Roman" w:hint="eastAsia"/>
            <w:sz w:val="22"/>
            <w:szCs w:val="23"/>
          </w:rPr>
          <w:delText xml:space="preserve"> </w:delText>
        </w:r>
        <w:r w:rsidR="00E41ECC">
          <w:rPr>
            <w:rFonts w:ascii="Times New Roman" w:hint="eastAsia"/>
            <w:sz w:val="22"/>
            <w:szCs w:val="23"/>
          </w:rPr>
          <w:delText>부득이한</w:delText>
        </w:r>
        <w:r w:rsidR="00E41ECC">
          <w:rPr>
            <w:rFonts w:ascii="Times New Roman" w:hint="eastAsia"/>
            <w:sz w:val="22"/>
            <w:szCs w:val="23"/>
          </w:rPr>
          <w:delText xml:space="preserve"> </w:delText>
        </w:r>
        <w:r w:rsidR="00E41ECC">
          <w:rPr>
            <w:rFonts w:ascii="Times New Roman" w:hint="eastAsia"/>
            <w:sz w:val="22"/>
            <w:szCs w:val="23"/>
          </w:rPr>
          <w:delText>사유로</w:delText>
        </w:r>
        <w:r w:rsidR="00E41ECC">
          <w:rPr>
            <w:rFonts w:ascii="Times New Roman" w:hint="eastAsia"/>
            <w:sz w:val="22"/>
            <w:szCs w:val="23"/>
          </w:rPr>
          <w:delText xml:space="preserve"> </w:delText>
        </w:r>
        <w:r w:rsidR="008472FA">
          <w:rPr>
            <w:rFonts w:ascii="Times New Roman" w:hint="eastAsia"/>
            <w:sz w:val="22"/>
            <w:szCs w:val="23"/>
          </w:rPr>
          <w:delText>각</w:delText>
        </w:r>
        <w:r w:rsidR="008472FA">
          <w:rPr>
            <w:rFonts w:ascii="Times New Roman" w:hint="eastAsia"/>
            <w:sz w:val="22"/>
            <w:szCs w:val="23"/>
          </w:rPr>
          <w:delText xml:space="preserve"> </w:delText>
        </w:r>
        <w:r w:rsidR="008472FA">
          <w:rPr>
            <w:rFonts w:ascii="Times New Roman" w:hint="eastAsia"/>
            <w:sz w:val="22"/>
            <w:szCs w:val="23"/>
          </w:rPr>
          <w:delText>개최되기</w:delText>
        </w:r>
        <w:r w:rsidR="008472FA">
          <w:rPr>
            <w:rFonts w:ascii="Times New Roman" w:hint="eastAsia"/>
            <w:sz w:val="22"/>
            <w:szCs w:val="23"/>
          </w:rPr>
          <w:delText xml:space="preserve"> </w:delText>
        </w:r>
        <w:r w:rsidR="008472FA">
          <w:rPr>
            <w:rFonts w:ascii="Times New Roman" w:hint="eastAsia"/>
            <w:sz w:val="22"/>
            <w:szCs w:val="23"/>
          </w:rPr>
          <w:delText>곤란한</w:delText>
        </w:r>
        <w:r w:rsidR="008472FA">
          <w:rPr>
            <w:rFonts w:ascii="Times New Roman" w:hint="eastAsia"/>
            <w:sz w:val="22"/>
            <w:szCs w:val="23"/>
          </w:rPr>
          <w:delText xml:space="preserve"> </w:delText>
        </w:r>
        <w:r w:rsidR="008472FA">
          <w:rPr>
            <w:rFonts w:ascii="Times New Roman" w:hint="eastAsia"/>
            <w:sz w:val="22"/>
            <w:szCs w:val="23"/>
          </w:rPr>
          <w:delText>경우에는</w:delText>
        </w:r>
        <w:r w:rsidR="008472FA">
          <w:rPr>
            <w:rFonts w:ascii="Times New Roman" w:hint="eastAsia"/>
            <w:sz w:val="22"/>
            <w:szCs w:val="23"/>
          </w:rPr>
          <w:delText xml:space="preserve">, </w:delText>
        </w:r>
        <w:r w:rsidR="00F83905">
          <w:rPr>
            <w:rFonts w:ascii="Times New Roman" w:hint="eastAsia"/>
            <w:sz w:val="22"/>
            <w:szCs w:val="23"/>
          </w:rPr>
          <w:delText>대표매도인</w:delText>
        </w:r>
        <w:r w:rsidR="00BD1C8B">
          <w:rPr>
            <w:rFonts w:ascii="Times New Roman" w:hint="eastAsia"/>
            <w:sz w:val="22"/>
            <w:szCs w:val="23"/>
          </w:rPr>
          <w:delText>1</w:delText>
        </w:r>
        <w:r w:rsidR="00F83905">
          <w:rPr>
            <w:rFonts w:ascii="Times New Roman" w:hint="eastAsia"/>
            <w:sz w:val="22"/>
            <w:szCs w:val="23"/>
          </w:rPr>
          <w:delText xml:space="preserve"> </w:delText>
        </w:r>
        <w:r w:rsidR="00F83905">
          <w:rPr>
            <w:rFonts w:ascii="Times New Roman" w:hint="eastAsia"/>
            <w:sz w:val="22"/>
            <w:szCs w:val="23"/>
          </w:rPr>
          <w:delText>및</w:delText>
        </w:r>
        <w:r w:rsidR="00F83905">
          <w:rPr>
            <w:rFonts w:ascii="Times New Roman" w:hint="eastAsia"/>
            <w:sz w:val="22"/>
            <w:szCs w:val="23"/>
          </w:rPr>
          <w:delText xml:space="preserve"> </w:delText>
        </w:r>
        <w:r w:rsidR="00F83905">
          <w:rPr>
            <w:rFonts w:ascii="Times New Roman" w:hint="eastAsia"/>
            <w:sz w:val="22"/>
            <w:szCs w:val="23"/>
          </w:rPr>
          <w:delText>매수인이</w:delText>
        </w:r>
        <w:r w:rsidR="00F83905">
          <w:rPr>
            <w:rFonts w:ascii="Times New Roman" w:hint="eastAsia"/>
            <w:sz w:val="22"/>
            <w:szCs w:val="23"/>
          </w:rPr>
          <w:delText xml:space="preserve"> </w:delText>
        </w:r>
        <w:r w:rsidR="00F83905">
          <w:rPr>
            <w:rFonts w:ascii="Times New Roman" w:hint="eastAsia"/>
            <w:sz w:val="22"/>
            <w:szCs w:val="23"/>
          </w:rPr>
          <w:delText>달리</w:delText>
        </w:r>
        <w:r w:rsidR="00F83905">
          <w:rPr>
            <w:rFonts w:ascii="Times New Roman" w:hint="eastAsia"/>
            <w:sz w:val="22"/>
            <w:szCs w:val="23"/>
          </w:rPr>
          <w:delText xml:space="preserve"> </w:delText>
        </w:r>
        <w:r w:rsidR="00F83905">
          <w:rPr>
            <w:rFonts w:ascii="Times New Roman" w:hint="eastAsia"/>
            <w:sz w:val="22"/>
            <w:szCs w:val="23"/>
          </w:rPr>
          <w:delText>합의한</w:delText>
        </w:r>
        <w:r w:rsidR="00F83905">
          <w:rPr>
            <w:rFonts w:ascii="Times New Roman" w:hint="eastAsia"/>
            <w:sz w:val="22"/>
            <w:szCs w:val="23"/>
          </w:rPr>
          <w:delText xml:space="preserve"> </w:delText>
        </w:r>
        <w:r w:rsidR="00F83905">
          <w:rPr>
            <w:rFonts w:ascii="Times New Roman" w:hint="eastAsia"/>
            <w:sz w:val="22"/>
            <w:szCs w:val="23"/>
          </w:rPr>
          <w:delText>일자에</w:delText>
        </w:r>
        <w:r w:rsidR="00F83905">
          <w:rPr>
            <w:rFonts w:ascii="Times New Roman" w:hint="eastAsia"/>
            <w:sz w:val="22"/>
            <w:szCs w:val="23"/>
          </w:rPr>
          <w:delText xml:space="preserve"> </w:delText>
        </w:r>
        <w:r w:rsidR="002263D9">
          <w:rPr>
            <w:rFonts w:ascii="Times New Roman" w:hint="eastAsia"/>
            <w:sz w:val="22"/>
            <w:szCs w:val="23"/>
          </w:rPr>
          <w:delText>해당</w:delText>
        </w:r>
        <w:r w:rsidR="002263D9">
          <w:rPr>
            <w:rFonts w:ascii="Times New Roman" w:hint="eastAsia"/>
            <w:sz w:val="22"/>
            <w:szCs w:val="23"/>
          </w:rPr>
          <w:delText xml:space="preserve"> </w:delText>
        </w:r>
        <w:r w:rsidR="002263D9">
          <w:rPr>
            <w:rFonts w:ascii="Times New Roman" w:hint="eastAsia"/>
            <w:sz w:val="22"/>
            <w:szCs w:val="23"/>
          </w:rPr>
          <w:delText>안건에</w:delText>
        </w:r>
        <w:r w:rsidR="002263D9">
          <w:rPr>
            <w:rFonts w:ascii="Times New Roman" w:hint="eastAsia"/>
            <w:sz w:val="22"/>
            <w:szCs w:val="23"/>
          </w:rPr>
          <w:delText xml:space="preserve"> </w:delText>
        </w:r>
        <w:r w:rsidR="002263D9">
          <w:rPr>
            <w:rFonts w:ascii="Times New Roman" w:hint="eastAsia"/>
            <w:sz w:val="22"/>
            <w:szCs w:val="23"/>
          </w:rPr>
          <w:delText>관한</w:delText>
        </w:r>
        <w:r w:rsidR="002263D9">
          <w:rPr>
            <w:rFonts w:ascii="Times New Roman" w:hint="eastAsia"/>
            <w:sz w:val="22"/>
            <w:szCs w:val="23"/>
          </w:rPr>
          <w:delText xml:space="preserve"> </w:delText>
        </w:r>
        <w:r w:rsidR="008472FA" w:rsidRPr="001D1EC3">
          <w:rPr>
            <w:rFonts w:ascii="Times New Roman" w:hint="eastAsia"/>
            <w:sz w:val="22"/>
            <w:szCs w:val="23"/>
          </w:rPr>
          <w:delText>대상회사의</w:delText>
        </w:r>
        <w:r w:rsidR="008472FA" w:rsidRPr="001D1EC3">
          <w:rPr>
            <w:rFonts w:ascii="Times New Roman" w:hint="eastAsia"/>
            <w:sz w:val="22"/>
            <w:szCs w:val="23"/>
          </w:rPr>
          <w:delText xml:space="preserve"> </w:delText>
        </w:r>
        <w:r w:rsidR="008472FA" w:rsidRPr="001D1EC3">
          <w:rPr>
            <w:rFonts w:ascii="Times New Roman" w:hint="eastAsia"/>
            <w:sz w:val="22"/>
            <w:szCs w:val="23"/>
          </w:rPr>
          <w:delText>주주총회</w:delText>
        </w:r>
        <w:r w:rsidR="00537294">
          <w:rPr>
            <w:rFonts w:ascii="Times New Roman" w:hint="eastAsia"/>
            <w:sz w:val="22"/>
            <w:szCs w:val="23"/>
          </w:rPr>
          <w:delText xml:space="preserve"> </w:delText>
        </w:r>
        <w:r w:rsidR="00537294">
          <w:rPr>
            <w:rFonts w:ascii="Times New Roman" w:hint="eastAsia"/>
            <w:sz w:val="22"/>
            <w:szCs w:val="23"/>
          </w:rPr>
          <w:delText>및</w:delText>
        </w:r>
        <w:r w:rsidR="00537294">
          <w:rPr>
            <w:rFonts w:ascii="Times New Roman" w:hint="eastAsia"/>
            <w:sz w:val="22"/>
            <w:szCs w:val="23"/>
          </w:rPr>
          <w:delText xml:space="preserve"> </w:delText>
        </w:r>
        <w:r w:rsidR="00537294">
          <w:rPr>
            <w:rFonts w:ascii="Times New Roman" w:hint="eastAsia"/>
            <w:sz w:val="22"/>
            <w:szCs w:val="23"/>
          </w:rPr>
          <w:delText>이사회</w:delText>
        </w:r>
        <w:r w:rsidR="008472FA" w:rsidRPr="001D1EC3">
          <w:rPr>
            <w:rFonts w:ascii="Times New Roman" w:hint="eastAsia"/>
            <w:sz w:val="22"/>
            <w:szCs w:val="23"/>
          </w:rPr>
          <w:delText>가</w:delText>
        </w:r>
        <w:r w:rsidR="008472FA" w:rsidRPr="001D1EC3">
          <w:rPr>
            <w:rFonts w:ascii="Times New Roman" w:hint="eastAsia"/>
            <w:sz w:val="22"/>
            <w:szCs w:val="23"/>
          </w:rPr>
          <w:delText xml:space="preserve"> </w:delText>
        </w:r>
        <w:r w:rsidR="008472FA" w:rsidRPr="001D1EC3">
          <w:rPr>
            <w:rFonts w:ascii="Times New Roman" w:hint="eastAsia"/>
            <w:sz w:val="22"/>
            <w:szCs w:val="23"/>
          </w:rPr>
          <w:delText>적법하게</w:delText>
        </w:r>
        <w:r w:rsidR="008472FA" w:rsidRPr="001D1EC3">
          <w:rPr>
            <w:rFonts w:ascii="Times New Roman" w:hint="eastAsia"/>
            <w:sz w:val="22"/>
            <w:szCs w:val="23"/>
          </w:rPr>
          <w:delText xml:space="preserve"> </w:delText>
        </w:r>
        <w:r w:rsidR="008472FA" w:rsidRPr="001D1EC3">
          <w:rPr>
            <w:rFonts w:ascii="Times New Roman" w:hint="eastAsia"/>
            <w:sz w:val="22"/>
            <w:szCs w:val="23"/>
          </w:rPr>
          <w:delText>소집되었음을</w:delText>
        </w:r>
        <w:r w:rsidR="008472FA" w:rsidRPr="001D1EC3">
          <w:rPr>
            <w:rFonts w:ascii="Times New Roman" w:hint="eastAsia"/>
            <w:sz w:val="22"/>
            <w:szCs w:val="23"/>
          </w:rPr>
          <w:delText xml:space="preserve"> </w:delText>
        </w:r>
        <w:r w:rsidR="008472FA" w:rsidRPr="001D1EC3">
          <w:rPr>
            <w:rFonts w:ascii="Times New Roman" w:hint="eastAsia"/>
            <w:sz w:val="22"/>
            <w:szCs w:val="23"/>
          </w:rPr>
          <w:delText>매수인이</w:delText>
        </w:r>
        <w:r w:rsidR="008472FA" w:rsidRPr="001D1EC3">
          <w:rPr>
            <w:rFonts w:ascii="Times New Roman" w:hint="eastAsia"/>
            <w:sz w:val="22"/>
            <w:szCs w:val="23"/>
          </w:rPr>
          <w:delText xml:space="preserve"> </w:delText>
        </w:r>
        <w:r w:rsidR="008472FA" w:rsidRPr="001D1EC3">
          <w:rPr>
            <w:rFonts w:ascii="Times New Roman" w:hint="eastAsia"/>
            <w:sz w:val="22"/>
            <w:szCs w:val="23"/>
          </w:rPr>
          <w:delText>확인할</w:delText>
        </w:r>
        <w:r w:rsidR="008472FA" w:rsidRPr="001D1EC3">
          <w:rPr>
            <w:rFonts w:ascii="Times New Roman" w:hint="eastAsia"/>
            <w:sz w:val="22"/>
            <w:szCs w:val="23"/>
          </w:rPr>
          <w:delText xml:space="preserve"> </w:delText>
        </w:r>
        <w:r w:rsidR="008472FA" w:rsidRPr="001D1EC3">
          <w:rPr>
            <w:rFonts w:ascii="Times New Roman" w:hint="eastAsia"/>
            <w:sz w:val="22"/>
            <w:szCs w:val="23"/>
          </w:rPr>
          <w:delText>수</w:delText>
        </w:r>
        <w:r w:rsidR="008472FA" w:rsidRPr="001D1EC3">
          <w:rPr>
            <w:rFonts w:ascii="Times New Roman" w:hint="eastAsia"/>
            <w:sz w:val="22"/>
            <w:szCs w:val="23"/>
          </w:rPr>
          <w:delText xml:space="preserve"> </w:delText>
        </w:r>
        <w:r w:rsidR="008472FA" w:rsidRPr="001D1EC3">
          <w:rPr>
            <w:rFonts w:ascii="Times New Roman" w:hint="eastAsia"/>
            <w:sz w:val="22"/>
            <w:szCs w:val="23"/>
          </w:rPr>
          <w:delText>있는</w:delText>
        </w:r>
        <w:r w:rsidR="008472FA" w:rsidRPr="001D1EC3">
          <w:rPr>
            <w:rFonts w:ascii="Times New Roman" w:hint="eastAsia"/>
            <w:sz w:val="22"/>
            <w:szCs w:val="23"/>
          </w:rPr>
          <w:delText xml:space="preserve"> </w:delText>
        </w:r>
        <w:r w:rsidR="008472FA" w:rsidRPr="001D1EC3">
          <w:rPr>
            <w:rFonts w:ascii="Times New Roman" w:hint="eastAsia"/>
            <w:sz w:val="22"/>
            <w:szCs w:val="23"/>
          </w:rPr>
          <w:delText>서류</w:delText>
        </w:r>
        <w:r w:rsidR="008472FA" w:rsidRPr="001D1EC3">
          <w:rPr>
            <w:rFonts w:ascii="Times New Roman" w:hint="eastAsia"/>
            <w:sz w:val="22"/>
            <w:szCs w:val="23"/>
          </w:rPr>
          <w:delText>(</w:delText>
        </w:r>
        <w:r w:rsidR="008472FA" w:rsidRPr="001D1EC3">
          <w:rPr>
            <w:rFonts w:ascii="Times New Roman" w:hint="eastAsia"/>
            <w:sz w:val="22"/>
            <w:szCs w:val="23"/>
          </w:rPr>
          <w:delText>대상회사의</w:delText>
        </w:r>
        <w:r w:rsidR="008472FA" w:rsidRPr="001D1EC3">
          <w:rPr>
            <w:rFonts w:ascii="Times New Roman" w:hint="eastAsia"/>
            <w:sz w:val="22"/>
            <w:szCs w:val="23"/>
          </w:rPr>
          <w:delText xml:space="preserve"> </w:delText>
        </w:r>
        <w:r w:rsidR="008472FA" w:rsidRPr="001D1EC3">
          <w:rPr>
            <w:rFonts w:ascii="Times New Roman" w:hint="eastAsia"/>
            <w:sz w:val="22"/>
            <w:szCs w:val="23"/>
          </w:rPr>
          <w:delText>주주총회</w:delText>
        </w:r>
        <w:r w:rsidR="008472FA" w:rsidRPr="001D1EC3">
          <w:rPr>
            <w:rFonts w:ascii="Times New Roman" w:hint="eastAsia"/>
            <w:sz w:val="22"/>
            <w:szCs w:val="23"/>
          </w:rPr>
          <w:delText xml:space="preserve"> </w:delText>
        </w:r>
        <w:r w:rsidR="008472FA" w:rsidRPr="001D1EC3">
          <w:rPr>
            <w:rFonts w:ascii="Times New Roman" w:hint="eastAsia"/>
            <w:sz w:val="22"/>
            <w:szCs w:val="23"/>
          </w:rPr>
          <w:delText>소집</w:delText>
        </w:r>
        <w:r w:rsidR="008472FA" w:rsidRPr="001D1EC3">
          <w:rPr>
            <w:rFonts w:ascii="Times New Roman" w:hint="eastAsia"/>
            <w:sz w:val="22"/>
            <w:szCs w:val="23"/>
          </w:rPr>
          <w:delText xml:space="preserve"> </w:delText>
        </w:r>
        <w:r w:rsidR="008472FA" w:rsidRPr="001D1EC3">
          <w:rPr>
            <w:rFonts w:ascii="Times New Roman" w:hint="eastAsia"/>
            <w:sz w:val="22"/>
            <w:szCs w:val="23"/>
          </w:rPr>
          <w:delText>이사회</w:delText>
        </w:r>
        <w:r w:rsidR="008472FA" w:rsidRPr="001D1EC3">
          <w:rPr>
            <w:rFonts w:ascii="Times New Roman" w:hint="eastAsia"/>
            <w:sz w:val="22"/>
            <w:szCs w:val="23"/>
          </w:rPr>
          <w:delText xml:space="preserve"> </w:delText>
        </w:r>
        <w:r w:rsidR="008472FA" w:rsidRPr="001D1EC3">
          <w:rPr>
            <w:rFonts w:ascii="Times New Roman" w:hint="eastAsia"/>
            <w:sz w:val="22"/>
            <w:szCs w:val="23"/>
          </w:rPr>
          <w:delText>의사록</w:delText>
        </w:r>
        <w:r w:rsidR="008472FA" w:rsidRPr="001D1EC3">
          <w:rPr>
            <w:rFonts w:ascii="Times New Roman" w:hint="eastAsia"/>
            <w:sz w:val="22"/>
            <w:szCs w:val="23"/>
          </w:rPr>
          <w:delText xml:space="preserve"> </w:delText>
        </w:r>
        <w:r w:rsidR="008472FA" w:rsidRPr="001D1EC3">
          <w:rPr>
            <w:rFonts w:ascii="Times New Roman" w:hint="eastAsia"/>
            <w:sz w:val="22"/>
            <w:szCs w:val="23"/>
          </w:rPr>
          <w:delText>사본</w:delText>
        </w:r>
        <w:r w:rsidR="008472FA" w:rsidRPr="001D1EC3">
          <w:rPr>
            <w:rFonts w:ascii="Times New Roman" w:hint="eastAsia"/>
            <w:sz w:val="22"/>
            <w:szCs w:val="23"/>
          </w:rPr>
          <w:delText xml:space="preserve">, </w:delText>
        </w:r>
        <w:r w:rsidR="008472FA" w:rsidRPr="001D1EC3">
          <w:rPr>
            <w:rFonts w:ascii="Times New Roman" w:hint="eastAsia"/>
            <w:sz w:val="22"/>
            <w:szCs w:val="23"/>
          </w:rPr>
          <w:delText>주주총회</w:delText>
        </w:r>
        <w:r w:rsidR="008472FA" w:rsidRPr="001D1EC3">
          <w:rPr>
            <w:rFonts w:ascii="Times New Roman" w:hint="eastAsia"/>
            <w:sz w:val="22"/>
            <w:szCs w:val="23"/>
          </w:rPr>
          <w:delText xml:space="preserve"> </w:delText>
        </w:r>
        <w:r w:rsidR="008472FA" w:rsidRPr="001D1EC3">
          <w:rPr>
            <w:rFonts w:ascii="Times New Roman" w:hint="eastAsia"/>
            <w:sz w:val="22"/>
            <w:szCs w:val="23"/>
          </w:rPr>
          <w:delText>소집통지서</w:delText>
        </w:r>
        <w:r w:rsidR="008472FA" w:rsidRPr="001D1EC3">
          <w:rPr>
            <w:rFonts w:ascii="Times New Roman" w:hint="eastAsia"/>
            <w:sz w:val="22"/>
            <w:szCs w:val="23"/>
          </w:rPr>
          <w:delText xml:space="preserve"> </w:delText>
        </w:r>
        <w:r w:rsidR="008472FA" w:rsidRPr="001D1EC3">
          <w:rPr>
            <w:rFonts w:ascii="Times New Roman" w:hint="eastAsia"/>
            <w:sz w:val="22"/>
            <w:szCs w:val="23"/>
          </w:rPr>
          <w:delText>사본</w:delText>
        </w:r>
        <w:r w:rsidR="008472FA" w:rsidRPr="001D1EC3">
          <w:rPr>
            <w:rFonts w:ascii="Times New Roman" w:hint="eastAsia"/>
            <w:sz w:val="22"/>
            <w:szCs w:val="23"/>
          </w:rPr>
          <w:delText xml:space="preserve"> </w:delText>
        </w:r>
        <w:r w:rsidR="008472FA" w:rsidRPr="001D1EC3">
          <w:rPr>
            <w:rFonts w:ascii="Times New Roman" w:hint="eastAsia"/>
            <w:sz w:val="22"/>
            <w:szCs w:val="23"/>
          </w:rPr>
          <w:delText>포함</w:delText>
        </w:r>
        <w:r w:rsidR="008472FA">
          <w:rPr>
            <w:rFonts w:ascii="Times New Roman" w:hint="eastAsia"/>
            <w:sz w:val="22"/>
            <w:szCs w:val="23"/>
          </w:rPr>
          <w:delText>)</w:delText>
        </w:r>
        <w:r w:rsidR="00393D8C">
          <w:rPr>
            <w:rFonts w:ascii="Times New Roman" w:hint="eastAsia"/>
            <w:sz w:val="22"/>
            <w:szCs w:val="23"/>
          </w:rPr>
          <w:delText>를</w:delText>
        </w:r>
        <w:r w:rsidR="00393D8C">
          <w:rPr>
            <w:rFonts w:ascii="Times New Roman" w:hint="eastAsia"/>
            <w:sz w:val="22"/>
            <w:szCs w:val="23"/>
          </w:rPr>
          <w:delText xml:space="preserve"> </w:delText>
        </w:r>
        <w:r w:rsidR="00393D8C">
          <w:rPr>
            <w:rFonts w:ascii="Times New Roman" w:hint="eastAsia"/>
            <w:sz w:val="22"/>
            <w:szCs w:val="23"/>
          </w:rPr>
          <w:delText>매수인에게</w:delText>
        </w:r>
        <w:r w:rsidR="00393D8C">
          <w:rPr>
            <w:rFonts w:ascii="Times New Roman" w:hint="eastAsia"/>
            <w:sz w:val="22"/>
            <w:szCs w:val="23"/>
          </w:rPr>
          <w:delText xml:space="preserve"> </w:delText>
        </w:r>
        <w:r w:rsidR="00393D8C">
          <w:rPr>
            <w:rFonts w:ascii="Times New Roman" w:hint="eastAsia"/>
            <w:sz w:val="22"/>
            <w:szCs w:val="23"/>
          </w:rPr>
          <w:delText>교부함으로써</w:delText>
        </w:r>
        <w:r w:rsidR="00393D8C">
          <w:rPr>
            <w:rFonts w:ascii="Times New Roman" w:hint="eastAsia"/>
            <w:sz w:val="22"/>
            <w:szCs w:val="23"/>
          </w:rPr>
          <w:delText xml:space="preserve"> </w:delText>
        </w:r>
        <w:r w:rsidR="00393D8C">
          <w:rPr>
            <w:rFonts w:ascii="Times New Roman" w:hint="eastAsia"/>
            <w:sz w:val="22"/>
            <w:szCs w:val="23"/>
          </w:rPr>
          <w:delText>본</w:delText>
        </w:r>
        <w:r w:rsidR="00393D8C">
          <w:rPr>
            <w:rFonts w:ascii="Times New Roman" w:hint="eastAsia"/>
            <w:sz w:val="22"/>
            <w:szCs w:val="23"/>
          </w:rPr>
          <w:delText xml:space="preserve"> </w:delText>
        </w:r>
        <w:r w:rsidR="00393D8C">
          <w:rPr>
            <w:rFonts w:ascii="Times New Roman" w:hint="eastAsia"/>
            <w:sz w:val="22"/>
            <w:szCs w:val="23"/>
          </w:rPr>
          <w:delText>조</w:delText>
        </w:r>
        <w:r w:rsidR="00393D8C">
          <w:rPr>
            <w:rFonts w:ascii="Times New Roman" w:hint="eastAsia"/>
            <w:sz w:val="22"/>
            <w:szCs w:val="23"/>
          </w:rPr>
          <w:delText xml:space="preserve"> </w:delText>
        </w:r>
        <w:r w:rsidR="00393D8C">
          <w:rPr>
            <w:rFonts w:ascii="Times New Roman" w:hint="eastAsia"/>
            <w:sz w:val="22"/>
            <w:szCs w:val="23"/>
          </w:rPr>
          <w:delText>제</w:delText>
        </w:r>
        <w:r w:rsidR="00393D8C">
          <w:rPr>
            <w:rFonts w:ascii="Times New Roman" w:hint="eastAsia"/>
            <w:sz w:val="22"/>
            <w:szCs w:val="23"/>
          </w:rPr>
          <w:delText>(4)</w:delText>
        </w:r>
        <w:r w:rsidR="00393D8C">
          <w:rPr>
            <w:rFonts w:ascii="Times New Roman" w:hint="eastAsia"/>
            <w:sz w:val="22"/>
            <w:szCs w:val="23"/>
          </w:rPr>
          <w:delText>항</w:delText>
        </w:r>
        <w:r w:rsidR="00393D8C">
          <w:rPr>
            <w:rFonts w:ascii="Times New Roman" w:hint="eastAsia"/>
            <w:sz w:val="22"/>
            <w:szCs w:val="23"/>
          </w:rPr>
          <w:delText xml:space="preserve"> </w:delText>
        </w:r>
        <w:r w:rsidR="00393D8C">
          <w:rPr>
            <w:rFonts w:ascii="Times New Roman" w:hint="eastAsia"/>
            <w:sz w:val="22"/>
            <w:szCs w:val="23"/>
          </w:rPr>
          <w:delText>및</w:delText>
        </w:r>
        <w:r w:rsidR="00393D8C">
          <w:rPr>
            <w:rFonts w:ascii="Times New Roman" w:hint="eastAsia"/>
            <w:sz w:val="22"/>
            <w:szCs w:val="23"/>
          </w:rPr>
          <w:delText xml:space="preserve"> </w:delText>
        </w:r>
        <w:r w:rsidR="00393D8C">
          <w:rPr>
            <w:rFonts w:ascii="Times New Roman" w:hint="eastAsia"/>
            <w:sz w:val="22"/>
            <w:szCs w:val="23"/>
          </w:rPr>
          <w:delText>제</w:delText>
        </w:r>
        <w:r w:rsidR="00393D8C">
          <w:rPr>
            <w:rFonts w:ascii="Times New Roman" w:hint="eastAsia"/>
            <w:sz w:val="22"/>
            <w:szCs w:val="23"/>
          </w:rPr>
          <w:delText>(5)</w:delText>
        </w:r>
        <w:r w:rsidR="00393D8C">
          <w:rPr>
            <w:rFonts w:ascii="Times New Roman" w:hint="eastAsia"/>
            <w:sz w:val="22"/>
            <w:szCs w:val="23"/>
          </w:rPr>
          <w:delText>항의</w:delText>
        </w:r>
        <w:r w:rsidR="00393D8C">
          <w:rPr>
            <w:rFonts w:ascii="Times New Roman" w:hint="eastAsia"/>
            <w:sz w:val="22"/>
            <w:szCs w:val="23"/>
          </w:rPr>
          <w:delText xml:space="preserve"> </w:delText>
        </w:r>
        <w:r w:rsidR="00393D8C">
          <w:rPr>
            <w:rFonts w:ascii="Times New Roman" w:hint="eastAsia"/>
            <w:sz w:val="22"/>
            <w:szCs w:val="23"/>
          </w:rPr>
          <w:delText>이행을</w:delText>
        </w:r>
        <w:r w:rsidR="00393D8C">
          <w:rPr>
            <w:rFonts w:ascii="Times New Roman" w:hint="eastAsia"/>
            <w:sz w:val="22"/>
            <w:szCs w:val="23"/>
          </w:rPr>
          <w:delText xml:space="preserve"> </w:delText>
        </w:r>
        <w:r w:rsidR="00393D8C">
          <w:rPr>
            <w:rFonts w:ascii="Times New Roman" w:hint="eastAsia"/>
            <w:sz w:val="22"/>
            <w:szCs w:val="23"/>
          </w:rPr>
          <w:delText>갈음</w:delText>
        </w:r>
        <w:r w:rsidR="004B6F23">
          <w:rPr>
            <w:rFonts w:ascii="Times New Roman" w:hint="eastAsia"/>
            <w:sz w:val="22"/>
            <w:szCs w:val="23"/>
          </w:rPr>
          <w:delText xml:space="preserve"> </w:delText>
        </w:r>
        <w:r w:rsidR="004B6F23">
          <w:rPr>
            <w:rFonts w:ascii="Times New Roman" w:hint="eastAsia"/>
            <w:sz w:val="22"/>
            <w:szCs w:val="23"/>
          </w:rPr>
          <w:delText>또는</w:delText>
        </w:r>
        <w:r w:rsidR="004B6F23">
          <w:rPr>
            <w:rFonts w:ascii="Times New Roman" w:hint="eastAsia"/>
            <w:sz w:val="22"/>
            <w:szCs w:val="23"/>
          </w:rPr>
          <w:delText xml:space="preserve"> </w:delText>
        </w:r>
        <w:r w:rsidR="004B6F23">
          <w:rPr>
            <w:rFonts w:ascii="Times New Roman" w:hint="eastAsia"/>
            <w:sz w:val="22"/>
            <w:szCs w:val="23"/>
          </w:rPr>
          <w:delText>대체</w:delText>
        </w:r>
        <w:r w:rsidR="00393D8C">
          <w:rPr>
            <w:rFonts w:ascii="Times New Roman" w:hint="eastAsia"/>
            <w:sz w:val="22"/>
            <w:szCs w:val="23"/>
          </w:rPr>
          <w:delText>할</w:delText>
        </w:r>
        <w:r w:rsidR="00393D8C">
          <w:rPr>
            <w:rFonts w:ascii="Times New Roman" w:hint="eastAsia"/>
            <w:sz w:val="22"/>
            <w:szCs w:val="23"/>
          </w:rPr>
          <w:delText xml:space="preserve"> </w:delText>
        </w:r>
        <w:r w:rsidR="00393D8C">
          <w:rPr>
            <w:rFonts w:ascii="Times New Roman" w:hint="eastAsia"/>
            <w:sz w:val="22"/>
            <w:szCs w:val="23"/>
          </w:rPr>
          <w:delText>수</w:delText>
        </w:r>
        <w:r w:rsidR="00393D8C">
          <w:rPr>
            <w:rFonts w:ascii="Times New Roman" w:hint="eastAsia"/>
            <w:sz w:val="22"/>
            <w:szCs w:val="23"/>
          </w:rPr>
          <w:delText xml:space="preserve"> </w:delText>
        </w:r>
        <w:r w:rsidR="00393D8C">
          <w:rPr>
            <w:rFonts w:ascii="Times New Roman" w:hint="eastAsia"/>
            <w:sz w:val="22"/>
            <w:szCs w:val="23"/>
          </w:rPr>
          <w:delText>있다</w:delText>
        </w:r>
        <w:r w:rsidR="00393D8C">
          <w:rPr>
            <w:rFonts w:ascii="Times New Roman" w:hint="eastAsia"/>
            <w:sz w:val="22"/>
            <w:szCs w:val="23"/>
          </w:rPr>
          <w:delText>.</w:delText>
        </w:r>
      </w:del>
      <w:ins w:id="22" w:author="Yulchon" w:date="2025-06-18T18:37:00Z" w16du:dateUtc="2025-06-18T09:37:00Z">
        <w:r>
          <w:rPr>
            <w:rStyle w:val="af8"/>
            <w:rFonts w:ascii="Times New Roman"/>
            <w:sz w:val="22"/>
            <w:szCs w:val="23"/>
          </w:rPr>
          <w:footnoteReference w:id="3"/>
        </w:r>
      </w:ins>
      <w:r w:rsidR="00926058">
        <w:rPr>
          <w:rStyle w:val="af8"/>
          <w:rFonts w:ascii="Times New Roman"/>
          <w:sz w:val="22"/>
          <w:szCs w:val="23"/>
        </w:rPr>
        <w:footnoteReference w:id="4"/>
      </w:r>
      <w:commentRangeEnd w:id="19"/>
      <w:r w:rsidR="008131BB">
        <w:rPr>
          <w:rStyle w:val="af2"/>
        </w:rPr>
        <w:commentReference w:id="19"/>
      </w:r>
    </w:p>
    <w:p w14:paraId="4DF2AF93" w14:textId="1E42007B" w:rsidR="00F10A7E" w:rsidRDefault="008D394E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lastRenderedPageBreak/>
        <w:t>대상회사가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발행한</w:t>
      </w:r>
      <w:r>
        <w:rPr>
          <w:rFonts w:ascii="Times New Roman" w:hint="eastAsia"/>
          <w:sz w:val="22"/>
          <w:szCs w:val="23"/>
        </w:rPr>
        <w:t xml:space="preserve"> </w:t>
      </w:r>
      <w:ins w:id="29" w:author="Yulchon" w:date="2025-06-18T18:37:00Z" w16du:dateUtc="2025-06-18T09:37:00Z">
        <w:r w:rsidR="00D64A32">
          <w:rPr>
            <w:rFonts w:ascii="Times New Roman" w:hint="eastAsia"/>
            <w:sz w:val="22"/>
            <w:szCs w:val="23"/>
          </w:rPr>
          <w:t>매도인별</w:t>
        </w:r>
        <w:r w:rsidR="00D64A32">
          <w:rPr>
            <w:rFonts w:ascii="Times New Roman" w:hint="eastAsia"/>
            <w:sz w:val="22"/>
            <w:szCs w:val="23"/>
          </w:rPr>
          <w:t xml:space="preserve"> </w:t>
        </w:r>
      </w:ins>
      <w:r>
        <w:rPr>
          <w:rFonts w:ascii="Times New Roman" w:hint="eastAsia"/>
          <w:sz w:val="22"/>
          <w:szCs w:val="23"/>
        </w:rPr>
        <w:t>대상주식에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주권미발행확인서</w:t>
      </w:r>
      <w:proofErr w:type="spellEnd"/>
      <w:ins w:id="30" w:author="Yulchon" w:date="2025-06-18T18:37:00Z" w16du:dateUtc="2025-06-18T09:37:00Z">
        <w:r w:rsidR="00D64A32">
          <w:rPr>
            <w:rFonts w:ascii="Times New Roman" w:hint="eastAsia"/>
            <w:sz w:val="22"/>
            <w:szCs w:val="23"/>
          </w:rPr>
          <w:t xml:space="preserve"> </w:t>
        </w:r>
        <w:r w:rsidR="00D64A32">
          <w:rPr>
            <w:rFonts w:ascii="Times New Roman" w:hint="eastAsia"/>
            <w:sz w:val="22"/>
            <w:szCs w:val="23"/>
          </w:rPr>
          <w:t>및</w:t>
        </w:r>
        <w:r w:rsidR="00D64A32">
          <w:rPr>
            <w:rFonts w:ascii="Times New Roman" w:hint="eastAsia"/>
            <w:sz w:val="22"/>
            <w:szCs w:val="23"/>
          </w:rPr>
          <w:t xml:space="preserve"> </w:t>
        </w:r>
        <w:r w:rsidR="00D64A32">
          <w:rPr>
            <w:rFonts w:ascii="Times New Roman" w:hint="eastAsia"/>
            <w:sz w:val="22"/>
            <w:szCs w:val="23"/>
          </w:rPr>
          <w:t>매도인이</w:t>
        </w:r>
        <w:r w:rsidR="00D64A32">
          <w:rPr>
            <w:rFonts w:ascii="Times New Roman" w:hint="eastAsia"/>
            <w:sz w:val="22"/>
            <w:szCs w:val="23"/>
          </w:rPr>
          <w:t xml:space="preserve"> </w:t>
        </w:r>
        <w:r w:rsidR="00D64A32">
          <w:rPr>
            <w:rFonts w:ascii="Times New Roman" w:hint="eastAsia"/>
            <w:sz w:val="22"/>
            <w:szCs w:val="23"/>
          </w:rPr>
          <w:t>발행한</w:t>
        </w:r>
        <w:r w:rsidR="00D64A32">
          <w:rPr>
            <w:rFonts w:ascii="Times New Roman" w:hint="eastAsia"/>
            <w:sz w:val="22"/>
            <w:szCs w:val="23"/>
          </w:rPr>
          <w:t xml:space="preserve"> </w:t>
        </w:r>
        <w:r w:rsidR="00D64A32">
          <w:rPr>
            <w:rFonts w:ascii="Times New Roman" w:hint="eastAsia"/>
            <w:sz w:val="22"/>
            <w:szCs w:val="23"/>
          </w:rPr>
          <w:t>매도인별</w:t>
        </w:r>
        <w:r w:rsidR="00D64A32">
          <w:rPr>
            <w:rFonts w:ascii="Times New Roman" w:hint="eastAsia"/>
            <w:sz w:val="22"/>
            <w:szCs w:val="23"/>
          </w:rPr>
          <w:t xml:space="preserve"> </w:t>
        </w:r>
        <w:r w:rsidR="00D64A32">
          <w:rPr>
            <w:rFonts w:ascii="Times New Roman" w:hint="eastAsia"/>
            <w:sz w:val="22"/>
            <w:szCs w:val="23"/>
          </w:rPr>
          <w:t>대상주식에</w:t>
        </w:r>
        <w:r w:rsidR="00D64A32">
          <w:rPr>
            <w:rFonts w:ascii="Times New Roman" w:hint="eastAsia"/>
            <w:sz w:val="22"/>
            <w:szCs w:val="23"/>
          </w:rPr>
          <w:t xml:space="preserve"> </w:t>
        </w:r>
        <w:r w:rsidR="00D64A32">
          <w:rPr>
            <w:rFonts w:ascii="Times New Roman" w:hint="eastAsia"/>
            <w:sz w:val="22"/>
            <w:szCs w:val="23"/>
          </w:rPr>
          <w:t>대한</w:t>
        </w:r>
        <w:r w:rsidR="00D64A32">
          <w:rPr>
            <w:rFonts w:ascii="Times New Roman" w:hint="eastAsia"/>
            <w:sz w:val="22"/>
            <w:szCs w:val="23"/>
          </w:rPr>
          <w:t xml:space="preserve"> </w:t>
        </w:r>
        <w:r w:rsidR="00D64A32">
          <w:rPr>
            <w:rFonts w:ascii="Times New Roman" w:hint="eastAsia"/>
            <w:sz w:val="22"/>
            <w:szCs w:val="23"/>
          </w:rPr>
          <w:t>확정일자부</w:t>
        </w:r>
        <w:r w:rsidR="00D64A32">
          <w:rPr>
            <w:rFonts w:ascii="Times New Roman" w:hint="eastAsia"/>
            <w:sz w:val="22"/>
            <w:szCs w:val="23"/>
          </w:rPr>
          <w:t xml:space="preserve"> </w:t>
        </w:r>
        <w:r w:rsidR="00D64A32">
          <w:rPr>
            <w:rFonts w:ascii="Times New Roman" w:hint="eastAsia"/>
            <w:sz w:val="22"/>
            <w:szCs w:val="23"/>
          </w:rPr>
          <w:t>주식양도통지서</w:t>
        </w:r>
      </w:ins>
    </w:p>
    <w:p w14:paraId="7246853F" w14:textId="77777777" w:rsidR="00F10A7E" w:rsidRDefault="008D394E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ins w:id="31" w:author="Yulchon" w:date="2025-06-18T18:37:00Z" w16du:dateUtc="2025-06-18T09:37:00Z"/>
          <w:rFonts w:ascii="Times New Roman"/>
          <w:sz w:val="22"/>
          <w:szCs w:val="23"/>
        </w:rPr>
      </w:pPr>
      <w:ins w:id="32" w:author="Yulchon" w:date="2025-06-18T18:37:00Z" w16du:dateUtc="2025-06-18T09:37:00Z">
        <w:r>
          <w:rPr>
            <w:rFonts w:ascii="Times New Roman" w:hint="eastAsia"/>
            <w:sz w:val="22"/>
            <w:szCs w:val="23"/>
          </w:rPr>
          <w:t>매수인이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본건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거래에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부합하는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내용으로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대상회사의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주주로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등재된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대상회사의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주주명부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사본</w:t>
        </w:r>
        <w:r>
          <w:rPr>
            <w:rFonts w:ascii="Times New Roman" w:hint="eastAsia"/>
            <w:sz w:val="22"/>
            <w:szCs w:val="23"/>
          </w:rPr>
          <w:t>(</w:t>
        </w:r>
        <w:proofErr w:type="spellStart"/>
        <w:r>
          <w:rPr>
            <w:rFonts w:ascii="Times New Roman" w:hint="eastAsia"/>
            <w:sz w:val="22"/>
            <w:szCs w:val="23"/>
          </w:rPr>
          <w:t>원본대조필</w:t>
        </w:r>
        <w:proofErr w:type="spellEnd"/>
        <w:r>
          <w:rPr>
            <w:rFonts w:ascii="Times New Roman" w:hint="eastAsia"/>
            <w:sz w:val="22"/>
            <w:szCs w:val="23"/>
          </w:rPr>
          <w:t>)</w:t>
        </w:r>
        <w:r>
          <w:rPr>
            <w:rStyle w:val="af8"/>
            <w:rFonts w:ascii="Times New Roman"/>
            <w:sz w:val="22"/>
            <w:szCs w:val="23"/>
          </w:rPr>
          <w:footnoteReference w:id="5"/>
        </w:r>
      </w:ins>
    </w:p>
    <w:p w14:paraId="4BA97CCF" w14:textId="77777777" w:rsidR="00F10A7E" w:rsidRDefault="008D394E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매매대금에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영수증</w:t>
      </w:r>
    </w:p>
    <w:p w14:paraId="4025EEB6" w14:textId="3994AC52" w:rsidR="00F10A7E" w:rsidRDefault="008D394E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등기임원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“</w:t>
      </w:r>
      <w:r>
        <w:rPr>
          <w:rFonts w:ascii="Times New Roman" w:hint="eastAsia"/>
          <w:b/>
          <w:bCs/>
          <w:sz w:val="22"/>
          <w:szCs w:val="23"/>
          <w:u w:val="single"/>
        </w:rPr>
        <w:t>사임대상임원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가</w:t>
      </w:r>
      <w:r>
        <w:rPr>
          <w:rFonts w:ascii="Times New Roman"/>
          <w:sz w:val="22"/>
          <w:szCs w:val="23"/>
        </w:rPr>
        <w:t xml:space="preserve"> </w:t>
      </w:r>
      <w:ins w:id="34" w:author="Yulchon" w:date="2025-06-18T18:37:00Z" w16du:dateUtc="2025-06-18T09:37:00Z">
        <w:r>
          <w:rPr>
            <w:rFonts w:ascii="Times New Roman" w:hint="eastAsia"/>
            <w:sz w:val="22"/>
            <w:szCs w:val="23"/>
          </w:rPr>
          <w:t>거래종결일을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사임일자로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하여</w:t>
        </w:r>
        <w:r>
          <w:rPr>
            <w:rFonts w:ascii="Times New Roman" w:hint="eastAsia"/>
            <w:sz w:val="22"/>
            <w:szCs w:val="23"/>
          </w:rPr>
          <w:t xml:space="preserve"> </w:t>
        </w:r>
      </w:ins>
      <w:r>
        <w:rPr>
          <w:rFonts w:ascii="Times New Roman"/>
          <w:sz w:val="22"/>
          <w:szCs w:val="23"/>
        </w:rPr>
        <w:t>기명날인한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6.1(4</w:t>
      </w:r>
      <w:ins w:id="35" w:author="Yulchon" w:date="2025-06-18T18:37:00Z" w16du:dateUtc="2025-06-18T09:37:00Z">
        <w:r>
          <w:rPr>
            <w:rFonts w:ascii="Times New Roman"/>
            <w:b/>
            <w:bCs/>
            <w:sz w:val="22"/>
            <w:szCs w:val="23"/>
            <w:u w:val="single"/>
          </w:rPr>
          <w:t>)(</w:t>
        </w:r>
        <w:proofErr w:type="spellStart"/>
        <w:r>
          <w:rPr>
            <w:rFonts w:ascii="Times New Roman"/>
            <w:b/>
            <w:bCs/>
            <w:sz w:val="22"/>
            <w:szCs w:val="23"/>
            <w:u w:val="single"/>
          </w:rPr>
          <w:t>i</w:t>
        </w:r>
      </w:ins>
      <w:proofErr w:type="spellEnd"/>
      <w:r>
        <w:rPr>
          <w:rFonts w:ascii="Times New Roman"/>
          <w:b/>
          <w:bCs/>
          <w:sz w:val="22"/>
          <w:szCs w:val="23"/>
          <w:u w:val="single"/>
        </w:rPr>
        <w:t>)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양식에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사임서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원본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인감증명서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사임등기에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단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  <w:highlight w:val="yellow"/>
        </w:rPr>
        <w:t>[3]</w:t>
      </w:r>
      <w:r>
        <w:rPr>
          <w:rFonts w:ascii="Times New Roman" w:hint="eastAsia"/>
          <w:sz w:val="22"/>
          <w:szCs w:val="23"/>
        </w:rPr>
        <w:t>영업일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사임대상임원을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지정하여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서면으로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함</w:t>
      </w:r>
      <w:r>
        <w:rPr>
          <w:rFonts w:ascii="Times New Roman" w:hint="eastAsia"/>
          <w:sz w:val="22"/>
          <w:szCs w:val="23"/>
        </w:rPr>
        <w:t xml:space="preserve">. </w:t>
      </w:r>
    </w:p>
    <w:p w14:paraId="0A4389F9" w14:textId="675D4A2B" w:rsidR="00F10A7E" w:rsidRDefault="008D394E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6.1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(5)</w:t>
      </w:r>
      <w:r>
        <w:rPr>
          <w:rFonts w:ascii="Times New Roman"/>
          <w:sz w:val="22"/>
          <w:szCs w:val="23"/>
        </w:rPr>
        <w:t>항에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기준으로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del w:id="36" w:author="Yulchon" w:date="2025-06-18T18:37:00Z" w16du:dateUtc="2025-06-18T09:37:00Z">
        <w:r w:rsidR="00DD79CA">
          <w:rPr>
            <w:rFonts w:ascii="Times New Roman" w:hint="eastAsia"/>
            <w:sz w:val="22"/>
            <w:szCs w:val="23"/>
          </w:rPr>
          <w:delText>집행임원제도를</w:delText>
        </w:r>
        <w:r w:rsidR="00DD79CA">
          <w:rPr>
            <w:rFonts w:ascii="Times New Roman" w:hint="eastAsia"/>
            <w:sz w:val="22"/>
            <w:szCs w:val="23"/>
          </w:rPr>
          <w:delText xml:space="preserve"> </w:delText>
        </w:r>
        <w:r w:rsidR="00DD79CA">
          <w:rPr>
            <w:rFonts w:ascii="Times New Roman" w:hint="eastAsia"/>
            <w:sz w:val="22"/>
            <w:szCs w:val="23"/>
          </w:rPr>
          <w:delText>도입하는</w:delText>
        </w:r>
        <w:r w:rsidR="00DD79CA">
          <w:rPr>
            <w:rFonts w:ascii="Times New Roman" w:hint="eastAsia"/>
            <w:sz w:val="22"/>
            <w:szCs w:val="23"/>
          </w:rPr>
          <w:delText xml:space="preserve"> </w:delText>
        </w:r>
        <w:r w:rsidR="00DD79CA">
          <w:rPr>
            <w:rFonts w:ascii="Times New Roman" w:hint="eastAsia"/>
            <w:sz w:val="22"/>
            <w:szCs w:val="23"/>
          </w:rPr>
          <w:delText>내용</w:delText>
        </w:r>
        <w:r w:rsidR="00990A06">
          <w:rPr>
            <w:rFonts w:ascii="Times New Roman" w:hint="eastAsia"/>
            <w:sz w:val="22"/>
            <w:szCs w:val="23"/>
          </w:rPr>
          <w:delText>으로</w:delText>
        </w:r>
      </w:del>
      <w:proofErr w:type="spellStart"/>
      <w:ins w:id="37" w:author="Yulchon" w:date="2025-06-18T18:37:00Z" w16du:dateUtc="2025-06-18T09:37:00Z">
        <w:r>
          <w:rPr>
            <w:rFonts w:ascii="Times New Roman" w:hint="eastAsia"/>
            <w:sz w:val="22"/>
            <w:szCs w:val="23"/>
          </w:rPr>
          <w:t>으로</w:t>
        </w:r>
      </w:ins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del w:id="38" w:author="Yulchon" w:date="2025-06-18T18:37:00Z" w16du:dateUtc="2025-06-18T09:37:00Z">
        <w:r w:rsidR="00990A06">
          <w:rPr>
            <w:rFonts w:ascii="Times New Roman" w:hint="eastAsia"/>
            <w:sz w:val="22"/>
            <w:szCs w:val="23"/>
          </w:rPr>
          <w:delText>개정하는</w:delText>
        </w:r>
      </w:del>
      <w:ins w:id="39" w:author="Yulchon" w:date="2025-06-18T18:37:00Z" w16du:dateUtc="2025-06-18T09:37:00Z">
        <w:r>
          <w:rPr>
            <w:rFonts w:ascii="Times New Roman" w:hint="eastAsia"/>
            <w:sz w:val="22"/>
            <w:szCs w:val="23"/>
          </w:rPr>
          <w:t>개정</w:t>
        </w:r>
        <w:r w:rsidR="00F07C10">
          <w:rPr>
            <w:rFonts w:ascii="Times New Roman" w:hint="eastAsia"/>
            <w:sz w:val="22"/>
            <w:szCs w:val="23"/>
          </w:rPr>
          <w:t>(</w:t>
        </w:r>
        <w:r w:rsidR="00F07C10">
          <w:rPr>
            <w:rFonts w:ascii="Times New Roman" w:hint="eastAsia"/>
            <w:sz w:val="22"/>
            <w:szCs w:val="23"/>
          </w:rPr>
          <w:t>집행임원제도를</w:t>
        </w:r>
        <w:r w:rsidR="00F07C10">
          <w:rPr>
            <w:rFonts w:ascii="Times New Roman" w:hint="eastAsia"/>
            <w:sz w:val="22"/>
            <w:szCs w:val="23"/>
          </w:rPr>
          <w:t xml:space="preserve"> </w:t>
        </w:r>
        <w:r w:rsidR="00F07C10">
          <w:rPr>
            <w:rFonts w:ascii="Times New Roman" w:hint="eastAsia"/>
            <w:sz w:val="22"/>
            <w:szCs w:val="23"/>
          </w:rPr>
          <w:t>도입하는</w:t>
        </w:r>
        <w:r w:rsidR="00F07C10">
          <w:rPr>
            <w:rFonts w:ascii="Times New Roman" w:hint="eastAsia"/>
            <w:sz w:val="22"/>
            <w:szCs w:val="23"/>
          </w:rPr>
          <w:t xml:space="preserve"> </w:t>
        </w:r>
        <w:r w:rsidR="00F07C10">
          <w:rPr>
            <w:rFonts w:ascii="Times New Roman" w:hint="eastAsia"/>
            <w:sz w:val="22"/>
            <w:szCs w:val="23"/>
          </w:rPr>
          <w:t>내용을</w:t>
        </w:r>
        <w:r w:rsidR="00F07C10">
          <w:rPr>
            <w:rFonts w:ascii="Times New Roman" w:hint="eastAsia"/>
            <w:sz w:val="22"/>
            <w:szCs w:val="23"/>
          </w:rPr>
          <w:t xml:space="preserve"> </w:t>
        </w:r>
        <w:r w:rsidR="00F07C10">
          <w:rPr>
            <w:rFonts w:ascii="Times New Roman" w:hint="eastAsia"/>
            <w:sz w:val="22"/>
            <w:szCs w:val="23"/>
          </w:rPr>
          <w:t>포함하되</w:t>
        </w:r>
        <w:r w:rsidR="00F07C10">
          <w:rPr>
            <w:rFonts w:ascii="Times New Roman" w:hint="eastAsia"/>
            <w:sz w:val="22"/>
            <w:szCs w:val="23"/>
          </w:rPr>
          <w:t xml:space="preserve">, </w:t>
        </w:r>
        <w:r w:rsidR="00F07C10">
          <w:rPr>
            <w:rFonts w:ascii="Times New Roman" w:hint="eastAsia"/>
            <w:sz w:val="22"/>
            <w:szCs w:val="23"/>
          </w:rPr>
          <w:t>이에</w:t>
        </w:r>
        <w:r w:rsidR="00F07C10">
          <w:rPr>
            <w:rFonts w:ascii="Times New Roman" w:hint="eastAsia"/>
            <w:sz w:val="22"/>
            <w:szCs w:val="23"/>
          </w:rPr>
          <w:t xml:space="preserve"> </w:t>
        </w:r>
        <w:r w:rsidR="00F07C10">
          <w:rPr>
            <w:rFonts w:ascii="Times New Roman" w:hint="eastAsia"/>
            <w:sz w:val="22"/>
            <w:szCs w:val="23"/>
          </w:rPr>
          <w:t>한정하지</w:t>
        </w:r>
        <w:r w:rsidR="00F07C10">
          <w:rPr>
            <w:rFonts w:ascii="Times New Roman" w:hint="eastAsia"/>
            <w:sz w:val="22"/>
            <w:szCs w:val="23"/>
          </w:rPr>
          <w:t xml:space="preserve"> </w:t>
        </w:r>
        <w:r w:rsidR="00F07C10">
          <w:rPr>
            <w:rFonts w:ascii="Times New Roman" w:hint="eastAsia"/>
            <w:sz w:val="22"/>
            <w:szCs w:val="23"/>
          </w:rPr>
          <w:t>아니함</w:t>
        </w:r>
        <w:r w:rsidR="00F07C10">
          <w:rPr>
            <w:rFonts w:ascii="Times New Roman" w:hint="eastAsia"/>
            <w:sz w:val="22"/>
            <w:szCs w:val="23"/>
          </w:rPr>
          <w:t>)</w:t>
        </w:r>
        <w:r>
          <w:rPr>
            <w:rFonts w:ascii="Times New Roman" w:hint="eastAsia"/>
            <w:sz w:val="22"/>
            <w:szCs w:val="23"/>
          </w:rPr>
          <w:t>하는</w:t>
        </w:r>
      </w:ins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</w:t>
      </w:r>
      <w:del w:id="40" w:author="Yulchon" w:date="2025-06-18T18:37:00Z" w16du:dateUtc="2025-06-18T09:37:00Z">
        <w:r w:rsidR="00990A06">
          <w:rPr>
            <w:rFonts w:ascii="Times New Roman" w:hint="eastAsia"/>
            <w:sz w:val="22"/>
            <w:szCs w:val="23"/>
          </w:rPr>
          <w:delText>,</w:delText>
        </w:r>
      </w:del>
      <w:ins w:id="41" w:author="Yulchon" w:date="2025-06-18T18:37:00Z" w16du:dateUtc="2025-06-18T09:37:00Z"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및</w:t>
        </w:r>
      </w:ins>
      <w:r>
        <w:rPr>
          <w:rFonts w:ascii="Times New Roman" w:hint="eastAsia"/>
          <w:sz w:val="22"/>
          <w:szCs w:val="23"/>
        </w:rPr>
        <w:t xml:space="preserve"> (ii)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지정하는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선임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</w:t>
      </w:r>
      <w:r>
        <w:rPr>
          <w:rFonts w:ascii="Times New Roman"/>
          <w:sz w:val="22"/>
          <w:szCs w:val="23"/>
        </w:rPr>
        <w:t>을</w:t>
      </w:r>
      <w:r>
        <w:rPr>
          <w:rFonts w:ascii="Times New Roman"/>
          <w:sz w:val="22"/>
          <w:szCs w:val="23"/>
        </w:rPr>
        <w:t xml:space="preserve"> </w:t>
      </w:r>
      <w:ins w:id="42" w:author="Yulchon" w:date="2025-06-18T18:37:00Z" w16du:dateUtc="2025-06-18T09:37:00Z">
        <w:r>
          <w:rPr>
            <w:rFonts w:ascii="Times New Roman" w:hint="eastAsia"/>
            <w:sz w:val="22"/>
            <w:szCs w:val="23"/>
          </w:rPr>
          <w:t>모두</w:t>
        </w:r>
        <w:r>
          <w:rPr>
            <w:rFonts w:ascii="Times New Roman" w:hint="eastAsia"/>
            <w:sz w:val="22"/>
            <w:szCs w:val="23"/>
          </w:rPr>
          <w:t xml:space="preserve"> </w:t>
        </w:r>
      </w:ins>
      <w:r>
        <w:rPr>
          <w:rFonts w:ascii="Times New Roman"/>
          <w:sz w:val="22"/>
          <w:szCs w:val="23"/>
        </w:rPr>
        <w:t>승인하는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내용의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공증필</w:t>
      </w:r>
      <w:proofErr w:type="spellEnd"/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임시주주총회의사록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사본</w:t>
      </w:r>
      <w:r>
        <w:rPr>
          <w:rFonts w:ascii="Times New Roman"/>
          <w:sz w:val="22"/>
          <w:szCs w:val="23"/>
        </w:rPr>
        <w:t>(</w:t>
      </w:r>
      <w:proofErr w:type="spellStart"/>
      <w:r>
        <w:rPr>
          <w:rFonts w:ascii="Times New Roman"/>
          <w:sz w:val="22"/>
          <w:szCs w:val="23"/>
        </w:rPr>
        <w:t>원본대조필</w:t>
      </w:r>
      <w:proofErr w:type="spellEnd"/>
      <w:r>
        <w:rPr>
          <w:rFonts w:ascii="Times New Roman"/>
          <w:sz w:val="22"/>
          <w:szCs w:val="23"/>
        </w:rPr>
        <w:t>).</w:t>
      </w:r>
      <w:r>
        <w:rPr>
          <w:rStyle w:val="af8"/>
          <w:rFonts w:ascii="Times New Roman"/>
          <w:sz w:val="22"/>
          <w:szCs w:val="23"/>
        </w:rPr>
        <w:footnoteReference w:id="6"/>
      </w:r>
      <w:r>
        <w:rPr>
          <w:rFonts w:ascii="Times New Roman" w:hint="eastAsia"/>
          <w:sz w:val="22"/>
          <w:szCs w:val="23"/>
        </w:rPr>
        <w:t xml:space="preserve"> </w:t>
      </w:r>
    </w:p>
    <w:p w14:paraId="5C10BE5E" w14:textId="00F34EE2" w:rsidR="00F10A7E" w:rsidRDefault="008D394E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lastRenderedPageBreak/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(5)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개최된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이사회에서</w:t>
      </w:r>
      <w:del w:id="43" w:author="Yulchon" w:date="2025-06-18T18:37:00Z" w16du:dateUtc="2025-06-18T09:37:00Z">
        <w:r w:rsidR="00375401">
          <w:rPr>
            <w:rFonts w:ascii="Times New Roman" w:hint="eastAsia"/>
            <w:sz w:val="22"/>
            <w:szCs w:val="23"/>
          </w:rPr>
          <w:delText xml:space="preserve"> </w:delText>
        </w:r>
        <w:r w:rsidR="00683851">
          <w:rPr>
            <w:rFonts w:ascii="Times New Roman" w:hint="eastAsia"/>
            <w:sz w:val="22"/>
            <w:szCs w:val="23"/>
          </w:rPr>
          <w:delText>거래종결일을</w:delText>
        </w:r>
        <w:r w:rsidR="00683851">
          <w:rPr>
            <w:rFonts w:ascii="Times New Roman" w:hint="eastAsia"/>
            <w:sz w:val="22"/>
            <w:szCs w:val="23"/>
          </w:rPr>
          <w:delText xml:space="preserve"> </w:delText>
        </w:r>
        <w:r w:rsidR="00767ABA">
          <w:rPr>
            <w:rFonts w:ascii="Times New Roman" w:hint="eastAsia"/>
            <w:sz w:val="22"/>
            <w:szCs w:val="23"/>
          </w:rPr>
          <w:delText>선임일자로</w:delText>
        </w:r>
        <w:r w:rsidR="00767ABA">
          <w:rPr>
            <w:rFonts w:ascii="Times New Roman" w:hint="eastAsia"/>
            <w:sz w:val="22"/>
            <w:szCs w:val="23"/>
          </w:rPr>
          <w:delText xml:space="preserve"> </w:delText>
        </w:r>
        <w:r w:rsidR="00767ABA">
          <w:rPr>
            <w:rFonts w:ascii="Times New Roman" w:hint="eastAsia"/>
            <w:sz w:val="22"/>
            <w:szCs w:val="23"/>
          </w:rPr>
          <w:delText>하여</w:delText>
        </w:r>
      </w:del>
      <w:r w:rsidR="001C12AF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집행임원으로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공증필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임시이사회의사록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</w:t>
      </w:r>
      <w:r>
        <w:rPr>
          <w:rFonts w:ascii="Times New Roman" w:hint="eastAsia"/>
          <w:sz w:val="22"/>
          <w:szCs w:val="23"/>
        </w:rPr>
        <w:t>(</w:t>
      </w:r>
      <w:proofErr w:type="spellStart"/>
      <w:r>
        <w:rPr>
          <w:rFonts w:ascii="Times New Roman" w:hint="eastAsia"/>
          <w:sz w:val="22"/>
          <w:szCs w:val="23"/>
        </w:rPr>
        <w:t>원본대조필</w:t>
      </w:r>
      <w:proofErr w:type="spellEnd"/>
      <w:r>
        <w:rPr>
          <w:rFonts w:ascii="Times New Roman" w:hint="eastAsia"/>
          <w:sz w:val="22"/>
          <w:szCs w:val="23"/>
        </w:rPr>
        <w:t xml:space="preserve">). </w:t>
      </w:r>
    </w:p>
    <w:p w14:paraId="0963FCBC" w14:textId="77777777" w:rsidR="00F10A7E" w:rsidRDefault="008D394E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4.2 (</w:t>
      </w:r>
      <w:r>
        <w:rPr>
          <w:rFonts w:ascii="Times New Roman" w:hint="eastAsia"/>
          <w:b/>
          <w:bCs/>
          <w:sz w:val="22"/>
          <w:szCs w:val="23"/>
          <w:u w:val="single"/>
        </w:rPr>
        <w:t>7</w:t>
      </w:r>
      <w:r>
        <w:rPr>
          <w:rFonts w:ascii="Times New Roman"/>
          <w:b/>
          <w:bCs/>
          <w:sz w:val="22"/>
          <w:szCs w:val="23"/>
          <w:u w:val="single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양식에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명의의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선행조건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충족확인서</w:t>
      </w:r>
    </w:p>
    <w:p w14:paraId="5BE370F1" w14:textId="10DA43B0" w:rsidR="00F10A7E" w:rsidRDefault="008D394E" w:rsidP="00C006CE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ins w:id="44" w:author="Yulchon" w:date="2025-06-18T18:37:00Z" w16du:dateUtc="2025-06-18T09:37:00Z"/>
          <w:rFonts w:ascii="Times New Roman"/>
          <w:sz w:val="22"/>
          <w:szCs w:val="23"/>
        </w:rPr>
      </w:pPr>
      <w:ins w:id="45" w:author="Yulchon" w:date="2025-06-18T18:37:00Z" w16du:dateUtc="2025-06-18T09:37:00Z">
        <w:r>
          <w:rPr>
            <w:rFonts w:ascii="Times New Roman" w:hint="eastAsia"/>
            <w:sz w:val="22"/>
            <w:szCs w:val="23"/>
          </w:rPr>
          <w:t>제</w:t>
        </w:r>
        <w:r>
          <w:rPr>
            <w:rFonts w:ascii="Times New Roman" w:hint="eastAsia"/>
            <w:sz w:val="22"/>
            <w:szCs w:val="23"/>
          </w:rPr>
          <w:t>6.1</w:t>
        </w:r>
        <w:r>
          <w:rPr>
            <w:rFonts w:ascii="Times New Roman" w:hint="eastAsia"/>
            <w:sz w:val="22"/>
            <w:szCs w:val="23"/>
          </w:rPr>
          <w:t>조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제</w:t>
        </w:r>
        <w:r>
          <w:rPr>
            <w:rFonts w:ascii="Times New Roman" w:hint="eastAsia"/>
            <w:sz w:val="22"/>
            <w:szCs w:val="23"/>
          </w:rPr>
          <w:t>(10)</w:t>
        </w:r>
        <w:r>
          <w:rPr>
            <w:rFonts w:ascii="Times New Roman" w:hint="eastAsia"/>
            <w:sz w:val="22"/>
            <w:szCs w:val="23"/>
          </w:rPr>
          <w:t>항에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따라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대표매도인</w:t>
        </w:r>
        <w:r>
          <w:rPr>
            <w:rFonts w:ascii="Times New Roman" w:hint="eastAsia"/>
            <w:sz w:val="22"/>
            <w:szCs w:val="23"/>
          </w:rPr>
          <w:t>1</w:t>
        </w:r>
        <w:r>
          <w:rPr>
            <w:rFonts w:ascii="Times New Roman" w:hint="eastAsia"/>
            <w:sz w:val="22"/>
            <w:szCs w:val="23"/>
          </w:rPr>
          <w:t>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대표매도인</w:t>
        </w:r>
        <w:r>
          <w:rPr>
            <w:rFonts w:ascii="Times New Roman" w:hint="eastAsia"/>
            <w:sz w:val="22"/>
            <w:szCs w:val="23"/>
          </w:rPr>
          <w:t xml:space="preserve">2, </w:t>
        </w:r>
        <w:r>
          <w:rPr>
            <w:rFonts w:ascii="Times New Roman" w:hint="eastAsia"/>
            <w:sz w:val="22"/>
            <w:szCs w:val="23"/>
          </w:rPr>
          <w:t>기타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대표매도인들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및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Steve Im</w:t>
        </w:r>
        <w:r>
          <w:rPr>
            <w:rFonts w:ascii="Times New Roman" w:hint="eastAsia"/>
            <w:sz w:val="22"/>
            <w:szCs w:val="23"/>
          </w:rPr>
          <w:t>에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대한</w:t>
        </w:r>
        <w:r>
          <w:rPr>
            <w:rFonts w:ascii="Times New Roman" w:hint="eastAsia"/>
            <w:sz w:val="22"/>
            <w:szCs w:val="23"/>
          </w:rPr>
          <w:t xml:space="preserve"> </w:t>
        </w:r>
        <w:r w:rsidR="002A54AE">
          <w:rPr>
            <w:rFonts w:ascii="Times New Roman" w:hint="eastAsia"/>
            <w:sz w:val="22"/>
            <w:szCs w:val="23"/>
          </w:rPr>
          <w:t>대상회사</w:t>
        </w:r>
        <w:r w:rsidR="002A54AE">
          <w:rPr>
            <w:rFonts w:ascii="Times New Roman" w:hint="eastAsia"/>
            <w:sz w:val="22"/>
            <w:szCs w:val="23"/>
          </w:rPr>
          <w:t xml:space="preserve"> </w:t>
        </w:r>
        <w:r w:rsidR="002A54AE">
          <w:rPr>
            <w:rFonts w:ascii="Times New Roman" w:hint="eastAsia"/>
            <w:sz w:val="22"/>
            <w:szCs w:val="23"/>
          </w:rPr>
          <w:t>발행주식</w:t>
        </w:r>
        <w:r>
          <w:rPr>
            <w:rFonts w:ascii="Times New Roman" w:hint="eastAsia"/>
            <w:sz w:val="22"/>
            <w:szCs w:val="23"/>
          </w:rPr>
          <w:t>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증여</w:t>
        </w:r>
        <w:r w:rsidR="002A54AE">
          <w:rPr>
            <w:rFonts w:ascii="Times New Roman" w:hint="eastAsia"/>
            <w:sz w:val="22"/>
            <w:szCs w:val="23"/>
          </w:rPr>
          <w:t>와</w:t>
        </w:r>
        <w:r w:rsidR="002A54AE">
          <w:rPr>
            <w:rFonts w:ascii="Times New Roman" w:hint="eastAsia"/>
            <w:sz w:val="22"/>
            <w:szCs w:val="23"/>
          </w:rPr>
          <w:t xml:space="preserve"> </w:t>
        </w:r>
        <w:r w:rsidR="002A54AE">
          <w:rPr>
            <w:rFonts w:ascii="Times New Roman" w:hint="eastAsia"/>
            <w:sz w:val="22"/>
            <w:szCs w:val="23"/>
          </w:rPr>
          <w:t>관련하여</w:t>
        </w:r>
        <w:r w:rsidR="002A54AE">
          <w:rPr>
            <w:rFonts w:ascii="Times New Roman" w:hint="eastAsia"/>
            <w:sz w:val="22"/>
            <w:szCs w:val="23"/>
          </w:rPr>
          <w:t xml:space="preserve"> </w:t>
        </w:r>
        <w:r w:rsidR="002A54AE">
          <w:rPr>
            <w:rFonts w:ascii="Times New Roman" w:hint="eastAsia"/>
            <w:sz w:val="22"/>
            <w:szCs w:val="23"/>
          </w:rPr>
          <w:t>관련</w:t>
        </w:r>
        <w:r w:rsidR="002A54AE">
          <w:rPr>
            <w:rFonts w:ascii="Times New Roman" w:hint="eastAsia"/>
            <w:sz w:val="22"/>
            <w:szCs w:val="23"/>
          </w:rPr>
          <w:t xml:space="preserve"> </w:t>
        </w:r>
        <w:r w:rsidR="002A54AE">
          <w:rPr>
            <w:rFonts w:ascii="Times New Roman" w:hint="eastAsia"/>
            <w:sz w:val="22"/>
            <w:szCs w:val="23"/>
          </w:rPr>
          <w:t>법령상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요구되는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일체의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절차를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완료하였음을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증명할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있는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서류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사본</w:t>
        </w:r>
      </w:ins>
    </w:p>
    <w:p w14:paraId="3F70B3AE" w14:textId="77777777" w:rsidR="00F10A7E" w:rsidRDefault="008D394E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</w:t>
      </w:r>
      <w:r>
        <w:rPr>
          <w:rFonts w:ascii="Times New Roman"/>
          <w:sz w:val="22"/>
          <w:szCs w:val="23"/>
        </w:rPr>
        <w:t xml:space="preserve"> </w:t>
      </w:r>
    </w:p>
    <w:p w14:paraId="61A9E3CA" w14:textId="77777777" w:rsidR="00F10A7E" w:rsidRDefault="008D394E">
      <w:pPr>
        <w:numPr>
          <w:ilvl w:val="0"/>
          <w:numId w:val="5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거래종결시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매수인의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이행사항</w:t>
      </w:r>
      <w:r>
        <w:rPr>
          <w:rFonts w:ascii="Times New Roman"/>
          <w:sz w:val="22"/>
          <w:szCs w:val="23"/>
          <w:u w:val="single"/>
        </w:rPr>
        <w:t>.</w:t>
      </w:r>
    </w:p>
    <w:p w14:paraId="4D94A475" w14:textId="77777777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매수인은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4.2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이행함과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제출하여야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5A7601CE" w14:textId="45D758CB" w:rsidR="00F10A7E" w:rsidRDefault="008D394E" w:rsidP="00C006CE">
      <w:pPr>
        <w:numPr>
          <w:ilvl w:val="0"/>
          <w:numId w:val="3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B</w:t>
      </w:r>
      <w:r>
        <w:rPr>
          <w:rFonts w:ascii="Times New Roman" w:hint="eastAsia"/>
          <w:sz w:val="22"/>
          <w:szCs w:val="22"/>
        </w:rPr>
        <w:t>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매매대금을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</w:t>
      </w:r>
      <w:r>
        <w:rPr>
          <w:rFonts w:ascii="Times New Roman" w:hint="eastAsia"/>
          <w:color w:val="000000"/>
          <w:kern w:val="2"/>
          <w:sz w:val="22"/>
          <w:szCs w:val="22"/>
          <w:highlight w:val="yellow"/>
        </w:rPr>
        <w:t>3]</w:t>
      </w:r>
      <w:r>
        <w:rPr>
          <w:rFonts w:ascii="Times New Roman"/>
          <w:sz w:val="22"/>
          <w:szCs w:val="22"/>
        </w:rPr>
        <w:t>영업일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전까지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은행계좌에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즉시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가능한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원화</w:t>
      </w:r>
      <w:r>
        <w:rPr>
          <w:rFonts w:ascii="Times New Roman" w:hint="eastAsia"/>
          <w:sz w:val="22"/>
          <w:szCs w:val="22"/>
        </w:rPr>
        <w:t>(KRW)</w:t>
      </w:r>
      <w:r>
        <w:rPr>
          <w:rFonts w:ascii="Times New Roman" w:hint="eastAsia"/>
          <w:sz w:val="22"/>
          <w:szCs w:val="22"/>
        </w:rPr>
        <w:t>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계좌이체의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송금</w:t>
      </w:r>
      <w:r>
        <w:rPr>
          <w:rFonts w:ascii="Times New Roman" w:hint="eastAsia"/>
          <w:sz w:val="22"/>
          <w:szCs w:val="22"/>
        </w:rPr>
        <w:t xml:space="preserve">. </w:t>
      </w:r>
      <w:commentRangeStart w:id="46"/>
      <w:r>
        <w:rPr>
          <w:rFonts w:ascii="Times New Roman" w:hint="eastAsia"/>
          <w:sz w:val="22"/>
          <w:szCs w:val="22"/>
        </w:rPr>
        <w:t>단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2</w:t>
      </w:r>
      <w:del w:id="47" w:author="Yulchon" w:date="2025-06-18T18:37:00Z" w16du:dateUtc="2025-06-18T09:37:00Z">
        <w:r w:rsidR="00B873C1">
          <w:rPr>
            <w:rFonts w:ascii="Times New Roman" w:hint="eastAsia"/>
            <w:sz w:val="22"/>
            <w:szCs w:val="22"/>
          </w:rPr>
          <w:delText>등</w:delText>
        </w:r>
        <w:r w:rsidR="00B873C1">
          <w:rPr>
            <w:rFonts w:ascii="Times New Roman" w:hint="eastAsia"/>
            <w:sz w:val="22"/>
            <w:szCs w:val="22"/>
          </w:rPr>
          <w:delText xml:space="preserve"> </w:delText>
        </w:r>
        <w:r w:rsidR="00B873C1">
          <w:rPr>
            <w:rFonts w:ascii="Times New Roman" w:hint="eastAsia"/>
            <w:sz w:val="22"/>
            <w:szCs w:val="22"/>
          </w:rPr>
          <w:delText>보유주식에</w:delText>
        </w:r>
      </w:del>
      <w:ins w:id="48" w:author="Yulchon" w:date="2025-06-18T18:37:00Z" w16du:dateUtc="2025-06-18T09:37:00Z">
        <w:r w:rsidR="001C12AF">
          <w:rPr>
            <w:rFonts w:ascii="Times New Roman" w:hint="eastAsia"/>
            <w:sz w:val="22"/>
            <w:szCs w:val="22"/>
          </w:rPr>
          <w:t>와</w:t>
        </w:r>
        <w:r w:rsidR="001C12AF">
          <w:rPr>
            <w:rFonts w:ascii="Times New Roman" w:hint="eastAsia"/>
            <w:sz w:val="22"/>
            <w:szCs w:val="22"/>
          </w:rPr>
          <w:t xml:space="preserve"> </w:t>
        </w:r>
        <w:r w:rsidR="001C12AF">
          <w:rPr>
            <w:rFonts w:ascii="Times New Roman" w:hint="eastAsia"/>
            <w:sz w:val="22"/>
            <w:szCs w:val="22"/>
          </w:rPr>
          <w:t>기타</w:t>
        </w:r>
        <w:r w:rsidR="001C12AF">
          <w:rPr>
            <w:rFonts w:ascii="Times New Roman" w:hint="eastAsia"/>
            <w:sz w:val="22"/>
            <w:szCs w:val="22"/>
          </w:rPr>
          <w:t xml:space="preserve"> </w:t>
        </w:r>
        <w:r w:rsidR="001C12AF">
          <w:rPr>
            <w:rFonts w:ascii="Times New Roman" w:hint="eastAsia"/>
            <w:sz w:val="22"/>
            <w:szCs w:val="22"/>
          </w:rPr>
          <w:t>대표매도인들</w:t>
        </w:r>
        <w:r>
          <w:rPr>
            <w:rFonts w:ascii="Times New Roman" w:hint="eastAsia"/>
            <w:sz w:val="22"/>
            <w:szCs w:val="22"/>
          </w:rPr>
          <w:t>에</w:t>
        </w:r>
      </w:ins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지급될</w:t>
      </w:r>
      <w:r>
        <w:rPr>
          <w:rFonts w:ascii="Times New Roman" w:hint="eastAsia"/>
          <w:sz w:val="22"/>
          <w:szCs w:val="22"/>
        </w:rPr>
        <w:t xml:space="preserve"> </w:t>
      </w:r>
      <w:del w:id="49" w:author="Yulchon" w:date="2025-06-18T18:37:00Z" w16du:dateUtc="2025-06-18T09:37:00Z">
        <w:r w:rsidR="00CD006A">
          <w:rPr>
            <w:rFonts w:ascii="Times New Roman" w:hint="eastAsia"/>
            <w:sz w:val="22"/>
          </w:rPr>
          <w:delText>매매대금</w:delText>
        </w:r>
        <w:r w:rsidR="00B873C1">
          <w:rPr>
            <w:rFonts w:ascii="Times New Roman" w:hint="eastAsia"/>
            <w:sz w:val="22"/>
          </w:rPr>
          <w:delText>은</w:delText>
        </w:r>
      </w:del>
      <w:ins w:id="50" w:author="Yulchon" w:date="2025-06-18T18:37:00Z" w16du:dateUtc="2025-06-18T09:37:00Z">
        <w:r>
          <w:rPr>
            <w:rFonts w:ascii="Times New Roman" w:hint="eastAsia"/>
            <w:sz w:val="22"/>
          </w:rPr>
          <w:t>매매대금</w:t>
        </w:r>
        <w:r w:rsidR="00D64A32">
          <w:rPr>
            <w:rFonts w:ascii="Times New Roman" w:hint="eastAsia"/>
            <w:sz w:val="22"/>
          </w:rPr>
          <w:t>의</w:t>
        </w:r>
        <w:r w:rsidR="00D64A32">
          <w:rPr>
            <w:rFonts w:ascii="Times New Roman" w:hint="eastAsia"/>
            <w:sz w:val="22"/>
          </w:rPr>
          <w:t xml:space="preserve"> </w:t>
        </w:r>
        <w:r w:rsidR="00D64A32">
          <w:rPr>
            <w:rFonts w:ascii="Times New Roman" w:hint="eastAsia"/>
            <w:sz w:val="22"/>
          </w:rPr>
          <w:t>송금은</w:t>
        </w:r>
        <w:r>
          <w:rPr>
            <w:rFonts w:ascii="Times New Roman" w:hint="eastAsia"/>
            <w:sz w:val="22"/>
          </w:rPr>
          <w:t xml:space="preserve"> </w:t>
        </w:r>
        <w:r w:rsidRPr="00C006CE">
          <w:rPr>
            <w:rFonts w:ascii="Times New Roman" w:hint="eastAsia"/>
            <w:b/>
            <w:sz w:val="22"/>
            <w:u w:val="single"/>
          </w:rPr>
          <w:t>별지</w:t>
        </w:r>
        <w:r w:rsidRPr="00C006CE">
          <w:rPr>
            <w:rFonts w:ascii="Times New Roman"/>
            <w:b/>
            <w:sz w:val="22"/>
            <w:u w:val="single"/>
          </w:rPr>
          <w:t xml:space="preserve"> B</w:t>
        </w:r>
        <w:r>
          <w:rPr>
            <w:rFonts w:ascii="Times New Roman" w:hint="eastAsia"/>
            <w:sz w:val="22"/>
          </w:rPr>
          <w:t>에서</w:t>
        </w:r>
        <w:r>
          <w:rPr>
            <w:rFonts w:ascii="Times New Roman" w:hint="eastAsia"/>
            <w:sz w:val="22"/>
          </w:rPr>
          <w:t xml:space="preserve"> </w:t>
        </w:r>
        <w:r w:rsidR="002A54AE">
          <w:rPr>
            <w:rFonts w:ascii="Times New Roman" w:hint="eastAsia"/>
            <w:sz w:val="22"/>
          </w:rPr>
          <w:t>기재된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원화</w:t>
        </w:r>
        <w:r>
          <w:rPr>
            <w:rFonts w:ascii="Times New Roman" w:hint="eastAsia"/>
            <w:sz w:val="22"/>
          </w:rPr>
          <w:t xml:space="preserve">(KRW) </w:t>
        </w:r>
        <w:r>
          <w:rPr>
            <w:rFonts w:ascii="Times New Roman" w:hint="eastAsia"/>
            <w:sz w:val="22"/>
          </w:rPr>
          <w:t>기준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매매대금에</w:t>
        </w:r>
      </w:ins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기준</w:t>
      </w:r>
      <w:r>
        <w:rPr>
          <w:rFonts w:ascii="Times New Roman" w:hint="eastAsia"/>
          <w:sz w:val="22"/>
        </w:rPr>
        <w:t xml:space="preserve"> </w:t>
      </w:r>
      <w:del w:id="51" w:author="Yulchon" w:date="2025-06-18T18:37:00Z" w16du:dateUtc="2025-06-18T09:37:00Z">
        <w:r w:rsidR="00B873C1">
          <w:rPr>
            <w:rFonts w:ascii="Times New Roman" w:hint="eastAsia"/>
            <w:sz w:val="22"/>
          </w:rPr>
          <w:delText>서울외국환중개</w:delText>
        </w:r>
        <w:r w:rsidR="00B873C1">
          <w:rPr>
            <w:rFonts w:ascii="Times New Roman" w:hint="eastAsia"/>
            <w:sz w:val="22"/>
          </w:rPr>
          <w:delText xml:space="preserve"> </w:delText>
        </w:r>
        <w:r w:rsidR="00CD006A" w:rsidRPr="000145D2">
          <w:rPr>
            <w:rFonts w:ascii="Times New Roman" w:hint="eastAsia"/>
            <w:sz w:val="22"/>
          </w:rPr>
          <w:delText>고시환율</w:delText>
        </w:r>
        <w:r w:rsidR="00CD006A" w:rsidRPr="000145D2">
          <w:rPr>
            <w:rFonts w:ascii="Times New Roman" w:hint="eastAsia"/>
            <w:sz w:val="22"/>
          </w:rPr>
          <w:delText>(</w:delText>
        </w:r>
        <w:r w:rsidR="00CD006A" w:rsidRPr="000145D2">
          <w:rPr>
            <w:rFonts w:ascii="Times New Roman" w:hint="eastAsia"/>
            <w:sz w:val="22"/>
          </w:rPr>
          <w:delText>매매기준율</w:delText>
        </w:r>
        <w:r w:rsidR="00CD006A" w:rsidRPr="000145D2">
          <w:rPr>
            <w:rFonts w:ascii="Times New Roman" w:hint="eastAsia"/>
            <w:sz w:val="22"/>
          </w:rPr>
          <w:delText>)</w:delText>
        </w:r>
        <w:r w:rsidR="00CD006A" w:rsidRPr="000145D2">
          <w:rPr>
            <w:rFonts w:ascii="Times New Roman" w:hint="eastAsia"/>
            <w:sz w:val="22"/>
          </w:rPr>
          <w:delText>을</w:delText>
        </w:r>
        <w:r w:rsidR="00CD006A" w:rsidRPr="000145D2">
          <w:rPr>
            <w:rFonts w:ascii="Times New Roman" w:hint="eastAsia"/>
            <w:sz w:val="22"/>
          </w:rPr>
          <w:delText xml:space="preserve"> </w:delText>
        </w:r>
        <w:r w:rsidR="00CD006A" w:rsidRPr="000145D2">
          <w:rPr>
            <w:rFonts w:ascii="Times New Roman" w:hint="eastAsia"/>
            <w:sz w:val="22"/>
          </w:rPr>
          <w:delText>적용하여</w:delText>
        </w:r>
        <w:r w:rsidR="00CD006A" w:rsidRPr="000145D2">
          <w:rPr>
            <w:rFonts w:ascii="Times New Roman" w:hint="eastAsia"/>
            <w:sz w:val="22"/>
          </w:rPr>
          <w:delText xml:space="preserve"> </w:delText>
        </w:r>
        <w:r w:rsidR="00CD006A" w:rsidRPr="000145D2">
          <w:rPr>
            <w:rFonts w:ascii="Times New Roman" w:hint="eastAsia"/>
            <w:sz w:val="22"/>
          </w:rPr>
          <w:delText>환산한</w:delText>
        </w:r>
      </w:del>
      <w:ins w:id="52" w:author="Yulchon" w:date="2025-06-18T18:37:00Z" w16du:dateUtc="2025-06-18T09:37:00Z">
        <w:r>
          <w:rPr>
            <w:rFonts w:ascii="Times New Roman" w:hint="eastAsia"/>
            <w:sz w:val="22"/>
          </w:rPr>
          <w:t>한국산업은행</w:t>
        </w:r>
        <w:r w:rsidR="00F07C10">
          <w:rPr>
            <w:rFonts w:ascii="Times New Roman" w:hint="eastAsia"/>
            <w:sz w:val="22"/>
          </w:rPr>
          <w:t>이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고시</w:t>
        </w:r>
        <w:r w:rsidR="00D64A32">
          <w:rPr>
            <w:rFonts w:ascii="Times New Roman" w:hint="eastAsia"/>
            <w:sz w:val="22"/>
            <w:szCs w:val="22"/>
          </w:rPr>
          <w:t>한</w:t>
        </w:r>
        <w:r w:rsidR="00D64A32">
          <w:rPr>
            <w:rFonts w:ascii="Times New Roman" w:hint="eastAsia"/>
            <w:sz w:val="22"/>
            <w:szCs w:val="22"/>
          </w:rPr>
          <w:t xml:space="preserve"> </w:t>
        </w:r>
        <w:r w:rsidR="00D64A32">
          <w:rPr>
            <w:rFonts w:ascii="Times New Roman" w:hint="eastAsia"/>
            <w:sz w:val="22"/>
            <w:szCs w:val="22"/>
          </w:rPr>
          <w:t>고시</w:t>
        </w:r>
        <w:r>
          <w:rPr>
            <w:rFonts w:ascii="Times New Roman" w:hint="eastAsia"/>
            <w:sz w:val="22"/>
            <w:szCs w:val="22"/>
          </w:rPr>
          <w:t>환율</w:t>
        </w:r>
        <w:r w:rsidR="00D64A32">
          <w:rPr>
            <w:rFonts w:ascii="Times New Roman" w:hint="eastAsia"/>
            <w:sz w:val="22"/>
            <w:szCs w:val="22"/>
          </w:rPr>
          <w:t>에</w:t>
        </w:r>
        <w:r w:rsidR="00D64A32">
          <w:rPr>
            <w:rFonts w:ascii="Times New Roman" w:hint="eastAsia"/>
            <w:sz w:val="22"/>
            <w:szCs w:val="22"/>
          </w:rPr>
          <w:t xml:space="preserve"> </w:t>
        </w:r>
        <w:r w:rsidR="00D64A32">
          <w:rPr>
            <w:rFonts w:ascii="Times New Roman" w:hint="eastAsia"/>
            <w:sz w:val="22"/>
            <w:szCs w:val="22"/>
          </w:rPr>
          <w:t>따라</w:t>
        </w:r>
        <w:r>
          <w:rPr>
            <w:rFonts w:ascii="Times New Roman" w:hint="eastAsia"/>
            <w:sz w:val="22"/>
          </w:rPr>
          <w:t xml:space="preserve"> </w:t>
        </w:r>
        <w:r w:rsidR="00D64A32">
          <w:rPr>
            <w:rFonts w:ascii="Times New Roman" w:hint="eastAsia"/>
            <w:sz w:val="22"/>
          </w:rPr>
          <w:t>원화</w:t>
        </w:r>
        <w:r w:rsidR="00F07C10">
          <w:rPr>
            <w:rFonts w:ascii="Times New Roman" w:hint="eastAsia"/>
            <w:sz w:val="22"/>
          </w:rPr>
          <w:t>(KRW)</w:t>
        </w:r>
        <w:r w:rsidR="00F07C10">
          <w:rPr>
            <w:rFonts w:ascii="Times New Roman" w:hint="eastAsia"/>
            <w:sz w:val="22"/>
          </w:rPr>
          <w:t>에서</w:t>
        </w:r>
      </w:ins>
      <w:r w:rsidR="00F07C10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미합중국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달러</w:t>
      </w:r>
      <w:r>
        <w:rPr>
          <w:rFonts w:ascii="Times New Roman" w:hint="eastAsia"/>
          <w:sz w:val="22"/>
        </w:rPr>
        <w:t>(USD)</w:t>
      </w:r>
      <w:r w:rsidR="00F07C10">
        <w:rPr>
          <w:rFonts w:ascii="Times New Roman" w:hint="eastAsia"/>
          <w:sz w:val="22"/>
        </w:rPr>
        <w:t>로</w:t>
      </w:r>
      <w:r w:rsidR="00F07C10">
        <w:rPr>
          <w:rFonts w:ascii="Times New Roman" w:hint="eastAsia"/>
          <w:sz w:val="22"/>
        </w:rPr>
        <w:t xml:space="preserve"> </w:t>
      </w:r>
      <w:del w:id="53" w:author="Yulchon" w:date="2025-06-18T18:37:00Z" w16du:dateUtc="2025-06-18T09:37:00Z">
        <w:r w:rsidR="00637B23">
          <w:rPr>
            <w:rFonts w:ascii="Times New Roman" w:hint="eastAsia"/>
            <w:sz w:val="22"/>
          </w:rPr>
          <w:delText>지급함</w:delText>
        </w:r>
      </w:del>
      <w:proofErr w:type="spellStart"/>
      <w:ins w:id="54" w:author="Yulchon" w:date="2025-06-18T18:37:00Z" w16du:dateUtc="2025-06-18T09:37:00Z">
        <w:r w:rsidR="00F07C10">
          <w:rPr>
            <w:rFonts w:ascii="Times New Roman" w:hint="eastAsia"/>
            <w:sz w:val="22"/>
          </w:rPr>
          <w:t>환전된</w:t>
        </w:r>
        <w:proofErr w:type="spellEnd"/>
        <w:r w:rsidR="00F07C10">
          <w:rPr>
            <w:rFonts w:ascii="Times New Roman" w:hint="eastAsia"/>
            <w:sz w:val="22"/>
          </w:rPr>
          <w:t xml:space="preserve"> </w:t>
        </w:r>
        <w:r w:rsidR="00F07C10">
          <w:rPr>
            <w:rFonts w:ascii="Times New Roman" w:hint="eastAsia"/>
            <w:sz w:val="22"/>
          </w:rPr>
          <w:t>금액을</w:t>
        </w:r>
        <w:r w:rsidR="00F07C10">
          <w:rPr>
            <w:rFonts w:ascii="Times New Roman" w:hint="eastAsia"/>
            <w:sz w:val="22"/>
          </w:rPr>
          <w:t xml:space="preserve"> </w:t>
        </w:r>
        <w:r w:rsidR="00F07C10">
          <w:rPr>
            <w:rFonts w:ascii="Times New Roman" w:hint="eastAsia"/>
            <w:sz w:val="22"/>
          </w:rPr>
          <w:t>기준으로</w:t>
        </w:r>
        <w:r w:rsidR="00F07C10">
          <w:rPr>
            <w:rFonts w:ascii="Times New Roman" w:hint="eastAsia"/>
            <w:sz w:val="22"/>
          </w:rPr>
          <w:t xml:space="preserve"> </w:t>
        </w:r>
        <w:r w:rsidR="00F07C10">
          <w:rPr>
            <w:rFonts w:ascii="Times New Roman" w:hint="eastAsia"/>
            <w:sz w:val="22"/>
          </w:rPr>
          <w:t>하되</w:t>
        </w:r>
        <w:r w:rsidR="00F07C10">
          <w:rPr>
            <w:rFonts w:ascii="Times New Roman" w:hint="eastAsia"/>
            <w:sz w:val="22"/>
          </w:rPr>
          <w:t xml:space="preserve">, </w:t>
        </w:r>
        <w:r w:rsidR="00F07C10">
          <w:rPr>
            <w:rFonts w:ascii="Times New Roman" w:hint="eastAsia"/>
            <w:sz w:val="22"/>
          </w:rPr>
          <w:t>환전</w:t>
        </w:r>
        <w:r w:rsidR="00F07C10">
          <w:rPr>
            <w:rFonts w:ascii="Times New Roman" w:hint="eastAsia"/>
            <w:sz w:val="22"/>
          </w:rPr>
          <w:t xml:space="preserve"> </w:t>
        </w:r>
        <w:r w:rsidR="00F07C10">
          <w:rPr>
            <w:rFonts w:ascii="Times New Roman" w:hint="eastAsia"/>
            <w:sz w:val="22"/>
          </w:rPr>
          <w:t>및</w:t>
        </w:r>
        <w:r w:rsidR="00F07C10">
          <w:rPr>
            <w:rFonts w:ascii="Times New Roman" w:hint="eastAsia"/>
            <w:sz w:val="22"/>
          </w:rPr>
          <w:t xml:space="preserve"> </w:t>
        </w:r>
        <w:r w:rsidR="00F07C10">
          <w:rPr>
            <w:rFonts w:ascii="Times New Roman" w:hint="eastAsia"/>
            <w:sz w:val="22"/>
          </w:rPr>
          <w:t>송금</w:t>
        </w:r>
        <w:r w:rsidR="00F07C10">
          <w:rPr>
            <w:rFonts w:ascii="Times New Roman" w:hint="eastAsia"/>
            <w:sz w:val="22"/>
          </w:rPr>
          <w:t xml:space="preserve"> </w:t>
        </w:r>
        <w:r w:rsidR="00F07C10">
          <w:rPr>
            <w:rFonts w:ascii="Times New Roman" w:hint="eastAsia"/>
            <w:sz w:val="22"/>
          </w:rPr>
          <w:t>수수료를</w:t>
        </w:r>
        <w:r w:rsidR="00F07C10">
          <w:rPr>
            <w:rFonts w:ascii="Times New Roman" w:hint="eastAsia"/>
            <w:sz w:val="22"/>
          </w:rPr>
          <w:t xml:space="preserve"> </w:t>
        </w:r>
        <w:r w:rsidR="00F07C10">
          <w:rPr>
            <w:rFonts w:ascii="Times New Roman" w:hint="eastAsia"/>
            <w:sz w:val="22"/>
          </w:rPr>
          <w:t>제하기로</w:t>
        </w:r>
        <w:r w:rsidR="00F07C10">
          <w:rPr>
            <w:rFonts w:ascii="Times New Roman" w:hint="eastAsia"/>
            <w:sz w:val="22"/>
          </w:rPr>
          <w:t xml:space="preserve"> </w:t>
        </w:r>
        <w:r w:rsidR="00F07C10">
          <w:rPr>
            <w:rFonts w:ascii="Times New Roman" w:hint="eastAsia"/>
            <w:sz w:val="22"/>
          </w:rPr>
          <w:t>함</w:t>
        </w:r>
      </w:ins>
      <w:r>
        <w:rPr>
          <w:rFonts w:ascii="Times New Roman" w:hint="eastAsia"/>
          <w:sz w:val="22"/>
        </w:rPr>
        <w:t>.</w:t>
      </w:r>
      <w:commentRangeEnd w:id="46"/>
      <w:r w:rsidR="008131BB">
        <w:rPr>
          <w:rStyle w:val="af2"/>
        </w:rPr>
        <w:commentReference w:id="46"/>
      </w:r>
    </w:p>
    <w:p w14:paraId="7C302BDA" w14:textId="77777777" w:rsidR="00F10A7E" w:rsidRDefault="008D394E">
      <w:pPr>
        <w:numPr>
          <w:ilvl w:val="0"/>
          <w:numId w:val="3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</w:t>
      </w:r>
    </w:p>
    <w:p w14:paraId="5F0F393D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55" w:name="_Toc497385802"/>
      <w:r>
        <w:rPr>
          <w:rFonts w:eastAsia="바탕"/>
          <w:sz w:val="22"/>
          <w:szCs w:val="22"/>
        </w:rPr>
        <w:t>거래종결의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선행조건</w:t>
      </w:r>
      <w:bookmarkEnd w:id="55"/>
    </w:p>
    <w:p w14:paraId="6613BA7D" w14:textId="77777777" w:rsidR="00F10A7E" w:rsidRDefault="008D394E">
      <w:pPr>
        <w:numPr>
          <w:ilvl w:val="0"/>
          <w:numId w:val="2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매수인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의무이행의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선행조건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2"/>
        </w:rPr>
        <w:t xml:space="preserve"> </w:t>
      </w:r>
    </w:p>
    <w:p w14:paraId="1DE64BBE" w14:textId="77777777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면제하지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성취되는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</w:p>
    <w:p w14:paraId="26F474F1" w14:textId="717631AB" w:rsidR="00F10A7E" w:rsidRDefault="008D394E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lastRenderedPageBreak/>
        <w:t>진술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보장의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정확성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7.1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7.2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대표매도인등과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기타매도인들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명시적으로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중요한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  <w:del w:id="56" w:author="Yulchon" w:date="2025-06-18T18:37:00Z" w16du:dateUtc="2025-06-18T09:37:00Z">
        <w:r w:rsidR="000A5345">
          <w:rPr>
            <w:rStyle w:val="af8"/>
            <w:rFonts w:ascii="Times New Roman"/>
            <w:sz w:val="22"/>
            <w:szCs w:val="23"/>
          </w:rPr>
          <w:footnoteReference w:id="7"/>
        </w:r>
      </w:del>
    </w:p>
    <w:p w14:paraId="0B370EE1" w14:textId="1A50E11C" w:rsidR="00F10A7E" w:rsidRDefault="008D394E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매도인들의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의무이행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del w:id="58" w:author="Yulchon" w:date="2025-06-18T18:37:00Z" w16du:dateUtc="2025-06-18T09:37:00Z">
        <w:r w:rsidR="000244C3">
          <w:rPr>
            <w:rFonts w:ascii="Times New Roman" w:hint="eastAsia"/>
            <w:sz w:val="22"/>
            <w:szCs w:val="23"/>
          </w:rPr>
          <w:delText>중요한</w:delText>
        </w:r>
        <w:r w:rsidR="000244C3">
          <w:rPr>
            <w:rFonts w:ascii="Times New Roman" w:hint="eastAsia"/>
            <w:sz w:val="22"/>
            <w:szCs w:val="23"/>
          </w:rPr>
          <w:delText xml:space="preserve"> </w:delText>
        </w:r>
        <w:r w:rsidR="000244C3">
          <w:rPr>
            <w:rFonts w:ascii="Times New Roman" w:hint="eastAsia"/>
            <w:sz w:val="22"/>
            <w:szCs w:val="23"/>
          </w:rPr>
          <w:delText>면에서</w:delText>
        </w:r>
        <w:r w:rsidR="000244C3">
          <w:rPr>
            <w:rFonts w:ascii="Times New Roman" w:hint="eastAsia"/>
            <w:sz w:val="22"/>
            <w:szCs w:val="23"/>
          </w:rPr>
          <w:delText xml:space="preserve"> </w:delText>
        </w:r>
      </w:del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5A429299" w14:textId="77777777" w:rsidR="00F10A7E" w:rsidRDefault="008D394E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장애사유의</w:t>
      </w:r>
      <w:r>
        <w:rPr>
          <w:rFonts w:ascii="Times New Roman"/>
          <w:sz w:val="22"/>
          <w:szCs w:val="23"/>
          <w:u w:val="single"/>
        </w:rPr>
        <w:t xml:space="preserve"> </w:t>
      </w:r>
      <w:proofErr w:type="spellStart"/>
      <w:r>
        <w:rPr>
          <w:rFonts w:ascii="Times New Roman" w:hint="eastAsia"/>
          <w:sz w:val="22"/>
          <w:szCs w:val="23"/>
          <w:u w:val="single"/>
        </w:rPr>
        <w:t>부존재</w:t>
      </w:r>
      <w:proofErr w:type="spellEnd"/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금지하는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여하한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제정이나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소송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조정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중재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신청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사법상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행정상의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가압류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가처분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압류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발령되지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46FECEA6" w14:textId="77777777" w:rsidR="00F10A7E" w:rsidRDefault="008D394E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필요적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정부인허가와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</w:t>
      </w:r>
      <w:r>
        <w:rPr>
          <w:rFonts w:ascii="Times New Roman"/>
          <w:sz w:val="22"/>
          <w:szCs w:val="23"/>
          <w:u w:val="single"/>
        </w:rPr>
        <w:t>3</w:t>
      </w:r>
      <w:r>
        <w:rPr>
          <w:rFonts w:ascii="Times New Roman" w:hint="eastAsia"/>
          <w:sz w:val="22"/>
          <w:szCs w:val="23"/>
          <w:u w:val="single"/>
        </w:rPr>
        <w:t>자승인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완료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취득해야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</w:t>
      </w:r>
      <w:r>
        <w:rPr>
          <w:rFonts w:ascii="Times New Roman" w:hint="eastAsia"/>
          <w:sz w:val="22"/>
          <w:szCs w:val="23"/>
        </w:rPr>
        <w:t>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취득하였을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(7)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재무적투자자의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한정하지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아니함</w:t>
      </w:r>
      <w:r>
        <w:rPr>
          <w:rFonts w:ascii="Times New Roman" w:hint="eastAsia"/>
          <w:sz w:val="22"/>
          <w:szCs w:val="23"/>
        </w:rPr>
        <w:t>.</w:t>
      </w:r>
    </w:p>
    <w:p w14:paraId="384A92B1" w14:textId="2BD8AF2A" w:rsidR="00F10A7E" w:rsidRDefault="008D394E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동시종결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거래종결일에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매도인들과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종결되는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데에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어떠한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법령상ㆍ계약상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장애사유도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  <w:del w:id="59" w:author="Yulchon" w:date="2025-06-18T18:37:00Z" w16du:dateUtc="2025-06-18T09:37:00Z">
        <w:r w:rsidR="003370B8">
          <w:rPr>
            <w:rStyle w:val="af8"/>
            <w:rFonts w:ascii="Times New Roman"/>
            <w:sz w:val="22"/>
            <w:szCs w:val="23"/>
          </w:rPr>
          <w:footnoteReference w:id="8"/>
        </w:r>
      </w:del>
    </w:p>
    <w:p w14:paraId="1FEA68B8" w14:textId="6E146AB4" w:rsidR="00F10A7E" w:rsidRDefault="008D394E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임시주주총회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결의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등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6.1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(4)</w:t>
      </w:r>
      <w:r>
        <w:rPr>
          <w:rFonts w:ascii="Times New Roman"/>
          <w:sz w:val="22"/>
          <w:szCs w:val="23"/>
        </w:rPr>
        <w:t>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(5)</w:t>
      </w:r>
      <w:r>
        <w:rPr>
          <w:rFonts w:ascii="Times New Roman"/>
          <w:sz w:val="22"/>
          <w:szCs w:val="23"/>
        </w:rPr>
        <w:t>항에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del w:id="61" w:author="Yulchon" w:date="2025-06-18T18:37:00Z" w16du:dateUtc="2025-06-18T09:37:00Z">
        <w:r w:rsidR="00E042C0" w:rsidRPr="00C92365">
          <w:rPr>
            <w:rFonts w:ascii="Times New Roman"/>
            <w:sz w:val="22"/>
            <w:szCs w:val="23"/>
          </w:rPr>
          <w:delText xml:space="preserve"> </w:delText>
        </w:r>
        <w:r w:rsidR="00EE63EA">
          <w:rPr>
            <w:rFonts w:ascii="Times New Roman" w:hint="eastAsia"/>
            <w:sz w:val="22"/>
            <w:szCs w:val="23"/>
          </w:rPr>
          <w:delText>거래종결일을</w:delText>
        </w:r>
        <w:r w:rsidR="00EE63EA">
          <w:rPr>
            <w:rFonts w:ascii="Times New Roman" w:hint="eastAsia"/>
            <w:sz w:val="22"/>
            <w:szCs w:val="23"/>
          </w:rPr>
          <w:delText xml:space="preserve"> </w:delText>
        </w:r>
        <w:r w:rsidR="00EE63EA">
          <w:rPr>
            <w:rFonts w:ascii="Times New Roman" w:hint="eastAsia"/>
            <w:sz w:val="22"/>
            <w:szCs w:val="23"/>
          </w:rPr>
          <w:delText>기준으로</w:delText>
        </w:r>
        <w:r w:rsidR="00EE63EA">
          <w:rPr>
            <w:rFonts w:ascii="Times New Roman" w:hint="eastAsia"/>
            <w:sz w:val="22"/>
            <w:szCs w:val="23"/>
          </w:rPr>
          <w:delText>,</w:delText>
        </w:r>
      </w:del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(</w:t>
      </w:r>
      <w:proofErr w:type="spellStart"/>
      <w:r>
        <w:rPr>
          <w:rFonts w:ascii="Times New Roman" w:hint="eastAsia"/>
          <w:sz w:val="22"/>
          <w:szCs w:val="23"/>
        </w:rPr>
        <w:t>i</w:t>
      </w:r>
      <w:proofErr w:type="spellEnd"/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사임대상임원이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지위에서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사임하고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 xml:space="preserve">(ii)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</w:t>
      </w:r>
      <w:r>
        <w:rPr>
          <w:rFonts w:ascii="Times New Roman"/>
          <w:sz w:val="22"/>
          <w:szCs w:val="23"/>
        </w:rPr>
        <w:lastRenderedPageBreak/>
        <w:t>회에서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집행임원제도를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도입하는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지명하는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>/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선임되</w:t>
      </w:r>
      <w:r>
        <w:rPr>
          <w:rFonts w:ascii="Times New Roman" w:hint="eastAsia"/>
          <w:sz w:val="22"/>
          <w:szCs w:val="23"/>
        </w:rPr>
        <w:t>며</w:t>
      </w:r>
      <w:r>
        <w:rPr>
          <w:rFonts w:ascii="Times New Roman" w:hint="eastAsia"/>
          <w:sz w:val="22"/>
          <w:szCs w:val="23"/>
        </w:rPr>
        <w:t xml:space="preserve">, (iii)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지명하는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대표집행임원으로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선임되</w:t>
      </w:r>
      <w:r>
        <w:rPr>
          <w:rFonts w:ascii="Times New Roman"/>
          <w:sz w:val="22"/>
          <w:szCs w:val="23"/>
        </w:rPr>
        <w:t>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  <w:del w:id="62" w:author="Yulchon" w:date="2025-06-18T18:37:00Z" w16du:dateUtc="2025-06-18T09:37:00Z"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단</w:delText>
        </w:r>
        <w:r w:rsidR="009B5298">
          <w:rPr>
            <w:rFonts w:ascii="Times New Roman" w:hint="eastAsia"/>
            <w:sz w:val="22"/>
            <w:szCs w:val="23"/>
          </w:rPr>
          <w:delText xml:space="preserve">, </w:delText>
        </w:r>
        <w:r w:rsidR="002662B3">
          <w:rPr>
            <w:rFonts w:ascii="Times New Roman" w:hint="eastAsia"/>
            <w:sz w:val="22"/>
            <w:szCs w:val="23"/>
          </w:rPr>
          <w:delText>제</w:delText>
        </w:r>
        <w:r w:rsidR="002662B3">
          <w:rPr>
            <w:rFonts w:ascii="Times New Roman" w:hint="eastAsia"/>
            <w:sz w:val="22"/>
            <w:szCs w:val="23"/>
          </w:rPr>
          <w:delText>6.1</w:delText>
        </w:r>
        <w:r w:rsidR="002662B3">
          <w:rPr>
            <w:rFonts w:ascii="Times New Roman" w:hint="eastAsia"/>
            <w:sz w:val="22"/>
            <w:szCs w:val="23"/>
          </w:rPr>
          <w:delText>조</w:delText>
        </w:r>
        <w:r w:rsidR="002662B3">
          <w:rPr>
            <w:rFonts w:ascii="Times New Roman" w:hint="eastAsia"/>
            <w:sz w:val="22"/>
            <w:szCs w:val="23"/>
          </w:rPr>
          <w:delText xml:space="preserve"> </w:delText>
        </w:r>
        <w:r w:rsidR="002662B3">
          <w:rPr>
            <w:rFonts w:ascii="Times New Roman" w:hint="eastAsia"/>
            <w:sz w:val="22"/>
            <w:szCs w:val="23"/>
          </w:rPr>
          <w:delText>제</w:delText>
        </w:r>
        <w:r w:rsidR="002662B3">
          <w:rPr>
            <w:rFonts w:ascii="Times New Roman" w:hint="eastAsia"/>
            <w:sz w:val="22"/>
            <w:szCs w:val="23"/>
          </w:rPr>
          <w:delText>(5)</w:delText>
        </w:r>
        <w:r w:rsidR="002662B3">
          <w:rPr>
            <w:rFonts w:ascii="Times New Roman" w:hint="eastAsia"/>
            <w:sz w:val="22"/>
            <w:szCs w:val="23"/>
          </w:rPr>
          <w:delText>항</w:delText>
        </w:r>
        <w:r w:rsidR="002662B3">
          <w:rPr>
            <w:rFonts w:ascii="Times New Roman" w:hint="eastAsia"/>
            <w:sz w:val="22"/>
            <w:szCs w:val="23"/>
          </w:rPr>
          <w:delText xml:space="preserve"> </w:delText>
        </w:r>
        <w:r w:rsidR="002662B3">
          <w:rPr>
            <w:rFonts w:ascii="Times New Roman" w:hint="eastAsia"/>
            <w:sz w:val="22"/>
            <w:szCs w:val="23"/>
          </w:rPr>
          <w:delText>단서</w:delText>
        </w:r>
        <w:r w:rsidR="002662B3">
          <w:rPr>
            <w:rFonts w:ascii="Times New Roman" w:hint="eastAsia"/>
            <w:sz w:val="22"/>
            <w:szCs w:val="23"/>
          </w:rPr>
          <w:delText xml:space="preserve"> </w:delText>
        </w:r>
        <w:r w:rsidR="002662B3">
          <w:rPr>
            <w:rFonts w:ascii="Times New Roman" w:hint="eastAsia"/>
            <w:sz w:val="22"/>
            <w:szCs w:val="23"/>
          </w:rPr>
          <w:delText>조항에</w:delText>
        </w:r>
        <w:r w:rsidR="002662B3">
          <w:rPr>
            <w:rFonts w:ascii="Times New Roman" w:hint="eastAsia"/>
            <w:sz w:val="22"/>
            <w:szCs w:val="23"/>
          </w:rPr>
          <w:delText xml:space="preserve"> </w:delText>
        </w:r>
        <w:r w:rsidR="002662B3">
          <w:rPr>
            <w:rFonts w:ascii="Times New Roman" w:hint="eastAsia"/>
            <w:sz w:val="22"/>
            <w:szCs w:val="23"/>
          </w:rPr>
          <w:delText>따라</w:delText>
        </w:r>
        <w:r w:rsidR="002662B3">
          <w:rPr>
            <w:rFonts w:ascii="Times New Roman" w:hint="eastAsia"/>
            <w:sz w:val="22"/>
            <w:szCs w:val="23"/>
          </w:rPr>
          <w:delText xml:space="preserve"> </w:delText>
        </w:r>
        <w:r w:rsidR="002662B3">
          <w:rPr>
            <w:rFonts w:ascii="Times New Roman" w:hint="eastAsia"/>
            <w:sz w:val="22"/>
            <w:szCs w:val="23"/>
          </w:rPr>
          <w:delText>거래종결일</w:delText>
        </w:r>
        <w:r w:rsidR="002662B3">
          <w:rPr>
            <w:rFonts w:ascii="Times New Roman" w:hint="eastAsia"/>
            <w:sz w:val="22"/>
            <w:szCs w:val="23"/>
          </w:rPr>
          <w:delText xml:space="preserve"> </w:delText>
        </w:r>
        <w:r w:rsidR="002662B3">
          <w:rPr>
            <w:rFonts w:ascii="Times New Roman" w:hint="eastAsia"/>
            <w:sz w:val="22"/>
            <w:szCs w:val="23"/>
          </w:rPr>
          <w:delText>또는</w:delText>
        </w:r>
        <w:r w:rsidR="002662B3">
          <w:rPr>
            <w:rFonts w:ascii="Times New Roman" w:hint="eastAsia"/>
            <w:sz w:val="22"/>
            <w:szCs w:val="23"/>
          </w:rPr>
          <w:delText xml:space="preserve"> </w:delText>
        </w:r>
        <w:r w:rsidR="002662B3">
          <w:rPr>
            <w:rFonts w:ascii="Times New Roman" w:hint="eastAsia"/>
            <w:sz w:val="22"/>
            <w:szCs w:val="23"/>
          </w:rPr>
          <w:delText>그</w:delText>
        </w:r>
        <w:r w:rsidR="002662B3">
          <w:rPr>
            <w:rFonts w:ascii="Times New Roman" w:hint="eastAsia"/>
            <w:sz w:val="22"/>
            <w:szCs w:val="23"/>
          </w:rPr>
          <w:delText xml:space="preserve"> </w:delText>
        </w:r>
        <w:r w:rsidR="002662B3">
          <w:rPr>
            <w:rFonts w:ascii="Times New Roman" w:hint="eastAsia"/>
            <w:sz w:val="22"/>
            <w:szCs w:val="23"/>
          </w:rPr>
          <w:delText>이전에</w:delText>
        </w:r>
        <w:r w:rsidR="002662B3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임시주주총회와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임시이사회가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부득이한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사유로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각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개최되기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곤란한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경우에는</w:delText>
        </w:r>
        <w:r w:rsidR="009B5298">
          <w:rPr>
            <w:rFonts w:ascii="Times New Roman" w:hint="eastAsia"/>
            <w:sz w:val="22"/>
            <w:szCs w:val="23"/>
          </w:rPr>
          <w:delText xml:space="preserve">, </w:delText>
        </w:r>
        <w:r w:rsidR="00FD1778">
          <w:rPr>
            <w:rFonts w:ascii="Times New Roman" w:hint="eastAsia"/>
            <w:sz w:val="22"/>
            <w:szCs w:val="23"/>
          </w:rPr>
          <w:delText>대표매도인</w:delText>
        </w:r>
        <w:r w:rsidR="00BD1C8B">
          <w:rPr>
            <w:rFonts w:ascii="Times New Roman" w:hint="eastAsia"/>
            <w:sz w:val="22"/>
            <w:szCs w:val="23"/>
          </w:rPr>
          <w:delText>1</w:delText>
        </w:r>
        <w:r w:rsidR="00FD1778">
          <w:rPr>
            <w:rFonts w:ascii="Times New Roman" w:hint="eastAsia"/>
            <w:sz w:val="22"/>
            <w:szCs w:val="23"/>
          </w:rPr>
          <w:delText xml:space="preserve"> </w:delText>
        </w:r>
        <w:r w:rsidR="00FD1778">
          <w:rPr>
            <w:rFonts w:ascii="Times New Roman" w:hint="eastAsia"/>
            <w:sz w:val="22"/>
            <w:szCs w:val="23"/>
          </w:rPr>
          <w:delText>및</w:delText>
        </w:r>
        <w:r w:rsidR="00FD1778">
          <w:rPr>
            <w:rFonts w:ascii="Times New Roman" w:hint="eastAsia"/>
            <w:sz w:val="22"/>
            <w:szCs w:val="23"/>
          </w:rPr>
          <w:delText xml:space="preserve"> </w:delText>
        </w:r>
        <w:r w:rsidR="00FD1778">
          <w:rPr>
            <w:rFonts w:ascii="Times New Roman" w:hint="eastAsia"/>
            <w:sz w:val="22"/>
            <w:szCs w:val="23"/>
          </w:rPr>
          <w:delText>매수인</w:delText>
        </w:r>
        <w:r w:rsidR="00351658">
          <w:rPr>
            <w:rFonts w:ascii="Times New Roman" w:hint="eastAsia"/>
            <w:sz w:val="22"/>
            <w:szCs w:val="23"/>
          </w:rPr>
          <w:delText>이</w:delText>
        </w:r>
        <w:r w:rsidR="00351658">
          <w:rPr>
            <w:rFonts w:ascii="Times New Roman" w:hint="eastAsia"/>
            <w:sz w:val="22"/>
            <w:szCs w:val="23"/>
          </w:rPr>
          <w:delText xml:space="preserve"> </w:delText>
        </w:r>
        <w:r w:rsidR="00351658">
          <w:rPr>
            <w:rFonts w:ascii="Times New Roman" w:hint="eastAsia"/>
            <w:sz w:val="22"/>
            <w:szCs w:val="23"/>
          </w:rPr>
          <w:delText>달리</w:delText>
        </w:r>
        <w:r w:rsidR="00351658">
          <w:rPr>
            <w:rFonts w:ascii="Times New Roman" w:hint="eastAsia"/>
            <w:sz w:val="22"/>
            <w:szCs w:val="23"/>
          </w:rPr>
          <w:delText xml:space="preserve"> </w:delText>
        </w:r>
        <w:r w:rsidR="00351658">
          <w:rPr>
            <w:rFonts w:ascii="Times New Roman" w:hint="eastAsia"/>
            <w:sz w:val="22"/>
            <w:szCs w:val="23"/>
          </w:rPr>
          <w:delText>합의한</w:delText>
        </w:r>
        <w:r w:rsidR="00351658">
          <w:rPr>
            <w:rFonts w:ascii="Times New Roman" w:hint="eastAsia"/>
            <w:sz w:val="22"/>
            <w:szCs w:val="23"/>
          </w:rPr>
          <w:delText xml:space="preserve"> </w:delText>
        </w:r>
        <w:r w:rsidR="00351658">
          <w:rPr>
            <w:rFonts w:ascii="Times New Roman" w:hint="eastAsia"/>
            <w:sz w:val="22"/>
            <w:szCs w:val="23"/>
          </w:rPr>
          <w:delText>일자에</w:delText>
        </w:r>
        <w:r w:rsidR="0035165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해당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안건에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관한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 w:rsidRPr="001D1EC3">
          <w:rPr>
            <w:rFonts w:ascii="Times New Roman" w:hint="eastAsia"/>
            <w:sz w:val="22"/>
            <w:szCs w:val="23"/>
          </w:rPr>
          <w:delText>대상회사의</w:delText>
        </w:r>
        <w:r w:rsidR="009B5298" w:rsidRPr="001D1EC3">
          <w:rPr>
            <w:rFonts w:ascii="Times New Roman" w:hint="eastAsia"/>
            <w:sz w:val="22"/>
            <w:szCs w:val="23"/>
          </w:rPr>
          <w:delText xml:space="preserve"> </w:delText>
        </w:r>
        <w:r w:rsidR="009B5298" w:rsidRPr="001D1EC3">
          <w:rPr>
            <w:rFonts w:ascii="Times New Roman" w:hint="eastAsia"/>
            <w:sz w:val="22"/>
            <w:szCs w:val="23"/>
          </w:rPr>
          <w:delText>주주총회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및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이사회</w:delText>
        </w:r>
        <w:r w:rsidR="009B5298" w:rsidRPr="001D1EC3">
          <w:rPr>
            <w:rFonts w:ascii="Times New Roman" w:hint="eastAsia"/>
            <w:sz w:val="22"/>
            <w:szCs w:val="23"/>
          </w:rPr>
          <w:delText>가</w:delText>
        </w:r>
        <w:r w:rsidR="009B5298" w:rsidRPr="001D1EC3">
          <w:rPr>
            <w:rFonts w:ascii="Times New Roman" w:hint="eastAsia"/>
            <w:sz w:val="22"/>
            <w:szCs w:val="23"/>
          </w:rPr>
          <w:delText xml:space="preserve"> </w:delText>
        </w:r>
        <w:r w:rsidR="009B5298" w:rsidRPr="001D1EC3">
          <w:rPr>
            <w:rFonts w:ascii="Times New Roman" w:hint="eastAsia"/>
            <w:sz w:val="22"/>
            <w:szCs w:val="23"/>
          </w:rPr>
          <w:delText>적법하게</w:delText>
        </w:r>
        <w:r w:rsidR="009B5298" w:rsidRPr="001D1EC3">
          <w:rPr>
            <w:rFonts w:ascii="Times New Roman" w:hint="eastAsia"/>
            <w:sz w:val="22"/>
            <w:szCs w:val="23"/>
          </w:rPr>
          <w:delText xml:space="preserve"> </w:delText>
        </w:r>
        <w:r w:rsidR="009B5298" w:rsidRPr="001D1EC3">
          <w:rPr>
            <w:rFonts w:ascii="Times New Roman" w:hint="eastAsia"/>
            <w:sz w:val="22"/>
            <w:szCs w:val="23"/>
          </w:rPr>
          <w:delText>소집되</w:delText>
        </w:r>
        <w:r w:rsidR="009B5298">
          <w:rPr>
            <w:rFonts w:ascii="Times New Roman" w:hint="eastAsia"/>
            <w:sz w:val="22"/>
            <w:szCs w:val="23"/>
          </w:rPr>
          <w:delText>기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위하여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상법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등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관련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법령에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따른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절차를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모두</w:delText>
        </w:r>
        <w:r w:rsidR="009B5298">
          <w:rPr>
            <w:rFonts w:ascii="Times New Roman" w:hint="eastAsia"/>
            <w:sz w:val="22"/>
            <w:szCs w:val="23"/>
          </w:rPr>
          <w:delText xml:space="preserve"> </w:delText>
        </w:r>
        <w:r w:rsidR="009B5298">
          <w:rPr>
            <w:rFonts w:ascii="Times New Roman" w:hint="eastAsia"/>
            <w:sz w:val="22"/>
            <w:szCs w:val="23"/>
          </w:rPr>
          <w:delText>완료</w:delText>
        </w:r>
        <w:r w:rsidR="009E2072">
          <w:rPr>
            <w:rFonts w:ascii="Times New Roman" w:hint="eastAsia"/>
            <w:sz w:val="22"/>
            <w:szCs w:val="23"/>
          </w:rPr>
          <w:delText>함으로써</w:delText>
        </w:r>
        <w:r w:rsidR="009E2072">
          <w:rPr>
            <w:rFonts w:ascii="Times New Roman" w:hint="eastAsia"/>
            <w:sz w:val="22"/>
            <w:szCs w:val="23"/>
          </w:rPr>
          <w:delText xml:space="preserve"> </w:delText>
        </w:r>
        <w:r w:rsidR="00195474">
          <w:rPr>
            <w:rFonts w:ascii="Times New Roman" w:hint="eastAsia"/>
            <w:sz w:val="22"/>
            <w:szCs w:val="23"/>
          </w:rPr>
          <w:delText>본</w:delText>
        </w:r>
        <w:r w:rsidR="00195474">
          <w:rPr>
            <w:rFonts w:ascii="Times New Roman" w:hint="eastAsia"/>
            <w:sz w:val="22"/>
            <w:szCs w:val="23"/>
          </w:rPr>
          <w:delText xml:space="preserve"> </w:delText>
        </w:r>
        <w:r w:rsidR="00195474">
          <w:rPr>
            <w:rFonts w:ascii="Times New Roman" w:hint="eastAsia"/>
            <w:sz w:val="22"/>
            <w:szCs w:val="23"/>
          </w:rPr>
          <w:delText>항의</w:delText>
        </w:r>
        <w:r w:rsidR="00195474">
          <w:rPr>
            <w:rFonts w:ascii="Times New Roman" w:hint="eastAsia"/>
            <w:sz w:val="22"/>
            <w:szCs w:val="23"/>
          </w:rPr>
          <w:delText xml:space="preserve"> </w:delText>
        </w:r>
        <w:r w:rsidR="00195474">
          <w:rPr>
            <w:rFonts w:ascii="Times New Roman" w:hint="eastAsia"/>
            <w:sz w:val="22"/>
            <w:szCs w:val="23"/>
          </w:rPr>
          <w:delText>선행조</w:delText>
        </w:r>
        <w:r w:rsidR="000C58BC">
          <w:rPr>
            <w:rFonts w:ascii="Times New Roman" w:hint="eastAsia"/>
            <w:sz w:val="22"/>
            <w:szCs w:val="23"/>
          </w:rPr>
          <w:delText>건은</w:delText>
        </w:r>
        <w:r w:rsidR="000C58BC">
          <w:rPr>
            <w:rFonts w:ascii="Times New Roman" w:hint="eastAsia"/>
            <w:sz w:val="22"/>
            <w:szCs w:val="23"/>
          </w:rPr>
          <w:delText xml:space="preserve"> </w:delText>
        </w:r>
        <w:r w:rsidR="001A0F82">
          <w:rPr>
            <w:rFonts w:ascii="Times New Roman" w:hint="eastAsia"/>
            <w:sz w:val="22"/>
            <w:szCs w:val="23"/>
          </w:rPr>
          <w:delText>성취</w:delText>
        </w:r>
        <w:r w:rsidR="009E2072">
          <w:rPr>
            <w:rFonts w:ascii="Times New Roman" w:hint="eastAsia"/>
            <w:sz w:val="22"/>
            <w:szCs w:val="23"/>
          </w:rPr>
          <w:delText>된</w:delText>
        </w:r>
        <w:r w:rsidR="009E2072">
          <w:rPr>
            <w:rFonts w:ascii="Times New Roman" w:hint="eastAsia"/>
            <w:sz w:val="22"/>
            <w:szCs w:val="23"/>
          </w:rPr>
          <w:delText xml:space="preserve"> </w:delText>
        </w:r>
        <w:r w:rsidR="009E2072">
          <w:rPr>
            <w:rFonts w:ascii="Times New Roman" w:hint="eastAsia"/>
            <w:sz w:val="22"/>
            <w:szCs w:val="23"/>
          </w:rPr>
          <w:delText>것으로</w:delText>
        </w:r>
        <w:r w:rsidR="009E2072">
          <w:rPr>
            <w:rFonts w:ascii="Times New Roman" w:hint="eastAsia"/>
            <w:sz w:val="22"/>
            <w:szCs w:val="23"/>
          </w:rPr>
          <w:delText xml:space="preserve"> </w:delText>
        </w:r>
        <w:r w:rsidR="009E2072">
          <w:rPr>
            <w:rFonts w:ascii="Times New Roman" w:hint="eastAsia"/>
            <w:sz w:val="22"/>
            <w:szCs w:val="23"/>
          </w:rPr>
          <w:delText>간주함</w:delText>
        </w:r>
        <w:r w:rsidR="009E2072">
          <w:rPr>
            <w:rFonts w:ascii="Times New Roman" w:hint="eastAsia"/>
            <w:sz w:val="22"/>
            <w:szCs w:val="23"/>
          </w:rPr>
          <w:delText>.</w:delText>
        </w:r>
        <w:r w:rsidR="001E1544">
          <w:rPr>
            <w:rFonts w:ascii="Times New Roman" w:hint="eastAsia"/>
            <w:sz w:val="22"/>
            <w:szCs w:val="23"/>
          </w:rPr>
          <w:delText>무</w:delText>
        </w:r>
      </w:del>
    </w:p>
    <w:p w14:paraId="7EC01B34" w14:textId="5E282E99" w:rsidR="00F10A7E" w:rsidRDefault="008D394E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본건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제반거래계약의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체결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우선주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주식매매계약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보통주</w:t>
      </w:r>
      <w:proofErr w:type="spellEnd"/>
      <w:r>
        <w:rPr>
          <w:rFonts w:ascii="Times New Roman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기관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주식매매계약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보통주</w:t>
      </w:r>
      <w:proofErr w:type="spellEnd"/>
      <w:r>
        <w:rPr>
          <w:rFonts w:ascii="Times New Roman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개인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주식매매계약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신주인수계약</w:t>
      </w:r>
      <w:r>
        <w:rPr>
          <w:rStyle w:val="af8"/>
          <w:rFonts w:ascii="Times New Roman"/>
          <w:sz w:val="22"/>
          <w:szCs w:val="23"/>
        </w:rPr>
        <w:footnoteReference w:id="9"/>
      </w:r>
      <w:r>
        <w:rPr>
          <w:rFonts w:ascii="Times New Roman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함께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총칭하여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 w:hint="eastAsia"/>
          <w:b/>
          <w:sz w:val="22"/>
          <w:szCs w:val="23"/>
          <w:u w:val="single"/>
        </w:rPr>
        <w:t>본건</w:t>
      </w:r>
      <w:r>
        <w:rPr>
          <w:rFonts w:ascii="Times New Roman"/>
          <w:b/>
          <w:sz w:val="22"/>
          <w:szCs w:val="23"/>
          <w:u w:val="single"/>
        </w:rPr>
        <w:t xml:space="preserve"> </w:t>
      </w:r>
      <w:r>
        <w:rPr>
          <w:rFonts w:ascii="Times New Roman" w:hint="eastAsia"/>
          <w:b/>
          <w:sz w:val="22"/>
          <w:szCs w:val="23"/>
          <w:u w:val="single"/>
        </w:rPr>
        <w:t>제반거래계약</w:t>
      </w:r>
      <w:r>
        <w:rPr>
          <w:rFonts w:ascii="Times New Roman"/>
          <w:sz w:val="22"/>
          <w:szCs w:val="23"/>
        </w:rPr>
        <w:t>”)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존속하고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거래종결일에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제반거래계약에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종결되는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데에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어떠한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법령상ㆍ계약상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장애사유도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종결되었을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2AE09B38" w14:textId="77777777" w:rsidR="00F10A7E" w:rsidRDefault="008D394E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기존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투자계약의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종료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(8)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채권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채무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관계가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해소되었을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05AF7A9B" w14:textId="77777777" w:rsidR="00F10A7E" w:rsidRDefault="008D394E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중대한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부정적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영향의</w:t>
      </w:r>
      <w:r>
        <w:rPr>
          <w:rFonts w:ascii="Times New Roman"/>
          <w:sz w:val="22"/>
          <w:szCs w:val="23"/>
          <w:u w:val="single"/>
        </w:rPr>
        <w:t xml:space="preserve"> </w:t>
      </w:r>
      <w:proofErr w:type="spellStart"/>
      <w:r>
        <w:rPr>
          <w:rFonts w:ascii="Times New Roman" w:hint="eastAsia"/>
          <w:sz w:val="22"/>
          <w:szCs w:val="23"/>
          <w:u w:val="single"/>
        </w:rPr>
        <w:t>부존재</w:t>
      </w:r>
      <w:proofErr w:type="spellEnd"/>
      <w:r>
        <w:rPr>
          <w:rFonts w:ascii="Times New Roman" w:hint="eastAsia"/>
          <w:sz w:val="22"/>
          <w:szCs w:val="23"/>
        </w:rPr>
        <w:t xml:space="preserve">.  </w:t>
      </w:r>
      <w:proofErr w:type="spellStart"/>
      <w:r>
        <w:rPr>
          <w:rFonts w:ascii="Times New Roman" w:hint="eastAsia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54C084E4" w14:textId="77777777" w:rsidR="00F10A7E" w:rsidRDefault="008D394E">
      <w:pPr>
        <w:numPr>
          <w:ilvl w:val="0"/>
          <w:numId w:val="2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매도인들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의무이행의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선행조건</w:t>
      </w:r>
      <w:r>
        <w:rPr>
          <w:rFonts w:ascii="Times New Roman"/>
          <w:sz w:val="22"/>
          <w:szCs w:val="23"/>
          <w:u w:val="single"/>
        </w:rPr>
        <w:t>.</w:t>
      </w:r>
    </w:p>
    <w:p w14:paraId="78B7033B" w14:textId="77777777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면제하지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성취되는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2003D78F" w14:textId="77777777" w:rsidR="00F10A7E" w:rsidRDefault="008D394E"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진술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보장의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정확성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7.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lastRenderedPageBreak/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명시적으로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중요한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4E715CCB" w14:textId="204E60D9" w:rsidR="00F10A7E" w:rsidRDefault="008D394E"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매수인의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의무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이행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del w:id="63" w:author="Yulchon" w:date="2025-06-18T18:37:00Z" w16du:dateUtc="2025-06-18T09:37:00Z">
        <w:r w:rsidR="004C4C42">
          <w:rPr>
            <w:rFonts w:ascii="Times New Roman" w:hint="eastAsia"/>
            <w:sz w:val="22"/>
            <w:szCs w:val="23"/>
          </w:rPr>
          <w:delText>중요한</w:delText>
        </w:r>
        <w:r w:rsidR="004C4C42">
          <w:rPr>
            <w:rFonts w:ascii="Times New Roman" w:hint="eastAsia"/>
            <w:sz w:val="22"/>
            <w:szCs w:val="23"/>
          </w:rPr>
          <w:delText xml:space="preserve"> </w:delText>
        </w:r>
        <w:r w:rsidR="004C4C42">
          <w:rPr>
            <w:rFonts w:ascii="Times New Roman" w:hint="eastAsia"/>
            <w:sz w:val="22"/>
            <w:szCs w:val="23"/>
          </w:rPr>
          <w:delText>면에서</w:delText>
        </w:r>
        <w:r w:rsidR="004C4C42">
          <w:rPr>
            <w:rFonts w:ascii="Times New Roman" w:hint="eastAsia"/>
            <w:sz w:val="22"/>
            <w:szCs w:val="23"/>
          </w:rPr>
          <w:delText xml:space="preserve"> </w:delText>
        </w:r>
      </w:del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6E01BB66" w14:textId="77777777" w:rsidR="00F10A7E" w:rsidRDefault="008D394E"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장애사유의</w:t>
      </w:r>
      <w:r>
        <w:rPr>
          <w:rFonts w:ascii="Times New Roman"/>
          <w:sz w:val="22"/>
          <w:szCs w:val="23"/>
          <w:u w:val="single"/>
        </w:rPr>
        <w:t xml:space="preserve"> </w:t>
      </w:r>
      <w:proofErr w:type="spellStart"/>
      <w:r>
        <w:rPr>
          <w:rFonts w:ascii="Times New Roman" w:hint="eastAsia"/>
          <w:sz w:val="22"/>
          <w:szCs w:val="23"/>
          <w:u w:val="single"/>
        </w:rPr>
        <w:t>부존재</w:t>
      </w:r>
      <w:proofErr w:type="spellEnd"/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>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금지하는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여하한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제정이나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소송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조정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중재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신청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사법상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행정상의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가압류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가처분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압류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발령되지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537F2839" w14:textId="77777777" w:rsidR="00F10A7E" w:rsidRDefault="008D394E"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필요적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정부인허가와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</w:t>
      </w:r>
      <w:r>
        <w:rPr>
          <w:rFonts w:ascii="Times New Roman"/>
          <w:sz w:val="22"/>
          <w:szCs w:val="23"/>
          <w:u w:val="single"/>
        </w:rPr>
        <w:t>3</w:t>
      </w:r>
      <w:r>
        <w:rPr>
          <w:rFonts w:ascii="Times New Roman" w:hint="eastAsia"/>
          <w:sz w:val="22"/>
          <w:szCs w:val="23"/>
          <w:u w:val="single"/>
        </w:rPr>
        <w:t>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완료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취득해야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</w:t>
      </w:r>
      <w:r>
        <w:rPr>
          <w:rFonts w:ascii="Times New Roman" w:hint="eastAsia"/>
          <w:sz w:val="22"/>
          <w:szCs w:val="23"/>
        </w:rPr>
        <w:t>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취득하였을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5036E966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64" w:name="_Toc497385803"/>
      <w:r>
        <w:rPr>
          <w:rFonts w:eastAsia="바탕"/>
          <w:sz w:val="22"/>
          <w:szCs w:val="22"/>
        </w:rPr>
        <w:t>확약</w:t>
      </w:r>
      <w:bookmarkEnd w:id="64"/>
    </w:p>
    <w:p w14:paraId="65A4CDF6" w14:textId="77777777" w:rsidR="00F10A7E" w:rsidRDefault="008D394E">
      <w:pPr>
        <w:numPr>
          <w:ilvl w:val="0"/>
          <w:numId w:val="28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전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확약</w:t>
      </w:r>
      <w:r>
        <w:rPr>
          <w:rFonts w:ascii="Times New Roman"/>
          <w:sz w:val="22"/>
          <w:szCs w:val="23"/>
          <w:u w:val="single"/>
        </w:rPr>
        <w:t>.</w:t>
      </w:r>
    </w:p>
    <w:p w14:paraId="7E7E4362" w14:textId="77777777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해제일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확약한다</w:t>
      </w:r>
      <w:r>
        <w:rPr>
          <w:rFonts w:ascii="Times New Roman"/>
          <w:sz w:val="22"/>
          <w:szCs w:val="23"/>
        </w:rPr>
        <w:t>.</w:t>
      </w:r>
    </w:p>
    <w:p w14:paraId="4CEC11D1" w14:textId="77777777" w:rsidR="00F10A7E" w:rsidRDefault="008D394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거래종결을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위한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노력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충족시키기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최선의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최선의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확약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위반이나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당사자에게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지체없이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</w:p>
    <w:p w14:paraId="17746BA6" w14:textId="77777777" w:rsidR="00F10A7E" w:rsidRDefault="008D394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정보에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대한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접근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매수인은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자료를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</w:t>
      </w:r>
      <w:r>
        <w:rPr>
          <w:rFonts w:ascii="Times New Roman" w:hint="eastAsia"/>
          <w:sz w:val="22"/>
          <w:szCs w:val="23"/>
        </w:rPr>
        <w:lastRenderedPageBreak/>
        <w:t>상회사등의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사무실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공장을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방문하거나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임직원들</w:t>
      </w:r>
      <w:r>
        <w:rPr>
          <w:rFonts w:ascii="Times New Roman" w:hint="eastAsia"/>
          <w:sz w:val="22"/>
          <w:szCs w:val="23"/>
        </w:rPr>
        <w:t>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면담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업무에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논의할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있도록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하여줄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/>
          <w:sz w:val="22"/>
          <w:szCs w:val="23"/>
        </w:rPr>
        <w:t>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요청할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응하여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요청받은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자료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제공하고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사무실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공장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방문과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기회를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68528848" w14:textId="77777777" w:rsidR="00F10A7E" w:rsidRDefault="008D394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사업의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수행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관행에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부합하는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사업과정에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운영되도록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6.1(</w:t>
      </w:r>
      <w:r>
        <w:rPr>
          <w:rFonts w:ascii="Times New Roman" w:hint="eastAsia"/>
          <w:b/>
          <w:bCs/>
          <w:sz w:val="22"/>
          <w:szCs w:val="23"/>
          <w:u w:val="single"/>
        </w:rPr>
        <w:t>3</w:t>
      </w:r>
      <w:r>
        <w:rPr>
          <w:rFonts w:ascii="Times New Roman"/>
          <w:b/>
          <w:bCs/>
          <w:sz w:val="22"/>
          <w:szCs w:val="23"/>
          <w:u w:val="single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행위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선행조건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확약사항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제외한다</w:t>
      </w:r>
      <w:r>
        <w:rPr>
          <w:rFonts w:ascii="Times New Roman" w:hint="eastAsia"/>
          <w:sz w:val="22"/>
          <w:szCs w:val="22"/>
        </w:rPr>
        <w:t>.</w:t>
      </w:r>
    </w:p>
    <w:p w14:paraId="41432F36" w14:textId="79E61635" w:rsidR="00F10A7E" w:rsidRDefault="008D394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기존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임원의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사임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사임대상임원과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지정한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미등기임원을</w:t>
      </w:r>
      <w:r>
        <w:rPr>
          <w:rFonts w:ascii="Times New Roman"/>
          <w:sz w:val="22"/>
          <w:szCs w:val="23"/>
        </w:rPr>
        <w:t xml:space="preserve"> </w:t>
      </w:r>
      <w:del w:id="65" w:author="Yulchon" w:date="2025-06-18T18:37:00Z" w16du:dateUtc="2025-06-18T09:37:00Z">
        <w:r w:rsidR="00E042C0" w:rsidRPr="001B22A6">
          <w:rPr>
            <w:rFonts w:ascii="Times New Roman" w:hint="eastAsia"/>
            <w:sz w:val="22"/>
            <w:szCs w:val="23"/>
          </w:rPr>
          <w:delText>거래종결일</w:delText>
        </w:r>
        <w:r w:rsidR="009377F2">
          <w:rPr>
            <w:rFonts w:ascii="Times New Roman" w:hint="eastAsia"/>
            <w:sz w:val="22"/>
            <w:szCs w:val="23"/>
          </w:rPr>
          <w:delText xml:space="preserve"> </w:delText>
        </w:r>
        <w:r w:rsidR="009377F2">
          <w:rPr>
            <w:rFonts w:ascii="Times New Roman" w:hint="eastAsia"/>
            <w:sz w:val="22"/>
            <w:szCs w:val="23"/>
          </w:rPr>
          <w:delText>또는</w:delText>
        </w:r>
        <w:r w:rsidR="009377F2">
          <w:rPr>
            <w:rFonts w:ascii="Times New Roman" w:hint="eastAsia"/>
            <w:sz w:val="22"/>
            <w:szCs w:val="23"/>
          </w:rPr>
          <w:delText xml:space="preserve"> </w:delText>
        </w:r>
        <w:r w:rsidR="000544A5" w:rsidRPr="000544A5">
          <w:rPr>
            <w:rFonts w:ascii="Times New Roman" w:hint="eastAsia"/>
            <w:sz w:val="22"/>
            <w:szCs w:val="23"/>
          </w:rPr>
          <w:delText>제</w:delText>
        </w:r>
        <w:r w:rsidR="000544A5" w:rsidRPr="000544A5">
          <w:rPr>
            <w:rFonts w:ascii="Times New Roman" w:hint="eastAsia"/>
            <w:sz w:val="22"/>
            <w:szCs w:val="23"/>
          </w:rPr>
          <w:delText>6.1</w:delText>
        </w:r>
        <w:r w:rsidR="000544A5" w:rsidRPr="000544A5">
          <w:rPr>
            <w:rFonts w:ascii="Times New Roman" w:hint="eastAsia"/>
            <w:sz w:val="22"/>
            <w:szCs w:val="23"/>
          </w:rPr>
          <w:delText>조</w:delText>
        </w:r>
        <w:r w:rsidR="000544A5" w:rsidRPr="000544A5">
          <w:rPr>
            <w:rFonts w:ascii="Times New Roman" w:hint="eastAsia"/>
            <w:sz w:val="22"/>
            <w:szCs w:val="23"/>
          </w:rPr>
          <w:delText xml:space="preserve"> </w:delText>
        </w:r>
        <w:r w:rsidR="000544A5" w:rsidRPr="000544A5">
          <w:rPr>
            <w:rFonts w:ascii="Times New Roman" w:hint="eastAsia"/>
            <w:sz w:val="22"/>
            <w:szCs w:val="23"/>
          </w:rPr>
          <w:delText>제</w:delText>
        </w:r>
        <w:r w:rsidR="000544A5" w:rsidRPr="000544A5">
          <w:rPr>
            <w:rFonts w:ascii="Times New Roman" w:hint="eastAsia"/>
            <w:sz w:val="22"/>
            <w:szCs w:val="23"/>
          </w:rPr>
          <w:delText>(</w:delText>
        </w:r>
        <w:r w:rsidR="000544A5">
          <w:rPr>
            <w:rFonts w:ascii="Times New Roman" w:hint="eastAsia"/>
            <w:sz w:val="22"/>
            <w:szCs w:val="23"/>
          </w:rPr>
          <w:delText>5</w:delText>
        </w:r>
        <w:r w:rsidR="000544A5" w:rsidRPr="000544A5">
          <w:rPr>
            <w:rFonts w:ascii="Times New Roman" w:hint="eastAsia"/>
            <w:sz w:val="22"/>
            <w:szCs w:val="23"/>
          </w:rPr>
          <w:delText>)</w:delText>
        </w:r>
        <w:r w:rsidR="000544A5" w:rsidRPr="000544A5">
          <w:rPr>
            <w:rFonts w:ascii="Times New Roman" w:hint="eastAsia"/>
            <w:sz w:val="22"/>
            <w:szCs w:val="23"/>
          </w:rPr>
          <w:delText>항에</w:delText>
        </w:r>
        <w:r w:rsidR="000544A5" w:rsidRPr="000544A5">
          <w:rPr>
            <w:rFonts w:ascii="Times New Roman" w:hint="eastAsia"/>
            <w:sz w:val="22"/>
            <w:szCs w:val="23"/>
          </w:rPr>
          <w:delText xml:space="preserve"> </w:delText>
        </w:r>
        <w:r w:rsidR="000544A5" w:rsidRPr="000544A5">
          <w:rPr>
            <w:rFonts w:ascii="Times New Roman" w:hint="eastAsia"/>
            <w:sz w:val="22"/>
            <w:szCs w:val="23"/>
          </w:rPr>
          <w:delText>따라</w:delText>
        </w:r>
        <w:r w:rsidR="000544A5" w:rsidRPr="000544A5">
          <w:rPr>
            <w:rFonts w:ascii="Times New Roman" w:hint="eastAsia"/>
            <w:sz w:val="22"/>
            <w:szCs w:val="23"/>
          </w:rPr>
          <w:delText xml:space="preserve"> </w:delText>
        </w:r>
        <w:r w:rsidR="000544A5" w:rsidRPr="000544A5">
          <w:rPr>
            <w:rFonts w:ascii="Times New Roman" w:hint="eastAsia"/>
            <w:sz w:val="22"/>
            <w:szCs w:val="23"/>
          </w:rPr>
          <w:delText>매수인이</w:delText>
        </w:r>
        <w:r w:rsidR="000544A5" w:rsidRPr="000544A5">
          <w:rPr>
            <w:rFonts w:ascii="Times New Roman" w:hint="eastAsia"/>
            <w:sz w:val="22"/>
            <w:szCs w:val="23"/>
          </w:rPr>
          <w:delText xml:space="preserve"> </w:delText>
        </w:r>
        <w:r w:rsidR="000544A5" w:rsidRPr="000544A5">
          <w:rPr>
            <w:rFonts w:ascii="Times New Roman" w:hint="eastAsia"/>
            <w:sz w:val="22"/>
            <w:szCs w:val="23"/>
          </w:rPr>
          <w:delText>지</w:delText>
        </w:r>
        <w:r w:rsidR="00973995">
          <w:rPr>
            <w:rFonts w:ascii="Times New Roman" w:hint="eastAsia"/>
            <w:sz w:val="22"/>
            <w:szCs w:val="23"/>
          </w:rPr>
          <w:delText>정</w:delText>
        </w:r>
        <w:r w:rsidR="000544A5" w:rsidRPr="000544A5">
          <w:rPr>
            <w:rFonts w:ascii="Times New Roman" w:hint="eastAsia"/>
            <w:sz w:val="22"/>
            <w:szCs w:val="23"/>
          </w:rPr>
          <w:delText>한</w:delText>
        </w:r>
        <w:r w:rsidR="000544A5" w:rsidRPr="000544A5">
          <w:rPr>
            <w:rFonts w:ascii="Times New Roman" w:hint="eastAsia"/>
            <w:sz w:val="22"/>
            <w:szCs w:val="23"/>
          </w:rPr>
          <w:delText xml:space="preserve"> </w:delText>
        </w:r>
        <w:r w:rsidR="000544A5" w:rsidRPr="000544A5">
          <w:rPr>
            <w:rFonts w:ascii="Times New Roman" w:hint="eastAsia"/>
            <w:sz w:val="22"/>
            <w:szCs w:val="23"/>
          </w:rPr>
          <w:delText>자들이</w:delText>
        </w:r>
        <w:r w:rsidR="000544A5" w:rsidRPr="000544A5">
          <w:rPr>
            <w:rFonts w:ascii="Times New Roman" w:hint="eastAsia"/>
            <w:sz w:val="22"/>
            <w:szCs w:val="23"/>
          </w:rPr>
          <w:delText xml:space="preserve"> </w:delText>
        </w:r>
        <w:r w:rsidR="000544A5" w:rsidRPr="000544A5">
          <w:rPr>
            <w:rFonts w:ascii="Times New Roman" w:hint="eastAsia"/>
            <w:sz w:val="22"/>
            <w:szCs w:val="23"/>
          </w:rPr>
          <w:delText>대상회사의</w:delText>
        </w:r>
        <w:r w:rsidR="000544A5" w:rsidRPr="000544A5">
          <w:rPr>
            <w:rFonts w:ascii="Times New Roman" w:hint="eastAsia"/>
            <w:sz w:val="22"/>
            <w:szCs w:val="23"/>
          </w:rPr>
          <w:delText xml:space="preserve"> </w:delText>
        </w:r>
        <w:r w:rsidR="000544A5" w:rsidRPr="000544A5">
          <w:rPr>
            <w:rFonts w:ascii="Times New Roman" w:hint="eastAsia"/>
            <w:sz w:val="22"/>
            <w:szCs w:val="23"/>
          </w:rPr>
          <w:delText>등기임원으로</w:delText>
        </w:r>
        <w:r w:rsidR="000544A5" w:rsidRPr="000544A5">
          <w:rPr>
            <w:rFonts w:ascii="Times New Roman" w:hint="eastAsia"/>
            <w:sz w:val="22"/>
            <w:szCs w:val="23"/>
          </w:rPr>
          <w:delText xml:space="preserve"> </w:delText>
        </w:r>
        <w:r w:rsidR="000544A5" w:rsidRPr="000544A5">
          <w:rPr>
            <w:rFonts w:ascii="Times New Roman" w:hint="eastAsia"/>
            <w:sz w:val="22"/>
            <w:szCs w:val="23"/>
          </w:rPr>
          <w:delText>선임되는</w:delText>
        </w:r>
        <w:r w:rsidR="000544A5" w:rsidRPr="000544A5">
          <w:rPr>
            <w:rFonts w:ascii="Times New Roman" w:hint="eastAsia"/>
            <w:sz w:val="22"/>
            <w:szCs w:val="23"/>
          </w:rPr>
          <w:delText xml:space="preserve"> </w:delText>
        </w:r>
        <w:r w:rsidR="000544A5" w:rsidRPr="000544A5">
          <w:rPr>
            <w:rFonts w:ascii="Times New Roman" w:hint="eastAsia"/>
            <w:sz w:val="22"/>
            <w:szCs w:val="23"/>
          </w:rPr>
          <w:delText>날</w:delText>
        </w:r>
        <w:r w:rsidR="000544A5" w:rsidRPr="000544A5">
          <w:rPr>
            <w:rFonts w:ascii="Times New Roman" w:hint="eastAsia"/>
            <w:sz w:val="22"/>
            <w:szCs w:val="23"/>
          </w:rPr>
          <w:delText>(</w:delText>
        </w:r>
        <w:r w:rsidR="000544A5" w:rsidRPr="000544A5">
          <w:rPr>
            <w:rFonts w:ascii="Times New Roman" w:hint="eastAsia"/>
            <w:sz w:val="22"/>
            <w:szCs w:val="23"/>
          </w:rPr>
          <w:delText>이하</w:delText>
        </w:r>
        <w:r w:rsidR="000544A5" w:rsidRPr="000544A5">
          <w:rPr>
            <w:rFonts w:ascii="Times New Roman" w:hint="eastAsia"/>
            <w:sz w:val="22"/>
            <w:szCs w:val="23"/>
          </w:rPr>
          <w:delText xml:space="preserve"> </w:delText>
        </w:r>
        <w:r w:rsidR="000544A5">
          <w:rPr>
            <w:rFonts w:ascii="Times New Roman"/>
            <w:sz w:val="22"/>
            <w:szCs w:val="23"/>
          </w:rPr>
          <w:delText>“</w:delText>
        </w:r>
        <w:r w:rsidR="000544A5" w:rsidRPr="00ED3365">
          <w:rPr>
            <w:rFonts w:ascii="Times New Roman" w:hint="eastAsia"/>
            <w:b/>
            <w:bCs/>
            <w:sz w:val="22"/>
            <w:szCs w:val="23"/>
            <w:u w:val="single"/>
          </w:rPr>
          <w:delText>매수인</w:delText>
        </w:r>
        <w:r w:rsidR="000544A5" w:rsidRPr="00ED3365">
          <w:rPr>
            <w:rFonts w:ascii="Times New Roman"/>
            <w:b/>
            <w:bCs/>
            <w:sz w:val="22"/>
            <w:szCs w:val="23"/>
            <w:u w:val="single"/>
          </w:rPr>
          <w:delText xml:space="preserve"> </w:delText>
        </w:r>
        <w:r w:rsidR="000544A5" w:rsidRPr="00ED3365">
          <w:rPr>
            <w:rFonts w:ascii="Times New Roman" w:hint="eastAsia"/>
            <w:b/>
            <w:bCs/>
            <w:sz w:val="22"/>
            <w:szCs w:val="23"/>
            <w:u w:val="single"/>
          </w:rPr>
          <w:delText>지</w:delText>
        </w:r>
        <w:r w:rsidR="00973995">
          <w:rPr>
            <w:rFonts w:ascii="Times New Roman" w:hint="eastAsia"/>
            <w:b/>
            <w:bCs/>
            <w:sz w:val="22"/>
            <w:szCs w:val="23"/>
            <w:u w:val="single"/>
          </w:rPr>
          <w:delText>정</w:delText>
        </w:r>
        <w:r w:rsidR="000544A5" w:rsidRPr="00ED3365">
          <w:rPr>
            <w:rFonts w:ascii="Times New Roman" w:hint="eastAsia"/>
            <w:b/>
            <w:bCs/>
            <w:sz w:val="22"/>
            <w:szCs w:val="23"/>
            <w:u w:val="single"/>
          </w:rPr>
          <w:delText>임원</w:delText>
        </w:r>
        <w:r w:rsidR="000544A5" w:rsidRPr="00ED3365">
          <w:rPr>
            <w:rFonts w:ascii="Times New Roman"/>
            <w:b/>
            <w:bCs/>
            <w:sz w:val="22"/>
            <w:szCs w:val="23"/>
            <w:u w:val="single"/>
          </w:rPr>
          <w:delText xml:space="preserve"> </w:delText>
        </w:r>
        <w:r w:rsidR="000544A5" w:rsidRPr="00ED3365">
          <w:rPr>
            <w:rFonts w:ascii="Times New Roman" w:hint="eastAsia"/>
            <w:b/>
            <w:bCs/>
            <w:sz w:val="22"/>
            <w:szCs w:val="23"/>
            <w:u w:val="single"/>
          </w:rPr>
          <w:delText>선임일</w:delText>
        </w:r>
        <w:r w:rsidR="000544A5">
          <w:rPr>
            <w:rFonts w:ascii="Times New Roman"/>
            <w:sz w:val="22"/>
            <w:szCs w:val="23"/>
          </w:rPr>
          <w:delText>”</w:delText>
        </w:r>
        <w:r w:rsidR="000544A5" w:rsidRPr="000544A5">
          <w:rPr>
            <w:rFonts w:ascii="Times New Roman" w:hint="eastAsia"/>
            <w:sz w:val="22"/>
            <w:szCs w:val="23"/>
          </w:rPr>
          <w:delText>)</w:delText>
        </w:r>
        <w:r w:rsidR="00E042C0" w:rsidRPr="001B22A6">
          <w:rPr>
            <w:rFonts w:ascii="Times New Roman" w:hint="eastAsia"/>
            <w:sz w:val="22"/>
            <w:szCs w:val="23"/>
          </w:rPr>
          <w:delText>로</w:delText>
        </w:r>
        <w:r w:rsidR="00396697">
          <w:rPr>
            <w:rFonts w:ascii="Times New Roman" w:hint="eastAsia"/>
            <w:sz w:val="22"/>
            <w:szCs w:val="23"/>
          </w:rPr>
          <w:delText>부터</w:delText>
        </w:r>
      </w:del>
      <w:ins w:id="66" w:author="Yulchon" w:date="2025-06-18T18:37:00Z" w16du:dateUtc="2025-06-18T09:37:00Z">
        <w:r>
          <w:rPr>
            <w:rFonts w:ascii="Times New Roman" w:hint="eastAsia"/>
            <w:sz w:val="22"/>
            <w:szCs w:val="23"/>
          </w:rPr>
          <w:t>거래종결일자로</w:t>
        </w:r>
      </w:ins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지위에서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사임하거나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대상회사등에서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퇴직하도록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사임대상임원의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6.1(4)(</w:t>
      </w:r>
      <w:proofErr w:type="spellStart"/>
      <w:r>
        <w:rPr>
          <w:rFonts w:ascii="Times New Roman"/>
          <w:b/>
          <w:bCs/>
          <w:sz w:val="22"/>
          <w:szCs w:val="23"/>
          <w:u w:val="single"/>
        </w:rPr>
        <w:t>i</w:t>
      </w:r>
      <w:proofErr w:type="spellEnd"/>
      <w:r>
        <w:rPr>
          <w:rFonts w:ascii="Times New Roman"/>
          <w:b/>
          <w:bCs/>
          <w:sz w:val="22"/>
          <w:szCs w:val="23"/>
          <w:u w:val="single"/>
        </w:rPr>
        <w:t>)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양식에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사임서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인감증명서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사임등기에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(ii) </w:t>
      </w:r>
      <w:r>
        <w:rPr>
          <w:rFonts w:ascii="Times New Roman" w:hint="eastAsia"/>
          <w:sz w:val="22"/>
          <w:szCs w:val="23"/>
        </w:rPr>
        <w:t>미등기임원의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6.1(4)(ii)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양식에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사직서를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거래종결일자로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징구하도록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대상회사등에게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여하한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손해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손실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사규에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퇴직금은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사임대상임원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정의됨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6.2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(3)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의무근속기간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정의됨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동안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부담한다</w:t>
      </w:r>
      <w:r>
        <w:rPr>
          <w:rFonts w:ascii="Times New Roman" w:hint="eastAsia"/>
          <w:sz w:val="22"/>
          <w:szCs w:val="23"/>
        </w:rPr>
        <w:t xml:space="preserve">. </w:t>
      </w:r>
    </w:p>
    <w:p w14:paraId="76DBA3B3" w14:textId="5B736735" w:rsidR="00F10A7E" w:rsidRDefault="008D394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대상회사의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임시주주총회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등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(a)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소집통지일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[3]</w:t>
      </w:r>
      <w:r>
        <w:rPr>
          <w:rFonts w:ascii="Times New Roman" w:hint="eastAsia"/>
          <w:sz w:val="22"/>
          <w:szCs w:val="23"/>
        </w:rPr>
        <w:t>영업일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등기임원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선임될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지명한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등기임원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감사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자격을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구비하고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전제로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지명한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>자로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등기임원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선임하는</w:t>
      </w:r>
      <w:r>
        <w:rPr>
          <w:rFonts w:ascii="Times New Roman"/>
          <w:sz w:val="22"/>
          <w:szCs w:val="23"/>
        </w:rPr>
        <w:t xml:space="preserve"> </w:t>
      </w:r>
      <w:del w:id="67" w:author="Yulchon" w:date="2025-06-18T18:37:00Z" w16du:dateUtc="2025-06-18T09:37:00Z">
        <w:r w:rsidR="00312372">
          <w:rPr>
            <w:rFonts w:ascii="Times New Roman" w:hint="eastAsia"/>
            <w:sz w:val="22"/>
            <w:szCs w:val="23"/>
          </w:rPr>
          <w:delText>안건</w:delText>
        </w:r>
        <w:r w:rsidR="00E042C0">
          <w:rPr>
            <w:rFonts w:ascii="Times New Roman"/>
            <w:sz w:val="22"/>
            <w:szCs w:val="23"/>
          </w:rPr>
          <w:delText>,</w:delText>
        </w:r>
      </w:del>
      <w:ins w:id="68" w:author="Yulchon" w:date="2025-06-18T18:37:00Z" w16du:dateUtc="2025-06-18T09:37:00Z">
        <w:r w:rsidR="009C6203">
          <w:rPr>
            <w:rFonts w:ascii="Times New Roman" w:hint="eastAsia"/>
            <w:sz w:val="22"/>
            <w:szCs w:val="23"/>
          </w:rPr>
          <w:t>내용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및</w:t>
        </w:r>
      </w:ins>
      <w:r>
        <w:rPr>
          <w:rFonts w:ascii="Times New Roman"/>
          <w:sz w:val="22"/>
          <w:szCs w:val="23"/>
        </w:rPr>
        <w:t xml:space="preserve"> (ii) </w:t>
      </w:r>
      <w:del w:id="69" w:author="Yulchon" w:date="2025-06-18T18:37:00Z" w16du:dateUtc="2025-06-18T09:37:00Z">
        <w:r w:rsidR="00606C07" w:rsidRPr="00ED3365">
          <w:rPr>
            <w:rFonts w:ascii="Times New Roman" w:hint="eastAsia"/>
            <w:sz w:val="22"/>
            <w:szCs w:val="23"/>
          </w:rPr>
          <w:delText>집행</w:delText>
        </w:r>
        <w:r w:rsidR="00606C07" w:rsidRPr="00ED3365">
          <w:rPr>
            <w:rFonts w:ascii="Times New Roman" w:hint="eastAsia"/>
            <w:sz w:val="22"/>
            <w:szCs w:val="23"/>
          </w:rPr>
          <w:lastRenderedPageBreak/>
          <w:delText>임원제도를</w:delText>
        </w:r>
        <w:r w:rsidR="00606C07" w:rsidRPr="00ED3365">
          <w:rPr>
            <w:rFonts w:ascii="Times New Roman"/>
            <w:sz w:val="22"/>
            <w:szCs w:val="23"/>
          </w:rPr>
          <w:delText xml:space="preserve"> </w:delText>
        </w:r>
        <w:r w:rsidR="00606C07" w:rsidRPr="00ED3365">
          <w:rPr>
            <w:rFonts w:ascii="Times New Roman" w:hint="eastAsia"/>
            <w:sz w:val="22"/>
            <w:szCs w:val="23"/>
          </w:rPr>
          <w:delText>도입하는</w:delText>
        </w:r>
        <w:r w:rsidR="00606C07" w:rsidRPr="00ED3365">
          <w:rPr>
            <w:rFonts w:ascii="Times New Roman"/>
            <w:sz w:val="22"/>
            <w:szCs w:val="23"/>
          </w:rPr>
          <w:delText xml:space="preserve"> </w:delText>
        </w:r>
        <w:r w:rsidR="00606C07" w:rsidRPr="00ED3365">
          <w:rPr>
            <w:rFonts w:ascii="Times New Roman" w:hint="eastAsia"/>
            <w:sz w:val="22"/>
            <w:szCs w:val="23"/>
          </w:rPr>
          <w:delText>내용</w:delText>
        </w:r>
        <w:r w:rsidR="000F4B85" w:rsidRPr="00215169">
          <w:rPr>
            <w:rFonts w:ascii="Times New Roman" w:hint="eastAsia"/>
            <w:sz w:val="22"/>
            <w:szCs w:val="23"/>
          </w:rPr>
          <w:delText>으로</w:delText>
        </w:r>
      </w:del>
      <w:ins w:id="70" w:author="Yulchon" w:date="2025-06-18T18:37:00Z" w16du:dateUtc="2025-06-18T09:37:00Z">
        <w:r>
          <w:rPr>
            <w:rFonts w:ascii="Times New Roman" w:hint="eastAsia"/>
            <w:sz w:val="22"/>
            <w:szCs w:val="23"/>
          </w:rPr>
          <w:t>으로</w:t>
        </w:r>
      </w:ins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del w:id="71" w:author="Yulchon" w:date="2025-06-18T18:37:00Z" w16du:dateUtc="2025-06-18T09:37:00Z">
        <w:r w:rsidR="000F4B85" w:rsidRPr="00645197">
          <w:rPr>
            <w:rFonts w:ascii="Times New Roman" w:hint="eastAsia"/>
            <w:sz w:val="22"/>
            <w:szCs w:val="23"/>
          </w:rPr>
          <w:delText>개정</w:delText>
        </w:r>
        <w:r w:rsidR="000F4B85">
          <w:rPr>
            <w:rFonts w:ascii="Times New Roman" w:hint="eastAsia"/>
            <w:sz w:val="22"/>
            <w:szCs w:val="23"/>
          </w:rPr>
          <w:delText>하는</w:delText>
        </w:r>
        <w:r w:rsidR="000F4B85">
          <w:rPr>
            <w:rFonts w:ascii="Times New Roman" w:hint="eastAsia"/>
            <w:sz w:val="22"/>
            <w:szCs w:val="23"/>
          </w:rPr>
          <w:delText xml:space="preserve"> </w:delText>
        </w:r>
        <w:r w:rsidR="00312372">
          <w:rPr>
            <w:rFonts w:ascii="Times New Roman" w:hint="eastAsia"/>
            <w:sz w:val="22"/>
            <w:szCs w:val="23"/>
          </w:rPr>
          <w:delText>안건</w:delText>
        </w:r>
      </w:del>
      <w:ins w:id="72" w:author="Yulchon" w:date="2025-06-18T18:37:00Z" w16du:dateUtc="2025-06-18T09:37:00Z">
        <w:r>
          <w:rPr>
            <w:rFonts w:ascii="Times New Roman" w:hint="eastAsia"/>
            <w:sz w:val="22"/>
            <w:szCs w:val="23"/>
          </w:rPr>
          <w:t>개정</w:t>
        </w:r>
        <w:r w:rsidR="00F07C10">
          <w:rPr>
            <w:rFonts w:ascii="Times New Roman" w:hint="eastAsia"/>
            <w:sz w:val="22"/>
            <w:szCs w:val="23"/>
          </w:rPr>
          <w:t>(</w:t>
        </w:r>
        <w:r w:rsidR="00F07C10">
          <w:rPr>
            <w:rFonts w:ascii="Times New Roman" w:hint="eastAsia"/>
            <w:sz w:val="22"/>
            <w:szCs w:val="23"/>
          </w:rPr>
          <w:t>집행임원제도를</w:t>
        </w:r>
        <w:r w:rsidR="00F07C10">
          <w:rPr>
            <w:rFonts w:ascii="Times New Roman" w:hint="eastAsia"/>
            <w:sz w:val="22"/>
            <w:szCs w:val="23"/>
          </w:rPr>
          <w:t xml:space="preserve"> </w:t>
        </w:r>
        <w:r w:rsidR="00F07C10">
          <w:rPr>
            <w:rFonts w:ascii="Times New Roman" w:hint="eastAsia"/>
            <w:sz w:val="22"/>
            <w:szCs w:val="23"/>
          </w:rPr>
          <w:t>도입하는</w:t>
        </w:r>
        <w:r w:rsidR="00F07C10">
          <w:rPr>
            <w:rFonts w:ascii="Times New Roman" w:hint="eastAsia"/>
            <w:sz w:val="22"/>
            <w:szCs w:val="23"/>
          </w:rPr>
          <w:t xml:space="preserve"> </w:t>
        </w:r>
        <w:r w:rsidR="00F07C10">
          <w:rPr>
            <w:rFonts w:ascii="Times New Roman" w:hint="eastAsia"/>
            <w:sz w:val="22"/>
            <w:szCs w:val="23"/>
          </w:rPr>
          <w:t>내용</w:t>
        </w:r>
        <w:r w:rsidR="00F07C10">
          <w:rPr>
            <w:rFonts w:ascii="Times New Roman" w:hint="eastAsia"/>
            <w:sz w:val="22"/>
            <w:szCs w:val="23"/>
          </w:rPr>
          <w:t xml:space="preserve"> </w:t>
        </w:r>
        <w:r w:rsidR="00F07C10">
          <w:rPr>
            <w:rFonts w:ascii="Times New Roman" w:hint="eastAsia"/>
            <w:sz w:val="22"/>
            <w:szCs w:val="23"/>
          </w:rPr>
          <w:t>등을</w:t>
        </w:r>
        <w:r w:rsidR="00F07C10">
          <w:rPr>
            <w:rFonts w:ascii="Times New Roman" w:hint="eastAsia"/>
            <w:sz w:val="22"/>
            <w:szCs w:val="23"/>
          </w:rPr>
          <w:t xml:space="preserve"> </w:t>
        </w:r>
        <w:r w:rsidR="00F07C10">
          <w:rPr>
            <w:rFonts w:ascii="Times New Roman" w:hint="eastAsia"/>
            <w:sz w:val="22"/>
            <w:szCs w:val="23"/>
          </w:rPr>
          <w:t>포함하되</w:t>
        </w:r>
        <w:r w:rsidR="00F07C10">
          <w:rPr>
            <w:rFonts w:ascii="Times New Roman" w:hint="eastAsia"/>
            <w:sz w:val="22"/>
            <w:szCs w:val="23"/>
          </w:rPr>
          <w:t xml:space="preserve">, </w:t>
        </w:r>
        <w:r w:rsidR="00F07C10">
          <w:rPr>
            <w:rFonts w:ascii="Times New Roman" w:hint="eastAsia"/>
            <w:sz w:val="22"/>
            <w:szCs w:val="23"/>
          </w:rPr>
          <w:t>이에</w:t>
        </w:r>
        <w:r w:rsidR="00F07C10">
          <w:rPr>
            <w:rFonts w:ascii="Times New Roman" w:hint="eastAsia"/>
            <w:sz w:val="22"/>
            <w:szCs w:val="23"/>
          </w:rPr>
          <w:t xml:space="preserve"> </w:t>
        </w:r>
        <w:r w:rsidR="00F07C10">
          <w:rPr>
            <w:rFonts w:ascii="Times New Roman" w:hint="eastAsia"/>
            <w:sz w:val="22"/>
            <w:szCs w:val="23"/>
          </w:rPr>
          <w:t>한정하지</w:t>
        </w:r>
        <w:r w:rsidR="00F07C10">
          <w:rPr>
            <w:rFonts w:ascii="Times New Roman" w:hint="eastAsia"/>
            <w:sz w:val="22"/>
            <w:szCs w:val="23"/>
          </w:rPr>
          <w:t xml:space="preserve"> </w:t>
        </w:r>
        <w:r w:rsidR="00F07C10">
          <w:rPr>
            <w:rFonts w:ascii="Times New Roman" w:hint="eastAsia"/>
            <w:sz w:val="22"/>
            <w:szCs w:val="23"/>
          </w:rPr>
          <w:t>아니함</w:t>
        </w:r>
        <w:r w:rsidR="00F07C10">
          <w:rPr>
            <w:rFonts w:ascii="Times New Roman" w:hint="eastAsia"/>
            <w:sz w:val="22"/>
            <w:szCs w:val="23"/>
          </w:rPr>
          <w:t>)</w:t>
        </w:r>
        <w:r>
          <w:rPr>
            <w:rFonts w:ascii="Times New Roman" w:hint="eastAsia"/>
            <w:sz w:val="22"/>
            <w:szCs w:val="23"/>
          </w:rPr>
          <w:t>하는</w:t>
        </w:r>
        <w:r>
          <w:rPr>
            <w:rFonts w:ascii="Times New Roman" w:hint="eastAsia"/>
            <w:sz w:val="22"/>
            <w:szCs w:val="23"/>
          </w:rPr>
          <w:t xml:space="preserve"> </w:t>
        </w:r>
        <w:r w:rsidR="009C6203">
          <w:rPr>
            <w:rFonts w:ascii="Times New Roman" w:hint="eastAsia"/>
            <w:sz w:val="22"/>
            <w:szCs w:val="23"/>
          </w:rPr>
          <w:t>내용</w:t>
        </w:r>
        <w:r>
          <w:rPr>
            <w:rFonts w:ascii="Times New Roman" w:hint="eastAsia"/>
            <w:sz w:val="22"/>
            <w:szCs w:val="23"/>
          </w:rPr>
          <w:t>을</w:t>
        </w:r>
        <w:r>
          <w:rPr>
            <w:rFonts w:ascii="Times New Roman" w:hint="eastAsia"/>
            <w:sz w:val="22"/>
            <w:szCs w:val="23"/>
          </w:rPr>
          <w:t xml:space="preserve"> </w:t>
        </w:r>
        <w:r w:rsidR="009C6203">
          <w:rPr>
            <w:rFonts w:ascii="Times New Roman" w:hint="eastAsia"/>
            <w:sz w:val="22"/>
            <w:szCs w:val="23"/>
          </w:rPr>
          <w:t>안건으로</w:t>
        </w:r>
        <w:r w:rsidR="009C6203">
          <w:rPr>
            <w:rFonts w:ascii="Times New Roman" w:hint="eastAsia"/>
            <w:sz w:val="22"/>
            <w:szCs w:val="23"/>
          </w:rPr>
          <w:t xml:space="preserve"> </w:t>
        </w:r>
        <w:r w:rsidR="009C6203">
          <w:rPr>
            <w:rFonts w:ascii="Times New Roman" w:hint="eastAsia"/>
            <w:sz w:val="22"/>
            <w:szCs w:val="23"/>
          </w:rPr>
          <w:t>하는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대상회사의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임시주주총회와</w:t>
        </w:r>
      </w:ins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(b) </w:t>
      </w:r>
      <w:r>
        <w:rPr>
          <w:rFonts w:ascii="Times New Roman" w:hint="eastAsia"/>
          <w:sz w:val="22"/>
          <w:szCs w:val="23"/>
        </w:rPr>
        <w:t>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임시주주총회에서</w:t>
      </w:r>
      <w:r>
        <w:rPr>
          <w:rFonts w:ascii="Times New Roman" w:hint="eastAsia"/>
          <w:sz w:val="22"/>
          <w:szCs w:val="23"/>
        </w:rPr>
        <w:t xml:space="preserve"> (ii)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승인되었음을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전제로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지명한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대표집행임원으로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선임하는</w:t>
      </w:r>
      <w:ins w:id="73" w:author="Yulchon" w:date="2025-06-18T18:37:00Z" w16du:dateUtc="2025-06-18T09:37:00Z">
        <w:r>
          <w:rPr>
            <w:rFonts w:ascii="Times New Roman" w:hint="eastAsia"/>
            <w:sz w:val="22"/>
            <w:szCs w:val="23"/>
          </w:rPr>
          <w:t xml:space="preserve"> </w:t>
        </w:r>
        <w:r w:rsidR="009C6203">
          <w:rPr>
            <w:rFonts w:ascii="Times New Roman" w:hint="eastAsia"/>
            <w:sz w:val="22"/>
            <w:szCs w:val="23"/>
          </w:rPr>
          <w:t>내용</w:t>
        </w:r>
        <w:r>
          <w:rPr>
            <w:rFonts w:ascii="Times New Roman" w:hint="eastAsia"/>
            <w:sz w:val="22"/>
            <w:szCs w:val="23"/>
          </w:rPr>
          <w:t>을</w:t>
        </w:r>
      </w:ins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이전에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개최될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</w:t>
      </w:r>
      <w:r>
        <w:rPr>
          <w:rFonts w:ascii="Times New Roman" w:hint="eastAsia"/>
          <w:sz w:val="22"/>
          <w:szCs w:val="23"/>
        </w:rPr>
        <w:t>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</w:t>
      </w:r>
      <w:r>
        <w:rPr>
          <w:rFonts w:ascii="Times New Roman"/>
          <w:sz w:val="22"/>
          <w:szCs w:val="23"/>
        </w:rPr>
        <w:t>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안건이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승인될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 xml:space="preserve">. </w:t>
      </w:r>
    </w:p>
    <w:p w14:paraId="754B35A4" w14:textId="77777777" w:rsidR="00CF3DD0" w:rsidRDefault="00592609" w:rsidP="00ED3365">
      <w:pPr>
        <w:topLinePunct/>
        <w:autoSpaceDE w:val="0"/>
        <w:autoSpaceDN w:val="0"/>
        <w:spacing w:before="0" w:after="288" w:line="360" w:lineRule="auto"/>
        <w:ind w:left="1361"/>
        <w:rPr>
          <w:del w:id="74" w:author="Yulchon" w:date="2025-06-18T18:37:00Z" w16du:dateUtc="2025-06-18T09:37:00Z"/>
          <w:rFonts w:ascii="Times New Roman"/>
          <w:sz w:val="22"/>
          <w:szCs w:val="23"/>
        </w:rPr>
      </w:pPr>
      <w:del w:id="75" w:author="Yulchon" w:date="2025-06-18T18:37:00Z" w16du:dateUtc="2025-06-18T09:37:00Z">
        <w:r>
          <w:rPr>
            <w:rFonts w:ascii="Times New Roman" w:hint="eastAsia"/>
            <w:sz w:val="22"/>
            <w:szCs w:val="23"/>
          </w:rPr>
          <w:delText>단</w:delText>
        </w:r>
        <w:r>
          <w:rPr>
            <w:rFonts w:ascii="Times New Roman" w:hint="eastAsia"/>
            <w:sz w:val="22"/>
            <w:szCs w:val="23"/>
          </w:rPr>
          <w:delText xml:space="preserve">, </w:delText>
        </w:r>
        <w:r w:rsidR="001516D1">
          <w:rPr>
            <w:rFonts w:ascii="Times New Roman" w:hint="eastAsia"/>
            <w:sz w:val="22"/>
            <w:szCs w:val="23"/>
          </w:rPr>
          <w:delText>거래종결일</w:delText>
        </w:r>
        <w:r w:rsidR="001516D1">
          <w:rPr>
            <w:rFonts w:ascii="Times New Roman" w:hint="eastAsia"/>
            <w:sz w:val="22"/>
            <w:szCs w:val="23"/>
          </w:rPr>
          <w:delText xml:space="preserve"> </w:delText>
        </w:r>
        <w:r w:rsidR="001516D1">
          <w:rPr>
            <w:rFonts w:ascii="Times New Roman" w:hint="eastAsia"/>
            <w:sz w:val="22"/>
            <w:szCs w:val="23"/>
          </w:rPr>
          <w:delText>또는</w:delText>
        </w:r>
        <w:r w:rsidR="001516D1">
          <w:rPr>
            <w:rFonts w:ascii="Times New Roman" w:hint="eastAsia"/>
            <w:sz w:val="22"/>
            <w:szCs w:val="23"/>
          </w:rPr>
          <w:delText xml:space="preserve"> </w:delText>
        </w:r>
        <w:r w:rsidR="001516D1">
          <w:rPr>
            <w:rFonts w:ascii="Times New Roman" w:hint="eastAsia"/>
            <w:sz w:val="22"/>
            <w:szCs w:val="23"/>
          </w:rPr>
          <w:delText>그</w:delText>
        </w:r>
        <w:r w:rsidR="001516D1">
          <w:rPr>
            <w:rFonts w:ascii="Times New Roman" w:hint="eastAsia"/>
            <w:sz w:val="22"/>
            <w:szCs w:val="23"/>
          </w:rPr>
          <w:delText xml:space="preserve"> </w:delText>
        </w:r>
        <w:r w:rsidR="001516D1">
          <w:rPr>
            <w:rFonts w:ascii="Times New Roman" w:hint="eastAsia"/>
            <w:sz w:val="22"/>
            <w:szCs w:val="23"/>
          </w:rPr>
          <w:delText>이전에</w:delText>
        </w:r>
        <w:r w:rsidR="001516D1"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임시주주총회</w:delText>
        </w:r>
        <w:r w:rsidR="00BF1474">
          <w:rPr>
            <w:rFonts w:ascii="Times New Roman" w:hint="eastAsia"/>
            <w:sz w:val="22"/>
            <w:szCs w:val="23"/>
          </w:rPr>
          <w:delText>와</w:delText>
        </w:r>
        <w:r w:rsidR="00BF1474">
          <w:rPr>
            <w:rFonts w:ascii="Times New Roman" w:hint="eastAsia"/>
            <w:sz w:val="22"/>
            <w:szCs w:val="23"/>
          </w:rPr>
          <w:delText xml:space="preserve"> </w:delText>
        </w:r>
        <w:r w:rsidR="00BF1474">
          <w:rPr>
            <w:rFonts w:ascii="Times New Roman" w:hint="eastAsia"/>
            <w:sz w:val="22"/>
            <w:szCs w:val="23"/>
          </w:rPr>
          <w:delText>임시이사회</w:delText>
        </w:r>
        <w:r>
          <w:rPr>
            <w:rFonts w:ascii="Times New Roman" w:hint="eastAsia"/>
            <w:sz w:val="22"/>
            <w:szCs w:val="23"/>
          </w:rPr>
          <w:delText>가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 w:rsidR="0050478F">
          <w:rPr>
            <w:rFonts w:ascii="Times New Roman" w:hint="eastAsia"/>
            <w:sz w:val="22"/>
            <w:szCs w:val="23"/>
          </w:rPr>
          <w:delText>부득이한</w:delText>
        </w:r>
        <w:r w:rsidR="0050478F">
          <w:rPr>
            <w:rFonts w:ascii="Times New Roman" w:hint="eastAsia"/>
            <w:sz w:val="22"/>
            <w:szCs w:val="23"/>
          </w:rPr>
          <w:delText xml:space="preserve"> </w:delText>
        </w:r>
        <w:r w:rsidR="0050478F">
          <w:rPr>
            <w:rFonts w:ascii="Times New Roman" w:hint="eastAsia"/>
            <w:sz w:val="22"/>
            <w:szCs w:val="23"/>
          </w:rPr>
          <w:delText>사유로</w:delText>
        </w:r>
        <w:r w:rsidR="0050478F"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각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개최되기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곤란한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경우에는</w:delText>
        </w:r>
        <w:r>
          <w:rPr>
            <w:rFonts w:ascii="Times New Roman" w:hint="eastAsia"/>
            <w:sz w:val="22"/>
            <w:szCs w:val="23"/>
          </w:rPr>
          <w:delText xml:space="preserve">, </w:delText>
        </w:r>
        <w:r w:rsidR="00C21752">
          <w:rPr>
            <w:rFonts w:ascii="Times New Roman" w:hint="eastAsia"/>
            <w:sz w:val="22"/>
            <w:szCs w:val="23"/>
          </w:rPr>
          <w:delText xml:space="preserve">(x) </w:delText>
        </w:r>
        <w:r w:rsidR="003D6BC7">
          <w:rPr>
            <w:rFonts w:ascii="Times New Roman" w:hint="eastAsia"/>
            <w:sz w:val="22"/>
            <w:szCs w:val="23"/>
          </w:rPr>
          <w:delText>대표매도인</w:delText>
        </w:r>
        <w:r w:rsidR="00BD1C8B">
          <w:rPr>
            <w:rFonts w:ascii="Times New Roman" w:hint="eastAsia"/>
            <w:sz w:val="22"/>
            <w:szCs w:val="23"/>
          </w:rPr>
          <w:delText>1</w:delText>
        </w:r>
        <w:r w:rsidR="003D6BC7">
          <w:rPr>
            <w:rFonts w:ascii="Times New Roman" w:hint="eastAsia"/>
            <w:sz w:val="22"/>
            <w:szCs w:val="23"/>
          </w:rPr>
          <w:delText xml:space="preserve"> </w:delText>
        </w:r>
        <w:r w:rsidR="003D6BC7">
          <w:rPr>
            <w:rFonts w:ascii="Times New Roman" w:hint="eastAsia"/>
            <w:sz w:val="22"/>
            <w:szCs w:val="23"/>
          </w:rPr>
          <w:delText>및</w:delText>
        </w:r>
        <w:r w:rsidR="003D6BC7">
          <w:rPr>
            <w:rFonts w:ascii="Times New Roman" w:hint="eastAsia"/>
            <w:sz w:val="22"/>
            <w:szCs w:val="23"/>
          </w:rPr>
          <w:delText xml:space="preserve"> </w:delText>
        </w:r>
        <w:r w:rsidR="003D6BC7">
          <w:rPr>
            <w:rFonts w:ascii="Times New Roman" w:hint="eastAsia"/>
            <w:sz w:val="22"/>
            <w:szCs w:val="23"/>
          </w:rPr>
          <w:delText>매수인이</w:delText>
        </w:r>
        <w:r w:rsidR="003D6BC7">
          <w:rPr>
            <w:rFonts w:ascii="Times New Roman" w:hint="eastAsia"/>
            <w:sz w:val="22"/>
            <w:szCs w:val="23"/>
          </w:rPr>
          <w:delText xml:space="preserve"> </w:delText>
        </w:r>
        <w:r w:rsidR="003D6BC7">
          <w:rPr>
            <w:rFonts w:ascii="Times New Roman" w:hint="eastAsia"/>
            <w:sz w:val="22"/>
            <w:szCs w:val="23"/>
          </w:rPr>
          <w:delText>달리</w:delText>
        </w:r>
        <w:r w:rsidR="003D6BC7">
          <w:rPr>
            <w:rFonts w:ascii="Times New Roman" w:hint="eastAsia"/>
            <w:sz w:val="22"/>
            <w:szCs w:val="23"/>
          </w:rPr>
          <w:delText xml:space="preserve"> </w:delText>
        </w:r>
        <w:r w:rsidR="003D6BC7">
          <w:rPr>
            <w:rFonts w:ascii="Times New Roman" w:hint="eastAsia"/>
            <w:sz w:val="22"/>
            <w:szCs w:val="23"/>
          </w:rPr>
          <w:delText>합의하는</w:delText>
        </w:r>
        <w:r w:rsidR="003D6BC7">
          <w:rPr>
            <w:rFonts w:ascii="Times New Roman" w:hint="eastAsia"/>
            <w:sz w:val="22"/>
            <w:szCs w:val="23"/>
          </w:rPr>
          <w:delText xml:space="preserve"> </w:delText>
        </w:r>
        <w:r w:rsidR="003D6BC7">
          <w:rPr>
            <w:rFonts w:ascii="Times New Roman" w:hint="eastAsia"/>
            <w:sz w:val="22"/>
            <w:szCs w:val="23"/>
          </w:rPr>
          <w:delText>일자까지</w:delText>
        </w:r>
        <w:r w:rsidR="003D6BC7">
          <w:rPr>
            <w:rFonts w:ascii="Times New Roman" w:hint="eastAsia"/>
            <w:sz w:val="22"/>
            <w:szCs w:val="23"/>
          </w:rPr>
          <w:delText xml:space="preserve"> </w:delText>
        </w:r>
        <w:r w:rsidR="00696907">
          <w:rPr>
            <w:rFonts w:ascii="Times New Roman" w:hint="eastAsia"/>
            <w:sz w:val="22"/>
            <w:szCs w:val="23"/>
          </w:rPr>
          <w:delText>각</w:delText>
        </w:r>
        <w:r w:rsidR="00696907">
          <w:rPr>
            <w:rFonts w:ascii="Times New Roman" w:hint="eastAsia"/>
            <w:sz w:val="22"/>
            <w:szCs w:val="23"/>
          </w:rPr>
          <w:delText xml:space="preserve"> </w:delText>
        </w:r>
        <w:r w:rsidR="003D6BC7">
          <w:rPr>
            <w:rFonts w:ascii="Times New Roman" w:hint="eastAsia"/>
            <w:sz w:val="22"/>
            <w:szCs w:val="23"/>
          </w:rPr>
          <w:delText>개최되도록</w:delText>
        </w:r>
        <w:r w:rsidR="003D6BC7">
          <w:rPr>
            <w:rFonts w:ascii="Times New Roman" w:hint="eastAsia"/>
            <w:sz w:val="22"/>
            <w:szCs w:val="23"/>
          </w:rPr>
          <w:delText xml:space="preserve"> </w:delText>
        </w:r>
        <w:r w:rsidR="003D6BC7">
          <w:rPr>
            <w:rFonts w:ascii="Times New Roman" w:hint="eastAsia"/>
            <w:sz w:val="22"/>
            <w:szCs w:val="23"/>
          </w:rPr>
          <w:delText>하여야</w:delText>
        </w:r>
        <w:r w:rsidR="003D6BC7">
          <w:rPr>
            <w:rFonts w:ascii="Times New Roman" w:hint="eastAsia"/>
            <w:sz w:val="22"/>
            <w:szCs w:val="23"/>
          </w:rPr>
          <w:delText xml:space="preserve"> </w:delText>
        </w:r>
        <w:r w:rsidR="003D6BC7">
          <w:rPr>
            <w:rFonts w:ascii="Times New Roman" w:hint="eastAsia"/>
            <w:sz w:val="22"/>
            <w:szCs w:val="23"/>
          </w:rPr>
          <w:delText>하고</w:delText>
        </w:r>
        <w:r w:rsidR="003D6BC7">
          <w:rPr>
            <w:rFonts w:ascii="Times New Roman" w:hint="eastAsia"/>
            <w:sz w:val="22"/>
            <w:szCs w:val="23"/>
          </w:rPr>
          <w:delText xml:space="preserve">, </w:delText>
        </w:r>
        <w:r w:rsidR="00C21752">
          <w:rPr>
            <w:rFonts w:ascii="Times New Roman" w:hint="eastAsia"/>
            <w:sz w:val="22"/>
            <w:szCs w:val="23"/>
          </w:rPr>
          <w:delText xml:space="preserve">(y) </w:delText>
        </w:r>
        <w:r w:rsidR="00B56DDA">
          <w:rPr>
            <w:rFonts w:ascii="Times New Roman" w:hint="eastAsia"/>
            <w:sz w:val="22"/>
            <w:szCs w:val="23"/>
          </w:rPr>
          <w:delText>해당</w:delText>
        </w:r>
        <w:r w:rsidR="00B56DDA">
          <w:rPr>
            <w:rFonts w:ascii="Times New Roman" w:hint="eastAsia"/>
            <w:sz w:val="22"/>
            <w:szCs w:val="23"/>
          </w:rPr>
          <w:delText xml:space="preserve"> </w:delText>
        </w:r>
        <w:r w:rsidR="00010C35">
          <w:rPr>
            <w:rFonts w:ascii="Times New Roman" w:hint="eastAsia"/>
            <w:sz w:val="22"/>
            <w:szCs w:val="23"/>
          </w:rPr>
          <w:delText>임시</w:delText>
        </w:r>
        <w:r w:rsidR="007D0E19">
          <w:rPr>
            <w:rFonts w:ascii="Times New Roman" w:hint="eastAsia"/>
            <w:sz w:val="22"/>
            <w:szCs w:val="23"/>
          </w:rPr>
          <w:delText>주주총회에서</w:delText>
        </w:r>
        <w:r w:rsidR="00010C35">
          <w:rPr>
            <w:rFonts w:ascii="Times New Roman" w:hint="eastAsia"/>
            <w:sz w:val="22"/>
            <w:szCs w:val="23"/>
          </w:rPr>
          <w:delText>는</w:delText>
        </w:r>
        <w:r w:rsidR="007D0E19">
          <w:rPr>
            <w:rFonts w:ascii="Times New Roman" w:hint="eastAsia"/>
            <w:sz w:val="22"/>
            <w:szCs w:val="23"/>
          </w:rPr>
          <w:delText xml:space="preserve"> </w:delText>
        </w:r>
        <w:r w:rsidR="007D0E19">
          <w:rPr>
            <w:rFonts w:ascii="Times New Roman" w:hint="eastAsia"/>
            <w:sz w:val="22"/>
            <w:szCs w:val="23"/>
          </w:rPr>
          <w:delText>대상주식에</w:delText>
        </w:r>
        <w:r w:rsidR="007D0E19">
          <w:rPr>
            <w:rFonts w:ascii="Times New Roman" w:hint="eastAsia"/>
            <w:sz w:val="22"/>
            <w:szCs w:val="23"/>
          </w:rPr>
          <w:delText xml:space="preserve"> </w:delText>
        </w:r>
        <w:r w:rsidR="007D0E19">
          <w:rPr>
            <w:rFonts w:ascii="Times New Roman" w:hint="eastAsia"/>
            <w:sz w:val="22"/>
            <w:szCs w:val="23"/>
          </w:rPr>
          <w:delText>관한</w:delText>
        </w:r>
        <w:r w:rsidR="007D0E19">
          <w:rPr>
            <w:rFonts w:ascii="Times New Roman" w:hint="eastAsia"/>
            <w:sz w:val="22"/>
            <w:szCs w:val="23"/>
          </w:rPr>
          <w:delText xml:space="preserve"> </w:delText>
        </w:r>
        <w:r w:rsidR="007D0E19">
          <w:rPr>
            <w:rFonts w:ascii="Times New Roman" w:hint="eastAsia"/>
            <w:sz w:val="22"/>
            <w:szCs w:val="23"/>
          </w:rPr>
          <w:delText>매도인들의</w:delText>
        </w:r>
        <w:r w:rsidR="007D0E19">
          <w:rPr>
            <w:rFonts w:ascii="Times New Roman" w:hint="eastAsia"/>
            <w:sz w:val="22"/>
            <w:szCs w:val="23"/>
          </w:rPr>
          <w:delText xml:space="preserve"> </w:delText>
        </w:r>
        <w:r w:rsidR="007D0E19">
          <w:rPr>
            <w:rFonts w:ascii="Times New Roman" w:hint="eastAsia"/>
            <w:sz w:val="22"/>
            <w:szCs w:val="23"/>
          </w:rPr>
          <w:delText>의결권</w:delText>
        </w:r>
        <w:r w:rsidR="007D0E19">
          <w:rPr>
            <w:rFonts w:ascii="Times New Roman" w:hint="eastAsia"/>
            <w:sz w:val="22"/>
            <w:szCs w:val="23"/>
          </w:rPr>
          <w:delText>(</w:delText>
        </w:r>
        <w:r w:rsidR="00FD753D">
          <w:rPr>
            <w:rFonts w:ascii="Times New Roman" w:hint="eastAsia"/>
            <w:sz w:val="22"/>
            <w:szCs w:val="23"/>
          </w:rPr>
          <w:delText>본</w:delText>
        </w:r>
        <w:r w:rsidR="00FD753D">
          <w:rPr>
            <w:rFonts w:ascii="Times New Roman" w:hint="eastAsia"/>
            <w:sz w:val="22"/>
            <w:szCs w:val="23"/>
          </w:rPr>
          <w:delText xml:space="preserve"> </w:delText>
        </w:r>
        <w:r w:rsidR="00FD753D">
          <w:rPr>
            <w:rFonts w:ascii="Times New Roman" w:hint="eastAsia"/>
            <w:sz w:val="22"/>
            <w:szCs w:val="23"/>
          </w:rPr>
          <w:delText>항에</w:delText>
        </w:r>
        <w:r w:rsidR="00FD753D">
          <w:rPr>
            <w:rFonts w:ascii="Times New Roman" w:hint="eastAsia"/>
            <w:sz w:val="22"/>
            <w:szCs w:val="23"/>
          </w:rPr>
          <w:delText xml:space="preserve"> </w:delText>
        </w:r>
        <w:r w:rsidR="00FD753D">
          <w:rPr>
            <w:rFonts w:ascii="Times New Roman" w:hint="eastAsia"/>
            <w:sz w:val="22"/>
            <w:szCs w:val="23"/>
          </w:rPr>
          <w:delText>규정된</w:delText>
        </w:r>
        <w:r w:rsidR="00FD753D">
          <w:rPr>
            <w:rFonts w:ascii="Times New Roman" w:hint="eastAsia"/>
            <w:sz w:val="22"/>
            <w:szCs w:val="23"/>
          </w:rPr>
          <w:delText xml:space="preserve"> </w:delText>
        </w:r>
        <w:r w:rsidR="007D0E19">
          <w:rPr>
            <w:rFonts w:ascii="Times New Roman" w:hint="eastAsia"/>
            <w:sz w:val="22"/>
            <w:szCs w:val="23"/>
          </w:rPr>
          <w:delText>안건에</w:delText>
        </w:r>
        <w:r w:rsidR="007D0E19">
          <w:rPr>
            <w:rFonts w:ascii="Times New Roman" w:hint="eastAsia"/>
            <w:sz w:val="22"/>
            <w:szCs w:val="23"/>
          </w:rPr>
          <w:delText xml:space="preserve"> </w:delText>
        </w:r>
        <w:r w:rsidR="007D0E19">
          <w:rPr>
            <w:rFonts w:ascii="Times New Roman" w:hint="eastAsia"/>
            <w:sz w:val="22"/>
            <w:szCs w:val="23"/>
          </w:rPr>
          <w:delText>대한</w:delText>
        </w:r>
        <w:r w:rsidR="007D0E19">
          <w:rPr>
            <w:rFonts w:ascii="Times New Roman" w:hint="eastAsia"/>
            <w:sz w:val="22"/>
            <w:szCs w:val="23"/>
          </w:rPr>
          <w:delText xml:space="preserve"> </w:delText>
        </w:r>
        <w:r w:rsidR="007D0E19">
          <w:rPr>
            <w:rFonts w:ascii="Times New Roman" w:hint="eastAsia"/>
            <w:sz w:val="22"/>
            <w:szCs w:val="23"/>
          </w:rPr>
          <w:delText>의결권에</w:delText>
        </w:r>
        <w:r w:rsidR="007D0E19">
          <w:rPr>
            <w:rFonts w:ascii="Times New Roman" w:hint="eastAsia"/>
            <w:sz w:val="22"/>
            <w:szCs w:val="23"/>
          </w:rPr>
          <w:delText xml:space="preserve"> </w:delText>
        </w:r>
        <w:r w:rsidR="007D0E19">
          <w:rPr>
            <w:rFonts w:ascii="Times New Roman" w:hint="eastAsia"/>
            <w:sz w:val="22"/>
            <w:szCs w:val="23"/>
          </w:rPr>
          <w:delText>한정함</w:delText>
        </w:r>
        <w:r w:rsidR="007D0E19">
          <w:rPr>
            <w:rFonts w:ascii="Times New Roman" w:hint="eastAsia"/>
            <w:sz w:val="22"/>
            <w:szCs w:val="23"/>
          </w:rPr>
          <w:delText>)</w:delText>
        </w:r>
        <w:r w:rsidR="007D0E19">
          <w:rPr>
            <w:rFonts w:ascii="Times New Roman" w:hint="eastAsia"/>
            <w:sz w:val="22"/>
            <w:szCs w:val="23"/>
          </w:rPr>
          <w:delText>을</w:delText>
        </w:r>
        <w:r w:rsidR="007D0E19">
          <w:rPr>
            <w:rFonts w:ascii="Times New Roman" w:hint="eastAsia"/>
            <w:sz w:val="22"/>
            <w:szCs w:val="23"/>
          </w:rPr>
          <w:delText xml:space="preserve"> </w:delText>
        </w:r>
        <w:r w:rsidR="007D0E19">
          <w:rPr>
            <w:rFonts w:ascii="Times New Roman" w:hint="eastAsia"/>
            <w:sz w:val="22"/>
            <w:szCs w:val="23"/>
          </w:rPr>
          <w:delText>매수인에게</w:delText>
        </w:r>
        <w:r w:rsidR="007D0E19">
          <w:rPr>
            <w:rFonts w:ascii="Times New Roman" w:hint="eastAsia"/>
            <w:sz w:val="22"/>
            <w:szCs w:val="23"/>
          </w:rPr>
          <w:delText xml:space="preserve"> </w:delText>
        </w:r>
        <w:r w:rsidR="007D0E19">
          <w:rPr>
            <w:rFonts w:ascii="Times New Roman" w:hint="eastAsia"/>
            <w:sz w:val="22"/>
            <w:szCs w:val="23"/>
          </w:rPr>
          <w:delText>위임하는</w:delText>
        </w:r>
        <w:r w:rsidR="007D0E19">
          <w:rPr>
            <w:rFonts w:ascii="Times New Roman" w:hint="eastAsia"/>
            <w:sz w:val="22"/>
            <w:szCs w:val="23"/>
          </w:rPr>
          <w:delText xml:space="preserve"> </w:delText>
        </w:r>
        <w:r w:rsidR="007D0E19">
          <w:rPr>
            <w:rFonts w:ascii="Times New Roman" w:hint="eastAsia"/>
            <w:sz w:val="22"/>
            <w:szCs w:val="23"/>
          </w:rPr>
          <w:delText>내용의</w:delText>
        </w:r>
        <w:r w:rsidR="007D0E19">
          <w:rPr>
            <w:rFonts w:ascii="Times New Roman" w:hint="eastAsia"/>
            <w:sz w:val="22"/>
            <w:szCs w:val="23"/>
          </w:rPr>
          <w:delText xml:space="preserve"> </w:delText>
        </w:r>
        <w:r w:rsidR="007D0E19">
          <w:rPr>
            <w:rFonts w:ascii="Times New Roman" w:hint="eastAsia"/>
            <w:sz w:val="22"/>
            <w:szCs w:val="23"/>
          </w:rPr>
          <w:delText>위임장을</w:delText>
        </w:r>
        <w:r w:rsidR="007D0E19">
          <w:rPr>
            <w:rFonts w:ascii="Times New Roman" w:hint="eastAsia"/>
            <w:sz w:val="22"/>
            <w:szCs w:val="23"/>
          </w:rPr>
          <w:delText xml:space="preserve"> </w:delText>
        </w:r>
        <w:r w:rsidR="007D0E19">
          <w:rPr>
            <w:rFonts w:ascii="Times New Roman" w:hint="eastAsia"/>
            <w:sz w:val="22"/>
            <w:szCs w:val="23"/>
          </w:rPr>
          <w:delText>매수인에게</w:delText>
        </w:r>
        <w:r w:rsidR="007D0E19">
          <w:rPr>
            <w:rFonts w:ascii="Times New Roman" w:hint="eastAsia"/>
            <w:sz w:val="22"/>
            <w:szCs w:val="23"/>
          </w:rPr>
          <w:delText xml:space="preserve"> </w:delText>
        </w:r>
        <w:r w:rsidR="007D0E19">
          <w:rPr>
            <w:rFonts w:ascii="Times New Roman" w:hint="eastAsia"/>
            <w:sz w:val="22"/>
            <w:szCs w:val="23"/>
          </w:rPr>
          <w:delText>교부하여야</w:delText>
        </w:r>
        <w:r w:rsidR="007D0E19">
          <w:rPr>
            <w:rFonts w:ascii="Times New Roman" w:hint="eastAsia"/>
            <w:sz w:val="22"/>
            <w:szCs w:val="23"/>
          </w:rPr>
          <w:delText xml:space="preserve"> </w:delText>
        </w:r>
        <w:r w:rsidR="00C21752">
          <w:rPr>
            <w:rFonts w:ascii="Times New Roman" w:hint="eastAsia"/>
            <w:sz w:val="22"/>
            <w:szCs w:val="23"/>
          </w:rPr>
          <w:delText>하며</w:delText>
        </w:r>
        <w:r w:rsidR="00C21752">
          <w:rPr>
            <w:rFonts w:ascii="Times New Roman" w:hint="eastAsia"/>
            <w:sz w:val="22"/>
            <w:szCs w:val="23"/>
          </w:rPr>
          <w:delText xml:space="preserve">, (z) </w:delText>
        </w:r>
        <w:r w:rsidR="00C21752">
          <w:rPr>
            <w:rFonts w:ascii="Times New Roman" w:hint="eastAsia"/>
            <w:sz w:val="22"/>
            <w:szCs w:val="23"/>
          </w:rPr>
          <w:delText>해당</w:delText>
        </w:r>
        <w:r w:rsidR="00C21752">
          <w:rPr>
            <w:rFonts w:ascii="Times New Roman" w:hint="eastAsia"/>
            <w:sz w:val="22"/>
            <w:szCs w:val="23"/>
          </w:rPr>
          <w:delText xml:space="preserve"> </w:delText>
        </w:r>
        <w:r w:rsidR="00C21752">
          <w:rPr>
            <w:rFonts w:ascii="Times New Roman" w:hint="eastAsia"/>
            <w:sz w:val="22"/>
            <w:szCs w:val="23"/>
          </w:rPr>
          <w:delText>임시이사회</w:delText>
        </w:r>
        <w:r w:rsidR="00C21752">
          <w:rPr>
            <w:rFonts w:ascii="Times New Roman"/>
            <w:sz w:val="22"/>
            <w:szCs w:val="23"/>
          </w:rPr>
          <w:delText>에서</w:delText>
        </w:r>
        <w:r w:rsidR="00EA6261">
          <w:rPr>
            <w:rFonts w:ascii="Times New Roman" w:hint="eastAsia"/>
            <w:sz w:val="22"/>
            <w:szCs w:val="23"/>
          </w:rPr>
          <w:delText>는</w:delText>
        </w:r>
        <w:r w:rsidR="00C21752">
          <w:rPr>
            <w:rFonts w:ascii="Times New Roman"/>
            <w:sz w:val="22"/>
            <w:szCs w:val="23"/>
          </w:rPr>
          <w:delText xml:space="preserve"> </w:delText>
        </w:r>
        <w:r w:rsidR="00C21752">
          <w:rPr>
            <w:rFonts w:ascii="Times New Roman" w:hint="eastAsia"/>
            <w:sz w:val="22"/>
            <w:szCs w:val="23"/>
          </w:rPr>
          <w:delText>상정된</w:delText>
        </w:r>
        <w:r w:rsidR="00C21752">
          <w:rPr>
            <w:rFonts w:ascii="Times New Roman"/>
            <w:sz w:val="22"/>
            <w:szCs w:val="23"/>
          </w:rPr>
          <w:delText xml:space="preserve"> </w:delText>
        </w:r>
        <w:r w:rsidR="00C21752">
          <w:rPr>
            <w:rFonts w:ascii="Times New Roman"/>
            <w:sz w:val="22"/>
            <w:szCs w:val="23"/>
          </w:rPr>
          <w:delText>안건이</w:delText>
        </w:r>
        <w:r w:rsidR="00C21752">
          <w:rPr>
            <w:rFonts w:ascii="Times New Roman"/>
            <w:sz w:val="22"/>
            <w:szCs w:val="23"/>
          </w:rPr>
          <w:delText xml:space="preserve"> </w:delText>
        </w:r>
        <w:r w:rsidR="00C21752">
          <w:rPr>
            <w:rFonts w:ascii="Times New Roman"/>
            <w:sz w:val="22"/>
            <w:szCs w:val="23"/>
          </w:rPr>
          <w:delText>모두</w:delText>
        </w:r>
        <w:r w:rsidR="00C21752">
          <w:rPr>
            <w:rFonts w:ascii="Times New Roman"/>
            <w:sz w:val="22"/>
            <w:szCs w:val="23"/>
          </w:rPr>
          <w:delText xml:space="preserve"> </w:delText>
        </w:r>
        <w:r w:rsidR="00C21752">
          <w:rPr>
            <w:rFonts w:ascii="Times New Roman"/>
            <w:sz w:val="22"/>
            <w:szCs w:val="23"/>
          </w:rPr>
          <w:delText>승인될</w:delText>
        </w:r>
        <w:r w:rsidR="00C21752">
          <w:rPr>
            <w:rFonts w:ascii="Times New Roman"/>
            <w:sz w:val="22"/>
            <w:szCs w:val="23"/>
          </w:rPr>
          <w:delText xml:space="preserve"> </w:delText>
        </w:r>
        <w:r w:rsidR="00C21752">
          <w:rPr>
            <w:rFonts w:ascii="Times New Roman"/>
            <w:sz w:val="22"/>
            <w:szCs w:val="23"/>
          </w:rPr>
          <w:delText>수</w:delText>
        </w:r>
        <w:r w:rsidR="00C21752">
          <w:rPr>
            <w:rFonts w:ascii="Times New Roman"/>
            <w:sz w:val="22"/>
            <w:szCs w:val="23"/>
          </w:rPr>
          <w:delText xml:space="preserve"> </w:delText>
        </w:r>
        <w:r w:rsidR="00C21752">
          <w:rPr>
            <w:rFonts w:ascii="Times New Roman"/>
            <w:sz w:val="22"/>
            <w:szCs w:val="23"/>
          </w:rPr>
          <w:delText>있도록</w:delText>
        </w:r>
        <w:r w:rsidR="00C21752">
          <w:rPr>
            <w:rFonts w:ascii="Times New Roman"/>
            <w:sz w:val="22"/>
            <w:szCs w:val="23"/>
          </w:rPr>
          <w:delText xml:space="preserve"> </w:delText>
        </w:r>
        <w:r w:rsidR="00C21752">
          <w:rPr>
            <w:rFonts w:ascii="Times New Roman"/>
            <w:sz w:val="22"/>
            <w:szCs w:val="23"/>
          </w:rPr>
          <w:delText>하여야</w:delText>
        </w:r>
        <w:r w:rsidR="00C21752">
          <w:rPr>
            <w:rFonts w:ascii="Times New Roman"/>
            <w:sz w:val="22"/>
            <w:szCs w:val="23"/>
          </w:rPr>
          <w:delText xml:space="preserve"> </w:delText>
        </w:r>
        <w:r w:rsidR="00C21752">
          <w:rPr>
            <w:rFonts w:ascii="Times New Roman" w:hint="eastAsia"/>
            <w:sz w:val="22"/>
            <w:szCs w:val="23"/>
          </w:rPr>
          <w:delText>한다</w:delText>
        </w:r>
        <w:r w:rsidR="00C21752">
          <w:rPr>
            <w:rFonts w:ascii="Times New Roman" w:hint="eastAsia"/>
            <w:sz w:val="22"/>
            <w:szCs w:val="23"/>
          </w:rPr>
          <w:delText>.</w:delText>
        </w:r>
        <w:r w:rsidR="00F950D6">
          <w:rPr>
            <w:rStyle w:val="af8"/>
            <w:rFonts w:ascii="Times New Roman"/>
            <w:sz w:val="22"/>
            <w:szCs w:val="23"/>
          </w:rPr>
          <w:footnoteReference w:id="10"/>
        </w:r>
      </w:del>
    </w:p>
    <w:p w14:paraId="74901A75" w14:textId="77777777" w:rsidR="00F10A7E" w:rsidRDefault="008D394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필요적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정부인허가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</w:t>
      </w:r>
      <w:r>
        <w:rPr>
          <w:rFonts w:ascii="Times New Roman"/>
          <w:sz w:val="22"/>
          <w:szCs w:val="23"/>
          <w:u w:val="single"/>
        </w:rPr>
        <w:t>3</w:t>
      </w:r>
      <w:r>
        <w:rPr>
          <w:rFonts w:ascii="Times New Roman" w:hint="eastAsia"/>
          <w:sz w:val="22"/>
          <w:szCs w:val="23"/>
          <w:u w:val="single"/>
        </w:rPr>
        <w:t>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승인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거래종결일까지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대상회사등에게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요구되는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정부인허가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받거나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대상회사등으로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proofErr w:type="spellStart"/>
      <w:r>
        <w:rPr>
          <w:rFonts w:ascii="Times New Roman" w:eastAsia="바탕체" w:hint="eastAsia"/>
          <w:sz w:val="22"/>
        </w:rPr>
        <w:t>대상회사등이</w:t>
      </w:r>
      <w:proofErr w:type="spellEnd"/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당사자인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중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본건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거래에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대하여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해당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상대방과의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협의나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상대방에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대한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통지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등을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필요로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하는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 w:hint="eastAsia"/>
          <w:sz w:val="22"/>
        </w:rPr>
        <w:t>이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있는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경우</w:t>
      </w:r>
      <w:r>
        <w:rPr>
          <w:rFonts w:ascii="Times New Roman" w:eastAsia="바탕체" w:hint="eastAsia"/>
          <w:sz w:val="22"/>
        </w:rPr>
        <w:t xml:space="preserve">, </w:t>
      </w:r>
      <w:r>
        <w:rPr>
          <w:rFonts w:ascii="Times New Roman" w:eastAsia="바탕체"/>
          <w:sz w:val="22"/>
        </w:rPr>
        <w:t>거래종결일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전까지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해당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계약에서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정한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바에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/>
          <w:sz w:val="22"/>
        </w:rPr>
        <w:t>따른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협의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및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통지의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의무를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이행</w:t>
      </w:r>
      <w:r>
        <w:rPr>
          <w:rFonts w:ascii="Times New Roman" w:eastAsia="바탕체" w:hint="eastAsia"/>
          <w:sz w:val="22"/>
        </w:rPr>
        <w:t>하거나</w:t>
      </w:r>
      <w:r>
        <w:rPr>
          <w:rFonts w:ascii="Times New Roman" w:eastAsia="바탕체" w:hint="eastAsia"/>
          <w:sz w:val="22"/>
        </w:rPr>
        <w:t xml:space="preserve"> </w:t>
      </w:r>
      <w:proofErr w:type="spellStart"/>
      <w:r>
        <w:rPr>
          <w:rFonts w:ascii="Times New Roman" w:eastAsia="바탕체" w:hint="eastAsia"/>
          <w:sz w:val="22"/>
        </w:rPr>
        <w:t>대상회사등으로</w:t>
      </w:r>
      <w:proofErr w:type="spellEnd"/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하여금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이행하도록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하여야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한다</w:t>
      </w:r>
      <w:r>
        <w:rPr>
          <w:rFonts w:ascii="Times New Roman" w:eastAsia="바탕체"/>
          <w:sz w:val="22"/>
        </w:rPr>
        <w:t>.</w:t>
      </w:r>
      <w:r>
        <w:rPr>
          <w:rFonts w:ascii="Times New Roman" w:eastAsia="바탕체" w:hint="eastAsia"/>
          <w:sz w:val="22"/>
        </w:rPr>
        <w:t xml:space="preserve"> </w:t>
      </w:r>
    </w:p>
    <w:p w14:paraId="5753E9D9" w14:textId="04E628DB" w:rsidR="00F10A7E" w:rsidRDefault="008D394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본건</w:t>
      </w:r>
      <w:r>
        <w:rPr>
          <w:rFonts w:ascii="Times New Roman"/>
          <w:sz w:val="22"/>
          <w:szCs w:val="23"/>
          <w:u w:val="single"/>
        </w:rPr>
        <w:t xml:space="preserve"> </w:t>
      </w:r>
      <w:proofErr w:type="spellStart"/>
      <w:r>
        <w:rPr>
          <w:rFonts w:ascii="Times New Roman" w:hint="eastAsia"/>
          <w:sz w:val="22"/>
          <w:szCs w:val="23"/>
          <w:u w:val="single"/>
        </w:rPr>
        <w:t>재무적투자자의</w:t>
      </w:r>
      <w:proofErr w:type="spellEnd"/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확약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징구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직접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</w:t>
      </w:r>
      <w:r>
        <w:rPr>
          <w:rFonts w:ascii="Times New Roman" w:hint="eastAsia"/>
          <w:sz w:val="22"/>
          <w:szCs w:val="23"/>
        </w:rPr>
        <w:lastRenderedPageBreak/>
        <w:t>여금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재무적투자자로부터</w:t>
      </w:r>
      <w:proofErr w:type="spellEnd"/>
      <w:r>
        <w:rPr>
          <w:rFonts w:ascii="Times New Roman"/>
          <w:sz w:val="22"/>
          <w:szCs w:val="23"/>
        </w:rPr>
        <w:t>,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재무적투자자가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신주거래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동의하고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기존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투자계약에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재무적투자자가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보유하는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동의권</w:t>
      </w:r>
      <w:proofErr w:type="spellEnd"/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우선매</w:t>
      </w:r>
      <w:r>
        <w:rPr>
          <w:rFonts w:ascii="Times New Roman" w:hint="eastAsia"/>
          <w:sz w:val="22"/>
          <w:szCs w:val="23"/>
        </w:rPr>
        <w:t>도</w:t>
      </w:r>
      <w:r>
        <w:rPr>
          <w:rFonts w:ascii="Times New Roman"/>
          <w:sz w:val="22"/>
          <w:szCs w:val="23"/>
        </w:rPr>
        <w:t>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우선매수권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공동매도청구권</w:t>
      </w:r>
      <w:r>
        <w:rPr>
          <w:rFonts w:ascii="Times New Roman" w:hint="eastAsia"/>
          <w:sz w:val="22"/>
          <w:szCs w:val="23"/>
        </w:rPr>
        <w:t xml:space="preserve">(Tag-along Right), </w:t>
      </w:r>
      <w:r>
        <w:rPr>
          <w:rFonts w:ascii="Times New Roman" w:hint="eastAsia"/>
          <w:sz w:val="22"/>
          <w:szCs w:val="23"/>
        </w:rPr>
        <w:t>신주인수권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여하한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포기한다는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확인서를</w:t>
      </w:r>
      <w:r>
        <w:rPr>
          <w:rFonts w:ascii="Times New Roman"/>
          <w:sz w:val="22"/>
          <w:szCs w:val="23"/>
        </w:rPr>
        <w:t xml:space="preserve"> </w:t>
      </w:r>
      <w:del w:id="77" w:author="Yulchon" w:date="2025-06-18T18:37:00Z" w16du:dateUtc="2025-06-18T09:37:00Z">
        <w:r w:rsidR="001C2A31">
          <w:rPr>
            <w:rFonts w:ascii="Times New Roman"/>
            <w:sz w:val="22"/>
            <w:szCs w:val="23"/>
          </w:rPr>
          <w:delText>징구하</w:delText>
        </w:r>
        <w:r w:rsidR="00475222">
          <w:rPr>
            <w:rFonts w:ascii="Times New Roman" w:hint="eastAsia"/>
            <w:sz w:val="22"/>
            <w:szCs w:val="23"/>
          </w:rPr>
          <w:delText>고</w:delText>
        </w:r>
      </w:del>
      <w:proofErr w:type="spellStart"/>
      <w:ins w:id="78" w:author="Yulchon" w:date="2025-06-18T18:37:00Z" w16du:dateUtc="2025-06-18T09:37:00Z">
        <w:r>
          <w:rPr>
            <w:rFonts w:ascii="Times New Roman"/>
            <w:sz w:val="22"/>
            <w:szCs w:val="23"/>
          </w:rPr>
          <w:t>징구하</w:t>
        </w:r>
        <w:r>
          <w:rPr>
            <w:rFonts w:ascii="Times New Roman" w:hint="eastAsia"/>
            <w:sz w:val="22"/>
            <w:szCs w:val="23"/>
          </w:rPr>
          <w:t>도록</w:t>
        </w:r>
        <w:proofErr w:type="spellEnd"/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하고</w:t>
        </w:r>
      </w:ins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del w:id="79" w:author="Yulchon" w:date="2025-06-18T18:37:00Z" w16du:dateUtc="2025-06-18T09:37:00Z">
        <w:r w:rsidR="001C2A31">
          <w:rPr>
            <w:rFonts w:ascii="Times New Roman"/>
            <w:sz w:val="22"/>
            <w:szCs w:val="23"/>
          </w:rPr>
          <w:delText>교부</w:delText>
        </w:r>
        <w:r w:rsidR="002E3748">
          <w:rPr>
            <w:rFonts w:ascii="Times New Roman" w:hint="eastAsia"/>
            <w:sz w:val="22"/>
            <w:szCs w:val="23"/>
          </w:rPr>
          <w:delText>할</w:delText>
        </w:r>
        <w:r w:rsidR="002E3748">
          <w:rPr>
            <w:rFonts w:ascii="Times New Roman" w:hint="eastAsia"/>
            <w:sz w:val="22"/>
            <w:szCs w:val="23"/>
          </w:rPr>
          <w:delText xml:space="preserve"> </w:delText>
        </w:r>
        <w:r w:rsidR="002E3748">
          <w:rPr>
            <w:rFonts w:ascii="Times New Roman" w:hint="eastAsia"/>
            <w:sz w:val="22"/>
            <w:szCs w:val="23"/>
          </w:rPr>
          <w:delText>수</w:delText>
        </w:r>
        <w:r w:rsidR="002E3748">
          <w:rPr>
            <w:rFonts w:ascii="Times New Roman" w:hint="eastAsia"/>
            <w:sz w:val="22"/>
            <w:szCs w:val="23"/>
          </w:rPr>
          <w:delText xml:space="preserve"> </w:delText>
        </w:r>
        <w:r w:rsidR="002E3748">
          <w:rPr>
            <w:rFonts w:ascii="Times New Roman" w:hint="eastAsia"/>
            <w:sz w:val="22"/>
            <w:szCs w:val="23"/>
          </w:rPr>
          <w:delText>있도록</w:delText>
        </w:r>
        <w:r w:rsidR="002E3748">
          <w:rPr>
            <w:rFonts w:ascii="Times New Roman" w:hint="eastAsia"/>
            <w:sz w:val="22"/>
            <w:szCs w:val="23"/>
          </w:rPr>
          <w:delText xml:space="preserve"> </w:delText>
        </w:r>
        <w:r w:rsidR="008B0D8D">
          <w:rPr>
            <w:rFonts w:ascii="Times New Roman" w:hint="eastAsia"/>
            <w:sz w:val="22"/>
            <w:szCs w:val="23"/>
          </w:rPr>
          <w:delText>상업적으로</w:delText>
        </w:r>
        <w:r w:rsidR="008B0D8D">
          <w:rPr>
            <w:rFonts w:ascii="Times New Roman" w:hint="eastAsia"/>
            <w:sz w:val="22"/>
            <w:szCs w:val="23"/>
          </w:rPr>
          <w:delText xml:space="preserve"> </w:delText>
        </w:r>
        <w:r w:rsidR="008B0D8D">
          <w:rPr>
            <w:rFonts w:ascii="Times New Roman" w:hint="eastAsia"/>
            <w:sz w:val="22"/>
            <w:szCs w:val="23"/>
          </w:rPr>
          <w:delText>합리적인</w:delText>
        </w:r>
        <w:r w:rsidR="008B0D8D">
          <w:rPr>
            <w:rFonts w:ascii="Times New Roman" w:hint="eastAsia"/>
            <w:sz w:val="22"/>
            <w:szCs w:val="23"/>
          </w:rPr>
          <w:delText xml:space="preserve"> </w:delText>
        </w:r>
        <w:r w:rsidR="008B0D8D">
          <w:rPr>
            <w:rFonts w:ascii="Times New Roman" w:hint="eastAsia"/>
            <w:sz w:val="22"/>
            <w:szCs w:val="23"/>
          </w:rPr>
          <w:delText>노력</w:delText>
        </w:r>
        <w:r w:rsidR="00105213">
          <w:rPr>
            <w:rFonts w:ascii="Times New Roman" w:hint="eastAsia"/>
            <w:sz w:val="22"/>
            <w:szCs w:val="23"/>
          </w:rPr>
          <w:delText>을</w:delText>
        </w:r>
        <w:r w:rsidR="002E3748">
          <w:rPr>
            <w:rFonts w:ascii="Times New Roman" w:hint="eastAsia"/>
            <w:sz w:val="22"/>
            <w:szCs w:val="23"/>
          </w:rPr>
          <w:delText xml:space="preserve"> </w:delText>
        </w:r>
        <w:r w:rsidR="002E3748">
          <w:rPr>
            <w:rFonts w:ascii="Times New Roman" w:hint="eastAsia"/>
            <w:sz w:val="22"/>
            <w:szCs w:val="23"/>
          </w:rPr>
          <w:delText>다하여야</w:delText>
        </w:r>
      </w:del>
      <w:ins w:id="80" w:author="Yulchon" w:date="2025-06-18T18:37:00Z" w16du:dateUtc="2025-06-18T09:37:00Z">
        <w:r>
          <w:rPr>
            <w:rFonts w:ascii="Times New Roman"/>
            <w:sz w:val="22"/>
            <w:szCs w:val="23"/>
          </w:rPr>
          <w:t>교부</w:t>
        </w:r>
        <w:r>
          <w:rPr>
            <w:rFonts w:ascii="Times New Roman" w:hint="eastAsia"/>
            <w:sz w:val="22"/>
            <w:szCs w:val="23"/>
          </w:rPr>
          <w:t>하여야</w:t>
        </w:r>
      </w:ins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[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재무적투자자가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우선주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주식매매계약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보통주</w:t>
      </w:r>
      <w:proofErr w:type="spellEnd"/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기관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주식매매계약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당사자로서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항의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전제로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체결하고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거래종결된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예외로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 w:hint="eastAsia"/>
          <w:sz w:val="22"/>
          <w:szCs w:val="23"/>
        </w:rPr>
        <w:t>]</w:t>
      </w:r>
    </w:p>
    <w:p w14:paraId="493F00AC" w14:textId="77777777" w:rsidR="00F10A7E" w:rsidRDefault="008D394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기존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투자계약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종료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직접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재무적투자자와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수정된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부속합의서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일체를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해제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proofErr w:type="spellStart"/>
      <w:r>
        <w:rPr>
          <w:rFonts w:ascii="Times New Roman" w:hint="eastAsia"/>
          <w:sz w:val="22"/>
          <w:szCs w:val="23"/>
        </w:rPr>
        <w:t>대상회사등이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채무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책임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</w:p>
    <w:p w14:paraId="1109B455" w14:textId="0CBA1415" w:rsidR="00F10A7E" w:rsidRDefault="008D394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직무발명보상금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포기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확약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6.1(9</w:t>
      </w:r>
      <w:ins w:id="81" w:author="Yulchon" w:date="2025-06-18T18:37:00Z" w16du:dateUtc="2025-06-18T09:37:00Z">
        <w:r>
          <w:rPr>
            <w:rFonts w:ascii="Times New Roman" w:hint="eastAsia"/>
            <w:b/>
            <w:bCs/>
            <w:sz w:val="22"/>
            <w:szCs w:val="23"/>
            <w:u w:val="single"/>
          </w:rPr>
          <w:t>)</w:t>
        </w:r>
        <w:r>
          <w:rPr>
            <w:rFonts w:ascii="Times New Roman"/>
            <w:b/>
            <w:bCs/>
            <w:sz w:val="22"/>
            <w:szCs w:val="23"/>
            <w:u w:val="single"/>
          </w:rPr>
          <w:t>(</w:t>
        </w:r>
        <w:proofErr w:type="spellStart"/>
        <w:r>
          <w:rPr>
            <w:rFonts w:ascii="Times New Roman"/>
            <w:b/>
            <w:bCs/>
            <w:sz w:val="22"/>
            <w:szCs w:val="23"/>
            <w:u w:val="single"/>
          </w:rPr>
          <w:t>i</w:t>
        </w:r>
      </w:ins>
      <w:proofErr w:type="spellEnd"/>
      <w:r>
        <w:rPr>
          <w:rFonts w:ascii="Times New Roman"/>
          <w:b/>
          <w:bCs/>
          <w:sz w:val="22"/>
          <w:szCs w:val="23"/>
          <w:u w:val="single"/>
        </w:rPr>
        <w:t>)</w:t>
      </w:r>
      <w:proofErr w:type="spellStart"/>
      <w:r>
        <w:rPr>
          <w:rFonts w:ascii="Times New Roman" w:hint="eastAsia"/>
          <w:sz w:val="22"/>
          <w:szCs w:val="23"/>
        </w:rPr>
        <w:t>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발명자로부터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직무발명보상금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지급청구권을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확정적으로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포기한다는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del w:id="82" w:author="Yulchon" w:date="2025-06-18T18:37:00Z" w16du:dateUtc="2025-06-18T09:37:00Z">
        <w:r w:rsidR="00E042C0" w:rsidRPr="00520B42">
          <w:rPr>
            <w:rFonts w:ascii="Times New Roman" w:hint="eastAsia"/>
            <w:sz w:val="22"/>
            <w:szCs w:val="23"/>
          </w:rPr>
          <w:delText>확</w:delText>
        </w:r>
        <w:r w:rsidR="00C23CF8">
          <w:rPr>
            <w:rFonts w:ascii="Times New Roman" w:hint="eastAsia"/>
            <w:sz w:val="22"/>
            <w:szCs w:val="23"/>
          </w:rPr>
          <w:delText>약서</w:delText>
        </w:r>
        <w:r w:rsidR="00E042C0" w:rsidRPr="00520B42">
          <w:rPr>
            <w:rFonts w:ascii="Times New Roman" w:hint="eastAsia"/>
            <w:sz w:val="22"/>
            <w:szCs w:val="23"/>
          </w:rPr>
          <w:delText>를</w:delText>
        </w:r>
      </w:del>
      <w:ins w:id="83" w:author="Yulchon" w:date="2025-06-18T18:37:00Z" w16du:dateUtc="2025-06-18T09:37:00Z">
        <w:r w:rsidRPr="00C006CE">
          <w:rPr>
            <w:rFonts w:ascii="Times New Roman" w:hint="eastAsia"/>
            <w:b/>
            <w:sz w:val="22"/>
            <w:szCs w:val="23"/>
            <w:u w:val="single"/>
          </w:rPr>
          <w:t>별지</w:t>
        </w:r>
        <w:r w:rsidRPr="00C006CE">
          <w:rPr>
            <w:rFonts w:ascii="Times New Roman"/>
            <w:b/>
            <w:sz w:val="22"/>
            <w:szCs w:val="23"/>
            <w:u w:val="single"/>
          </w:rPr>
          <w:t xml:space="preserve"> 6.1(9)(ii)</w:t>
        </w:r>
        <w:r>
          <w:rPr>
            <w:rFonts w:ascii="Times New Roman"/>
            <w:sz w:val="22"/>
            <w:szCs w:val="23"/>
          </w:rPr>
          <w:t xml:space="preserve"> </w:t>
        </w:r>
        <w:proofErr w:type="spellStart"/>
        <w:r>
          <w:rPr>
            <w:rFonts w:ascii="Times New Roman" w:hint="eastAsia"/>
            <w:sz w:val="22"/>
            <w:szCs w:val="23"/>
          </w:rPr>
          <w:t>양식의확약서를</w:t>
        </w:r>
      </w:ins>
      <w:proofErr w:type="spellEnd"/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징구하도록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확약서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 xml:space="preserve">. </w:t>
      </w:r>
    </w:p>
    <w:p w14:paraId="3C57DF4B" w14:textId="2805DEE1" w:rsidR="00F10A7E" w:rsidRDefault="008D394E" w:rsidP="00C006C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ins w:id="84" w:author="Yulchon" w:date="2025-06-18T18:37:00Z" w16du:dateUtc="2025-06-18T09:37:00Z"/>
          <w:rFonts w:ascii="Times New Roman"/>
          <w:sz w:val="22"/>
          <w:szCs w:val="23"/>
        </w:rPr>
      </w:pPr>
      <w:ins w:id="85" w:author="Yulchon" w:date="2025-06-18T18:37:00Z" w16du:dateUtc="2025-06-18T09:37:00Z">
        <w:r>
          <w:rPr>
            <w:rFonts w:ascii="Times New Roman" w:hint="eastAsia"/>
            <w:sz w:val="22"/>
            <w:szCs w:val="23"/>
            <w:u w:val="single"/>
          </w:rPr>
          <w:t>외국환신고</w:t>
        </w:r>
        <w:r>
          <w:rPr>
            <w:rFonts w:ascii="Times New Roman"/>
            <w:sz w:val="22"/>
            <w:szCs w:val="23"/>
            <w:u w:val="single"/>
          </w:rPr>
          <w:t xml:space="preserve"> </w:t>
        </w:r>
        <w:r>
          <w:rPr>
            <w:rFonts w:ascii="Times New Roman" w:hint="eastAsia"/>
            <w:sz w:val="22"/>
            <w:szCs w:val="23"/>
            <w:u w:val="single"/>
          </w:rPr>
          <w:t>등의</w:t>
        </w:r>
        <w:r>
          <w:rPr>
            <w:rFonts w:ascii="Times New Roman" w:hint="eastAsia"/>
            <w:sz w:val="22"/>
            <w:szCs w:val="23"/>
            <w:u w:val="single"/>
          </w:rPr>
          <w:t xml:space="preserve"> </w:t>
        </w:r>
        <w:r>
          <w:rPr>
            <w:rFonts w:ascii="Times New Roman" w:hint="eastAsia"/>
            <w:sz w:val="22"/>
            <w:szCs w:val="23"/>
            <w:u w:val="single"/>
          </w:rPr>
          <w:t>이행</w:t>
        </w:r>
        <w:r>
          <w:rPr>
            <w:rFonts w:ascii="Times New Roman" w:hint="eastAsia"/>
            <w:sz w:val="22"/>
            <w:szCs w:val="23"/>
            <w:u w:val="single"/>
          </w:rPr>
          <w:t>.</w:t>
        </w:r>
        <w:r w:rsidRPr="00C006CE">
          <w:rPr>
            <w:rFonts w:ascii="Times New Roman"/>
            <w:sz w:val="22"/>
            <w:szCs w:val="23"/>
          </w:rPr>
          <w:t xml:space="preserve">  </w:t>
        </w:r>
        <w:r>
          <w:rPr>
            <w:rFonts w:ascii="Times New Roman" w:hint="eastAsia"/>
            <w:sz w:val="22"/>
            <w:szCs w:val="23"/>
          </w:rPr>
          <w:t>대표매도인들</w:t>
        </w:r>
        <w:r>
          <w:rPr>
            <w:rFonts w:ascii="Times New Roman" w:hint="eastAsia"/>
            <w:sz w:val="22"/>
            <w:szCs w:val="23"/>
          </w:rPr>
          <w:t xml:space="preserve">, </w:t>
        </w:r>
        <w:r>
          <w:rPr>
            <w:rFonts w:ascii="Times New Roman" w:hint="eastAsia"/>
            <w:sz w:val="22"/>
            <w:szCs w:val="23"/>
          </w:rPr>
          <w:t>기타대표매도인들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및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매도인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Steve Im</w:t>
        </w:r>
        <w:r>
          <w:rPr>
            <w:rFonts w:ascii="Times New Roman" w:hint="eastAsia"/>
            <w:sz w:val="22"/>
            <w:szCs w:val="23"/>
          </w:rPr>
          <w:t>은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대표매도인</w:t>
        </w:r>
        <w:r>
          <w:rPr>
            <w:rFonts w:ascii="Times New Roman" w:hint="eastAsia"/>
            <w:sz w:val="22"/>
            <w:szCs w:val="23"/>
          </w:rPr>
          <w:t>1</w:t>
        </w:r>
        <w:r>
          <w:rPr>
            <w:rFonts w:ascii="Times New Roman" w:hint="eastAsia"/>
            <w:sz w:val="22"/>
            <w:szCs w:val="23"/>
          </w:rPr>
          <w:t>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대표매도인</w:t>
        </w:r>
        <w:r>
          <w:rPr>
            <w:rFonts w:ascii="Times New Roman" w:hint="eastAsia"/>
            <w:sz w:val="22"/>
            <w:szCs w:val="23"/>
          </w:rPr>
          <w:t xml:space="preserve">2, </w:t>
        </w:r>
        <w:r>
          <w:rPr>
            <w:rFonts w:ascii="Times New Roman" w:hint="eastAsia"/>
            <w:sz w:val="22"/>
            <w:szCs w:val="23"/>
          </w:rPr>
          <w:t>기타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대표매도인들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및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매도인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Steve Im</w:t>
        </w:r>
        <w:r>
          <w:rPr>
            <w:rFonts w:ascii="Times New Roman" w:hint="eastAsia"/>
            <w:sz w:val="22"/>
            <w:szCs w:val="23"/>
          </w:rPr>
          <w:t>에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대한</w:t>
        </w:r>
        <w:r>
          <w:rPr>
            <w:rFonts w:ascii="Times New Roman" w:hint="eastAsia"/>
            <w:sz w:val="22"/>
            <w:szCs w:val="23"/>
          </w:rPr>
          <w:t xml:space="preserve"> </w:t>
        </w:r>
        <w:r w:rsidR="002A54AE">
          <w:rPr>
            <w:rFonts w:ascii="Times New Roman" w:hint="eastAsia"/>
            <w:sz w:val="22"/>
            <w:szCs w:val="23"/>
          </w:rPr>
          <w:t>대상회사</w:t>
        </w:r>
        <w:r w:rsidR="002A54AE">
          <w:rPr>
            <w:rFonts w:ascii="Times New Roman" w:hint="eastAsia"/>
            <w:sz w:val="22"/>
            <w:szCs w:val="23"/>
          </w:rPr>
          <w:t xml:space="preserve"> </w:t>
        </w:r>
        <w:r w:rsidR="002A54AE">
          <w:rPr>
            <w:rFonts w:ascii="Times New Roman" w:hint="eastAsia"/>
            <w:sz w:val="22"/>
            <w:szCs w:val="23"/>
          </w:rPr>
          <w:t>발행주식</w:t>
        </w:r>
        <w:r>
          <w:rPr>
            <w:rFonts w:ascii="Times New Roman" w:hint="eastAsia"/>
            <w:sz w:val="22"/>
            <w:szCs w:val="23"/>
          </w:rPr>
          <w:t>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증여</w:t>
        </w:r>
        <w:r w:rsidR="002A54AE">
          <w:rPr>
            <w:rFonts w:ascii="Times New Roman" w:hint="eastAsia"/>
            <w:sz w:val="22"/>
            <w:szCs w:val="23"/>
          </w:rPr>
          <w:t>와</w:t>
        </w:r>
        <w:r w:rsidR="002A54AE">
          <w:rPr>
            <w:rFonts w:ascii="Times New Roman" w:hint="eastAsia"/>
            <w:sz w:val="22"/>
            <w:szCs w:val="23"/>
          </w:rPr>
          <w:t xml:space="preserve"> </w:t>
        </w:r>
        <w:r w:rsidR="002A54AE">
          <w:rPr>
            <w:rFonts w:ascii="Times New Roman" w:hint="eastAsia"/>
            <w:sz w:val="22"/>
            <w:szCs w:val="23"/>
          </w:rPr>
          <w:t>관련하여</w:t>
        </w:r>
        <w:r w:rsidR="002A54AE">
          <w:rPr>
            <w:rFonts w:ascii="Times New Roman" w:hint="eastAsia"/>
            <w:sz w:val="22"/>
            <w:szCs w:val="23"/>
          </w:rPr>
          <w:t>,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외국환거래법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등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관련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법령상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요구되는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외국환신고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등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일체의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절차를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모두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완료하고</w:t>
        </w:r>
        <w:r>
          <w:rPr>
            <w:rFonts w:ascii="Times New Roman" w:hint="eastAsia"/>
            <w:sz w:val="22"/>
            <w:szCs w:val="23"/>
          </w:rPr>
          <w:t xml:space="preserve">, </w:t>
        </w:r>
        <w:r>
          <w:rPr>
            <w:rFonts w:ascii="Times New Roman" w:hint="eastAsia"/>
            <w:sz w:val="22"/>
            <w:szCs w:val="23"/>
          </w:rPr>
          <w:t>해당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절차를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완료하였음을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증명할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있는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서류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사본을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매수인에게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제출하여야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한다</w:t>
        </w:r>
        <w:r>
          <w:rPr>
            <w:rFonts w:ascii="Times New Roman" w:hint="eastAsia"/>
            <w:sz w:val="22"/>
            <w:szCs w:val="23"/>
          </w:rPr>
          <w:t>.</w:t>
        </w:r>
      </w:ins>
    </w:p>
    <w:p w14:paraId="299EDB5D" w14:textId="77777777" w:rsidR="00F10A7E" w:rsidRDefault="008D394E">
      <w:pPr>
        <w:numPr>
          <w:ilvl w:val="0"/>
          <w:numId w:val="28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이후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확약</w:t>
      </w:r>
      <w:r>
        <w:rPr>
          <w:rFonts w:ascii="Times New Roman"/>
          <w:sz w:val="22"/>
          <w:szCs w:val="23"/>
          <w:u w:val="single"/>
        </w:rPr>
        <w:t>.</w:t>
      </w:r>
    </w:p>
    <w:p w14:paraId="59A117C9" w14:textId="77777777" w:rsidR="00E515C6" w:rsidRPr="00E515C6" w:rsidRDefault="0052577D" w:rsidP="00ED3365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del w:id="86" w:author="Yulchon" w:date="2025-06-18T18:37:00Z" w16du:dateUtc="2025-06-18T09:37:00Z"/>
          <w:rFonts w:ascii="Times New Roman"/>
          <w:sz w:val="22"/>
          <w:szCs w:val="22"/>
        </w:rPr>
      </w:pPr>
      <w:bookmarkStart w:id="87" w:name="_Toc497385804"/>
      <w:del w:id="88" w:author="Yulchon" w:date="2025-06-18T18:37:00Z" w16du:dateUtc="2025-06-18T09:37:00Z">
        <w:r w:rsidRPr="00ED3365">
          <w:rPr>
            <w:rFonts w:ascii="Times New Roman" w:hint="eastAsia"/>
            <w:sz w:val="22"/>
            <w:szCs w:val="22"/>
            <w:u w:val="single"/>
          </w:rPr>
          <w:delText>주주명부</w:delText>
        </w:r>
        <w:r w:rsidRPr="00ED3365">
          <w:rPr>
            <w:rFonts w:ascii="Times New Roman"/>
            <w:sz w:val="22"/>
            <w:szCs w:val="22"/>
            <w:u w:val="single"/>
          </w:rPr>
          <w:delText xml:space="preserve"> </w:delText>
        </w:r>
        <w:r w:rsidRPr="00ED3365">
          <w:rPr>
            <w:rFonts w:ascii="Times New Roman" w:hint="eastAsia"/>
            <w:sz w:val="22"/>
            <w:szCs w:val="22"/>
            <w:u w:val="single"/>
          </w:rPr>
          <w:delText>사본</w:delText>
        </w:r>
        <w:r w:rsidRPr="00ED3365">
          <w:rPr>
            <w:rFonts w:ascii="Times New Roman"/>
            <w:sz w:val="22"/>
            <w:szCs w:val="22"/>
            <w:u w:val="single"/>
          </w:rPr>
          <w:delText xml:space="preserve"> </w:delText>
        </w:r>
        <w:r w:rsidRPr="00ED3365">
          <w:rPr>
            <w:rFonts w:ascii="Times New Roman" w:hint="eastAsia"/>
            <w:sz w:val="22"/>
            <w:szCs w:val="22"/>
            <w:u w:val="single"/>
          </w:rPr>
          <w:delText>교부</w:delText>
        </w:r>
        <w:r w:rsidRPr="00ED3365">
          <w:rPr>
            <w:rFonts w:ascii="Times New Roman"/>
            <w:sz w:val="22"/>
            <w:szCs w:val="22"/>
            <w:u w:val="single"/>
          </w:rPr>
          <w:delText>.</w:delText>
        </w:r>
        <w:r w:rsidR="00E515C6" w:rsidRPr="00E515C6">
          <w:rPr>
            <w:rFonts w:ascii="Times New Roman" w:hint="eastAsia"/>
            <w:sz w:val="22"/>
            <w:szCs w:val="22"/>
          </w:rPr>
          <w:delText xml:space="preserve">  </w:delText>
        </w:r>
        <w:r w:rsidR="00120230">
          <w:rPr>
            <w:rFonts w:ascii="Times New Roman" w:hint="eastAsia"/>
            <w:sz w:val="22"/>
            <w:szCs w:val="22"/>
          </w:rPr>
          <w:delText>매도인들은</w:delText>
        </w:r>
        <w:r w:rsidR="00120230">
          <w:rPr>
            <w:rFonts w:ascii="Times New Roman" w:hint="eastAsia"/>
            <w:sz w:val="22"/>
            <w:szCs w:val="22"/>
          </w:rPr>
          <w:delText xml:space="preserve"> </w:delText>
        </w:r>
        <w:r w:rsidR="00120230">
          <w:rPr>
            <w:rFonts w:ascii="Times New Roman" w:hint="eastAsia"/>
            <w:sz w:val="22"/>
            <w:szCs w:val="22"/>
          </w:rPr>
          <w:delText>거래종결일로부터</w:delText>
        </w:r>
        <w:r w:rsidR="00120230">
          <w:rPr>
            <w:rFonts w:ascii="Times New Roman" w:hint="eastAsia"/>
            <w:sz w:val="22"/>
            <w:szCs w:val="22"/>
          </w:rPr>
          <w:delText xml:space="preserve"> 3 </w:delText>
        </w:r>
        <w:r w:rsidR="00120230">
          <w:rPr>
            <w:rFonts w:ascii="Times New Roman" w:hint="eastAsia"/>
            <w:sz w:val="22"/>
            <w:szCs w:val="22"/>
          </w:rPr>
          <w:delText>영업일</w:delText>
        </w:r>
        <w:r w:rsidR="00120230">
          <w:rPr>
            <w:rFonts w:ascii="Times New Roman" w:hint="eastAsia"/>
            <w:sz w:val="22"/>
            <w:szCs w:val="22"/>
          </w:rPr>
          <w:delText xml:space="preserve"> </w:delText>
        </w:r>
        <w:r w:rsidR="00120230">
          <w:rPr>
            <w:rFonts w:ascii="Times New Roman" w:hint="eastAsia"/>
            <w:sz w:val="22"/>
            <w:szCs w:val="22"/>
          </w:rPr>
          <w:delText>이내에</w:delText>
        </w:r>
        <w:r w:rsidR="00120230">
          <w:rPr>
            <w:rFonts w:ascii="Times New Roman" w:hint="eastAsia"/>
            <w:sz w:val="22"/>
            <w:szCs w:val="22"/>
          </w:rPr>
          <w:delText xml:space="preserve"> </w:delText>
        </w:r>
        <w:r w:rsidR="00E515C6" w:rsidRPr="00E515C6">
          <w:rPr>
            <w:rFonts w:ascii="Times New Roman" w:hint="eastAsia"/>
            <w:sz w:val="22"/>
            <w:szCs w:val="22"/>
          </w:rPr>
          <w:delText>매수인이</w:delText>
        </w:r>
        <w:r w:rsidR="00E515C6" w:rsidRPr="00E515C6">
          <w:rPr>
            <w:rFonts w:ascii="Times New Roman" w:hint="eastAsia"/>
            <w:sz w:val="22"/>
            <w:szCs w:val="22"/>
          </w:rPr>
          <w:delText xml:space="preserve"> </w:delText>
        </w:r>
        <w:r w:rsidR="00E515C6" w:rsidRPr="00E515C6">
          <w:rPr>
            <w:rFonts w:ascii="Times New Roman" w:hint="eastAsia"/>
            <w:sz w:val="22"/>
            <w:szCs w:val="22"/>
          </w:rPr>
          <w:delText>본건</w:delText>
        </w:r>
        <w:r w:rsidR="00E515C6" w:rsidRPr="00E515C6">
          <w:rPr>
            <w:rFonts w:ascii="Times New Roman" w:hint="eastAsia"/>
            <w:sz w:val="22"/>
            <w:szCs w:val="22"/>
          </w:rPr>
          <w:delText xml:space="preserve"> </w:delText>
        </w:r>
        <w:r w:rsidR="00E515C6" w:rsidRPr="00E515C6">
          <w:rPr>
            <w:rFonts w:ascii="Times New Roman" w:hint="eastAsia"/>
            <w:sz w:val="22"/>
            <w:szCs w:val="22"/>
          </w:rPr>
          <w:delText>거래에</w:delText>
        </w:r>
        <w:r w:rsidR="00E515C6" w:rsidRPr="00E515C6">
          <w:rPr>
            <w:rFonts w:ascii="Times New Roman" w:hint="eastAsia"/>
            <w:sz w:val="22"/>
            <w:szCs w:val="22"/>
          </w:rPr>
          <w:delText xml:space="preserve"> </w:delText>
        </w:r>
        <w:r w:rsidR="00E515C6" w:rsidRPr="00E515C6">
          <w:rPr>
            <w:rFonts w:ascii="Times New Roman" w:hint="eastAsia"/>
            <w:sz w:val="22"/>
            <w:szCs w:val="22"/>
          </w:rPr>
          <w:delText>부합하는</w:delText>
        </w:r>
        <w:r w:rsidR="00E515C6" w:rsidRPr="00E515C6">
          <w:rPr>
            <w:rFonts w:ascii="Times New Roman" w:hint="eastAsia"/>
            <w:sz w:val="22"/>
            <w:szCs w:val="22"/>
          </w:rPr>
          <w:delText xml:space="preserve"> </w:delText>
        </w:r>
        <w:r w:rsidR="00E515C6" w:rsidRPr="00E515C6">
          <w:rPr>
            <w:rFonts w:ascii="Times New Roman" w:hint="eastAsia"/>
            <w:sz w:val="22"/>
            <w:szCs w:val="22"/>
          </w:rPr>
          <w:delText>내용으로</w:delText>
        </w:r>
        <w:r w:rsidR="00E515C6" w:rsidRPr="00E515C6">
          <w:rPr>
            <w:rFonts w:ascii="Times New Roman" w:hint="eastAsia"/>
            <w:sz w:val="22"/>
            <w:szCs w:val="22"/>
          </w:rPr>
          <w:delText xml:space="preserve"> </w:delText>
        </w:r>
        <w:r w:rsidR="00E515C6" w:rsidRPr="00E515C6">
          <w:rPr>
            <w:rFonts w:ascii="Times New Roman" w:hint="eastAsia"/>
            <w:sz w:val="22"/>
            <w:szCs w:val="22"/>
          </w:rPr>
          <w:delText>대상회사의</w:delText>
        </w:r>
        <w:r w:rsidR="00E515C6" w:rsidRPr="00E515C6">
          <w:rPr>
            <w:rFonts w:ascii="Times New Roman" w:hint="eastAsia"/>
            <w:sz w:val="22"/>
            <w:szCs w:val="22"/>
          </w:rPr>
          <w:delText xml:space="preserve"> </w:delText>
        </w:r>
        <w:r w:rsidR="00E515C6" w:rsidRPr="00E515C6">
          <w:rPr>
            <w:rFonts w:ascii="Times New Roman" w:hint="eastAsia"/>
            <w:sz w:val="22"/>
            <w:szCs w:val="22"/>
          </w:rPr>
          <w:delText>주주로</w:delText>
        </w:r>
        <w:r w:rsidR="00E515C6" w:rsidRPr="00E515C6">
          <w:rPr>
            <w:rFonts w:ascii="Times New Roman" w:hint="eastAsia"/>
            <w:sz w:val="22"/>
            <w:szCs w:val="22"/>
          </w:rPr>
          <w:delText xml:space="preserve"> </w:delText>
        </w:r>
        <w:r w:rsidR="00E515C6" w:rsidRPr="00E515C6">
          <w:rPr>
            <w:rFonts w:ascii="Times New Roman" w:hint="eastAsia"/>
            <w:sz w:val="22"/>
            <w:szCs w:val="22"/>
          </w:rPr>
          <w:delText>등재된</w:delText>
        </w:r>
        <w:r w:rsidR="00E515C6" w:rsidRPr="00E515C6">
          <w:rPr>
            <w:rFonts w:ascii="Times New Roman" w:hint="eastAsia"/>
            <w:sz w:val="22"/>
            <w:szCs w:val="22"/>
          </w:rPr>
          <w:delText xml:space="preserve"> </w:delText>
        </w:r>
        <w:r w:rsidR="00E515C6" w:rsidRPr="00E515C6">
          <w:rPr>
            <w:rFonts w:ascii="Times New Roman" w:hint="eastAsia"/>
            <w:sz w:val="22"/>
            <w:szCs w:val="22"/>
          </w:rPr>
          <w:delText>대상회사의</w:delText>
        </w:r>
        <w:r w:rsidR="00E515C6" w:rsidRPr="00E515C6">
          <w:rPr>
            <w:rFonts w:ascii="Times New Roman" w:hint="eastAsia"/>
            <w:sz w:val="22"/>
            <w:szCs w:val="22"/>
          </w:rPr>
          <w:delText xml:space="preserve"> </w:delText>
        </w:r>
        <w:r w:rsidR="00E515C6" w:rsidRPr="00E515C6">
          <w:rPr>
            <w:rFonts w:ascii="Times New Roman" w:hint="eastAsia"/>
            <w:sz w:val="22"/>
            <w:szCs w:val="22"/>
          </w:rPr>
          <w:delText>주주명부</w:delText>
        </w:r>
        <w:r w:rsidR="00E515C6" w:rsidRPr="00E515C6">
          <w:rPr>
            <w:rFonts w:ascii="Times New Roman" w:hint="eastAsia"/>
            <w:sz w:val="22"/>
            <w:szCs w:val="22"/>
          </w:rPr>
          <w:delText xml:space="preserve"> </w:delText>
        </w:r>
        <w:r w:rsidR="00E515C6" w:rsidRPr="00E515C6">
          <w:rPr>
            <w:rFonts w:ascii="Times New Roman" w:hint="eastAsia"/>
            <w:sz w:val="22"/>
            <w:szCs w:val="22"/>
          </w:rPr>
          <w:delText>사본</w:delText>
        </w:r>
        <w:r w:rsidR="00E515C6" w:rsidRPr="00E515C6">
          <w:rPr>
            <w:rFonts w:ascii="Times New Roman" w:hint="eastAsia"/>
            <w:sz w:val="22"/>
            <w:szCs w:val="22"/>
          </w:rPr>
          <w:delText>(</w:delText>
        </w:r>
        <w:r w:rsidR="00E515C6" w:rsidRPr="00E515C6">
          <w:rPr>
            <w:rFonts w:ascii="Times New Roman" w:hint="eastAsia"/>
            <w:sz w:val="22"/>
            <w:szCs w:val="22"/>
          </w:rPr>
          <w:delText>원본대조필</w:delText>
        </w:r>
        <w:r w:rsidR="00E515C6" w:rsidRPr="00E515C6">
          <w:rPr>
            <w:rFonts w:ascii="Times New Roman" w:hint="eastAsia"/>
            <w:sz w:val="22"/>
            <w:szCs w:val="22"/>
          </w:rPr>
          <w:delText>)</w:delText>
        </w:r>
        <w:r w:rsidR="00A46154">
          <w:rPr>
            <w:rFonts w:ascii="Times New Roman" w:hint="eastAsia"/>
            <w:sz w:val="22"/>
            <w:szCs w:val="22"/>
          </w:rPr>
          <w:delText>을</w:delText>
        </w:r>
        <w:r w:rsidR="00A46154">
          <w:rPr>
            <w:rFonts w:ascii="Times New Roman" w:hint="eastAsia"/>
            <w:sz w:val="22"/>
            <w:szCs w:val="22"/>
          </w:rPr>
          <w:delText xml:space="preserve"> </w:delText>
        </w:r>
        <w:r w:rsidR="00A46154">
          <w:rPr>
            <w:rFonts w:ascii="Times New Roman" w:hint="eastAsia"/>
            <w:sz w:val="22"/>
            <w:szCs w:val="22"/>
          </w:rPr>
          <w:delText>매수인에게</w:delText>
        </w:r>
        <w:r w:rsidR="00A46154">
          <w:rPr>
            <w:rFonts w:ascii="Times New Roman" w:hint="eastAsia"/>
            <w:sz w:val="22"/>
            <w:szCs w:val="22"/>
          </w:rPr>
          <w:delText xml:space="preserve"> </w:delText>
        </w:r>
        <w:r w:rsidR="00A46154">
          <w:rPr>
            <w:rFonts w:ascii="Times New Roman" w:hint="eastAsia"/>
            <w:sz w:val="22"/>
            <w:szCs w:val="22"/>
          </w:rPr>
          <w:delText>교부하여야</w:delText>
        </w:r>
        <w:r w:rsidR="00A46154">
          <w:rPr>
            <w:rFonts w:ascii="Times New Roman" w:hint="eastAsia"/>
            <w:sz w:val="22"/>
            <w:szCs w:val="22"/>
          </w:rPr>
          <w:delText xml:space="preserve"> </w:delText>
        </w:r>
        <w:r w:rsidR="00A46154">
          <w:rPr>
            <w:rFonts w:ascii="Times New Roman" w:hint="eastAsia"/>
            <w:sz w:val="22"/>
            <w:szCs w:val="22"/>
          </w:rPr>
          <w:delText>한다</w:delText>
        </w:r>
        <w:r w:rsidR="00A46154">
          <w:rPr>
            <w:rFonts w:ascii="Times New Roman" w:hint="eastAsia"/>
            <w:sz w:val="22"/>
            <w:szCs w:val="22"/>
          </w:rPr>
          <w:delText>.</w:delText>
        </w:r>
      </w:del>
    </w:p>
    <w:p w14:paraId="43141DDD" w14:textId="77777777" w:rsidR="00F10A7E" w:rsidRDefault="008D394E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u w:val="single"/>
        </w:rPr>
        <w:lastRenderedPageBreak/>
        <w:t>본건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제반거래계약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이행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협조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비롯한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제반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추가로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필요한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발견된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협조를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요청할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신의와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성실의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원칙에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합리적으로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응하여야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</w:p>
    <w:p w14:paraId="75CA8997" w14:textId="40956BD1" w:rsidR="00F10A7E" w:rsidRDefault="008D394E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 xml:space="preserve">PMI </w:t>
      </w:r>
      <w:r>
        <w:rPr>
          <w:rFonts w:ascii="Times New Roman" w:hint="eastAsia"/>
          <w:sz w:val="22"/>
          <w:szCs w:val="22"/>
          <w:u w:val="single"/>
        </w:rPr>
        <w:t>계획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수립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이행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매도인들은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통합관리절차</w:t>
      </w:r>
      <w:r>
        <w:rPr>
          <w:rFonts w:ascii="Times New Roman" w:hint="eastAsia"/>
          <w:sz w:val="22"/>
          <w:szCs w:val="22"/>
        </w:rPr>
        <w:t>(PMI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생산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수립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핵심인력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노무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포함하되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아니함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계획을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수립하고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이행함에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적극적으로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협조를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>.</w:t>
      </w:r>
    </w:p>
    <w:p w14:paraId="760D4BAE" w14:textId="77777777" w:rsidR="00F10A7E" w:rsidRDefault="008D394E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핵심인력의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유지</w:t>
      </w:r>
      <w:r>
        <w:rPr>
          <w:rFonts w:ascii="Times New Roman" w:hint="eastAsia"/>
          <w:sz w:val="22"/>
          <w:szCs w:val="23"/>
        </w:rPr>
        <w:t xml:space="preserve">.  </w:t>
      </w:r>
    </w:p>
    <w:p w14:paraId="771D4CB7" w14:textId="33C9AB72" w:rsidR="00F10A7E" w:rsidRDefault="008D394E">
      <w:pPr>
        <w:pStyle w:val="af9"/>
        <w:numPr>
          <w:ilvl w:val="0"/>
          <w:numId w:val="58"/>
        </w:numPr>
        <w:topLinePunct/>
        <w:autoSpaceDE w:val="0"/>
        <w:autoSpaceDN w:val="0"/>
        <w:spacing w:before="0" w:after="288" w:line="360" w:lineRule="auto"/>
        <w:ind w:leftChars="0"/>
        <w:rPr>
          <w:rFonts w:ascii="Times New Roman"/>
          <w:sz w:val="22"/>
          <w:szCs w:val="23"/>
        </w:rPr>
      </w:pPr>
      <w:proofErr w:type="spellStart"/>
      <w:r>
        <w:rPr>
          <w:rFonts w:ascii="Times New Roman" w:hint="eastAsia"/>
          <w:sz w:val="22"/>
          <w:szCs w:val="23"/>
        </w:rPr>
        <w:t>대표매도인등은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본인들과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6.2(3)(</w:t>
      </w:r>
      <w:proofErr w:type="spellStart"/>
      <w:r>
        <w:rPr>
          <w:rFonts w:ascii="Times New Roman" w:hint="eastAsia"/>
          <w:b/>
          <w:bCs/>
          <w:sz w:val="22"/>
          <w:szCs w:val="23"/>
          <w:u w:val="single"/>
        </w:rPr>
        <w:t>i</w:t>
      </w:r>
      <w:proofErr w:type="spellEnd"/>
      <w:r>
        <w:rPr>
          <w:rFonts w:ascii="Times New Roman" w:hint="eastAsia"/>
          <w:b/>
          <w:bCs/>
          <w:sz w:val="22"/>
          <w:szCs w:val="23"/>
          <w:u w:val="single"/>
        </w:rPr>
        <w:t>)</w:t>
      </w:r>
      <w:proofErr w:type="spellStart"/>
      <w:r>
        <w:rPr>
          <w:rFonts w:ascii="Times New Roman" w:hint="eastAsia"/>
          <w:sz w:val="22"/>
          <w:szCs w:val="23"/>
        </w:rPr>
        <w:t>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임직원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“</w:t>
      </w:r>
      <w:r w:rsidRPr="002F08B7">
        <w:rPr>
          <w:rFonts w:ascii="Times New Roman" w:hint="eastAsia"/>
          <w:b/>
          <w:sz w:val="22"/>
          <w:szCs w:val="23"/>
          <w:u w:val="single"/>
        </w:rPr>
        <w:t>핵심인력</w:t>
      </w:r>
      <w:r>
        <w:rPr>
          <w:rFonts w:ascii="Times New Roman"/>
          <w:sz w:val="22"/>
          <w:szCs w:val="23"/>
        </w:rPr>
        <w:t>”)</w:t>
      </w:r>
      <w:r>
        <w:rPr>
          <w:rFonts w:ascii="Times New Roman" w:hint="eastAsia"/>
          <w:sz w:val="22"/>
          <w:szCs w:val="23"/>
        </w:rPr>
        <w:t>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거래종결일로부터</w:t>
      </w:r>
      <w:r>
        <w:rPr>
          <w:rFonts w:ascii="Times New Roman" w:hint="eastAsia"/>
          <w:sz w:val="22"/>
          <w:szCs w:val="23"/>
        </w:rPr>
        <w:t xml:space="preserve"> (</w:t>
      </w:r>
      <w:proofErr w:type="spellStart"/>
      <w:r>
        <w:rPr>
          <w:rFonts w:ascii="Times New Roman" w:hint="eastAsia"/>
          <w:sz w:val="22"/>
          <w:szCs w:val="23"/>
        </w:rPr>
        <w:t>i</w:t>
      </w:r>
      <w:proofErr w:type="spellEnd"/>
      <w:r>
        <w:rPr>
          <w:rFonts w:ascii="Times New Roman" w:hint="eastAsia"/>
          <w:sz w:val="22"/>
          <w:szCs w:val="23"/>
        </w:rPr>
        <w:t xml:space="preserve">) </w:t>
      </w:r>
      <w:proofErr w:type="spellStart"/>
      <w:r>
        <w:rPr>
          <w:rFonts w:ascii="Times New Roman" w:hint="eastAsia"/>
          <w:sz w:val="22"/>
          <w:szCs w:val="23"/>
        </w:rPr>
        <w:t>대표매도인등의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최소</w:t>
      </w:r>
      <w:r>
        <w:rPr>
          <w:rFonts w:ascii="Times New Roman" w:hint="eastAsia"/>
          <w:sz w:val="22"/>
          <w:szCs w:val="23"/>
        </w:rPr>
        <w:t xml:space="preserve"> 3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 w:hint="eastAsia"/>
          <w:sz w:val="22"/>
          <w:szCs w:val="23"/>
        </w:rPr>
        <w:t xml:space="preserve">, (ii)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최소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동안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“</w:t>
      </w:r>
      <w:r w:rsidRPr="00C006CE">
        <w:rPr>
          <w:rFonts w:ascii="Times New Roman" w:hint="eastAsia"/>
          <w:b/>
          <w:sz w:val="22"/>
          <w:u w:val="single"/>
          <w:rPrChange w:id="89" w:author="Yulchon" w:date="2025-06-18T18:37:00Z" w16du:dateUtc="2025-06-18T09:37:00Z">
            <w:rPr>
              <w:rFonts w:ascii="Times New Roman" w:hint="eastAsia"/>
              <w:b/>
              <w:sz w:val="22"/>
            </w:rPr>
          </w:rPrChange>
        </w:rPr>
        <w:t>의무근속기간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 w:hint="eastAsia"/>
          <w:sz w:val="22"/>
          <w:szCs w:val="23"/>
        </w:rPr>
        <w:t xml:space="preserve">) </w:t>
      </w:r>
      <w:proofErr w:type="spellStart"/>
      <w:r>
        <w:rPr>
          <w:rFonts w:ascii="Times New Roman" w:hint="eastAsia"/>
          <w:sz w:val="22"/>
          <w:szCs w:val="22"/>
        </w:rPr>
        <w:t>대상회사등에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, </w:t>
      </w:r>
      <w:ins w:id="90" w:author="Yulchon" w:date="2025-06-18T18:37:00Z" w16du:dateUtc="2025-06-18T09:37:00Z">
        <w:r>
          <w:rPr>
            <w:rFonts w:ascii="Times New Roman" w:hint="eastAsia"/>
            <w:sz w:val="22"/>
            <w:szCs w:val="23"/>
          </w:rPr>
          <w:t xml:space="preserve">(x) </w:t>
        </w:r>
        <w:r>
          <w:rPr>
            <w:rFonts w:ascii="Times New Roman" w:hint="eastAsia"/>
            <w:sz w:val="22"/>
            <w:szCs w:val="23"/>
          </w:rPr>
          <w:t>대표매도인들로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하여금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b/>
            <w:bCs/>
            <w:sz w:val="22"/>
            <w:szCs w:val="23"/>
            <w:u w:val="single"/>
          </w:rPr>
          <w:t>별지</w:t>
        </w:r>
        <w:r>
          <w:rPr>
            <w:rFonts w:ascii="Times New Roman"/>
            <w:b/>
            <w:bCs/>
            <w:sz w:val="22"/>
            <w:szCs w:val="23"/>
            <w:u w:val="single"/>
          </w:rPr>
          <w:t xml:space="preserve"> 6.2(3)(ii)(x)</w:t>
        </w:r>
        <w:r>
          <w:rPr>
            <w:rFonts w:ascii="Times New Roman" w:hint="eastAsia"/>
            <w:sz w:val="22"/>
            <w:szCs w:val="23"/>
          </w:rPr>
          <w:t>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경업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및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유인금지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확약서를</w:t>
        </w:r>
        <w:r>
          <w:rPr>
            <w:rFonts w:ascii="Times New Roman" w:hint="eastAsia"/>
            <w:sz w:val="22"/>
            <w:szCs w:val="23"/>
          </w:rPr>
          <w:t xml:space="preserve">, (y) </w:t>
        </w:r>
        <w:r>
          <w:rPr>
            <w:rFonts w:ascii="Times New Roman" w:hint="eastAsia"/>
            <w:sz w:val="22"/>
            <w:szCs w:val="23"/>
          </w:rPr>
          <w:t>그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외</w:t>
        </w:r>
        <w:r>
          <w:rPr>
            <w:rFonts w:ascii="Times New Roman" w:hint="eastAsia"/>
            <w:sz w:val="22"/>
            <w:szCs w:val="23"/>
          </w:rPr>
          <w:t xml:space="preserve"> </w:t>
        </w:r>
      </w:ins>
      <w:r>
        <w:rPr>
          <w:rFonts w:ascii="Times New Roman" w:hint="eastAsia"/>
          <w:sz w:val="22"/>
          <w:szCs w:val="23"/>
        </w:rPr>
        <w:t>핵심인력으로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6.2(3)(ii</w:t>
      </w:r>
      <w:ins w:id="91" w:author="Yulchon" w:date="2025-06-18T18:37:00Z" w16du:dateUtc="2025-06-18T09:37:00Z">
        <w:r>
          <w:rPr>
            <w:rFonts w:ascii="Times New Roman" w:hint="eastAsia"/>
            <w:b/>
            <w:bCs/>
            <w:sz w:val="22"/>
            <w:szCs w:val="23"/>
            <w:u w:val="single"/>
          </w:rPr>
          <w:t>)</w:t>
        </w:r>
        <w:r>
          <w:rPr>
            <w:rFonts w:ascii="Times New Roman"/>
            <w:b/>
            <w:bCs/>
            <w:sz w:val="22"/>
            <w:szCs w:val="23"/>
            <w:u w:val="single"/>
          </w:rPr>
          <w:t>(y</w:t>
        </w:r>
      </w:ins>
      <w:r>
        <w:rPr>
          <w:rFonts w:ascii="Times New Roman"/>
          <w:b/>
          <w:bCs/>
          <w:sz w:val="22"/>
          <w:szCs w:val="23"/>
          <w:u w:val="single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경업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유인금지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확약서를</w:t>
      </w:r>
      <w:ins w:id="92" w:author="Yulchon" w:date="2025-06-18T18:37:00Z" w16du:dateUtc="2025-06-18T09:37:00Z"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각</w:t>
        </w:r>
      </w:ins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작성하여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전까지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 xml:space="preserve">. </w:t>
      </w:r>
      <w:proofErr w:type="spellStart"/>
      <w:r>
        <w:rPr>
          <w:rFonts w:ascii="Times New Roman" w:hint="eastAsia"/>
          <w:sz w:val="22"/>
          <w:szCs w:val="23"/>
        </w:rPr>
        <w:t>대표매도인등은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핵심인력이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대상회사등으로부터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이탈하지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최선의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노력을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핵심인력이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대상회사등에서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사직하거나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대상회사등과의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고용관계를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해지</w:t>
      </w:r>
      <w:r w:rsidRPr="00F07C10">
        <w:rPr>
          <w:rFonts w:ascii="Times New Roman" w:hint="eastAsia"/>
          <w:sz w:val="22"/>
          <w:szCs w:val="23"/>
        </w:rPr>
        <w:t xml:space="preserve">, </w:t>
      </w:r>
      <w:r w:rsidRPr="00F07C10">
        <w:rPr>
          <w:rFonts w:ascii="Times New Roman" w:hint="eastAsia"/>
          <w:sz w:val="22"/>
          <w:szCs w:val="23"/>
        </w:rPr>
        <w:t>중단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또는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정지하는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등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핵심인력이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이탈하는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경우</w:t>
      </w:r>
      <w:r w:rsidRPr="00F07C10">
        <w:rPr>
          <w:rFonts w:ascii="Times New Roman" w:hint="eastAsia"/>
          <w:sz w:val="22"/>
          <w:szCs w:val="23"/>
        </w:rPr>
        <w:t>(</w:t>
      </w:r>
      <w:r w:rsidRPr="00F07C10">
        <w:rPr>
          <w:rFonts w:ascii="Times New Roman" w:hint="eastAsia"/>
          <w:sz w:val="22"/>
          <w:szCs w:val="23"/>
        </w:rPr>
        <w:t>단</w:t>
      </w:r>
      <w:r w:rsidRPr="00F07C10">
        <w:rPr>
          <w:rFonts w:ascii="Times New Roman" w:hint="eastAsia"/>
          <w:sz w:val="22"/>
          <w:szCs w:val="23"/>
        </w:rPr>
        <w:t xml:space="preserve">, </w:t>
      </w:r>
      <w:del w:id="93" w:author="Yulchon" w:date="2025-06-18T18:37:00Z" w16du:dateUtc="2025-06-18T09:37:00Z">
        <w:r w:rsidR="008329D5">
          <w:rPr>
            <w:rFonts w:ascii="Times New Roman" w:hint="eastAsia"/>
            <w:sz w:val="22"/>
            <w:szCs w:val="23"/>
          </w:rPr>
          <w:delText>본</w:delText>
        </w:r>
        <w:r w:rsidR="008329D5">
          <w:rPr>
            <w:rFonts w:ascii="Times New Roman" w:hint="eastAsia"/>
            <w:sz w:val="22"/>
            <w:szCs w:val="23"/>
          </w:rPr>
          <w:delText xml:space="preserve"> </w:delText>
        </w:r>
        <w:r w:rsidR="008329D5">
          <w:rPr>
            <w:rFonts w:ascii="Times New Roman" w:hint="eastAsia"/>
            <w:sz w:val="22"/>
            <w:szCs w:val="23"/>
          </w:rPr>
          <w:delText>항</w:delText>
        </w:r>
        <w:r w:rsidR="008329D5">
          <w:rPr>
            <w:rFonts w:ascii="Times New Roman" w:hint="eastAsia"/>
            <w:sz w:val="22"/>
            <w:szCs w:val="23"/>
          </w:rPr>
          <w:delText xml:space="preserve"> </w:delText>
        </w:r>
        <w:r w:rsidR="008329D5">
          <w:rPr>
            <w:rFonts w:ascii="Times New Roman" w:hint="eastAsia"/>
            <w:sz w:val="22"/>
            <w:szCs w:val="23"/>
          </w:rPr>
          <w:delText>단서</w:delText>
        </w:r>
        <w:r w:rsidR="008329D5">
          <w:rPr>
            <w:rFonts w:ascii="Times New Roman" w:hint="eastAsia"/>
            <w:sz w:val="22"/>
            <w:szCs w:val="23"/>
          </w:rPr>
          <w:delText xml:space="preserve"> </w:delText>
        </w:r>
        <w:r w:rsidR="008329D5">
          <w:rPr>
            <w:rFonts w:ascii="Times New Roman" w:hint="eastAsia"/>
            <w:sz w:val="22"/>
            <w:szCs w:val="23"/>
          </w:rPr>
          <w:delText>조항에</w:delText>
        </w:r>
        <w:r w:rsidR="008329D5">
          <w:rPr>
            <w:rFonts w:ascii="Times New Roman" w:hint="eastAsia"/>
            <w:sz w:val="22"/>
            <w:szCs w:val="23"/>
          </w:rPr>
          <w:delText xml:space="preserve"> </w:delText>
        </w:r>
        <w:r w:rsidR="008329D5">
          <w:rPr>
            <w:rFonts w:ascii="Times New Roman" w:hint="eastAsia"/>
            <w:sz w:val="22"/>
            <w:szCs w:val="23"/>
          </w:rPr>
          <w:delText>의하여</w:delText>
        </w:r>
        <w:r w:rsidR="008329D5">
          <w:rPr>
            <w:rFonts w:ascii="Times New Roman" w:hint="eastAsia"/>
            <w:sz w:val="22"/>
            <w:szCs w:val="23"/>
          </w:rPr>
          <w:delText xml:space="preserve"> </w:delText>
        </w:r>
      </w:del>
      <w:r w:rsidRPr="00F07C10">
        <w:rPr>
          <w:rFonts w:ascii="Times New Roman" w:hint="eastAsia"/>
          <w:sz w:val="22"/>
          <w:szCs w:val="23"/>
        </w:rPr>
        <w:t>매수인이</w:t>
      </w:r>
      <w:ins w:id="94" w:author="Yulchon" w:date="2025-06-18T18:37:00Z" w16du:dateUtc="2025-06-18T09:37:00Z">
        <w:r w:rsidRPr="00F07C10">
          <w:rPr>
            <w:rFonts w:ascii="Times New Roman" w:hint="eastAsia"/>
            <w:sz w:val="22"/>
            <w:szCs w:val="23"/>
          </w:rPr>
          <w:t xml:space="preserve"> </w:t>
        </w:r>
        <w:r w:rsidRPr="00F07C10">
          <w:rPr>
            <w:rFonts w:ascii="Times New Roman" w:hint="eastAsia"/>
            <w:sz w:val="22"/>
            <w:szCs w:val="23"/>
          </w:rPr>
          <w:t>재량과</w:t>
        </w:r>
        <w:r w:rsidRPr="00F07C10">
          <w:rPr>
            <w:rFonts w:ascii="Times New Roman" w:hint="eastAsia"/>
            <w:sz w:val="22"/>
            <w:szCs w:val="23"/>
          </w:rPr>
          <w:t xml:space="preserve"> </w:t>
        </w:r>
        <w:r w:rsidRPr="00F07C10">
          <w:rPr>
            <w:rFonts w:ascii="Times New Roman" w:hint="eastAsia"/>
            <w:sz w:val="22"/>
            <w:szCs w:val="23"/>
          </w:rPr>
          <w:t>판단에</w:t>
        </w:r>
        <w:r w:rsidRPr="00F07C10">
          <w:rPr>
            <w:rFonts w:ascii="Times New Roman" w:hint="eastAsia"/>
            <w:sz w:val="22"/>
            <w:szCs w:val="23"/>
          </w:rPr>
          <w:t xml:space="preserve"> </w:t>
        </w:r>
        <w:r w:rsidRPr="00F07C10">
          <w:rPr>
            <w:rFonts w:ascii="Times New Roman" w:hint="eastAsia"/>
            <w:sz w:val="22"/>
            <w:szCs w:val="23"/>
          </w:rPr>
          <w:t>따라</w:t>
        </w:r>
      </w:ins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핵심인력과의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근로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또는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고용관계를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해지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또는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종료하는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경우는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제외함</w:t>
      </w:r>
      <w:r w:rsidRPr="00F07C10">
        <w:rPr>
          <w:rFonts w:ascii="Times New Roman"/>
          <w:sz w:val="22"/>
          <w:szCs w:val="23"/>
        </w:rPr>
        <w:t xml:space="preserve">), </w:t>
      </w:r>
      <w:r w:rsidRPr="00F07C10">
        <w:rPr>
          <w:rFonts w:ascii="Times New Roman" w:hint="eastAsia"/>
          <w:sz w:val="22"/>
          <w:szCs w:val="23"/>
        </w:rPr>
        <w:t>핵심인력을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대체할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수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있는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자를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물색하고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해당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인력으로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하여금</w:t>
      </w:r>
      <w:r w:rsidRPr="00F07C10">
        <w:rPr>
          <w:rFonts w:ascii="Times New Roman"/>
          <w:sz w:val="22"/>
          <w:szCs w:val="23"/>
        </w:rPr>
        <w:t xml:space="preserve"> </w:t>
      </w:r>
      <w:proofErr w:type="spellStart"/>
      <w:r w:rsidRPr="00F07C10">
        <w:rPr>
          <w:rFonts w:ascii="Times New Roman" w:hint="eastAsia"/>
          <w:sz w:val="22"/>
          <w:szCs w:val="23"/>
        </w:rPr>
        <w:t>대상회사등과</w:t>
      </w:r>
      <w:proofErr w:type="spellEnd"/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근로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또는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고용계약을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체결하도록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하는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등</w:t>
      </w:r>
      <w:r w:rsidRPr="00F07C10">
        <w:rPr>
          <w:rFonts w:ascii="Times New Roman"/>
          <w:sz w:val="22"/>
          <w:szCs w:val="23"/>
        </w:rPr>
        <w:t xml:space="preserve"> </w:t>
      </w:r>
      <w:proofErr w:type="spellStart"/>
      <w:r w:rsidRPr="00F07C10">
        <w:rPr>
          <w:rFonts w:ascii="Times New Roman" w:hint="eastAsia"/>
          <w:sz w:val="22"/>
          <w:szCs w:val="23"/>
        </w:rPr>
        <w:t>대상회사등의</w:t>
      </w:r>
      <w:proofErr w:type="spellEnd"/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인력보강에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최대한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협조하기로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한다</w:t>
      </w:r>
      <w:r w:rsidRPr="00F07C10">
        <w:rPr>
          <w:rFonts w:ascii="Times New Roman"/>
          <w:sz w:val="22"/>
          <w:szCs w:val="23"/>
        </w:rPr>
        <w:t xml:space="preserve">. </w:t>
      </w:r>
      <w:r w:rsidRPr="00F07C10">
        <w:rPr>
          <w:rFonts w:ascii="Times New Roman" w:hint="eastAsia"/>
          <w:sz w:val="22"/>
          <w:szCs w:val="23"/>
        </w:rPr>
        <w:t>명확히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하면</w:t>
      </w:r>
      <w:r w:rsidRPr="00F07C10">
        <w:rPr>
          <w:rFonts w:ascii="Times New Roman"/>
          <w:sz w:val="22"/>
          <w:szCs w:val="23"/>
        </w:rPr>
        <w:t xml:space="preserve">, </w:t>
      </w:r>
      <w:r w:rsidRPr="00F07C10">
        <w:rPr>
          <w:rFonts w:ascii="Times New Roman" w:hint="eastAsia"/>
          <w:sz w:val="22"/>
          <w:szCs w:val="23"/>
        </w:rPr>
        <w:t>매수인은</w:t>
      </w:r>
      <w:ins w:id="95" w:author="Yulchon" w:date="2025-06-18T18:37:00Z" w16du:dateUtc="2025-06-18T09:37:00Z">
        <w:r w:rsidRPr="00F07C10">
          <w:rPr>
            <w:rFonts w:ascii="Times New Roman"/>
            <w:sz w:val="22"/>
            <w:szCs w:val="23"/>
          </w:rPr>
          <w:t xml:space="preserve"> </w:t>
        </w:r>
        <w:r w:rsidRPr="00F07C10">
          <w:rPr>
            <w:rFonts w:ascii="Times New Roman" w:hint="eastAsia"/>
            <w:sz w:val="22"/>
            <w:szCs w:val="23"/>
          </w:rPr>
          <w:t>그</w:t>
        </w:r>
        <w:r w:rsidRPr="00F07C10">
          <w:rPr>
            <w:rFonts w:ascii="Times New Roman"/>
            <w:sz w:val="22"/>
            <w:szCs w:val="23"/>
          </w:rPr>
          <w:t xml:space="preserve"> </w:t>
        </w:r>
        <w:r w:rsidRPr="00F07C10">
          <w:rPr>
            <w:rFonts w:ascii="Times New Roman" w:hint="eastAsia"/>
            <w:sz w:val="22"/>
            <w:szCs w:val="23"/>
          </w:rPr>
          <w:t>재량과</w:t>
        </w:r>
        <w:r w:rsidRPr="00F07C10">
          <w:rPr>
            <w:rFonts w:ascii="Times New Roman"/>
            <w:sz w:val="22"/>
            <w:szCs w:val="23"/>
          </w:rPr>
          <w:t xml:space="preserve"> </w:t>
        </w:r>
        <w:r w:rsidRPr="00F07C10">
          <w:rPr>
            <w:rFonts w:ascii="Times New Roman" w:hint="eastAsia"/>
            <w:sz w:val="22"/>
            <w:szCs w:val="23"/>
          </w:rPr>
          <w:t>판단에</w:t>
        </w:r>
        <w:r w:rsidRPr="00F07C10">
          <w:rPr>
            <w:rFonts w:ascii="Times New Roman"/>
            <w:sz w:val="22"/>
            <w:szCs w:val="23"/>
          </w:rPr>
          <w:t xml:space="preserve"> </w:t>
        </w:r>
        <w:r w:rsidRPr="00F07C10">
          <w:rPr>
            <w:rFonts w:ascii="Times New Roman" w:hint="eastAsia"/>
            <w:sz w:val="22"/>
            <w:szCs w:val="23"/>
          </w:rPr>
          <w:t>따라</w:t>
        </w:r>
      </w:ins>
      <w:r w:rsidRPr="00F07C10">
        <w:rPr>
          <w:rFonts w:ascii="Times New Roman"/>
          <w:sz w:val="22"/>
          <w:szCs w:val="23"/>
        </w:rPr>
        <w:t xml:space="preserve"> </w:t>
      </w:r>
      <w:r w:rsidR="00F07C10">
        <w:rPr>
          <w:rFonts w:ascii="Times New Roman" w:hint="eastAsia"/>
          <w:sz w:val="22"/>
          <w:szCs w:val="23"/>
        </w:rPr>
        <w:t>합리적인</w:t>
      </w:r>
      <w:r w:rsidR="00F07C10">
        <w:rPr>
          <w:rFonts w:ascii="Times New Roman" w:hint="eastAsia"/>
          <w:sz w:val="22"/>
          <w:szCs w:val="23"/>
        </w:rPr>
        <w:t xml:space="preserve"> </w:t>
      </w:r>
      <w:r w:rsidR="00F07C10">
        <w:rPr>
          <w:rFonts w:ascii="Times New Roman" w:hint="eastAsia"/>
          <w:sz w:val="22"/>
          <w:szCs w:val="23"/>
        </w:rPr>
        <w:t>이유가</w:t>
      </w:r>
      <w:r w:rsidR="00F07C10">
        <w:rPr>
          <w:rFonts w:ascii="Times New Roman" w:hint="eastAsia"/>
          <w:sz w:val="22"/>
          <w:szCs w:val="23"/>
        </w:rPr>
        <w:t xml:space="preserve"> </w:t>
      </w:r>
      <w:r w:rsidR="00F07C10">
        <w:rPr>
          <w:rFonts w:ascii="Times New Roman" w:hint="eastAsia"/>
          <w:sz w:val="22"/>
          <w:szCs w:val="23"/>
        </w:rPr>
        <w:t>있는</w:t>
      </w:r>
      <w:r w:rsidR="00F07C10">
        <w:rPr>
          <w:rFonts w:ascii="Times New Roman" w:hint="eastAsia"/>
          <w:sz w:val="22"/>
          <w:szCs w:val="23"/>
        </w:rPr>
        <w:t xml:space="preserve"> </w:t>
      </w:r>
      <w:r w:rsidR="00F07C10" w:rsidRPr="00C006CE">
        <w:rPr>
          <w:rFonts w:ascii="Times New Roman" w:hint="eastAsia"/>
          <w:sz w:val="22"/>
          <w:szCs w:val="23"/>
        </w:rPr>
        <w:t>경우</w:t>
      </w:r>
      <w:r w:rsidR="00C006CE">
        <w:rPr>
          <w:rFonts w:ascii="Times New Roman" w:hint="eastAsia"/>
          <w:sz w:val="22"/>
          <w:szCs w:val="23"/>
        </w:rPr>
        <w:t xml:space="preserve"> </w:t>
      </w:r>
      <w:proofErr w:type="spellStart"/>
      <w:r w:rsidRPr="00C006CE">
        <w:rPr>
          <w:rFonts w:ascii="Times New Roman" w:hint="eastAsia"/>
          <w:sz w:val="22"/>
          <w:szCs w:val="23"/>
        </w:rPr>
        <w:t>대상회사등으로</w:t>
      </w:r>
      <w:proofErr w:type="spellEnd"/>
      <w:r w:rsidRPr="00C006CE">
        <w:rPr>
          <w:rFonts w:ascii="Times New Roman"/>
          <w:sz w:val="22"/>
          <w:szCs w:val="23"/>
        </w:rPr>
        <w:t xml:space="preserve"> </w:t>
      </w:r>
      <w:r w:rsidRPr="00C006CE">
        <w:rPr>
          <w:rFonts w:ascii="Times New Roman" w:hint="eastAsia"/>
          <w:sz w:val="22"/>
          <w:szCs w:val="23"/>
        </w:rPr>
        <w:t>하여금</w:t>
      </w:r>
      <w:r w:rsidRPr="00C006CE">
        <w:rPr>
          <w:rFonts w:ascii="Times New Roman"/>
          <w:sz w:val="22"/>
          <w:szCs w:val="23"/>
        </w:rPr>
        <w:t xml:space="preserve"> </w:t>
      </w:r>
      <w:r w:rsidRPr="00C006CE">
        <w:rPr>
          <w:rFonts w:ascii="Times New Roman" w:hint="eastAsia"/>
          <w:sz w:val="22"/>
          <w:szCs w:val="23"/>
        </w:rPr>
        <w:t>의무근속기간</w:t>
      </w:r>
      <w:r w:rsidRPr="00C006CE">
        <w:rPr>
          <w:rFonts w:ascii="Times New Roman"/>
          <w:sz w:val="22"/>
          <w:szCs w:val="23"/>
        </w:rPr>
        <w:t xml:space="preserve"> </w:t>
      </w:r>
      <w:r w:rsidRPr="00C006CE">
        <w:rPr>
          <w:rFonts w:ascii="Times New Roman" w:hint="eastAsia"/>
          <w:sz w:val="22"/>
          <w:szCs w:val="23"/>
        </w:rPr>
        <w:t>중에</w:t>
      </w:r>
      <w:r w:rsidRPr="00C006CE">
        <w:rPr>
          <w:rFonts w:ascii="Times New Roman"/>
          <w:sz w:val="22"/>
          <w:szCs w:val="23"/>
        </w:rPr>
        <w:t xml:space="preserve"> </w:t>
      </w:r>
      <w:r w:rsidRPr="00C006CE">
        <w:rPr>
          <w:rFonts w:ascii="Times New Roman" w:hint="eastAsia"/>
          <w:sz w:val="22"/>
          <w:szCs w:val="23"/>
        </w:rPr>
        <w:t>핵심인력과의</w:t>
      </w:r>
      <w:r w:rsidRPr="00C006CE">
        <w:rPr>
          <w:rFonts w:ascii="Times New Roman"/>
          <w:sz w:val="22"/>
          <w:szCs w:val="23"/>
        </w:rPr>
        <w:t xml:space="preserve"> </w:t>
      </w:r>
      <w:r w:rsidRPr="00C006CE">
        <w:rPr>
          <w:rFonts w:ascii="Times New Roman" w:hint="eastAsia"/>
          <w:sz w:val="22"/>
          <w:szCs w:val="23"/>
        </w:rPr>
        <w:t>근로</w:t>
      </w:r>
      <w:r w:rsidRPr="00C006CE">
        <w:rPr>
          <w:rFonts w:ascii="Times New Roman"/>
          <w:sz w:val="22"/>
          <w:szCs w:val="23"/>
        </w:rPr>
        <w:t xml:space="preserve"> </w:t>
      </w:r>
      <w:r w:rsidRPr="00C006CE">
        <w:rPr>
          <w:rFonts w:ascii="Times New Roman" w:hint="eastAsia"/>
          <w:sz w:val="22"/>
          <w:szCs w:val="23"/>
        </w:rPr>
        <w:t>또는</w:t>
      </w:r>
      <w:r w:rsidRPr="00C006CE">
        <w:rPr>
          <w:rFonts w:ascii="Times New Roman"/>
          <w:sz w:val="22"/>
          <w:szCs w:val="23"/>
        </w:rPr>
        <w:t xml:space="preserve"> </w:t>
      </w:r>
      <w:r w:rsidRPr="00C006CE">
        <w:rPr>
          <w:rFonts w:ascii="Times New Roman" w:hint="eastAsia"/>
          <w:sz w:val="22"/>
          <w:szCs w:val="23"/>
        </w:rPr>
        <w:t>고용관계를</w:t>
      </w:r>
      <w:r w:rsidRPr="00C006CE">
        <w:rPr>
          <w:rFonts w:ascii="Times New Roman"/>
          <w:sz w:val="22"/>
          <w:szCs w:val="23"/>
        </w:rPr>
        <w:t xml:space="preserve"> </w:t>
      </w:r>
      <w:r w:rsidRPr="00C006CE">
        <w:rPr>
          <w:rFonts w:ascii="Times New Roman" w:hint="eastAsia"/>
          <w:sz w:val="22"/>
          <w:szCs w:val="23"/>
        </w:rPr>
        <w:t>해지</w:t>
      </w:r>
      <w:r w:rsidRPr="00C006CE">
        <w:rPr>
          <w:rFonts w:ascii="Times New Roman" w:hint="eastAsia"/>
          <w:sz w:val="22"/>
          <w:szCs w:val="23"/>
        </w:rPr>
        <w:t xml:space="preserve"> </w:t>
      </w:r>
      <w:r w:rsidRPr="00C006CE">
        <w:rPr>
          <w:rFonts w:ascii="Times New Roman" w:hint="eastAsia"/>
          <w:sz w:val="22"/>
          <w:szCs w:val="23"/>
        </w:rPr>
        <w:t>또는</w:t>
      </w:r>
      <w:r w:rsidRPr="00C006CE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있다</w:t>
      </w:r>
      <w:r>
        <w:rPr>
          <w:rFonts w:ascii="Times New Roman" w:hint="eastAsia"/>
          <w:sz w:val="22"/>
          <w:szCs w:val="23"/>
        </w:rPr>
        <w:t>.</w:t>
      </w:r>
      <w:r>
        <w:rPr>
          <w:rFonts w:ascii="맑은 고딕" w:eastAsia="맑은 고딕" w:hAnsi="맑은 고딕" w:hint="eastAsia"/>
          <w:color w:val="000000"/>
          <w:sz w:val="18"/>
          <w:szCs w:val="18"/>
          <w:shd w:val="clear" w:color="auto" w:fill="FFFFFF"/>
        </w:rPr>
        <w:t xml:space="preserve"> </w:t>
      </w:r>
    </w:p>
    <w:p w14:paraId="3A150816" w14:textId="77777777" w:rsidR="00F10A7E" w:rsidRDefault="008D394E">
      <w:pPr>
        <w:numPr>
          <w:ilvl w:val="0"/>
          <w:numId w:val="58"/>
        </w:num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2"/>
        </w:rPr>
      </w:pPr>
      <w:proofErr w:type="spellStart"/>
      <w:r>
        <w:rPr>
          <w:rFonts w:ascii="Times New Roman" w:hint="eastAsia"/>
          <w:sz w:val="22"/>
          <w:szCs w:val="22"/>
        </w:rPr>
        <w:t>대표매도인등은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대상회사등으로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통상적인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사업과정에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</w:t>
      </w:r>
      <w:r>
        <w:rPr>
          <w:rFonts w:ascii="Times New Roman" w:hint="eastAsia"/>
          <w:sz w:val="22"/>
          <w:szCs w:val="22"/>
        </w:rPr>
        <w:lastRenderedPageBreak/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수행하도록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영업조직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고용관계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고객관계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정부인허가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계약관계가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적절하게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유지되도록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노력하여야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또한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대표매도인등은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대상회사등로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이후에도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합리적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대상회사등이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중요계약의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효력을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상실시킬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만한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노력하여야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>.</w:t>
      </w:r>
    </w:p>
    <w:p w14:paraId="53E3F45B" w14:textId="3EA8D7FB" w:rsidR="00F10A7E" w:rsidRDefault="008D394E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3"/>
          <w:u w:val="single"/>
        </w:rPr>
        <w:t>경업금지</w:t>
      </w:r>
      <w:r>
        <w:rPr>
          <w:rFonts w:ascii="Times New Roman" w:hint="eastAsia"/>
          <w:sz w:val="22"/>
          <w:szCs w:val="22"/>
        </w:rPr>
        <w:t xml:space="preserve">.  </w:t>
      </w:r>
      <w:del w:id="96" w:author="Yulchon" w:date="2025-06-18T18:37:00Z" w16du:dateUtc="2025-06-18T09:37:00Z">
        <w:r w:rsidR="00691CAD">
          <w:rPr>
            <w:rFonts w:ascii="Times New Roman" w:hint="eastAsia"/>
            <w:sz w:val="22"/>
            <w:szCs w:val="22"/>
          </w:rPr>
          <w:delText>핵심인력은</w:delText>
        </w:r>
      </w:del>
      <w:ins w:id="97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대표매도인들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및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기타매도인들</w:t>
        </w:r>
        <w:r>
          <w:rPr>
            <w:rFonts w:ascii="Times New Roman" w:hint="eastAsia"/>
            <w:sz w:val="22"/>
            <w:szCs w:val="22"/>
          </w:rPr>
          <w:t>(</w:t>
        </w:r>
        <w:r>
          <w:rPr>
            <w:rFonts w:ascii="Times New Roman" w:hint="eastAsia"/>
            <w:sz w:val="22"/>
            <w:szCs w:val="22"/>
          </w:rPr>
          <w:t>유태환을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제외하며</w:t>
        </w:r>
        <w:r>
          <w:rPr>
            <w:rFonts w:ascii="Times New Roman" w:hint="eastAsia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본항에서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핵심인력을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의미함</w:t>
        </w:r>
        <w:r>
          <w:rPr>
            <w:rFonts w:ascii="Times New Roman" w:hint="eastAsia"/>
            <w:sz w:val="22"/>
            <w:szCs w:val="22"/>
          </w:rPr>
          <w:t>)</w:t>
        </w:r>
        <w:r>
          <w:rPr>
            <w:rFonts w:ascii="Times New Roman"/>
            <w:sz w:val="22"/>
            <w:szCs w:val="22"/>
          </w:rPr>
          <w:t>은</w:t>
        </w:r>
      </w:ins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임원직에서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사임한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날로부터</w:t>
      </w:r>
      <w:r>
        <w:rPr>
          <w:rFonts w:ascii="Times New Roman" w:hint="eastAsia"/>
          <w:sz w:val="22"/>
          <w:szCs w:val="22"/>
        </w:rPr>
        <w:t xml:space="preserve"> (</w:t>
      </w:r>
      <w:proofErr w:type="spellStart"/>
      <w:r>
        <w:rPr>
          <w:rFonts w:ascii="Times New Roman" w:hint="eastAsia"/>
          <w:sz w:val="22"/>
          <w:szCs w:val="22"/>
        </w:rPr>
        <w:t>i</w:t>
      </w:r>
      <w:proofErr w:type="spellEnd"/>
      <w:r>
        <w:rPr>
          <w:rFonts w:ascii="Times New Roman" w:hint="eastAsia"/>
          <w:sz w:val="22"/>
          <w:szCs w:val="22"/>
        </w:rPr>
        <w:t xml:space="preserve">) </w:t>
      </w:r>
      <w:del w:id="98" w:author="Yulchon" w:date="2025-06-18T18:37:00Z" w16du:dateUtc="2025-06-18T09:37:00Z">
        <w:r w:rsidR="00691CAD">
          <w:rPr>
            <w:rFonts w:ascii="Times New Roman" w:hint="eastAsia"/>
            <w:sz w:val="22"/>
            <w:szCs w:val="22"/>
          </w:rPr>
          <w:delText>대표매도인</w:delText>
        </w:r>
        <w:r w:rsidR="00CE1660">
          <w:rPr>
            <w:rFonts w:ascii="Times New Roman" w:hint="eastAsia"/>
            <w:sz w:val="22"/>
            <w:szCs w:val="22"/>
          </w:rPr>
          <w:delText>등의</w:delText>
        </w:r>
      </w:del>
      <w:ins w:id="99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대표매도인들의</w:t>
        </w:r>
      </w:ins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del w:id="100" w:author="Yulchon" w:date="2025-06-18T18:37:00Z" w16du:dateUtc="2025-06-18T09:37:00Z">
        <w:r w:rsidR="009A4CE7">
          <w:rPr>
            <w:rFonts w:ascii="Times New Roman" w:hint="eastAsia"/>
            <w:sz w:val="22"/>
            <w:szCs w:val="22"/>
          </w:rPr>
          <w:delText>3</w:delText>
        </w:r>
      </w:del>
      <w:ins w:id="101" w:author="Yulchon" w:date="2025-06-18T18:37:00Z" w16du:dateUtc="2025-06-18T09:37:00Z">
        <w:r>
          <w:rPr>
            <w:rFonts w:ascii="Times New Roman"/>
            <w:sz w:val="22"/>
            <w:szCs w:val="22"/>
          </w:rPr>
          <w:t>4</w:t>
        </w:r>
      </w:ins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, (ii)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핵심인력의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2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날까지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del w:id="102" w:author="Yulchon" w:date="2025-06-18T18:37:00Z" w16du:dateUtc="2025-06-18T09:37:00Z">
        <w:r w:rsidR="00604334" w:rsidRPr="00ED3365">
          <w:rPr>
            <w:rFonts w:ascii="Times New Roman"/>
            <w:sz w:val="22"/>
            <w:szCs w:val="22"/>
            <w:highlight w:val="yellow"/>
          </w:rPr>
          <w:delText>[</w:delText>
        </w:r>
        <w:r w:rsidR="00D55367" w:rsidRPr="00ED3365">
          <w:rPr>
            <w:rFonts w:ascii="Times New Roman" w:hint="eastAsia"/>
            <w:sz w:val="22"/>
            <w:szCs w:val="22"/>
            <w:highlight w:val="yellow"/>
          </w:rPr>
          <w:delText>글라스</w:delText>
        </w:r>
        <w:r w:rsidR="00D55367" w:rsidRPr="00ED3365">
          <w:rPr>
            <w:rFonts w:ascii="Times New Roman"/>
            <w:sz w:val="22"/>
            <w:szCs w:val="22"/>
            <w:highlight w:val="yellow"/>
          </w:rPr>
          <w:delText xml:space="preserve"> </w:delText>
        </w:r>
      </w:del>
      <w:r w:rsidRPr="00C006CE">
        <w:rPr>
          <w:rFonts w:ascii="Times New Roman" w:hint="eastAsia"/>
          <w:sz w:val="22"/>
          <w:rPrChange w:id="103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마이크로</w:t>
      </w:r>
      <w:r w:rsidRPr="00C006CE">
        <w:rPr>
          <w:rFonts w:ascii="Times New Roman"/>
          <w:sz w:val="22"/>
          <w:rPrChange w:id="104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105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렌즈</w:t>
      </w:r>
      <w:r w:rsidRPr="00C006CE">
        <w:rPr>
          <w:rFonts w:ascii="Times New Roman"/>
          <w:sz w:val="22"/>
          <w:rPrChange w:id="106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ins w:id="107" w:author="Yulchon" w:date="2025-06-18T18:37:00Z" w16du:dateUtc="2025-06-18T09:37:00Z">
        <w:r w:rsidRPr="00C006CE">
          <w:rPr>
            <w:rFonts w:ascii="Times New Roman" w:hint="eastAsia"/>
            <w:sz w:val="22"/>
            <w:szCs w:val="22"/>
          </w:rPr>
          <w:t>및</w:t>
        </w:r>
        <w:r w:rsidRPr="00C006CE">
          <w:rPr>
            <w:rFonts w:ascii="Times New Roman"/>
            <w:sz w:val="22"/>
            <w:szCs w:val="22"/>
          </w:rPr>
          <w:t xml:space="preserve"> </w:t>
        </w:r>
        <w:proofErr w:type="spellStart"/>
        <w:r w:rsidRPr="00C006CE">
          <w:rPr>
            <w:rFonts w:ascii="Times New Roman" w:hint="eastAsia"/>
            <w:sz w:val="22"/>
            <w:szCs w:val="22"/>
          </w:rPr>
          <w:t>레이져</w:t>
        </w:r>
        <w:proofErr w:type="spellEnd"/>
        <w:r w:rsidRPr="00C006CE">
          <w:rPr>
            <w:rFonts w:ascii="Times New Roman"/>
            <w:sz w:val="22"/>
            <w:szCs w:val="22"/>
          </w:rPr>
          <w:t xml:space="preserve"> </w:t>
        </w:r>
      </w:ins>
      <w:r w:rsidRPr="002F08B7">
        <w:rPr>
          <w:rFonts w:ascii="Times New Roman" w:hint="eastAsia"/>
          <w:sz w:val="22"/>
          <w:rPrChange w:id="108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등</w:t>
      </w:r>
      <w:r w:rsidRPr="002F08B7">
        <w:rPr>
          <w:rFonts w:ascii="Times New Roman"/>
          <w:sz w:val="22"/>
          <w:rPrChange w:id="109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del w:id="110" w:author="Yulchon" w:date="2025-06-18T18:37:00Z" w16du:dateUtc="2025-06-18T09:37:00Z">
        <w:r w:rsidR="00D55367" w:rsidRPr="00ED3365">
          <w:rPr>
            <w:rFonts w:ascii="Times New Roman" w:hint="eastAsia"/>
            <w:sz w:val="22"/>
            <w:szCs w:val="22"/>
            <w:highlight w:val="yellow"/>
          </w:rPr>
          <w:delText>초정밀</w:delText>
        </w:r>
        <w:r w:rsidR="00D55367" w:rsidRPr="00ED3365">
          <w:rPr>
            <w:rFonts w:ascii="Times New Roman"/>
            <w:sz w:val="22"/>
            <w:szCs w:val="22"/>
            <w:highlight w:val="yellow"/>
          </w:rPr>
          <w:delText xml:space="preserve"> </w:delText>
        </w:r>
        <w:r w:rsidR="00D55367" w:rsidRPr="00ED3365">
          <w:rPr>
            <w:rFonts w:ascii="Times New Roman" w:hint="eastAsia"/>
            <w:sz w:val="22"/>
            <w:szCs w:val="22"/>
            <w:highlight w:val="yellow"/>
          </w:rPr>
          <w:delText>광학부품의</w:delText>
        </w:r>
      </w:del>
      <w:ins w:id="111" w:author="Yulchon" w:date="2025-06-18T18:37:00Z" w16du:dateUtc="2025-06-18T09:37:00Z">
        <w:r w:rsidRPr="002F08B7">
          <w:rPr>
            <w:rFonts w:ascii="Times New Roman" w:hint="eastAsia"/>
            <w:sz w:val="22"/>
            <w:szCs w:val="22"/>
          </w:rPr>
          <w:t>광학부품</w:t>
        </w:r>
        <w:r w:rsidRPr="00C006CE">
          <w:rPr>
            <w:rFonts w:ascii="Times New Roman"/>
            <w:sz w:val="22"/>
            <w:szCs w:val="22"/>
          </w:rPr>
          <w:t>(</w:t>
        </w:r>
        <w:r w:rsidRPr="00C006CE">
          <w:rPr>
            <w:rFonts w:ascii="Times New Roman" w:hint="eastAsia"/>
            <w:sz w:val="22"/>
            <w:szCs w:val="22"/>
          </w:rPr>
          <w:t>소재를</w:t>
        </w:r>
        <w:r w:rsidRPr="00C006CE">
          <w:rPr>
            <w:rFonts w:ascii="Times New Roman"/>
            <w:sz w:val="22"/>
            <w:szCs w:val="22"/>
          </w:rPr>
          <w:t xml:space="preserve"> </w:t>
        </w:r>
        <w:r w:rsidRPr="00C006CE">
          <w:rPr>
            <w:rFonts w:ascii="Times New Roman" w:hint="eastAsia"/>
            <w:sz w:val="22"/>
            <w:szCs w:val="22"/>
          </w:rPr>
          <w:t>불문함</w:t>
        </w:r>
        <w:r w:rsidRPr="00C006CE">
          <w:rPr>
            <w:rFonts w:ascii="Times New Roman"/>
            <w:sz w:val="22"/>
            <w:szCs w:val="22"/>
          </w:rPr>
          <w:t>)</w:t>
        </w:r>
        <w:r w:rsidRPr="002F08B7">
          <w:rPr>
            <w:rFonts w:ascii="Times New Roman" w:hint="eastAsia"/>
            <w:sz w:val="22"/>
            <w:szCs w:val="22"/>
          </w:rPr>
          <w:t>의</w:t>
        </w:r>
      </w:ins>
      <w:r w:rsidRPr="002F08B7">
        <w:rPr>
          <w:rFonts w:ascii="Times New Roman"/>
          <w:sz w:val="22"/>
          <w:rPrChange w:id="112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proofErr w:type="spellStart"/>
      <w:r w:rsidRPr="002F08B7">
        <w:rPr>
          <w:rFonts w:ascii="Times New Roman" w:hint="eastAsia"/>
          <w:sz w:val="22"/>
          <w:rPrChange w:id="113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설계·제조·판매</w:t>
      </w:r>
      <w:proofErr w:type="spellEnd"/>
      <w:r w:rsidRPr="002F08B7">
        <w:rPr>
          <w:rFonts w:ascii="Times New Roman"/>
          <w:sz w:val="22"/>
          <w:rPrChange w:id="114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del w:id="115" w:author="Yulchon" w:date="2025-06-18T18:37:00Z" w16du:dateUtc="2025-06-18T09:37:00Z">
        <w:r w:rsidR="00D55367" w:rsidRPr="00ED3365">
          <w:rPr>
            <w:rFonts w:ascii="Times New Roman" w:hint="eastAsia"/>
            <w:sz w:val="22"/>
            <w:szCs w:val="22"/>
            <w:highlight w:val="yellow"/>
          </w:rPr>
          <w:delText>사업</w:delText>
        </w:r>
        <w:r w:rsidR="00604334" w:rsidRPr="00ED3365">
          <w:rPr>
            <w:rFonts w:ascii="Times New Roman"/>
            <w:sz w:val="22"/>
            <w:szCs w:val="22"/>
            <w:highlight w:val="yellow"/>
          </w:rPr>
          <w:delText>]</w:delText>
        </w:r>
        <w:r w:rsidR="002A618B" w:rsidRPr="002A618B">
          <w:rPr>
            <w:rFonts w:ascii="Times New Roman" w:hint="eastAsia"/>
            <w:sz w:val="22"/>
            <w:szCs w:val="22"/>
          </w:rPr>
          <w:delText>과</w:delText>
        </w:r>
      </w:del>
      <w:ins w:id="116" w:author="Yulchon" w:date="2025-06-18T18:37:00Z" w16du:dateUtc="2025-06-18T09:37:00Z">
        <w:r w:rsidRPr="002F08B7">
          <w:rPr>
            <w:rFonts w:ascii="Times New Roman" w:hint="eastAsia"/>
            <w:sz w:val="22"/>
            <w:szCs w:val="22"/>
          </w:rPr>
          <w:t>사업과</w:t>
        </w:r>
      </w:ins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del w:id="117" w:author="Yulchon" w:date="2025-06-18T18:37:00Z" w16du:dateUtc="2025-06-18T09:37:00Z">
        <w:r w:rsidR="002A618B" w:rsidRPr="002A618B">
          <w:rPr>
            <w:rFonts w:ascii="Times New Roman" w:hint="eastAsia"/>
            <w:sz w:val="22"/>
            <w:szCs w:val="22"/>
          </w:rPr>
          <w:delText>사업</w:delText>
        </w:r>
        <w:r w:rsidR="00E042C0" w:rsidRPr="00374850">
          <w:rPr>
            <w:rFonts w:ascii="Times New Roman"/>
            <w:sz w:val="22"/>
            <w:szCs w:val="22"/>
          </w:rPr>
          <w:delText>을</w:delText>
        </w:r>
      </w:del>
      <w:ins w:id="118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사업</w:t>
        </w:r>
        <w:r>
          <w:rPr>
            <w:rFonts w:ascii="Times New Roman" w:hint="eastAsia"/>
            <w:sz w:val="22"/>
            <w:szCs w:val="22"/>
          </w:rPr>
          <w:t>(</w:t>
        </w:r>
        <w:r>
          <w:rPr>
            <w:rFonts w:ascii="Times New Roman" w:hint="eastAsia"/>
            <w:sz w:val="22"/>
            <w:szCs w:val="22"/>
          </w:rPr>
          <w:t>이하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“</w:t>
        </w:r>
        <w:r w:rsidRPr="00C006CE">
          <w:rPr>
            <w:rFonts w:ascii="Times New Roman" w:hint="eastAsia"/>
            <w:b/>
            <w:sz w:val="22"/>
            <w:szCs w:val="22"/>
            <w:u w:val="single"/>
          </w:rPr>
          <w:t>경쟁사업</w:t>
        </w:r>
        <w:r>
          <w:rPr>
            <w:rFonts w:ascii="Times New Roman"/>
            <w:sz w:val="22"/>
            <w:szCs w:val="22"/>
          </w:rPr>
          <w:t>”)</w:t>
        </w:r>
        <w:r>
          <w:rPr>
            <w:rFonts w:ascii="Times New Roman"/>
            <w:sz w:val="22"/>
            <w:szCs w:val="22"/>
          </w:rPr>
          <w:t>을</w:t>
        </w:r>
      </w:ins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영위하거나</w:t>
      </w:r>
      <w:r>
        <w:rPr>
          <w:rFonts w:ascii="Times New Roman"/>
          <w:sz w:val="22"/>
          <w:szCs w:val="22"/>
        </w:rPr>
        <w:t xml:space="preserve">, (ii) </w:t>
      </w:r>
      <w:del w:id="119" w:author="Yulchon" w:date="2025-06-18T18:37:00Z" w16du:dateUtc="2025-06-18T09:37:00Z">
        <w:r w:rsidR="00E042C0" w:rsidRPr="00374850">
          <w:rPr>
            <w:rFonts w:ascii="Times New Roman"/>
            <w:sz w:val="22"/>
            <w:szCs w:val="22"/>
          </w:rPr>
          <w:delText>대상회사</w:delText>
        </w:r>
        <w:r w:rsidR="004459F2">
          <w:rPr>
            <w:rFonts w:ascii="Times New Roman" w:hint="eastAsia"/>
            <w:sz w:val="22"/>
            <w:szCs w:val="22"/>
          </w:rPr>
          <w:delText>등이</w:delText>
        </w:r>
        <w:r w:rsidR="00E042C0" w:rsidRPr="00374850">
          <w:rPr>
            <w:rFonts w:ascii="Times New Roman"/>
            <w:sz w:val="22"/>
            <w:szCs w:val="22"/>
          </w:rPr>
          <w:delText xml:space="preserve"> </w:delText>
        </w:r>
        <w:r w:rsidR="000B141A">
          <w:rPr>
            <w:rFonts w:ascii="Times New Roman" w:hint="eastAsia"/>
            <w:sz w:val="22"/>
            <w:szCs w:val="22"/>
          </w:rPr>
          <w:delText>본</w:delText>
        </w:r>
        <w:r w:rsidR="000B141A">
          <w:rPr>
            <w:rFonts w:ascii="Times New Roman" w:hint="eastAsia"/>
            <w:sz w:val="22"/>
            <w:szCs w:val="22"/>
          </w:rPr>
          <w:delText xml:space="preserve"> </w:delText>
        </w:r>
        <w:r w:rsidR="000B141A">
          <w:rPr>
            <w:rFonts w:ascii="Times New Roman" w:hint="eastAsia"/>
            <w:sz w:val="22"/>
            <w:szCs w:val="22"/>
          </w:rPr>
          <w:delText>계약</w:delText>
        </w:r>
        <w:r w:rsidR="000B141A">
          <w:rPr>
            <w:rFonts w:ascii="Times New Roman" w:hint="eastAsia"/>
            <w:sz w:val="22"/>
            <w:szCs w:val="22"/>
          </w:rPr>
          <w:delText xml:space="preserve"> </w:delText>
        </w:r>
        <w:r w:rsidR="000B141A">
          <w:rPr>
            <w:rFonts w:ascii="Times New Roman" w:hint="eastAsia"/>
            <w:sz w:val="22"/>
            <w:szCs w:val="22"/>
          </w:rPr>
          <w:delText>체결일</w:delText>
        </w:r>
        <w:r w:rsidR="000B141A">
          <w:rPr>
            <w:rFonts w:ascii="Times New Roman" w:hint="eastAsia"/>
            <w:sz w:val="22"/>
            <w:szCs w:val="22"/>
          </w:rPr>
          <w:delText xml:space="preserve"> </w:delText>
        </w:r>
        <w:r w:rsidR="000B141A">
          <w:rPr>
            <w:rFonts w:ascii="Times New Roman" w:hint="eastAsia"/>
            <w:sz w:val="22"/>
            <w:szCs w:val="22"/>
          </w:rPr>
          <w:delText>현재</w:delText>
        </w:r>
        <w:r w:rsidR="000B141A">
          <w:rPr>
            <w:rFonts w:ascii="Times New Roman" w:hint="eastAsia"/>
            <w:sz w:val="22"/>
            <w:szCs w:val="22"/>
          </w:rPr>
          <w:delText xml:space="preserve"> </w:delText>
        </w:r>
        <w:r w:rsidR="00E042C0" w:rsidRPr="00374850">
          <w:rPr>
            <w:rFonts w:ascii="Times New Roman"/>
            <w:sz w:val="22"/>
            <w:szCs w:val="22"/>
          </w:rPr>
          <w:delText>영위하는</w:delText>
        </w:r>
        <w:r w:rsidR="00E042C0" w:rsidRPr="00374850">
          <w:rPr>
            <w:rFonts w:ascii="Times New Roman"/>
            <w:sz w:val="22"/>
            <w:szCs w:val="22"/>
          </w:rPr>
          <w:delText xml:space="preserve"> </w:delText>
        </w:r>
        <w:r w:rsidR="00FC2B30">
          <w:rPr>
            <w:rFonts w:ascii="Times New Roman" w:hint="eastAsia"/>
            <w:sz w:val="22"/>
            <w:szCs w:val="22"/>
          </w:rPr>
          <w:delText>주된</w:delText>
        </w:r>
        <w:r w:rsidR="00FC2B30">
          <w:rPr>
            <w:rFonts w:ascii="Times New Roman" w:hint="eastAsia"/>
            <w:sz w:val="22"/>
            <w:szCs w:val="22"/>
          </w:rPr>
          <w:delText xml:space="preserve"> </w:delText>
        </w:r>
        <w:r w:rsidR="00E042C0" w:rsidRPr="00374850">
          <w:rPr>
            <w:rFonts w:ascii="Times New Roman"/>
            <w:sz w:val="22"/>
            <w:szCs w:val="22"/>
          </w:rPr>
          <w:delText>사업과</w:delText>
        </w:r>
        <w:r w:rsidR="00E042C0" w:rsidRPr="00374850">
          <w:rPr>
            <w:rFonts w:ascii="Times New Roman"/>
            <w:sz w:val="22"/>
            <w:szCs w:val="22"/>
          </w:rPr>
          <w:delText xml:space="preserve"> </w:delText>
        </w:r>
        <w:r w:rsidR="00E042C0" w:rsidRPr="00374850">
          <w:rPr>
            <w:rFonts w:ascii="Times New Roman"/>
            <w:sz w:val="22"/>
            <w:szCs w:val="22"/>
          </w:rPr>
          <w:delText>직접적</w:delText>
        </w:r>
        <w:r w:rsidR="00404E5B">
          <w:rPr>
            <w:rFonts w:ascii="Times New Roman" w:hint="eastAsia"/>
            <w:sz w:val="22"/>
            <w:szCs w:val="22"/>
          </w:rPr>
          <w:delText>으로</w:delText>
        </w:r>
      </w:del>
      <w:ins w:id="120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경쟁</w:t>
        </w:r>
        <w:r>
          <w:rPr>
            <w:rFonts w:ascii="Times New Roman"/>
            <w:sz w:val="22"/>
            <w:szCs w:val="22"/>
          </w:rPr>
          <w:t>사업과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직</w:t>
        </w:r>
        <w:r>
          <w:rPr>
            <w:rFonts w:ascii="Times New Roman" w:hint="eastAsia"/>
            <w:sz w:val="22"/>
            <w:szCs w:val="22"/>
          </w:rPr>
          <w:t>간</w:t>
        </w:r>
        <w:r>
          <w:rPr>
            <w:rFonts w:ascii="Times New Roman"/>
            <w:sz w:val="22"/>
            <w:szCs w:val="22"/>
          </w:rPr>
          <w:t>접적</w:t>
        </w:r>
        <w:r>
          <w:rPr>
            <w:rFonts w:ascii="Times New Roman" w:hint="eastAsia"/>
            <w:sz w:val="22"/>
            <w:szCs w:val="22"/>
          </w:rPr>
          <w:t>으로</w:t>
        </w:r>
      </w:ins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항에서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경쟁사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지분인수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영업실적에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연동하여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방식으로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투자하거나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, (iv)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지원하는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하여서는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아니된다</w:t>
      </w:r>
      <w:r>
        <w:rPr>
          <w:rFonts w:ascii="Times New Roman"/>
          <w:sz w:val="22"/>
          <w:szCs w:val="22"/>
        </w:rPr>
        <w:t>.</w:t>
      </w:r>
      <w:del w:id="121" w:author="Yulchon" w:date="2025-06-18T18:37:00Z" w16du:dateUtc="2025-06-18T09:37:00Z">
        <w:r w:rsidR="008327CF">
          <w:rPr>
            <w:rFonts w:ascii="Times New Roman" w:hint="eastAsia"/>
            <w:sz w:val="22"/>
            <w:szCs w:val="22"/>
          </w:rPr>
          <w:delText xml:space="preserve"> </w:delText>
        </w:r>
        <w:commentRangeStart w:id="122"/>
        <w:r w:rsidR="00D853DA">
          <w:rPr>
            <w:rFonts w:ascii="Times New Roman" w:hint="eastAsia"/>
            <w:sz w:val="22"/>
            <w:szCs w:val="22"/>
          </w:rPr>
          <w:delText>명확히</w:delText>
        </w:r>
        <w:r w:rsidR="00D853DA">
          <w:rPr>
            <w:rFonts w:ascii="Times New Roman" w:hint="eastAsia"/>
            <w:sz w:val="22"/>
            <w:szCs w:val="22"/>
          </w:rPr>
          <w:delText xml:space="preserve"> </w:delText>
        </w:r>
        <w:r w:rsidR="00D853DA">
          <w:rPr>
            <w:rFonts w:ascii="Times New Roman" w:hint="eastAsia"/>
            <w:sz w:val="22"/>
            <w:szCs w:val="22"/>
          </w:rPr>
          <w:delText>하면</w:delText>
        </w:r>
        <w:r w:rsidR="00D853DA">
          <w:rPr>
            <w:rFonts w:ascii="Times New Roman" w:hint="eastAsia"/>
            <w:sz w:val="22"/>
            <w:szCs w:val="22"/>
          </w:rPr>
          <w:delText xml:space="preserve">, </w:delText>
        </w:r>
        <w:r w:rsidR="00EC6146">
          <w:rPr>
            <w:rFonts w:ascii="Times New Roman" w:hint="eastAsia"/>
            <w:sz w:val="22"/>
            <w:szCs w:val="22"/>
          </w:rPr>
          <w:delText>Je</w:delText>
        </w:r>
        <w:r w:rsidR="00BE37E9">
          <w:rPr>
            <w:rFonts w:ascii="Times New Roman" w:hint="eastAsia"/>
            <w:sz w:val="22"/>
            <w:szCs w:val="22"/>
          </w:rPr>
          <w:delText xml:space="preserve">nn S. Chao </w:delText>
        </w:r>
        <w:r w:rsidR="00BE37E9">
          <w:rPr>
            <w:rFonts w:ascii="Times New Roman" w:hint="eastAsia"/>
            <w:sz w:val="22"/>
            <w:szCs w:val="22"/>
          </w:rPr>
          <w:delText>및</w:delText>
        </w:r>
        <w:r w:rsidR="00BE37E9">
          <w:rPr>
            <w:rFonts w:ascii="Times New Roman" w:hint="eastAsia"/>
            <w:sz w:val="22"/>
            <w:szCs w:val="22"/>
          </w:rPr>
          <w:delText xml:space="preserve"> Eun Kyoung Chao</w:delText>
        </w:r>
        <w:r w:rsidR="00BE37E9">
          <w:rPr>
            <w:rFonts w:ascii="Times New Roman" w:hint="eastAsia"/>
            <w:sz w:val="22"/>
            <w:szCs w:val="22"/>
          </w:rPr>
          <w:delText>가</w:delText>
        </w:r>
        <w:r w:rsidR="00BE37E9">
          <w:rPr>
            <w:rFonts w:ascii="Times New Roman" w:hint="eastAsia"/>
            <w:sz w:val="22"/>
            <w:szCs w:val="22"/>
          </w:rPr>
          <w:delText xml:space="preserve"> </w:delText>
        </w:r>
        <w:r w:rsidR="0063696E">
          <w:rPr>
            <w:rFonts w:ascii="Times New Roman" w:hint="eastAsia"/>
            <w:sz w:val="22"/>
            <w:szCs w:val="22"/>
          </w:rPr>
          <w:delText>본</w:delText>
        </w:r>
        <w:r w:rsidR="0063696E">
          <w:rPr>
            <w:rFonts w:ascii="Times New Roman" w:hint="eastAsia"/>
            <w:sz w:val="22"/>
            <w:szCs w:val="22"/>
          </w:rPr>
          <w:delText xml:space="preserve"> </w:delText>
        </w:r>
        <w:r w:rsidR="0063696E">
          <w:rPr>
            <w:rFonts w:ascii="Times New Roman" w:hint="eastAsia"/>
            <w:sz w:val="22"/>
            <w:szCs w:val="22"/>
          </w:rPr>
          <w:delText>계약</w:delText>
        </w:r>
        <w:r w:rsidR="0063696E">
          <w:rPr>
            <w:rFonts w:ascii="Times New Roman" w:hint="eastAsia"/>
            <w:sz w:val="22"/>
            <w:szCs w:val="22"/>
          </w:rPr>
          <w:delText xml:space="preserve"> </w:delText>
        </w:r>
        <w:r w:rsidR="0063696E">
          <w:rPr>
            <w:rFonts w:ascii="Times New Roman" w:hint="eastAsia"/>
            <w:sz w:val="22"/>
            <w:szCs w:val="22"/>
          </w:rPr>
          <w:delText>체결일</w:delText>
        </w:r>
        <w:r w:rsidR="0063696E">
          <w:rPr>
            <w:rFonts w:ascii="Times New Roman" w:hint="eastAsia"/>
            <w:sz w:val="22"/>
            <w:szCs w:val="22"/>
          </w:rPr>
          <w:delText xml:space="preserve"> </w:delText>
        </w:r>
        <w:r w:rsidR="0063696E">
          <w:rPr>
            <w:rFonts w:ascii="Times New Roman" w:hint="eastAsia"/>
            <w:sz w:val="22"/>
            <w:szCs w:val="22"/>
          </w:rPr>
          <w:delText>이전부터</w:delText>
        </w:r>
        <w:r w:rsidR="0063696E">
          <w:rPr>
            <w:rFonts w:ascii="Times New Roman" w:hint="eastAsia"/>
            <w:sz w:val="22"/>
            <w:szCs w:val="22"/>
          </w:rPr>
          <w:delText xml:space="preserve"> </w:delText>
        </w:r>
        <w:r w:rsidR="0063696E">
          <w:rPr>
            <w:rFonts w:ascii="Times New Roman" w:hint="eastAsia"/>
            <w:sz w:val="22"/>
            <w:szCs w:val="22"/>
          </w:rPr>
          <w:delText>운영</w:delText>
        </w:r>
        <w:r w:rsidR="005552C3">
          <w:rPr>
            <w:rFonts w:ascii="Times New Roman" w:hint="eastAsia"/>
            <w:sz w:val="22"/>
            <w:szCs w:val="22"/>
          </w:rPr>
          <w:delText xml:space="preserve"> </w:delText>
        </w:r>
        <w:r w:rsidR="0060311E">
          <w:rPr>
            <w:rFonts w:ascii="Times New Roman" w:hint="eastAsia"/>
            <w:sz w:val="22"/>
            <w:szCs w:val="22"/>
          </w:rPr>
          <w:delText>및</w:delText>
        </w:r>
        <w:r w:rsidR="0060311E">
          <w:rPr>
            <w:rFonts w:ascii="Times New Roman" w:hint="eastAsia"/>
            <w:sz w:val="22"/>
            <w:szCs w:val="22"/>
          </w:rPr>
          <w:delText>/</w:delText>
        </w:r>
        <w:r w:rsidR="005552C3">
          <w:rPr>
            <w:rFonts w:ascii="Times New Roman" w:hint="eastAsia"/>
            <w:sz w:val="22"/>
            <w:szCs w:val="22"/>
          </w:rPr>
          <w:delText>또는</w:delText>
        </w:r>
        <w:r w:rsidR="005552C3">
          <w:rPr>
            <w:rFonts w:ascii="Times New Roman" w:hint="eastAsia"/>
            <w:sz w:val="22"/>
            <w:szCs w:val="22"/>
          </w:rPr>
          <w:delText xml:space="preserve"> </w:delText>
        </w:r>
        <w:r w:rsidR="005552C3">
          <w:rPr>
            <w:rFonts w:ascii="Times New Roman" w:hint="eastAsia"/>
            <w:sz w:val="22"/>
            <w:szCs w:val="22"/>
          </w:rPr>
          <w:delText>재직</w:delText>
        </w:r>
        <w:r w:rsidR="0063696E">
          <w:rPr>
            <w:rFonts w:ascii="Times New Roman" w:hint="eastAsia"/>
            <w:sz w:val="22"/>
            <w:szCs w:val="22"/>
          </w:rPr>
          <w:delText>하거나</w:delText>
        </w:r>
        <w:r w:rsidR="0063696E">
          <w:rPr>
            <w:rFonts w:ascii="Times New Roman" w:hint="eastAsia"/>
            <w:sz w:val="22"/>
            <w:szCs w:val="22"/>
          </w:rPr>
          <w:delText xml:space="preserve"> </w:delText>
        </w:r>
        <w:r w:rsidR="0063696E">
          <w:rPr>
            <w:rFonts w:ascii="Times New Roman" w:hint="eastAsia"/>
            <w:sz w:val="22"/>
            <w:szCs w:val="22"/>
          </w:rPr>
          <w:delText>지분을</w:delText>
        </w:r>
        <w:r w:rsidR="0063696E">
          <w:rPr>
            <w:rFonts w:ascii="Times New Roman" w:hint="eastAsia"/>
            <w:sz w:val="22"/>
            <w:szCs w:val="22"/>
          </w:rPr>
          <w:delText xml:space="preserve"> </w:delText>
        </w:r>
        <w:r w:rsidR="0063696E">
          <w:rPr>
            <w:rFonts w:ascii="Times New Roman" w:hint="eastAsia"/>
            <w:sz w:val="22"/>
            <w:szCs w:val="22"/>
          </w:rPr>
          <w:delText>계속</w:delText>
        </w:r>
        <w:r w:rsidR="0063696E">
          <w:rPr>
            <w:rFonts w:ascii="Times New Roman" w:hint="eastAsia"/>
            <w:sz w:val="22"/>
            <w:szCs w:val="22"/>
          </w:rPr>
          <w:delText xml:space="preserve"> </w:delText>
        </w:r>
        <w:r w:rsidR="0063696E">
          <w:rPr>
            <w:rFonts w:ascii="Times New Roman" w:hint="eastAsia"/>
            <w:sz w:val="22"/>
            <w:szCs w:val="22"/>
          </w:rPr>
          <w:delText>보유하고</w:delText>
        </w:r>
        <w:r w:rsidR="0063696E">
          <w:rPr>
            <w:rFonts w:ascii="Times New Roman" w:hint="eastAsia"/>
            <w:sz w:val="22"/>
            <w:szCs w:val="22"/>
          </w:rPr>
          <w:delText xml:space="preserve"> </w:delText>
        </w:r>
        <w:r w:rsidR="0063696E">
          <w:rPr>
            <w:rFonts w:ascii="Times New Roman" w:hint="eastAsia"/>
            <w:sz w:val="22"/>
            <w:szCs w:val="22"/>
          </w:rPr>
          <w:delText>있는</w:delText>
        </w:r>
        <w:r w:rsidR="0063696E">
          <w:rPr>
            <w:rFonts w:ascii="Times New Roman" w:hint="eastAsia"/>
            <w:sz w:val="22"/>
            <w:szCs w:val="22"/>
          </w:rPr>
          <w:delText xml:space="preserve"> </w:delText>
        </w:r>
        <w:r w:rsidR="003D5971" w:rsidRPr="00ED3365">
          <w:rPr>
            <w:rFonts w:ascii="Times New Roman"/>
            <w:sz w:val="22"/>
            <w:szCs w:val="22"/>
            <w:highlight w:val="yellow"/>
          </w:rPr>
          <w:delText>[**]</w:delText>
        </w:r>
        <w:r w:rsidR="003D5971">
          <w:rPr>
            <w:rFonts w:ascii="Times New Roman" w:hint="eastAsia"/>
            <w:sz w:val="22"/>
            <w:szCs w:val="22"/>
          </w:rPr>
          <w:delText>에</w:delText>
        </w:r>
        <w:r w:rsidR="003D5971">
          <w:rPr>
            <w:rFonts w:ascii="Times New Roman" w:hint="eastAsia"/>
            <w:sz w:val="22"/>
            <w:szCs w:val="22"/>
          </w:rPr>
          <w:delText xml:space="preserve"> </w:delText>
        </w:r>
        <w:r w:rsidR="003D5971">
          <w:rPr>
            <w:rFonts w:ascii="Times New Roman" w:hint="eastAsia"/>
            <w:sz w:val="22"/>
            <w:szCs w:val="22"/>
          </w:rPr>
          <w:delText>본점을</w:delText>
        </w:r>
        <w:r w:rsidR="003D5971">
          <w:rPr>
            <w:rFonts w:ascii="Times New Roman" w:hint="eastAsia"/>
            <w:sz w:val="22"/>
            <w:szCs w:val="22"/>
          </w:rPr>
          <w:delText xml:space="preserve"> </w:delText>
        </w:r>
        <w:r w:rsidR="003D5971">
          <w:rPr>
            <w:rFonts w:ascii="Times New Roman" w:hint="eastAsia"/>
            <w:sz w:val="22"/>
            <w:szCs w:val="22"/>
          </w:rPr>
          <w:delText>두고</w:delText>
        </w:r>
        <w:r w:rsidR="003D5971">
          <w:rPr>
            <w:rFonts w:ascii="Times New Roman" w:hint="eastAsia"/>
            <w:sz w:val="22"/>
            <w:szCs w:val="22"/>
          </w:rPr>
          <w:delText xml:space="preserve"> </w:delText>
        </w:r>
        <w:r w:rsidR="003D5971">
          <w:rPr>
            <w:rFonts w:ascii="Times New Roman" w:hint="eastAsia"/>
            <w:sz w:val="22"/>
            <w:szCs w:val="22"/>
          </w:rPr>
          <w:delText>있는</w:delText>
        </w:r>
        <w:r w:rsidR="003D5971">
          <w:rPr>
            <w:rFonts w:ascii="Times New Roman" w:hint="eastAsia"/>
            <w:sz w:val="22"/>
            <w:szCs w:val="22"/>
          </w:rPr>
          <w:delText xml:space="preserve"> </w:delText>
        </w:r>
        <w:r w:rsidR="00BE37E9">
          <w:rPr>
            <w:rFonts w:ascii="Times New Roman" w:hint="eastAsia"/>
            <w:sz w:val="22"/>
            <w:szCs w:val="22"/>
          </w:rPr>
          <w:delText>Metallife USA Inc.</w:delText>
        </w:r>
        <w:r w:rsidR="000B4831">
          <w:rPr>
            <w:rFonts w:ascii="Times New Roman" w:hint="eastAsia"/>
            <w:sz w:val="22"/>
            <w:szCs w:val="22"/>
          </w:rPr>
          <w:delText>에</w:delText>
        </w:r>
        <w:r w:rsidR="000B4831">
          <w:rPr>
            <w:rFonts w:ascii="Times New Roman" w:hint="eastAsia"/>
            <w:sz w:val="22"/>
            <w:szCs w:val="22"/>
          </w:rPr>
          <w:delText xml:space="preserve"> </w:delText>
        </w:r>
        <w:r w:rsidR="006F5624">
          <w:rPr>
            <w:rFonts w:ascii="Times New Roman" w:hint="eastAsia"/>
            <w:sz w:val="22"/>
            <w:szCs w:val="22"/>
          </w:rPr>
          <w:delText>대하여</w:delText>
        </w:r>
        <w:r w:rsidR="006F5624">
          <w:rPr>
            <w:rFonts w:ascii="Times New Roman" w:hint="eastAsia"/>
            <w:sz w:val="22"/>
            <w:szCs w:val="22"/>
          </w:rPr>
          <w:delText xml:space="preserve"> </w:delText>
        </w:r>
        <w:r w:rsidR="006F24D0">
          <w:rPr>
            <w:rFonts w:ascii="Times New Roman" w:hint="eastAsia"/>
            <w:sz w:val="22"/>
            <w:szCs w:val="22"/>
          </w:rPr>
          <w:delText>계속</w:delText>
        </w:r>
        <w:r w:rsidR="006F24D0">
          <w:rPr>
            <w:rFonts w:ascii="Times New Roman" w:hint="eastAsia"/>
            <w:sz w:val="22"/>
            <w:szCs w:val="22"/>
          </w:rPr>
          <w:delText xml:space="preserve"> </w:delText>
        </w:r>
        <w:r w:rsidR="006F24D0">
          <w:rPr>
            <w:rFonts w:ascii="Times New Roman" w:hint="eastAsia"/>
            <w:sz w:val="22"/>
            <w:szCs w:val="22"/>
          </w:rPr>
          <w:delText>재직</w:delText>
        </w:r>
        <w:r w:rsidR="006F24D0">
          <w:rPr>
            <w:rFonts w:ascii="Times New Roman" w:hint="eastAsia"/>
            <w:sz w:val="22"/>
            <w:szCs w:val="22"/>
          </w:rPr>
          <w:delText xml:space="preserve"> </w:delText>
        </w:r>
        <w:r w:rsidR="00D51108">
          <w:rPr>
            <w:rFonts w:ascii="Times New Roman" w:hint="eastAsia"/>
            <w:sz w:val="22"/>
            <w:szCs w:val="22"/>
          </w:rPr>
          <w:delText>및</w:delText>
        </w:r>
        <w:r w:rsidR="00D51108">
          <w:rPr>
            <w:rFonts w:ascii="Times New Roman" w:hint="eastAsia"/>
            <w:sz w:val="22"/>
            <w:szCs w:val="22"/>
          </w:rPr>
          <w:delText>/</w:delText>
        </w:r>
        <w:r w:rsidR="006F24D0">
          <w:rPr>
            <w:rFonts w:ascii="Times New Roman" w:hint="eastAsia"/>
            <w:sz w:val="22"/>
            <w:szCs w:val="22"/>
          </w:rPr>
          <w:delText>또는</w:delText>
        </w:r>
        <w:r w:rsidR="006F24D0">
          <w:rPr>
            <w:rFonts w:ascii="Times New Roman" w:hint="eastAsia"/>
            <w:sz w:val="22"/>
            <w:szCs w:val="22"/>
          </w:rPr>
          <w:delText xml:space="preserve"> </w:delText>
        </w:r>
        <w:r w:rsidR="005552C3">
          <w:rPr>
            <w:rFonts w:ascii="Times New Roman" w:hint="eastAsia"/>
            <w:sz w:val="22"/>
            <w:szCs w:val="22"/>
          </w:rPr>
          <w:delText>운영하거나</w:delText>
        </w:r>
        <w:r w:rsidR="005552C3">
          <w:rPr>
            <w:rFonts w:ascii="Times New Roman" w:hint="eastAsia"/>
            <w:sz w:val="22"/>
            <w:szCs w:val="22"/>
          </w:rPr>
          <w:delText xml:space="preserve"> </w:delText>
        </w:r>
        <w:r w:rsidR="00F431AF">
          <w:rPr>
            <w:rFonts w:ascii="Times New Roman" w:hint="eastAsia"/>
            <w:sz w:val="22"/>
            <w:szCs w:val="22"/>
          </w:rPr>
          <w:delText>지분을</w:delText>
        </w:r>
        <w:r w:rsidR="00F431AF">
          <w:rPr>
            <w:rFonts w:ascii="Times New Roman" w:hint="eastAsia"/>
            <w:sz w:val="22"/>
            <w:szCs w:val="22"/>
          </w:rPr>
          <w:delText xml:space="preserve"> </w:delText>
        </w:r>
        <w:r w:rsidR="00F431AF">
          <w:rPr>
            <w:rFonts w:ascii="Times New Roman" w:hint="eastAsia"/>
            <w:sz w:val="22"/>
            <w:szCs w:val="22"/>
          </w:rPr>
          <w:delText>보유하는</w:delText>
        </w:r>
        <w:r w:rsidR="00F431AF">
          <w:rPr>
            <w:rFonts w:ascii="Times New Roman" w:hint="eastAsia"/>
            <w:sz w:val="22"/>
            <w:szCs w:val="22"/>
          </w:rPr>
          <w:delText xml:space="preserve"> </w:delText>
        </w:r>
        <w:r w:rsidR="00F431AF">
          <w:rPr>
            <w:rFonts w:ascii="Times New Roman" w:hint="eastAsia"/>
            <w:sz w:val="22"/>
            <w:szCs w:val="22"/>
          </w:rPr>
          <w:delText>것은</w:delText>
        </w:r>
        <w:r w:rsidR="00F431AF">
          <w:rPr>
            <w:rFonts w:ascii="Times New Roman" w:hint="eastAsia"/>
            <w:sz w:val="22"/>
            <w:szCs w:val="22"/>
          </w:rPr>
          <w:delText xml:space="preserve"> </w:delText>
        </w:r>
        <w:r w:rsidR="00F431AF">
          <w:rPr>
            <w:rFonts w:ascii="Times New Roman" w:hint="eastAsia"/>
            <w:sz w:val="22"/>
            <w:szCs w:val="22"/>
          </w:rPr>
          <w:delText>본</w:delText>
        </w:r>
        <w:r w:rsidR="00F431AF">
          <w:rPr>
            <w:rFonts w:ascii="Times New Roman" w:hint="eastAsia"/>
            <w:sz w:val="22"/>
            <w:szCs w:val="22"/>
          </w:rPr>
          <w:delText xml:space="preserve"> </w:delText>
        </w:r>
        <w:r w:rsidR="00F431AF">
          <w:rPr>
            <w:rFonts w:ascii="Times New Roman" w:hint="eastAsia"/>
            <w:sz w:val="22"/>
            <w:szCs w:val="22"/>
          </w:rPr>
          <w:delText>항의</w:delText>
        </w:r>
        <w:r w:rsidR="00F431AF">
          <w:rPr>
            <w:rFonts w:ascii="Times New Roman" w:hint="eastAsia"/>
            <w:sz w:val="22"/>
            <w:szCs w:val="22"/>
          </w:rPr>
          <w:delText xml:space="preserve"> </w:delText>
        </w:r>
        <w:r w:rsidR="00F431AF">
          <w:rPr>
            <w:rFonts w:ascii="Times New Roman" w:hint="eastAsia"/>
            <w:sz w:val="22"/>
            <w:szCs w:val="22"/>
          </w:rPr>
          <w:delText>경업금지에</w:delText>
        </w:r>
        <w:r w:rsidR="00F431AF">
          <w:rPr>
            <w:rFonts w:ascii="Times New Roman" w:hint="eastAsia"/>
            <w:sz w:val="22"/>
            <w:szCs w:val="22"/>
          </w:rPr>
          <w:delText xml:space="preserve"> </w:delText>
        </w:r>
        <w:r w:rsidR="00F431AF">
          <w:rPr>
            <w:rFonts w:ascii="Times New Roman" w:hint="eastAsia"/>
            <w:sz w:val="22"/>
            <w:szCs w:val="22"/>
          </w:rPr>
          <w:delText>해당하지</w:delText>
        </w:r>
        <w:r w:rsidR="00F431AF">
          <w:rPr>
            <w:rFonts w:ascii="Times New Roman" w:hint="eastAsia"/>
            <w:sz w:val="22"/>
            <w:szCs w:val="22"/>
          </w:rPr>
          <w:delText xml:space="preserve"> </w:delText>
        </w:r>
        <w:r w:rsidR="00F431AF">
          <w:rPr>
            <w:rFonts w:ascii="Times New Roman" w:hint="eastAsia"/>
            <w:sz w:val="22"/>
            <w:szCs w:val="22"/>
          </w:rPr>
          <w:delText>아니한다</w:delText>
        </w:r>
        <w:r w:rsidR="00F431AF">
          <w:rPr>
            <w:rFonts w:ascii="Times New Roman" w:hint="eastAsia"/>
            <w:sz w:val="22"/>
            <w:szCs w:val="22"/>
          </w:rPr>
          <w:delText>.</w:delText>
        </w:r>
        <w:r w:rsidR="007F4979">
          <w:rPr>
            <w:rStyle w:val="af8"/>
            <w:rFonts w:ascii="Times New Roman"/>
            <w:sz w:val="22"/>
            <w:szCs w:val="22"/>
          </w:rPr>
          <w:footnoteReference w:id="11"/>
        </w:r>
      </w:del>
      <w:commentRangeEnd w:id="122"/>
      <w:r w:rsidR="0006739E">
        <w:rPr>
          <w:rStyle w:val="af2"/>
        </w:rPr>
        <w:commentReference w:id="122"/>
      </w:r>
    </w:p>
    <w:p w14:paraId="6B222205" w14:textId="3E022EB6" w:rsidR="00F10A7E" w:rsidRDefault="008D394E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3"/>
          <w:u w:val="single"/>
        </w:rPr>
        <w:t>유인금지</w:t>
      </w:r>
      <w:r>
        <w:rPr>
          <w:rFonts w:ascii="Times New Roman" w:hint="eastAsia"/>
          <w:sz w:val="22"/>
          <w:szCs w:val="22"/>
        </w:rPr>
        <w:t xml:space="preserve">.  </w:t>
      </w:r>
      <w:del w:id="124" w:author="Yulchon" w:date="2025-06-18T18:37:00Z" w16du:dateUtc="2025-06-18T09:37:00Z">
        <w:r w:rsidR="00E042C0" w:rsidRPr="004459F2">
          <w:rPr>
            <w:rFonts w:ascii="Times New Roman"/>
            <w:sz w:val="22"/>
            <w:szCs w:val="22"/>
          </w:rPr>
          <w:delText>대표매도인</w:delText>
        </w:r>
        <w:r w:rsidR="00CE1660">
          <w:rPr>
            <w:rFonts w:ascii="Times New Roman" w:hint="eastAsia"/>
            <w:sz w:val="22"/>
            <w:szCs w:val="22"/>
          </w:rPr>
          <w:delText>등은</w:delText>
        </w:r>
      </w:del>
      <w:ins w:id="125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대표매도인들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및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기타매도인들</w:t>
        </w:r>
        <w:r>
          <w:rPr>
            <w:rFonts w:ascii="Times New Roman" w:hint="eastAsia"/>
            <w:sz w:val="22"/>
            <w:szCs w:val="22"/>
          </w:rPr>
          <w:t>(</w:t>
        </w:r>
        <w:r>
          <w:rPr>
            <w:rFonts w:ascii="Times New Roman" w:hint="eastAsia"/>
            <w:sz w:val="22"/>
            <w:szCs w:val="22"/>
          </w:rPr>
          <w:t>유태환을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제외하며</w:t>
        </w:r>
        <w:r>
          <w:rPr>
            <w:rFonts w:ascii="Times New Roman" w:hint="eastAsia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본항에서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핵심인력을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의미함</w:t>
        </w:r>
        <w:r>
          <w:rPr>
            <w:rFonts w:ascii="Times New Roman" w:hint="eastAsia"/>
            <w:sz w:val="22"/>
            <w:szCs w:val="22"/>
          </w:rPr>
          <w:t>)</w:t>
        </w:r>
        <w:r>
          <w:rPr>
            <w:rFonts w:ascii="Times New Roman"/>
            <w:sz w:val="22"/>
            <w:szCs w:val="22"/>
          </w:rPr>
          <w:t>은</w:t>
        </w:r>
      </w:ins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임원직에서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사임한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날로부터</w:t>
      </w:r>
      <w:r>
        <w:rPr>
          <w:rFonts w:ascii="Times New Roman"/>
          <w:sz w:val="22"/>
          <w:szCs w:val="22"/>
        </w:rPr>
        <w:t>로부터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[5]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날까지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직접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통하여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고용하거나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목적으로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</w:t>
      </w:r>
      <w:r>
        <w:rPr>
          <w:rFonts w:ascii="Times New Roman" w:hint="eastAsia"/>
          <w:sz w:val="22"/>
          <w:szCs w:val="22"/>
        </w:rPr>
        <w:lastRenderedPageBreak/>
        <w:t>직원에게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접근하거나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대상회사등과의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권유하는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없고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고객으</w:t>
      </w:r>
      <w:r>
        <w:rPr>
          <w:rFonts w:ascii="Times New Roman"/>
          <w:sz w:val="22"/>
          <w:szCs w:val="22"/>
        </w:rPr>
        <w:t>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등과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계약관계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거래관계를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종료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축소하게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불리하게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권유</w:t>
      </w:r>
      <w:r>
        <w:rPr>
          <w:rFonts w:ascii="Times New Roman"/>
          <w:sz w:val="22"/>
          <w:szCs w:val="22"/>
        </w:rPr>
        <w:t>하</w:t>
      </w:r>
      <w:r>
        <w:rPr>
          <w:rFonts w:ascii="Times New Roman" w:hint="eastAsia"/>
          <w:sz w:val="22"/>
          <w:szCs w:val="22"/>
        </w:rPr>
        <w:t>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</w:p>
    <w:p w14:paraId="25A463E6" w14:textId="69E74623" w:rsidR="00F10A7E" w:rsidRDefault="008D394E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proofErr w:type="spellStart"/>
      <w:r>
        <w:rPr>
          <w:rFonts w:ascii="Times New Roman" w:hint="eastAsia"/>
          <w:sz w:val="22"/>
          <w:szCs w:val="23"/>
          <w:u w:val="single"/>
        </w:rPr>
        <w:t>포젠과의</w:t>
      </w:r>
      <w:proofErr w:type="spellEnd"/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장기공급계약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체결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대상회사가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이후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포젠과의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일정한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동안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포젠으로부터</w:t>
      </w:r>
      <w:proofErr w:type="spellEnd"/>
      <w:r>
        <w:rPr>
          <w:rFonts w:ascii="Times New Roman" w:hint="eastAsia"/>
          <w:sz w:val="22"/>
          <w:szCs w:val="23"/>
        </w:rPr>
        <w:t xml:space="preserve"> Polished plate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유리가공품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공급받는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장기공급계약</w:t>
      </w:r>
      <w:r>
        <w:rPr>
          <w:rFonts w:ascii="Times New Roman" w:hint="eastAsia"/>
          <w:sz w:val="22"/>
          <w:szCs w:val="23"/>
        </w:rPr>
        <w:t>(</w:t>
      </w:r>
      <w:proofErr w:type="spellStart"/>
      <w:r>
        <w:rPr>
          <w:rFonts w:ascii="Times New Roman" w:hint="eastAsia"/>
          <w:sz w:val="22"/>
          <w:szCs w:val="23"/>
        </w:rPr>
        <w:t>포젠계약에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신규계약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여부를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불문함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체결하려는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del w:id="126" w:author="Yulchon" w:date="2025-06-18T18:37:00Z" w16du:dateUtc="2025-06-18T09:37:00Z">
        <w:r w:rsidR="00C31CC9" w:rsidRPr="00CA6CBC">
          <w:rPr>
            <w:rFonts w:ascii="Times New Roman" w:hint="eastAsia"/>
            <w:sz w:val="22"/>
            <w:szCs w:val="23"/>
          </w:rPr>
          <w:delText>매도인은</w:delText>
        </w:r>
      </w:del>
      <w:ins w:id="127" w:author="Yulchon" w:date="2025-06-18T18:37:00Z" w16du:dateUtc="2025-06-18T09:37:00Z">
        <w:r>
          <w:rPr>
            <w:rFonts w:ascii="Times New Roman" w:hint="eastAsia"/>
            <w:sz w:val="22"/>
            <w:szCs w:val="23"/>
          </w:rPr>
          <w:t>대표매도인</w:t>
        </w:r>
        <w:r>
          <w:rPr>
            <w:rFonts w:ascii="Times New Roman" w:hint="eastAsia"/>
            <w:sz w:val="22"/>
            <w:szCs w:val="23"/>
          </w:rPr>
          <w:t>1</w:t>
        </w:r>
        <w:r>
          <w:rPr>
            <w:rFonts w:ascii="Times New Roman" w:hint="eastAsia"/>
            <w:sz w:val="22"/>
            <w:szCs w:val="23"/>
          </w:rPr>
          <w:t>은</w:t>
        </w:r>
      </w:ins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포젠으로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장기공급계약을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체결하도록</w:t>
      </w:r>
      <w:r>
        <w:rPr>
          <w:rFonts w:ascii="Times New Roman" w:hint="eastAsia"/>
          <w:sz w:val="22"/>
          <w:szCs w:val="23"/>
        </w:rPr>
        <w:t xml:space="preserve"> </w:t>
      </w:r>
      <w:del w:id="128" w:author="Yulchon" w:date="2025-06-18T18:37:00Z" w16du:dateUtc="2025-06-18T09:37:00Z">
        <w:r w:rsidR="00AB42BF">
          <w:rPr>
            <w:rFonts w:ascii="Times New Roman" w:hint="eastAsia"/>
            <w:sz w:val="22"/>
            <w:szCs w:val="23"/>
          </w:rPr>
          <w:delText>상업적으로</w:delText>
        </w:r>
        <w:r w:rsidR="00AB42BF">
          <w:rPr>
            <w:rFonts w:ascii="Times New Roman" w:hint="eastAsia"/>
            <w:sz w:val="22"/>
            <w:szCs w:val="23"/>
          </w:rPr>
          <w:delText xml:space="preserve"> </w:delText>
        </w:r>
        <w:r w:rsidR="00AB42BF">
          <w:rPr>
            <w:rFonts w:ascii="Times New Roman" w:hint="eastAsia"/>
            <w:sz w:val="22"/>
            <w:szCs w:val="23"/>
          </w:rPr>
          <w:delText>합리적인</w:delText>
        </w:r>
      </w:del>
      <w:ins w:id="129" w:author="Yulchon" w:date="2025-06-18T18:37:00Z" w16du:dateUtc="2025-06-18T09:37:00Z">
        <w:r w:rsidR="004B76AD">
          <w:rPr>
            <w:rFonts w:ascii="Times New Roman" w:hint="eastAsia"/>
            <w:sz w:val="22"/>
            <w:szCs w:val="23"/>
          </w:rPr>
          <w:t>최선의</w:t>
        </w:r>
      </w:ins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노력을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대상회사와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포젠이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장기공급계약을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체결하는데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합리적으로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협조를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  <w:del w:id="130" w:author="Yulchon" w:date="2025-06-18T18:37:00Z" w16du:dateUtc="2025-06-18T09:37:00Z">
        <w:r w:rsidR="00CA6CBC">
          <w:rPr>
            <w:rStyle w:val="af8"/>
            <w:rFonts w:ascii="Times New Roman"/>
            <w:sz w:val="22"/>
            <w:szCs w:val="23"/>
          </w:rPr>
          <w:footnoteReference w:id="12"/>
        </w:r>
      </w:del>
    </w:p>
    <w:p w14:paraId="2E992302" w14:textId="39DB20BD" w:rsidR="00F10A7E" w:rsidRDefault="008D394E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환경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관련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정부승인의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취득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거래종결일로부터</w:t>
      </w:r>
      <w:r>
        <w:rPr>
          <w:rFonts w:ascii="Times New Roman" w:hint="eastAsia"/>
          <w:sz w:val="22"/>
          <w:szCs w:val="23"/>
        </w:rPr>
        <w:t xml:space="preserve"> </w:t>
      </w:r>
      <w:r w:rsidRPr="00C006CE">
        <w:rPr>
          <w:rFonts w:ascii="Times New Roman"/>
          <w:sz w:val="22"/>
          <w:szCs w:val="23"/>
          <w:highlight w:val="yellow"/>
        </w:rPr>
        <w:t>[</w:t>
      </w:r>
      <w:del w:id="132" w:author="Yulchon" w:date="2025-06-18T18:37:00Z" w16du:dateUtc="2025-06-18T09:37:00Z">
        <w:r w:rsidR="00377882" w:rsidRPr="00ED3365">
          <w:rPr>
            <w:rFonts w:ascii="Times New Roman"/>
            <w:sz w:val="22"/>
            <w:szCs w:val="23"/>
            <w:highlight w:val="yellow"/>
          </w:rPr>
          <w:delText>6</w:delText>
        </w:r>
      </w:del>
      <w:ins w:id="133" w:author="Yulchon" w:date="2025-06-18T18:37:00Z" w16du:dateUtc="2025-06-18T09:37:00Z">
        <w:r w:rsidR="002F08B7">
          <w:rPr>
            <w:rFonts w:ascii="Times New Roman" w:hint="eastAsia"/>
            <w:sz w:val="22"/>
            <w:szCs w:val="23"/>
            <w:highlight w:val="yellow"/>
          </w:rPr>
          <w:t>3</w:t>
        </w:r>
      </w:ins>
      <w:r w:rsidRPr="00C006CE">
        <w:rPr>
          <w:rFonts w:ascii="Times New Roman"/>
          <w:sz w:val="22"/>
          <w:szCs w:val="23"/>
          <w:highlight w:val="yellow"/>
        </w:rPr>
        <w:t>]</w:t>
      </w:r>
      <w:r>
        <w:rPr>
          <w:rFonts w:ascii="Times New Roman" w:hint="eastAsia"/>
          <w:sz w:val="22"/>
          <w:szCs w:val="23"/>
        </w:rPr>
        <w:t>개월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이내에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하여금</w:t>
      </w:r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물환경보전법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33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배출시설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설치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신고의무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(ii) </w:t>
      </w:r>
      <w:r>
        <w:rPr>
          <w:rFonts w:ascii="Times New Roman" w:hint="eastAsia"/>
          <w:sz w:val="22"/>
          <w:szCs w:val="23"/>
        </w:rPr>
        <w:t>폐기물관리법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17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5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지정폐기물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배출자의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폐기물처리계획서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이행하여야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증빙할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서류의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  <w:del w:id="134" w:author="Yulchon" w:date="2025-06-18T18:37:00Z" w16du:dateUtc="2025-06-18T09:37:00Z">
        <w:r w:rsidR="007F1012">
          <w:rPr>
            <w:rStyle w:val="af8"/>
            <w:rFonts w:ascii="Times New Roman"/>
            <w:sz w:val="22"/>
            <w:szCs w:val="23"/>
          </w:rPr>
          <w:footnoteReference w:id="13"/>
        </w:r>
      </w:del>
      <w:ins w:id="136" w:author="Yulchon" w:date="2025-06-18T18:37:00Z" w16du:dateUtc="2025-06-18T09:37:00Z">
        <w:r w:rsidR="002F08B7" w:rsidDel="002F08B7">
          <w:rPr>
            <w:rStyle w:val="af8"/>
            <w:rFonts w:ascii="Times New Roman"/>
            <w:sz w:val="22"/>
            <w:szCs w:val="23"/>
          </w:rPr>
          <w:t xml:space="preserve"> </w:t>
        </w:r>
      </w:ins>
    </w:p>
    <w:p w14:paraId="43E0BCE6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진술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보장</w:t>
      </w:r>
      <w:bookmarkEnd w:id="87"/>
    </w:p>
    <w:p w14:paraId="1FBB8DBC" w14:textId="258347A1" w:rsidR="00F10A7E" w:rsidRDefault="008D394E">
      <w:pPr>
        <w:numPr>
          <w:ilvl w:val="0"/>
          <w:numId w:val="29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</w:rPr>
      </w:pPr>
      <w:bookmarkStart w:id="137" w:name="_DV_M98"/>
      <w:bookmarkStart w:id="138" w:name="_DV_M99"/>
      <w:bookmarkEnd w:id="137"/>
      <w:bookmarkEnd w:id="138"/>
      <w:proofErr w:type="spellStart"/>
      <w:r>
        <w:rPr>
          <w:rFonts w:ascii="Times New Roman" w:hint="eastAsia"/>
          <w:sz w:val="22"/>
          <w:szCs w:val="22"/>
          <w:u w:val="single"/>
        </w:rPr>
        <w:t>대표매도인등</w:t>
      </w:r>
      <w:r>
        <w:rPr>
          <w:rFonts w:ascii="Times New Roman"/>
          <w:sz w:val="22"/>
          <w:szCs w:val="22"/>
          <w:u w:val="single"/>
        </w:rPr>
        <w:t>의</w:t>
      </w:r>
      <w:proofErr w:type="spellEnd"/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진술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보장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proofErr w:type="spellStart"/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/>
          <w:sz w:val="22"/>
          <w:szCs w:val="22"/>
        </w:rPr>
        <w:t>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del w:id="139" w:author="Yulchon" w:date="2025-06-18T18:37:00Z" w16du:dateUtc="2025-06-18T09:37:00Z">
        <w:r w:rsidR="009140E3">
          <w:rPr>
            <w:rFonts w:ascii="Times New Roman" w:hint="eastAsia"/>
            <w:sz w:val="22"/>
            <w:szCs w:val="22"/>
          </w:rPr>
          <w:delText>적정하게</w:delText>
        </w:r>
        <w:r w:rsidR="009140E3">
          <w:rPr>
            <w:rFonts w:ascii="Times New Roman" w:hint="eastAsia"/>
            <w:sz w:val="22"/>
            <w:szCs w:val="22"/>
          </w:rPr>
          <w:delText xml:space="preserve"> </w:delText>
        </w:r>
        <w:r w:rsidR="009140E3">
          <w:rPr>
            <w:rFonts w:ascii="Times New Roman" w:hint="eastAsia"/>
            <w:sz w:val="22"/>
            <w:szCs w:val="22"/>
          </w:rPr>
          <w:delText>공개된</w:delText>
        </w:r>
      </w:del>
      <w:ins w:id="140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공개목록에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기재된</w:t>
        </w:r>
      </w:ins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제외하고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7.1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언급하</w:t>
      </w:r>
      <w:r>
        <w:rPr>
          <w:rFonts w:ascii="Times New Roman"/>
          <w:sz w:val="22"/>
          <w:szCs w:val="23"/>
        </w:rPr>
        <w:lastRenderedPageBreak/>
        <w:t>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>.</w:t>
      </w:r>
    </w:p>
    <w:p w14:paraId="79393864" w14:textId="385FA21D" w:rsidR="00F10A7E" w:rsidRDefault="008D394E">
      <w:pPr>
        <w:numPr>
          <w:ilvl w:val="0"/>
          <w:numId w:val="29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u w:val="single"/>
        </w:rPr>
        <w:t>기타매도인들의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진술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보장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 w:hint="eastAsia"/>
          <w:sz w:val="22"/>
          <w:szCs w:val="22"/>
        </w:rPr>
        <w:t>기타매도인들은</w:t>
      </w:r>
      <w:r>
        <w:rPr>
          <w:rFonts w:ascii="Times New Roman" w:hint="eastAsia"/>
          <w:sz w:val="22"/>
          <w:szCs w:val="22"/>
        </w:rPr>
        <w:t xml:space="preserve"> </w:t>
      </w:r>
      <w:del w:id="141" w:author="Yulchon" w:date="2025-06-18T18:37:00Z" w16du:dateUtc="2025-06-18T09:37:00Z">
        <w:r w:rsidR="00972D54">
          <w:rPr>
            <w:rFonts w:ascii="Times New Roman" w:hint="eastAsia"/>
            <w:sz w:val="22"/>
            <w:szCs w:val="22"/>
          </w:rPr>
          <w:delText>적정하게</w:delText>
        </w:r>
        <w:r w:rsidR="00972D54">
          <w:rPr>
            <w:rFonts w:ascii="Times New Roman" w:hint="eastAsia"/>
            <w:sz w:val="22"/>
            <w:szCs w:val="22"/>
          </w:rPr>
          <w:delText xml:space="preserve"> </w:delText>
        </w:r>
        <w:r w:rsidR="00972D54">
          <w:rPr>
            <w:rFonts w:ascii="Times New Roman" w:hint="eastAsia"/>
            <w:sz w:val="22"/>
            <w:szCs w:val="22"/>
          </w:rPr>
          <w:delText>공개된</w:delText>
        </w:r>
      </w:del>
      <w:ins w:id="142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공개목록에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기재된</w:t>
        </w:r>
      </w:ins>
      <w:r w:rsidR="00B34947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제외하고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7.2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사항들이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진실하고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정확함을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보장한다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7.2</w:t>
      </w:r>
      <w:r>
        <w:rPr>
          <w:rFonts w:ascii="Times New Roman" w:hint="eastAsia"/>
          <w:sz w:val="22"/>
          <w:szCs w:val="23"/>
        </w:rPr>
        <w:t>조에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ins w:id="143" w:author="Yulchon" w:date="2025-06-18T18:37:00Z" w16du:dateUtc="2025-06-18T09:37:00Z"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기타매도인들의</w:t>
        </w:r>
      </w:ins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진술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보장은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매도인과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공동·연대하지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않고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독립적·개별적으로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자신에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관해서만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것이며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진술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보장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어떠한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책임도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7.2</w:t>
      </w:r>
      <w:r>
        <w:rPr>
          <w:rFonts w:ascii="Times New Roman" w:hint="eastAsia"/>
          <w:sz w:val="22"/>
          <w:szCs w:val="23"/>
        </w:rPr>
        <w:t>조의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진술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보장과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관련해서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연대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책임을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 w14:paraId="23353F07" w14:textId="77777777" w:rsidR="00F10A7E" w:rsidRDefault="008D394E">
      <w:pPr>
        <w:numPr>
          <w:ilvl w:val="0"/>
          <w:numId w:val="29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매수인의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진술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보장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별</w:t>
      </w:r>
      <w:r>
        <w:rPr>
          <w:rFonts w:ascii="Times New Roman" w:hint="eastAsia"/>
          <w:b/>
          <w:bCs/>
          <w:sz w:val="22"/>
          <w:szCs w:val="22"/>
          <w:u w:val="single"/>
        </w:rPr>
        <w:t>지</w:t>
      </w:r>
      <w:r>
        <w:rPr>
          <w:rFonts w:ascii="Times New Roman"/>
          <w:b/>
          <w:bCs/>
          <w:sz w:val="22"/>
          <w:szCs w:val="22"/>
          <w:u w:val="single"/>
        </w:rPr>
        <w:t xml:space="preserve"> 7.</w:t>
      </w:r>
      <w:r>
        <w:rPr>
          <w:rFonts w:ascii="Times New Roman" w:hint="eastAsia"/>
          <w:b/>
          <w:bCs/>
          <w:sz w:val="22"/>
          <w:szCs w:val="22"/>
          <w:u w:val="single"/>
        </w:rPr>
        <w:t>3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사항들이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>.</w:t>
      </w:r>
    </w:p>
    <w:p w14:paraId="4CBFBC32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144" w:name="_Toc497385805"/>
      <w:r>
        <w:rPr>
          <w:rFonts w:eastAsia="바탕"/>
          <w:sz w:val="22"/>
          <w:szCs w:val="22"/>
        </w:rPr>
        <w:t>손해배상</w:t>
      </w:r>
      <w:bookmarkEnd w:id="144"/>
    </w:p>
    <w:p w14:paraId="72A39D08" w14:textId="47DAF5F8" w:rsidR="00F10A7E" w:rsidRDefault="008D394E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r>
        <w:rPr>
          <w:rFonts w:ascii="Times New Roman"/>
          <w:sz w:val="22"/>
          <w:u w:val="single"/>
        </w:rPr>
        <w:t>손해배상</w:t>
      </w:r>
      <w:r>
        <w:rPr>
          <w:rFonts w:ascii="Times New Roman" w:hint="eastAsia"/>
          <w:sz w:val="22"/>
          <w:u w:val="single"/>
        </w:rPr>
        <w:t>책임</w:t>
      </w:r>
      <w:r>
        <w:rPr>
          <w:rFonts w:ascii="Times New Roman" w:hint="eastAsia"/>
          <w:sz w:val="22"/>
          <w:u w:val="single"/>
        </w:rPr>
        <w:t>.</w:t>
      </w:r>
      <w:del w:id="145" w:author="Yulchon" w:date="2025-06-18T18:37:00Z" w16du:dateUtc="2025-06-18T09:37:00Z">
        <w:r w:rsidR="00E93C8E">
          <w:rPr>
            <w:rFonts w:ascii="Times New Roman" w:hint="eastAsia"/>
            <w:sz w:val="22"/>
            <w:u w:val="single"/>
          </w:rPr>
          <w:delText>ㅇㅇ</w:delText>
        </w:r>
      </w:del>
    </w:p>
    <w:p w14:paraId="09CC3811" w14:textId="7A0CC4DA" w:rsidR="00F10A7E" w:rsidRDefault="008D394E" w:rsidP="00C006CE">
      <w:pPr>
        <w:numPr>
          <w:ilvl w:val="0"/>
          <w:numId w:val="4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당사자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일방</w:t>
      </w:r>
      <w:r>
        <w:rPr>
          <w:rFonts w:ascii="Times New Roman" w:hint="eastAsia"/>
          <w:sz w:val="22"/>
        </w:rPr>
        <w:t>(</w:t>
      </w:r>
      <w:ins w:id="146" w:author="Yulchon" w:date="2025-06-18T18:37:00Z" w16du:dateUtc="2025-06-18T09:37:00Z">
        <w:r>
          <w:rPr>
            <w:rFonts w:ascii="Times New Roman" w:hint="eastAsia"/>
            <w:sz w:val="22"/>
          </w:rPr>
          <w:t>이하</w:t>
        </w:r>
        <w:r>
          <w:rPr>
            <w:rFonts w:ascii="Times New Roman" w:hint="eastAsia"/>
            <w:sz w:val="22"/>
          </w:rPr>
          <w:t xml:space="preserve"> </w:t>
        </w:r>
      </w:ins>
      <w:r>
        <w:rPr>
          <w:rFonts w:ascii="Times New Roman"/>
          <w:sz w:val="22"/>
        </w:rPr>
        <w:t>“</w:t>
      </w:r>
      <w:r w:rsidRPr="00C006CE">
        <w:rPr>
          <w:rFonts w:ascii="Times New Roman" w:hint="eastAsia"/>
          <w:b/>
          <w:bCs/>
          <w:sz w:val="22"/>
          <w:u w:val="single"/>
        </w:rPr>
        <w:t>배상의무자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배상의무자의</w:t>
      </w:r>
      <w:r>
        <w:rPr>
          <w:rFonts w:ascii="Times New Roman" w:hint="eastAsia"/>
          <w:sz w:val="22"/>
        </w:rPr>
        <w:t xml:space="preserve"> (</w:t>
      </w:r>
      <w:proofErr w:type="spellStart"/>
      <w:r>
        <w:rPr>
          <w:rFonts w:ascii="Times New Roman" w:hint="eastAsia"/>
          <w:sz w:val="22"/>
        </w:rPr>
        <w:t>i</w:t>
      </w:r>
      <w:proofErr w:type="spellEnd"/>
      <w:r>
        <w:rPr>
          <w:rFonts w:ascii="Times New Roman" w:hint="eastAsia"/>
          <w:sz w:val="22"/>
        </w:rPr>
        <w:t xml:space="preserve">)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사실과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다르거나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정확하지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않은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(ii) </w:t>
      </w:r>
      <w:r>
        <w:rPr>
          <w:rFonts w:ascii="Times New Roman" w:hint="eastAsia"/>
          <w:sz w:val="22"/>
        </w:rPr>
        <w:t>확약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의무를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인해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관련해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상대방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당사자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임직원</w:t>
      </w:r>
      <w:r>
        <w:rPr>
          <w:rFonts w:ascii="Times New Roman" w:hint="eastAsia"/>
          <w:sz w:val="22"/>
        </w:rPr>
        <w:t xml:space="preserve">, </w:t>
      </w:r>
      <w:proofErr w:type="spellStart"/>
      <w:r>
        <w:rPr>
          <w:rFonts w:ascii="Times New Roman" w:hint="eastAsia"/>
          <w:sz w:val="22"/>
        </w:rPr>
        <w:t>자문사</w:t>
      </w:r>
      <w:proofErr w:type="spellEnd"/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대리인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특수관계인을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포함하며</w:t>
      </w:r>
      <w:r>
        <w:rPr>
          <w:rFonts w:ascii="Times New Roman" w:hint="eastAsia"/>
          <w:sz w:val="22"/>
        </w:rPr>
        <w:t xml:space="preserve">, </w:t>
      </w:r>
      <w:ins w:id="147" w:author="Yulchon" w:date="2025-06-18T18:37:00Z" w16du:dateUtc="2025-06-18T09:37:00Z">
        <w:r>
          <w:rPr>
            <w:rFonts w:ascii="Times New Roman" w:hint="eastAsia"/>
            <w:sz w:val="22"/>
          </w:rPr>
          <w:t>이하</w:t>
        </w:r>
        <w:r>
          <w:rPr>
            <w:rFonts w:ascii="Times New Roman" w:hint="eastAsia"/>
            <w:sz w:val="22"/>
          </w:rPr>
          <w:t xml:space="preserve"> </w:t>
        </w:r>
      </w:ins>
      <w:r>
        <w:rPr>
          <w:rFonts w:ascii="Times New Roman"/>
          <w:sz w:val="22"/>
        </w:rPr>
        <w:t>“</w:t>
      </w:r>
      <w:r w:rsidRPr="00C006CE">
        <w:rPr>
          <w:rFonts w:ascii="Times New Roman" w:hint="eastAsia"/>
          <w:b/>
          <w:bCs/>
          <w:sz w:val="22"/>
          <w:u w:val="single"/>
        </w:rPr>
        <w:t>배상권리자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배상하며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면책시켜야</w:t>
      </w:r>
      <w:proofErr w:type="spellEnd"/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한다</w:t>
      </w:r>
      <w:r>
        <w:rPr>
          <w:rFonts w:ascii="Times New Roman" w:hint="eastAsia"/>
          <w:sz w:val="22"/>
        </w:rPr>
        <w:t xml:space="preserve">. </w:t>
      </w:r>
      <w:del w:id="148" w:author="Yulchon" w:date="2025-06-18T18:37:00Z" w16du:dateUtc="2025-06-18T09:37:00Z">
        <w:r w:rsidR="00565018" w:rsidRPr="00565018">
          <w:rPr>
            <w:rFonts w:ascii="Times New Roman" w:hint="eastAsia"/>
            <w:sz w:val="22"/>
          </w:rPr>
          <w:delText>본</w:delText>
        </w:r>
        <w:r w:rsidR="00565018" w:rsidRPr="00565018">
          <w:rPr>
            <w:rFonts w:ascii="Times New Roman" w:hint="eastAsia"/>
            <w:sz w:val="22"/>
          </w:rPr>
          <w:delText xml:space="preserve"> </w:delText>
        </w:r>
        <w:r w:rsidR="00565018" w:rsidRPr="00565018">
          <w:rPr>
            <w:rFonts w:ascii="Times New Roman" w:hint="eastAsia"/>
            <w:sz w:val="22"/>
          </w:rPr>
          <w:delText>계약의</w:delText>
        </w:r>
        <w:r w:rsidR="00565018" w:rsidRPr="00565018">
          <w:rPr>
            <w:rFonts w:ascii="Times New Roman" w:hint="eastAsia"/>
            <w:sz w:val="22"/>
          </w:rPr>
          <w:delText xml:space="preserve"> </w:delText>
        </w:r>
        <w:r w:rsidR="00565018" w:rsidRPr="00565018">
          <w:rPr>
            <w:rFonts w:ascii="Times New Roman" w:hint="eastAsia"/>
            <w:sz w:val="22"/>
          </w:rPr>
          <w:delText>다른</w:delText>
        </w:r>
        <w:r w:rsidR="00565018" w:rsidRPr="00565018">
          <w:rPr>
            <w:rFonts w:ascii="Times New Roman" w:hint="eastAsia"/>
            <w:sz w:val="22"/>
          </w:rPr>
          <w:delText xml:space="preserve"> </w:delText>
        </w:r>
        <w:r w:rsidR="00565018" w:rsidRPr="00C4391D">
          <w:rPr>
            <w:rFonts w:ascii="Times New Roman" w:hint="eastAsia"/>
            <w:sz w:val="22"/>
            <w:szCs w:val="22"/>
          </w:rPr>
          <w:delText>규정에도</w:delText>
        </w:r>
        <w:r w:rsidR="00565018" w:rsidRPr="00565018">
          <w:rPr>
            <w:rFonts w:ascii="Times New Roman" w:hint="eastAsia"/>
            <w:sz w:val="22"/>
          </w:rPr>
          <w:delText xml:space="preserve"> </w:delText>
        </w:r>
        <w:r w:rsidR="00565018" w:rsidRPr="00565018">
          <w:rPr>
            <w:rFonts w:ascii="Times New Roman" w:hint="eastAsia"/>
            <w:sz w:val="22"/>
          </w:rPr>
          <w:delText>불구하고</w:delText>
        </w:r>
        <w:r w:rsidR="00565018" w:rsidRPr="00565018">
          <w:rPr>
            <w:rFonts w:ascii="Times New Roman" w:hint="eastAsia"/>
            <w:sz w:val="22"/>
          </w:rPr>
          <w:delText xml:space="preserve">, </w:delText>
        </w:r>
        <w:r w:rsidR="00565018">
          <w:rPr>
            <w:rFonts w:ascii="Times New Roman" w:hint="eastAsia"/>
            <w:sz w:val="22"/>
          </w:rPr>
          <w:delText>각</w:delText>
        </w:r>
        <w:r w:rsidR="00565018">
          <w:rPr>
            <w:rFonts w:ascii="Times New Roman" w:hint="eastAsia"/>
            <w:sz w:val="22"/>
          </w:rPr>
          <w:delText xml:space="preserve"> </w:delText>
        </w:r>
        <w:r w:rsidR="00565018" w:rsidRPr="00565018">
          <w:rPr>
            <w:rFonts w:ascii="Times New Roman" w:hint="eastAsia"/>
            <w:sz w:val="22"/>
          </w:rPr>
          <w:delText>매도인은</w:delText>
        </w:r>
        <w:r w:rsidR="00565018" w:rsidRPr="00565018">
          <w:rPr>
            <w:rFonts w:ascii="Times New Roman" w:hint="eastAsia"/>
            <w:sz w:val="22"/>
          </w:rPr>
          <w:delText xml:space="preserve"> </w:delText>
        </w:r>
      </w:del>
      <w:ins w:id="149" w:author="Yulchon" w:date="2025-06-18T18:37:00Z" w16du:dateUtc="2025-06-18T09:37:00Z">
        <w:r w:rsidR="00247010" w:rsidDel="00247010">
          <w:rPr>
            <w:rFonts w:ascii="Times New Roman" w:hint="eastAsia"/>
            <w:sz w:val="22"/>
          </w:rPr>
          <w:t xml:space="preserve"> </w:t>
        </w:r>
        <w:r w:rsidR="00DD783B">
          <w:rPr>
            <w:rFonts w:ascii="Times New Roman" w:hint="eastAsia"/>
            <w:sz w:val="22"/>
          </w:rPr>
          <w:t>명확히</w:t>
        </w:r>
        <w:r w:rsidR="00DD783B">
          <w:rPr>
            <w:rFonts w:ascii="Times New Roman" w:hint="eastAsia"/>
            <w:sz w:val="22"/>
          </w:rPr>
          <w:t xml:space="preserve"> </w:t>
        </w:r>
        <w:r w:rsidR="00DD783B">
          <w:rPr>
            <w:rFonts w:ascii="Times New Roman" w:hint="eastAsia"/>
            <w:sz w:val="22"/>
          </w:rPr>
          <w:t>하면</w:t>
        </w:r>
        <w:r w:rsidR="00DD783B">
          <w:rPr>
            <w:rFonts w:ascii="Times New Roman" w:hint="eastAsia"/>
            <w:sz w:val="22"/>
          </w:rPr>
          <w:t xml:space="preserve">, </w:t>
        </w:r>
        <w:r>
          <w:rPr>
            <w:rFonts w:ascii="Times New Roman"/>
            <w:sz w:val="22"/>
            <w:szCs w:val="22"/>
          </w:rPr>
          <w:t>매수인이</w:t>
        </w:r>
        <w:r>
          <w:rPr>
            <w:rFonts w:ascii="Times New Roman"/>
            <w:sz w:val="22"/>
            <w:szCs w:val="22"/>
          </w:rPr>
          <w:t xml:space="preserve"> </w:t>
        </w:r>
      </w:ins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del w:id="150" w:author="Yulchon" w:date="2025-06-18T18:37:00Z" w16du:dateUtc="2025-06-18T09:37:00Z">
        <w:r w:rsidR="00565018" w:rsidRPr="00565018">
          <w:rPr>
            <w:rFonts w:ascii="Times New Roman" w:hint="eastAsia"/>
            <w:sz w:val="22"/>
          </w:rPr>
          <w:delText>체결</w:delText>
        </w:r>
      </w:del>
      <w:ins w:id="151" w:author="Yulchon" w:date="2025-06-18T18:37:00Z" w16du:dateUtc="2025-06-18T09:37:00Z">
        <w:r>
          <w:rPr>
            <w:rFonts w:ascii="Times New Roman"/>
            <w:sz w:val="22"/>
            <w:szCs w:val="22"/>
          </w:rPr>
          <w:t>체결일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또는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거래종결</w:t>
        </w:r>
      </w:ins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이전에</w:t>
      </w:r>
      <w:r>
        <w:rPr>
          <w:rFonts w:ascii="Times New Roman"/>
          <w:sz w:val="22"/>
          <w:szCs w:val="22"/>
        </w:rPr>
        <w:t xml:space="preserve"> </w:t>
      </w:r>
      <w:del w:id="152" w:author="Yulchon" w:date="2025-06-18T18:37:00Z" w16du:dateUtc="2025-06-18T09:37:00Z">
        <w:r w:rsidR="00565018" w:rsidRPr="00565018">
          <w:rPr>
            <w:rFonts w:ascii="Times New Roman" w:hint="eastAsia"/>
            <w:sz w:val="22"/>
          </w:rPr>
          <w:delText>매수인이</w:delText>
        </w:r>
        <w:r w:rsidR="00565018" w:rsidRPr="00565018">
          <w:rPr>
            <w:rFonts w:ascii="Times New Roman" w:hint="eastAsia"/>
            <w:sz w:val="22"/>
          </w:rPr>
          <w:delText xml:space="preserve"> </w:delText>
        </w:r>
        <w:r w:rsidR="00565018" w:rsidRPr="00565018">
          <w:rPr>
            <w:rFonts w:ascii="Times New Roman" w:hint="eastAsia"/>
            <w:sz w:val="22"/>
          </w:rPr>
          <w:delText>알고</w:delText>
        </w:r>
        <w:r w:rsidR="00565018" w:rsidRPr="00565018">
          <w:rPr>
            <w:rFonts w:ascii="Times New Roman" w:hint="eastAsia"/>
            <w:sz w:val="22"/>
          </w:rPr>
          <w:delText xml:space="preserve"> </w:delText>
        </w:r>
        <w:r w:rsidR="00565018" w:rsidRPr="00565018">
          <w:rPr>
            <w:rFonts w:ascii="Times New Roman" w:hint="eastAsia"/>
            <w:sz w:val="22"/>
          </w:rPr>
          <w:delText>있는</w:delText>
        </w:r>
        <w:r w:rsidR="00565018" w:rsidRPr="00565018">
          <w:rPr>
            <w:rFonts w:ascii="Times New Roman" w:hint="eastAsia"/>
            <w:sz w:val="22"/>
          </w:rPr>
          <w:delText xml:space="preserve"> </w:delText>
        </w:r>
        <w:r w:rsidR="00565018" w:rsidRPr="00565018">
          <w:rPr>
            <w:rFonts w:ascii="Times New Roman" w:hint="eastAsia"/>
            <w:sz w:val="22"/>
          </w:rPr>
          <w:delText>사항</w:delText>
        </w:r>
        <w:r w:rsidR="00565018" w:rsidRPr="00565018">
          <w:rPr>
            <w:rFonts w:ascii="Times New Roman" w:hint="eastAsia"/>
            <w:sz w:val="22"/>
          </w:rPr>
          <w:delText xml:space="preserve"> </w:delText>
        </w:r>
        <w:r w:rsidR="00565018" w:rsidRPr="00565018">
          <w:rPr>
            <w:rFonts w:ascii="Times New Roman" w:hint="eastAsia"/>
            <w:sz w:val="22"/>
          </w:rPr>
          <w:delText>또는</w:delText>
        </w:r>
        <w:r w:rsidR="00565018" w:rsidRPr="00565018">
          <w:rPr>
            <w:rFonts w:ascii="Times New Roman" w:hint="eastAsia"/>
            <w:sz w:val="22"/>
          </w:rPr>
          <w:delText xml:space="preserve"> </w:delText>
        </w:r>
        <w:r w:rsidR="00565018" w:rsidRPr="00565018">
          <w:rPr>
            <w:rFonts w:ascii="Times New Roman" w:hint="eastAsia"/>
            <w:sz w:val="22"/>
          </w:rPr>
          <w:delText>매수인이나</w:delText>
        </w:r>
        <w:r w:rsidR="00565018" w:rsidRPr="00565018">
          <w:rPr>
            <w:rFonts w:ascii="Times New Roman" w:hint="eastAsia"/>
            <w:sz w:val="22"/>
          </w:rPr>
          <w:delText xml:space="preserve"> </w:delText>
        </w:r>
      </w:del>
      <w:ins w:id="153" w:author="Yulchon" w:date="2025-06-18T18:37:00Z" w16du:dateUtc="2025-06-18T09:37:00Z">
        <w:r>
          <w:rPr>
            <w:rFonts w:ascii="Times New Roman"/>
            <w:sz w:val="22"/>
            <w:szCs w:val="22"/>
          </w:rPr>
          <w:t>어느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매도인의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본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계약상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진술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및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보장의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위반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사실을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알았거나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알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있었을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경우라도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해당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매도인은</w:t>
        </w:r>
        <w:r>
          <w:rPr>
            <w:rFonts w:ascii="Times New Roman"/>
            <w:sz w:val="22"/>
            <w:szCs w:val="22"/>
          </w:rPr>
          <w:t xml:space="preserve"> </w:t>
        </w:r>
      </w:ins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del w:id="154" w:author="Yulchon" w:date="2025-06-18T18:37:00Z" w16du:dateUtc="2025-06-18T09:37:00Z">
        <w:r w:rsidR="00565018" w:rsidRPr="00565018">
          <w:rPr>
            <w:rFonts w:ascii="Times New Roman" w:hint="eastAsia"/>
            <w:sz w:val="22"/>
          </w:rPr>
          <w:delText>대리인에게</w:delText>
        </w:r>
        <w:r w:rsidR="00565018" w:rsidRPr="00565018">
          <w:rPr>
            <w:rFonts w:ascii="Times New Roman" w:hint="eastAsia"/>
            <w:sz w:val="22"/>
          </w:rPr>
          <w:delText xml:space="preserve"> </w:delText>
        </w:r>
        <w:r w:rsidR="00565018" w:rsidRPr="00565018">
          <w:rPr>
            <w:rFonts w:ascii="Times New Roman" w:hint="eastAsia"/>
            <w:sz w:val="22"/>
          </w:rPr>
          <w:delText>적정하게</w:delText>
        </w:r>
        <w:r w:rsidR="00565018" w:rsidRPr="00565018">
          <w:rPr>
            <w:rFonts w:ascii="Times New Roman" w:hint="eastAsia"/>
            <w:sz w:val="22"/>
          </w:rPr>
          <w:delText xml:space="preserve"> </w:delText>
        </w:r>
        <w:r w:rsidR="00565018" w:rsidRPr="00565018">
          <w:rPr>
            <w:rFonts w:ascii="Times New Roman" w:hint="eastAsia"/>
            <w:sz w:val="22"/>
          </w:rPr>
          <w:delText>공개된</w:delText>
        </w:r>
        <w:r w:rsidR="00565018" w:rsidRPr="00565018">
          <w:rPr>
            <w:rFonts w:ascii="Times New Roman" w:hint="eastAsia"/>
            <w:sz w:val="22"/>
          </w:rPr>
          <w:delText xml:space="preserve"> </w:delText>
        </w:r>
        <w:r w:rsidR="00565018" w:rsidRPr="00565018">
          <w:rPr>
            <w:rFonts w:ascii="Times New Roman" w:hint="eastAsia"/>
            <w:sz w:val="22"/>
          </w:rPr>
          <w:delText>사항에</w:delText>
        </w:r>
        <w:r w:rsidR="00565018" w:rsidRPr="00565018">
          <w:rPr>
            <w:rFonts w:ascii="Times New Roman" w:hint="eastAsia"/>
            <w:sz w:val="22"/>
          </w:rPr>
          <w:delText xml:space="preserve"> </w:delText>
        </w:r>
        <w:r w:rsidR="00565018" w:rsidRPr="00565018">
          <w:rPr>
            <w:rFonts w:ascii="Times New Roman" w:hint="eastAsia"/>
            <w:sz w:val="22"/>
          </w:rPr>
          <w:delText>대해서는</w:delText>
        </w:r>
      </w:del>
      <w:ins w:id="155" w:author="Yulchon" w:date="2025-06-18T18:37:00Z" w16du:dateUtc="2025-06-18T09:37:00Z">
        <w:r>
          <w:rPr>
            <w:rFonts w:ascii="Times New Roman"/>
            <w:sz w:val="22"/>
            <w:szCs w:val="22"/>
          </w:rPr>
          <w:t>위반에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대한</w:t>
        </w:r>
      </w:ins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손해배상책임을</w:t>
      </w:r>
      <w:r>
        <w:rPr>
          <w:rFonts w:ascii="Times New Roman"/>
          <w:sz w:val="22"/>
          <w:szCs w:val="22"/>
        </w:rPr>
        <w:t xml:space="preserve"> </w:t>
      </w:r>
      <w:del w:id="156" w:author="Yulchon" w:date="2025-06-18T18:37:00Z" w16du:dateUtc="2025-06-18T09:37:00Z">
        <w:r w:rsidR="00565018" w:rsidRPr="00565018">
          <w:rPr>
            <w:rFonts w:ascii="Times New Roman" w:hint="eastAsia"/>
            <w:sz w:val="22"/>
          </w:rPr>
          <w:delText>부담하지</w:delText>
        </w:r>
        <w:r w:rsidR="00565018" w:rsidRPr="00565018">
          <w:rPr>
            <w:rFonts w:ascii="Times New Roman" w:hint="eastAsia"/>
            <w:sz w:val="22"/>
          </w:rPr>
          <w:delText xml:space="preserve"> </w:delText>
        </w:r>
        <w:r w:rsidR="00565018" w:rsidRPr="00565018">
          <w:rPr>
            <w:rFonts w:ascii="Times New Roman" w:hint="eastAsia"/>
            <w:sz w:val="22"/>
          </w:rPr>
          <w:delText>아니한</w:delText>
        </w:r>
        <w:r w:rsidR="00565018" w:rsidRPr="00565018">
          <w:rPr>
            <w:rFonts w:ascii="Times New Roman" w:hint="eastAsia"/>
            <w:sz w:val="22"/>
          </w:rPr>
          <w:lastRenderedPageBreak/>
          <w:delText>다</w:delText>
        </w:r>
        <w:r w:rsidR="00565018" w:rsidRPr="00565018">
          <w:rPr>
            <w:rFonts w:ascii="Times New Roman" w:hint="eastAsia"/>
            <w:sz w:val="22"/>
          </w:rPr>
          <w:delText>.</w:delText>
        </w:r>
        <w:r w:rsidR="004D42D9">
          <w:rPr>
            <w:rStyle w:val="af8"/>
            <w:rFonts w:ascii="Times New Roman"/>
            <w:sz w:val="22"/>
          </w:rPr>
          <w:footnoteReference w:id="14"/>
        </w:r>
        <w:r w:rsidR="00B776C5">
          <w:rPr>
            <w:rFonts w:ascii="Times New Roman" w:hint="eastAsia"/>
            <w:sz w:val="22"/>
          </w:rPr>
          <w:delText xml:space="preserve"> </w:delText>
        </w:r>
      </w:del>
      <w:ins w:id="158" w:author="Yulchon" w:date="2025-06-18T18:37:00Z" w16du:dateUtc="2025-06-18T09:37:00Z">
        <w:r>
          <w:rPr>
            <w:rFonts w:ascii="Times New Roman"/>
            <w:sz w:val="22"/>
            <w:szCs w:val="22"/>
          </w:rPr>
          <w:t>부담한다</w:t>
        </w:r>
        <w:r>
          <w:rPr>
            <w:rFonts w:ascii="Times New Roman"/>
            <w:sz w:val="22"/>
            <w:szCs w:val="22"/>
          </w:rPr>
          <w:t>.</w:t>
        </w:r>
      </w:ins>
    </w:p>
    <w:p w14:paraId="7A8F96E6" w14:textId="3A28275C" w:rsidR="00F10A7E" w:rsidRDefault="008D394E">
      <w:pPr>
        <w:numPr>
          <w:ilvl w:val="0"/>
          <w:numId w:val="4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7.1</w:t>
      </w:r>
      <w:r>
        <w:rPr>
          <w:rFonts w:ascii="Times New Roman" w:hint="eastAsia"/>
          <w:sz w:val="22"/>
          <w:szCs w:val="22"/>
        </w:rPr>
        <w:t>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7.1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 xml:space="preserve">2. </w:t>
      </w:r>
      <w:proofErr w:type="spellStart"/>
      <w:r>
        <w:rPr>
          <w:rFonts w:ascii="Times New Roman" w:hint="eastAsia"/>
          <w:sz w:val="22"/>
          <w:szCs w:val="22"/>
          <w:u w:val="single"/>
        </w:rPr>
        <w:t>대상회사등에</w:t>
      </w:r>
      <w:proofErr w:type="spellEnd"/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관한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사항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규정하고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대표</w:t>
      </w:r>
      <w:r>
        <w:rPr>
          <w:rFonts w:ascii="Times New Roman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에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관련하여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대상회사등에게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주장할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손해액은</w:t>
      </w:r>
      <w:r>
        <w:rPr>
          <w:rFonts w:ascii="Times New Roman" w:hint="eastAsia"/>
          <w:sz w:val="22"/>
          <w:szCs w:val="22"/>
        </w:rPr>
        <w:t xml:space="preserve"> (</w:t>
      </w:r>
      <w:proofErr w:type="spellStart"/>
      <w:r>
        <w:rPr>
          <w:rFonts w:ascii="Times New Roman" w:hint="eastAsia"/>
          <w:sz w:val="22"/>
          <w:szCs w:val="22"/>
        </w:rPr>
        <w:t>i</w:t>
      </w:r>
      <w:proofErr w:type="spellEnd"/>
      <w:r>
        <w:rPr>
          <w:rFonts w:ascii="Times New Roman" w:hint="eastAsia"/>
          <w:sz w:val="22"/>
          <w:szCs w:val="22"/>
        </w:rPr>
        <w:t xml:space="preserve">) </w:t>
      </w:r>
      <w:proofErr w:type="spellStart"/>
      <w:r>
        <w:rPr>
          <w:rFonts w:ascii="Times New Roman" w:hint="eastAsia"/>
          <w:sz w:val="22"/>
          <w:szCs w:val="22"/>
        </w:rPr>
        <w:t>대상회사등에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손해액에</w:t>
      </w:r>
      <w:r>
        <w:rPr>
          <w:rFonts w:ascii="Times New Roman" w:hint="eastAsia"/>
          <w:sz w:val="22"/>
          <w:szCs w:val="22"/>
        </w:rPr>
        <w:t xml:space="preserve"> (ii)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대상주식의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지분율을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곱한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금액으로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본다</w:t>
      </w:r>
      <w:r>
        <w:rPr>
          <w:rFonts w:ascii="Times New Roman" w:hint="eastAsia"/>
          <w:sz w:val="22"/>
          <w:szCs w:val="22"/>
        </w:rPr>
        <w:t xml:space="preserve">. </w:t>
      </w:r>
      <w:del w:id="159" w:author="Yulchon" w:date="2025-06-18T18:37:00Z" w16du:dateUtc="2025-06-18T09:37:00Z">
        <w:r w:rsidR="004F4511" w:rsidRPr="004F4511">
          <w:rPr>
            <w:rFonts w:ascii="Times New Roman" w:hint="eastAsia"/>
            <w:sz w:val="22"/>
            <w:szCs w:val="22"/>
          </w:rPr>
          <w:delText>각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매도인은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어떠한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경우에도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본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계약상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진술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및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보장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, </w:delText>
        </w:r>
        <w:r w:rsidR="004F4511" w:rsidRPr="004F4511">
          <w:rPr>
            <w:rFonts w:ascii="Times New Roman" w:hint="eastAsia"/>
            <w:sz w:val="22"/>
            <w:szCs w:val="22"/>
          </w:rPr>
          <w:delText>확약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기타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의무의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위반과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관련하여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다른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매도인과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연대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책임을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부담하거나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다른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매도인의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위반에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대해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책임을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부담하지</w:delText>
        </w:r>
        <w:r w:rsidR="004F4511" w:rsidRPr="004F4511">
          <w:rPr>
            <w:rFonts w:ascii="Times New Roman" w:hint="eastAsia"/>
            <w:sz w:val="22"/>
            <w:szCs w:val="22"/>
          </w:rPr>
          <w:delText xml:space="preserve"> </w:delText>
        </w:r>
        <w:r w:rsidR="004F4511" w:rsidRPr="004F4511">
          <w:rPr>
            <w:rFonts w:ascii="Times New Roman" w:hint="eastAsia"/>
            <w:sz w:val="22"/>
            <w:szCs w:val="22"/>
          </w:rPr>
          <w:delText>아니한다</w:delText>
        </w:r>
        <w:r w:rsidR="004F4511" w:rsidRPr="004F4511">
          <w:rPr>
            <w:rFonts w:ascii="Times New Roman" w:hint="eastAsia"/>
            <w:sz w:val="22"/>
            <w:szCs w:val="22"/>
          </w:rPr>
          <w:delText>.</w:delText>
        </w:r>
        <w:r w:rsidR="003742BD">
          <w:rPr>
            <w:rStyle w:val="af8"/>
            <w:rFonts w:ascii="Times New Roman"/>
            <w:sz w:val="22"/>
            <w:szCs w:val="22"/>
          </w:rPr>
          <w:footnoteReference w:id="15"/>
        </w:r>
      </w:del>
      <w:commentRangeStart w:id="161"/>
      <w:ins w:id="162" w:author="Yulchon" w:date="2025-06-18T18:37:00Z" w16du:dateUtc="2025-06-18T09:37:00Z">
        <w:r w:rsidR="00C006CE">
          <w:rPr>
            <w:rFonts w:ascii="Times New Roman" w:hint="eastAsia"/>
            <w:sz w:val="22"/>
            <w:szCs w:val="22"/>
          </w:rPr>
          <w:t>다만</w:t>
        </w:r>
        <w:r w:rsidR="00C006CE">
          <w:rPr>
            <w:rFonts w:ascii="Times New Roman" w:hint="eastAsia"/>
            <w:sz w:val="22"/>
            <w:szCs w:val="22"/>
          </w:rPr>
          <w:t xml:space="preserve">, </w:t>
        </w:r>
        <w:r w:rsidR="00F07C10">
          <w:rPr>
            <w:rFonts w:ascii="Times New Roman" w:hint="eastAsia"/>
            <w:sz w:val="22"/>
            <w:szCs w:val="22"/>
          </w:rPr>
          <w:t>명확히</w:t>
        </w:r>
        <w:r w:rsidR="00F07C10">
          <w:rPr>
            <w:rFonts w:ascii="Times New Roman" w:hint="eastAsia"/>
            <w:sz w:val="22"/>
            <w:szCs w:val="22"/>
          </w:rPr>
          <w:t xml:space="preserve"> </w:t>
        </w:r>
        <w:r w:rsidR="00F07C10">
          <w:rPr>
            <w:rFonts w:ascii="Times New Roman" w:hint="eastAsia"/>
            <w:sz w:val="22"/>
            <w:szCs w:val="22"/>
          </w:rPr>
          <w:t>하면</w:t>
        </w:r>
        <w:r w:rsidR="00F07C10">
          <w:rPr>
            <w:rFonts w:ascii="Times New Roman" w:hint="eastAsia"/>
            <w:sz w:val="22"/>
            <w:szCs w:val="22"/>
          </w:rPr>
          <w:t xml:space="preserve">, </w:t>
        </w:r>
        <w:r w:rsidR="00E97E35">
          <w:rPr>
            <w:rFonts w:ascii="Times New Roman" w:hint="eastAsia"/>
            <w:sz w:val="22"/>
            <w:szCs w:val="22"/>
          </w:rPr>
          <w:t>(</w:t>
        </w:r>
        <w:proofErr w:type="spellStart"/>
        <w:r w:rsidR="00E97E35">
          <w:rPr>
            <w:rFonts w:ascii="Times New Roman" w:hint="eastAsia"/>
            <w:sz w:val="22"/>
            <w:szCs w:val="22"/>
          </w:rPr>
          <w:t>i</w:t>
        </w:r>
        <w:proofErr w:type="spellEnd"/>
        <w:r w:rsidR="00E97E35">
          <w:rPr>
            <w:rFonts w:ascii="Times New Roman" w:hint="eastAsia"/>
            <w:sz w:val="22"/>
            <w:szCs w:val="22"/>
          </w:rPr>
          <w:t xml:space="preserve">) </w:t>
        </w:r>
        <w:r w:rsidR="00F07C10">
          <w:rPr>
            <w:rFonts w:ascii="Times New Roman" w:hint="eastAsia"/>
            <w:sz w:val="22"/>
            <w:szCs w:val="22"/>
          </w:rPr>
          <w:t>대표매도인</w:t>
        </w:r>
        <w:r w:rsidR="00F07C10">
          <w:rPr>
            <w:rFonts w:ascii="Times New Roman" w:hint="eastAsia"/>
            <w:sz w:val="22"/>
            <w:szCs w:val="22"/>
          </w:rPr>
          <w:t>1</w:t>
        </w:r>
        <w:r w:rsidR="00F07C10">
          <w:rPr>
            <w:rFonts w:ascii="Times New Roman" w:hint="eastAsia"/>
            <w:sz w:val="22"/>
            <w:szCs w:val="22"/>
          </w:rPr>
          <w:t>은</w:t>
        </w:r>
        <w:r w:rsidR="00F07C10">
          <w:rPr>
            <w:rFonts w:ascii="Times New Roman" w:hint="eastAsia"/>
            <w:sz w:val="22"/>
            <w:szCs w:val="22"/>
          </w:rPr>
          <w:t xml:space="preserve"> </w:t>
        </w:r>
        <w:r w:rsidR="00E97E35">
          <w:rPr>
            <w:rFonts w:ascii="Times New Roman" w:hint="eastAsia"/>
            <w:sz w:val="22"/>
            <w:szCs w:val="22"/>
          </w:rPr>
          <w:t>매도인들의</w:t>
        </w:r>
        <w:r w:rsidR="00E97E35">
          <w:rPr>
            <w:rFonts w:ascii="Times New Roman" w:hint="eastAsia"/>
            <w:sz w:val="22"/>
            <w:szCs w:val="22"/>
          </w:rPr>
          <w:t xml:space="preserve"> </w:t>
        </w:r>
        <w:r w:rsidR="00E97E35">
          <w:rPr>
            <w:rFonts w:ascii="Times New Roman" w:hint="eastAsia"/>
            <w:sz w:val="22"/>
            <w:szCs w:val="22"/>
          </w:rPr>
          <w:t>진술</w:t>
        </w:r>
        <w:r w:rsidR="00E97E35">
          <w:rPr>
            <w:rFonts w:ascii="Times New Roman" w:hint="eastAsia"/>
            <w:sz w:val="22"/>
            <w:szCs w:val="22"/>
          </w:rPr>
          <w:t xml:space="preserve"> </w:t>
        </w:r>
        <w:r w:rsidR="00E97E35">
          <w:rPr>
            <w:rFonts w:ascii="Times New Roman" w:hint="eastAsia"/>
            <w:sz w:val="22"/>
            <w:szCs w:val="22"/>
          </w:rPr>
          <w:t>및</w:t>
        </w:r>
        <w:r w:rsidR="00E97E35">
          <w:rPr>
            <w:rFonts w:ascii="Times New Roman" w:hint="eastAsia"/>
            <w:sz w:val="22"/>
            <w:szCs w:val="22"/>
          </w:rPr>
          <w:t xml:space="preserve"> </w:t>
        </w:r>
        <w:r w:rsidR="00E97E35">
          <w:rPr>
            <w:rFonts w:ascii="Times New Roman" w:hint="eastAsia"/>
            <w:sz w:val="22"/>
            <w:szCs w:val="22"/>
          </w:rPr>
          <w:t>보장</w:t>
        </w:r>
        <w:r w:rsidR="00E97E35">
          <w:rPr>
            <w:rFonts w:ascii="Times New Roman" w:hint="eastAsia"/>
            <w:sz w:val="22"/>
            <w:szCs w:val="22"/>
          </w:rPr>
          <w:t xml:space="preserve"> </w:t>
        </w:r>
        <w:r w:rsidR="00E97E35">
          <w:rPr>
            <w:rFonts w:ascii="Times New Roman" w:hint="eastAsia"/>
            <w:sz w:val="22"/>
            <w:szCs w:val="22"/>
          </w:rPr>
          <w:t>위반으로</w:t>
        </w:r>
        <w:r w:rsidR="00E97E35">
          <w:rPr>
            <w:rFonts w:ascii="Times New Roman" w:hint="eastAsia"/>
            <w:sz w:val="22"/>
            <w:szCs w:val="22"/>
          </w:rPr>
          <w:t xml:space="preserve"> </w:t>
        </w:r>
        <w:r w:rsidR="00E97E35">
          <w:rPr>
            <w:rFonts w:ascii="Times New Roman" w:hint="eastAsia"/>
            <w:sz w:val="22"/>
            <w:szCs w:val="22"/>
          </w:rPr>
          <w:t>인한</w:t>
        </w:r>
        <w:r w:rsidR="00E97E35">
          <w:rPr>
            <w:rFonts w:ascii="Times New Roman" w:hint="eastAsia"/>
            <w:sz w:val="22"/>
            <w:szCs w:val="22"/>
          </w:rPr>
          <w:t xml:space="preserve"> </w:t>
        </w:r>
        <w:r w:rsidR="00E97E35">
          <w:rPr>
            <w:rFonts w:ascii="Times New Roman" w:hint="eastAsia"/>
            <w:sz w:val="22"/>
            <w:szCs w:val="22"/>
          </w:rPr>
          <w:t>손해배상책임에</w:t>
        </w:r>
        <w:r w:rsidR="00E97E35">
          <w:rPr>
            <w:rFonts w:ascii="Times New Roman" w:hint="eastAsia"/>
            <w:sz w:val="22"/>
            <w:szCs w:val="22"/>
          </w:rPr>
          <w:t xml:space="preserve"> </w:t>
        </w:r>
        <w:r w:rsidR="00E97E35">
          <w:rPr>
            <w:rFonts w:ascii="Times New Roman" w:hint="eastAsia"/>
            <w:sz w:val="22"/>
            <w:szCs w:val="22"/>
          </w:rPr>
          <w:t>대하여</w:t>
        </w:r>
        <w:r w:rsidR="00E97E35">
          <w:rPr>
            <w:rFonts w:ascii="Times New Roman" w:hint="eastAsia"/>
            <w:sz w:val="22"/>
            <w:szCs w:val="22"/>
          </w:rPr>
          <w:t xml:space="preserve"> </w:t>
        </w:r>
        <w:r w:rsidR="00E97E35">
          <w:rPr>
            <w:rFonts w:ascii="Times New Roman" w:hint="eastAsia"/>
            <w:sz w:val="22"/>
            <w:szCs w:val="22"/>
          </w:rPr>
          <w:t>매수인에게</w:t>
        </w:r>
        <w:r w:rsidR="00E97E35">
          <w:rPr>
            <w:rFonts w:ascii="Times New Roman" w:hint="eastAsia"/>
            <w:sz w:val="22"/>
            <w:szCs w:val="22"/>
          </w:rPr>
          <w:t xml:space="preserve"> </w:t>
        </w:r>
        <w:r w:rsidR="00E97E35">
          <w:rPr>
            <w:rFonts w:ascii="Times New Roman" w:hint="eastAsia"/>
            <w:sz w:val="22"/>
            <w:szCs w:val="22"/>
          </w:rPr>
          <w:t>연대하여</w:t>
        </w:r>
        <w:r w:rsidR="00E97E35">
          <w:rPr>
            <w:rFonts w:ascii="Times New Roman" w:hint="eastAsia"/>
            <w:sz w:val="22"/>
            <w:szCs w:val="22"/>
          </w:rPr>
          <w:t xml:space="preserve"> </w:t>
        </w:r>
        <w:r w:rsidR="00E97E35">
          <w:rPr>
            <w:rFonts w:ascii="Times New Roman" w:hint="eastAsia"/>
            <w:sz w:val="22"/>
            <w:szCs w:val="22"/>
          </w:rPr>
          <w:t>책임을</w:t>
        </w:r>
        <w:r w:rsidR="00E97E35">
          <w:rPr>
            <w:rFonts w:ascii="Times New Roman" w:hint="eastAsia"/>
            <w:sz w:val="22"/>
            <w:szCs w:val="22"/>
          </w:rPr>
          <w:t xml:space="preserve"> </w:t>
        </w:r>
        <w:r w:rsidR="00E97E35">
          <w:rPr>
            <w:rFonts w:ascii="Times New Roman" w:hint="eastAsia"/>
            <w:sz w:val="22"/>
            <w:szCs w:val="22"/>
          </w:rPr>
          <w:t>부담하며</w:t>
        </w:r>
        <w:r w:rsidR="00E97E35">
          <w:rPr>
            <w:rFonts w:ascii="Times New Roman" w:hint="eastAsia"/>
            <w:sz w:val="22"/>
            <w:szCs w:val="22"/>
          </w:rPr>
          <w:t xml:space="preserve">, (ii) </w:t>
        </w:r>
        <w:r w:rsidR="000C23E8">
          <w:rPr>
            <w:rFonts w:ascii="Times New Roman"/>
            <w:sz w:val="22"/>
          </w:rPr>
          <w:t>대표매도인</w:t>
        </w:r>
        <w:r w:rsidR="000C23E8">
          <w:rPr>
            <w:rFonts w:ascii="Times New Roman" w:hint="eastAsia"/>
            <w:sz w:val="22"/>
          </w:rPr>
          <w:t>2</w:t>
        </w:r>
        <w:r w:rsidR="000C23E8">
          <w:rPr>
            <w:rFonts w:ascii="Times New Roman" w:hint="eastAsia"/>
            <w:sz w:val="22"/>
          </w:rPr>
          <w:t>는</w:t>
        </w:r>
        <w:r w:rsidR="000C23E8">
          <w:rPr>
            <w:rFonts w:ascii="Times New Roman" w:hint="eastAsia"/>
            <w:sz w:val="22"/>
          </w:rPr>
          <w:t xml:space="preserve"> </w:t>
        </w:r>
        <w:r w:rsidR="000C23E8">
          <w:rPr>
            <w:rFonts w:ascii="Times New Roman" w:hint="eastAsia"/>
            <w:sz w:val="22"/>
          </w:rPr>
          <w:t>기타</w:t>
        </w:r>
        <w:r w:rsidR="000C23E8">
          <w:rPr>
            <w:rFonts w:ascii="Times New Roman" w:hint="eastAsia"/>
            <w:sz w:val="22"/>
          </w:rPr>
          <w:t xml:space="preserve"> </w:t>
        </w:r>
        <w:r w:rsidR="000C23E8">
          <w:rPr>
            <w:rFonts w:ascii="Times New Roman" w:hint="eastAsia"/>
            <w:sz w:val="22"/>
          </w:rPr>
          <w:t>대표매도인들의</w:t>
        </w:r>
        <w:r w:rsidR="000C23E8">
          <w:rPr>
            <w:rFonts w:ascii="Times New Roman" w:hint="eastAsia"/>
            <w:sz w:val="22"/>
          </w:rPr>
          <w:t xml:space="preserve"> </w:t>
        </w:r>
        <w:r w:rsidR="000C23E8">
          <w:rPr>
            <w:rFonts w:ascii="Times New Roman" w:hint="eastAsia"/>
            <w:sz w:val="22"/>
          </w:rPr>
          <w:t>진술</w:t>
        </w:r>
        <w:r w:rsidR="000C23E8">
          <w:rPr>
            <w:rFonts w:ascii="Times New Roman" w:hint="eastAsia"/>
            <w:sz w:val="22"/>
          </w:rPr>
          <w:t xml:space="preserve"> </w:t>
        </w:r>
        <w:r w:rsidR="000C23E8">
          <w:rPr>
            <w:rFonts w:ascii="Times New Roman" w:hint="eastAsia"/>
            <w:sz w:val="22"/>
          </w:rPr>
          <w:t>및</w:t>
        </w:r>
        <w:r w:rsidR="000C23E8">
          <w:rPr>
            <w:rFonts w:ascii="Times New Roman" w:hint="eastAsia"/>
            <w:sz w:val="22"/>
          </w:rPr>
          <w:t xml:space="preserve"> </w:t>
        </w:r>
        <w:r w:rsidR="000C23E8">
          <w:rPr>
            <w:rFonts w:ascii="Times New Roman" w:hint="eastAsia"/>
            <w:sz w:val="22"/>
          </w:rPr>
          <w:t>보장</w:t>
        </w:r>
        <w:r w:rsidR="000C23E8">
          <w:rPr>
            <w:rFonts w:ascii="Times New Roman" w:hint="eastAsia"/>
            <w:sz w:val="22"/>
          </w:rPr>
          <w:t xml:space="preserve"> </w:t>
        </w:r>
        <w:r w:rsidR="000C23E8">
          <w:rPr>
            <w:rFonts w:ascii="Times New Roman" w:hint="eastAsia"/>
            <w:sz w:val="22"/>
          </w:rPr>
          <w:t>위반으로</w:t>
        </w:r>
        <w:r w:rsidR="000C23E8">
          <w:rPr>
            <w:rFonts w:ascii="Times New Roman" w:hint="eastAsia"/>
            <w:sz w:val="22"/>
          </w:rPr>
          <w:t xml:space="preserve"> </w:t>
        </w:r>
        <w:r w:rsidR="000C23E8">
          <w:rPr>
            <w:rFonts w:ascii="Times New Roman" w:hint="eastAsia"/>
            <w:sz w:val="22"/>
          </w:rPr>
          <w:t>인한</w:t>
        </w:r>
        <w:r w:rsidR="000C23E8">
          <w:rPr>
            <w:rFonts w:ascii="Times New Roman" w:hint="eastAsia"/>
            <w:sz w:val="22"/>
          </w:rPr>
          <w:t xml:space="preserve"> </w:t>
        </w:r>
        <w:r w:rsidR="000C23E8">
          <w:rPr>
            <w:rFonts w:ascii="Times New Roman" w:hint="eastAsia"/>
            <w:sz w:val="22"/>
          </w:rPr>
          <w:t>손해배상책임에</w:t>
        </w:r>
        <w:r w:rsidR="000C23E8">
          <w:rPr>
            <w:rFonts w:ascii="Times New Roman" w:hint="eastAsia"/>
            <w:sz w:val="22"/>
          </w:rPr>
          <w:t xml:space="preserve"> </w:t>
        </w:r>
        <w:r w:rsidR="000C23E8">
          <w:rPr>
            <w:rFonts w:ascii="Times New Roman" w:hint="eastAsia"/>
            <w:sz w:val="22"/>
          </w:rPr>
          <w:t>대하여</w:t>
        </w:r>
        <w:r w:rsidR="000C23E8">
          <w:rPr>
            <w:rFonts w:ascii="Times New Roman" w:hint="eastAsia"/>
            <w:sz w:val="22"/>
          </w:rPr>
          <w:t xml:space="preserve"> </w:t>
        </w:r>
        <w:r w:rsidR="000C23E8">
          <w:rPr>
            <w:rFonts w:ascii="Times New Roman" w:hint="eastAsia"/>
            <w:sz w:val="22"/>
          </w:rPr>
          <w:t>매수인에게</w:t>
        </w:r>
        <w:r w:rsidR="000C23E8">
          <w:rPr>
            <w:rFonts w:ascii="Times New Roman" w:hint="eastAsia"/>
            <w:sz w:val="22"/>
          </w:rPr>
          <w:t xml:space="preserve"> </w:t>
        </w:r>
        <w:r w:rsidR="000C23E8">
          <w:rPr>
            <w:rFonts w:ascii="Times New Roman" w:hint="eastAsia"/>
            <w:sz w:val="22"/>
          </w:rPr>
          <w:t>연대하여</w:t>
        </w:r>
        <w:r w:rsidR="000C23E8">
          <w:rPr>
            <w:rFonts w:ascii="Times New Roman" w:hint="eastAsia"/>
            <w:sz w:val="22"/>
          </w:rPr>
          <w:t xml:space="preserve"> </w:t>
        </w:r>
        <w:r w:rsidR="000C23E8">
          <w:rPr>
            <w:rFonts w:ascii="Times New Roman" w:hint="eastAsia"/>
            <w:sz w:val="22"/>
          </w:rPr>
          <w:t>책임을</w:t>
        </w:r>
        <w:r w:rsidR="000C23E8">
          <w:rPr>
            <w:rFonts w:ascii="Times New Roman" w:hint="eastAsia"/>
            <w:sz w:val="22"/>
          </w:rPr>
          <w:t xml:space="preserve"> </w:t>
        </w:r>
        <w:r w:rsidR="000C23E8">
          <w:rPr>
            <w:rFonts w:ascii="Times New Roman" w:hint="eastAsia"/>
            <w:sz w:val="22"/>
          </w:rPr>
          <w:t>부담</w:t>
        </w:r>
        <w:r w:rsidR="00E97E35">
          <w:rPr>
            <w:rFonts w:ascii="Times New Roman" w:hint="eastAsia"/>
            <w:sz w:val="22"/>
          </w:rPr>
          <w:t>한다</w:t>
        </w:r>
        <w:r w:rsidR="00E97E35">
          <w:rPr>
            <w:rFonts w:ascii="Times New Roman" w:hint="eastAsia"/>
            <w:sz w:val="22"/>
          </w:rPr>
          <w:t>.</w:t>
        </w:r>
        <w:r w:rsidR="000C23E8" w:rsidDel="000C23E8">
          <w:rPr>
            <w:rStyle w:val="af8"/>
            <w:rFonts w:ascii="Times New Roman"/>
            <w:sz w:val="22"/>
            <w:szCs w:val="22"/>
          </w:rPr>
          <w:t xml:space="preserve"> </w:t>
        </w:r>
        <w:r w:rsidR="000C23E8">
          <w:rPr>
            <w:rStyle w:val="af8"/>
            <w:rFonts w:ascii="Times New Roman"/>
            <w:sz w:val="22"/>
            <w:szCs w:val="22"/>
          </w:rPr>
          <w:footnoteReference w:id="16"/>
        </w:r>
        <w:r w:rsidR="00E97E35">
          <w:rPr>
            <w:rFonts w:ascii="Times New Roman" w:hint="eastAsia"/>
            <w:sz w:val="22"/>
            <w:szCs w:val="22"/>
          </w:rPr>
          <w:t xml:space="preserve"> </w:t>
        </w:r>
      </w:ins>
      <w:commentRangeEnd w:id="161"/>
      <w:r w:rsidR="00F72F05">
        <w:rPr>
          <w:rStyle w:val="af2"/>
        </w:rPr>
        <w:commentReference w:id="161"/>
      </w:r>
    </w:p>
    <w:p w14:paraId="7E61612E" w14:textId="77777777" w:rsidR="009B58AC" w:rsidRDefault="009B58AC" w:rsidP="00A32665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del w:id="164" w:author="Yulchon" w:date="2025-06-18T18:37:00Z" w16du:dateUtc="2025-06-18T09:37:00Z"/>
          <w:rFonts w:ascii="Times New Roman"/>
          <w:sz w:val="22"/>
          <w:u w:val="single"/>
        </w:rPr>
      </w:pPr>
      <w:bookmarkStart w:id="165" w:name="_DV_M279"/>
      <w:bookmarkEnd w:id="165"/>
      <w:commentRangeStart w:id="166"/>
      <w:del w:id="167" w:author="Yulchon" w:date="2025-06-18T18:37:00Z" w16du:dateUtc="2025-06-18T09:37:00Z">
        <w:r>
          <w:rPr>
            <w:rFonts w:ascii="Times New Roman" w:hint="eastAsia"/>
            <w:sz w:val="22"/>
            <w:u w:val="single"/>
          </w:rPr>
          <w:lastRenderedPageBreak/>
          <w:delText>진술</w:delText>
        </w:r>
        <w:r>
          <w:rPr>
            <w:rFonts w:ascii="Times New Roman" w:hint="eastAsia"/>
            <w:sz w:val="22"/>
            <w:u w:val="single"/>
          </w:rPr>
          <w:delText xml:space="preserve"> </w:delText>
        </w:r>
        <w:r>
          <w:rPr>
            <w:rFonts w:ascii="Times New Roman" w:hint="eastAsia"/>
            <w:sz w:val="22"/>
            <w:u w:val="single"/>
          </w:rPr>
          <w:delText>및</w:delText>
        </w:r>
        <w:r>
          <w:rPr>
            <w:rFonts w:ascii="Times New Roman" w:hint="eastAsia"/>
            <w:sz w:val="22"/>
            <w:u w:val="single"/>
          </w:rPr>
          <w:delText xml:space="preserve"> </w:delText>
        </w:r>
        <w:r>
          <w:rPr>
            <w:rFonts w:ascii="Times New Roman" w:hint="eastAsia"/>
            <w:sz w:val="22"/>
            <w:u w:val="single"/>
          </w:rPr>
          <w:delText>보장의</w:delText>
        </w:r>
        <w:r>
          <w:rPr>
            <w:rFonts w:ascii="Times New Roman" w:hint="eastAsia"/>
            <w:sz w:val="22"/>
            <w:u w:val="single"/>
          </w:rPr>
          <w:delText xml:space="preserve"> </w:delText>
        </w:r>
        <w:r>
          <w:rPr>
            <w:rFonts w:ascii="Times New Roman" w:hint="eastAsia"/>
            <w:sz w:val="22"/>
            <w:u w:val="single"/>
          </w:rPr>
          <w:delText>존속기간</w:delText>
        </w:r>
        <w:r>
          <w:rPr>
            <w:rFonts w:ascii="Times New Roman" w:hint="eastAsia"/>
            <w:sz w:val="22"/>
            <w:u w:val="single"/>
          </w:rPr>
          <w:delText>.</w:delText>
        </w:r>
        <w:r w:rsidR="00893B56">
          <w:rPr>
            <w:rStyle w:val="af8"/>
            <w:rFonts w:ascii="Times New Roman"/>
            <w:sz w:val="22"/>
            <w:u w:val="single"/>
          </w:rPr>
          <w:footnoteReference w:id="17"/>
        </w:r>
      </w:del>
      <w:commentRangeEnd w:id="166"/>
      <w:r w:rsidR="00F72F05">
        <w:rPr>
          <w:rStyle w:val="af2"/>
        </w:rPr>
        <w:commentReference w:id="166"/>
      </w:r>
    </w:p>
    <w:p w14:paraId="78DA29C7" w14:textId="77777777" w:rsidR="006A60F6" w:rsidRPr="00ED3365" w:rsidRDefault="002423D5" w:rsidP="00ED3365">
      <w:pPr>
        <w:numPr>
          <w:ilvl w:val="0"/>
          <w:numId w:val="69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del w:id="169" w:author="Yulchon" w:date="2025-06-18T18:37:00Z" w16du:dateUtc="2025-06-18T09:37:00Z"/>
          <w:rFonts w:ascii="Times New Roman"/>
          <w:sz w:val="22"/>
        </w:rPr>
      </w:pPr>
      <w:del w:id="170" w:author="Yulchon" w:date="2025-06-18T18:37:00Z" w16du:dateUtc="2025-06-18T09:37:00Z">
        <w:r w:rsidRPr="002423D5">
          <w:rPr>
            <w:rFonts w:ascii="Times New Roman" w:hint="eastAsia"/>
            <w:sz w:val="22"/>
          </w:rPr>
          <w:delText>본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계약상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각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당사자의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진술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및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보장은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거래종결일로부터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="0072522C" w:rsidRPr="00ED3365">
          <w:rPr>
            <w:rFonts w:ascii="Times New Roman"/>
            <w:sz w:val="22"/>
            <w:highlight w:val="yellow"/>
          </w:rPr>
          <w:delText>[</w:delText>
        </w:r>
        <w:r w:rsidR="0072522C">
          <w:rPr>
            <w:rFonts w:ascii="Times New Roman" w:hint="eastAsia"/>
            <w:sz w:val="22"/>
            <w:highlight w:val="yellow"/>
          </w:rPr>
          <w:delText>1</w:delText>
        </w:r>
        <w:r w:rsidR="0072522C" w:rsidRPr="00ED3365">
          <w:rPr>
            <w:rFonts w:ascii="Times New Roman"/>
            <w:sz w:val="22"/>
            <w:highlight w:val="yellow"/>
          </w:rPr>
          <w:delText>]</w:delText>
        </w:r>
        <w:r w:rsidRPr="002423D5">
          <w:rPr>
            <w:rFonts w:ascii="Times New Roman" w:hint="eastAsia"/>
            <w:sz w:val="22"/>
          </w:rPr>
          <w:delText>년이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되는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날까지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유효하게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존속한다</w:delText>
        </w:r>
        <w:r w:rsidRPr="002423D5">
          <w:rPr>
            <w:rFonts w:ascii="Times New Roman" w:hint="eastAsia"/>
            <w:sz w:val="22"/>
          </w:rPr>
          <w:delText xml:space="preserve">. </w:delText>
        </w:r>
        <w:r w:rsidRPr="002423D5">
          <w:rPr>
            <w:rFonts w:ascii="Times New Roman" w:hint="eastAsia"/>
            <w:sz w:val="22"/>
          </w:rPr>
          <w:delText>단</w:delText>
        </w:r>
        <w:r w:rsidRPr="002423D5">
          <w:rPr>
            <w:rFonts w:ascii="Times New Roman" w:hint="eastAsia"/>
            <w:sz w:val="22"/>
          </w:rPr>
          <w:delText xml:space="preserve">, (i) </w:delText>
        </w:r>
        <w:r w:rsidRPr="002423D5">
          <w:rPr>
            <w:rFonts w:ascii="Times New Roman" w:hint="eastAsia"/>
            <w:sz w:val="22"/>
          </w:rPr>
          <w:delText>근본적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진술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및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보장은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존속기간의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제한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없이</w:delText>
        </w:r>
        <w:r w:rsidRPr="002423D5">
          <w:rPr>
            <w:rFonts w:ascii="Times New Roman" w:hint="eastAsia"/>
            <w:sz w:val="22"/>
          </w:rPr>
          <w:delText xml:space="preserve">, (ii) </w:delText>
        </w:r>
        <w:r w:rsidRPr="002423D5">
          <w:rPr>
            <w:rFonts w:ascii="Times New Roman" w:hint="eastAsia"/>
            <w:sz w:val="22"/>
          </w:rPr>
          <w:delText>별지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="00F1587A">
          <w:rPr>
            <w:rFonts w:ascii="Times New Roman" w:hint="eastAsia"/>
            <w:sz w:val="22"/>
          </w:rPr>
          <w:delText>7</w:delText>
        </w:r>
        <w:r w:rsidRPr="002423D5">
          <w:rPr>
            <w:rFonts w:ascii="Times New Roman" w:hint="eastAsia"/>
            <w:sz w:val="22"/>
          </w:rPr>
          <w:delText>.1</w:delText>
        </w:r>
        <w:r w:rsidR="00F1587A">
          <w:rPr>
            <w:rFonts w:ascii="Times New Roman" w:hint="eastAsia"/>
            <w:sz w:val="22"/>
          </w:rPr>
          <w:delText xml:space="preserve"> </w:delText>
        </w:r>
        <w:r w:rsidR="00F1587A">
          <w:rPr>
            <w:rFonts w:ascii="Times New Roman"/>
            <w:sz w:val="22"/>
          </w:rPr>
          <w:delText>“</w:delText>
        </w:r>
        <w:r w:rsidR="00F1587A" w:rsidRPr="005F74C2">
          <w:rPr>
            <w:rFonts w:ascii="Times New Roman" w:hint="eastAsia"/>
            <w:sz w:val="22"/>
            <w:szCs w:val="22"/>
            <w:u w:val="single"/>
          </w:rPr>
          <w:delText xml:space="preserve">2. </w:delText>
        </w:r>
        <w:r w:rsidR="00F1587A" w:rsidRPr="005F74C2">
          <w:rPr>
            <w:rFonts w:ascii="Times New Roman" w:hint="eastAsia"/>
            <w:sz w:val="22"/>
            <w:szCs w:val="22"/>
            <w:u w:val="single"/>
          </w:rPr>
          <w:delText>대상회사등에</w:delText>
        </w:r>
        <w:r w:rsidR="00F1587A" w:rsidRPr="005F74C2">
          <w:rPr>
            <w:rFonts w:ascii="Times New Roman" w:hint="eastAsia"/>
            <w:sz w:val="22"/>
            <w:szCs w:val="22"/>
            <w:u w:val="single"/>
          </w:rPr>
          <w:delText xml:space="preserve"> </w:delText>
        </w:r>
        <w:r w:rsidR="00F1587A" w:rsidRPr="005F74C2">
          <w:rPr>
            <w:rFonts w:ascii="Times New Roman" w:hint="eastAsia"/>
            <w:sz w:val="22"/>
            <w:szCs w:val="22"/>
            <w:u w:val="single"/>
          </w:rPr>
          <w:delText>관한</w:delText>
        </w:r>
        <w:r w:rsidR="00F1587A" w:rsidRPr="005F74C2">
          <w:rPr>
            <w:rFonts w:ascii="Times New Roman" w:hint="eastAsia"/>
            <w:sz w:val="22"/>
            <w:szCs w:val="22"/>
            <w:u w:val="single"/>
          </w:rPr>
          <w:delText xml:space="preserve"> </w:delText>
        </w:r>
        <w:r w:rsidR="00F1587A" w:rsidRPr="005F74C2">
          <w:rPr>
            <w:rFonts w:ascii="Times New Roman" w:hint="eastAsia"/>
            <w:sz w:val="22"/>
            <w:szCs w:val="22"/>
            <w:u w:val="single"/>
          </w:rPr>
          <w:delText>사항</w:delText>
        </w:r>
        <w:r w:rsidR="00F1587A">
          <w:rPr>
            <w:rFonts w:ascii="Times New Roman"/>
            <w:sz w:val="22"/>
            <w:szCs w:val="22"/>
          </w:rPr>
          <w:delText>”</w:delText>
        </w:r>
        <w:r w:rsidR="00F1587A">
          <w:rPr>
            <w:rFonts w:ascii="Times New Roman" w:hint="eastAsia"/>
            <w:sz w:val="22"/>
            <w:szCs w:val="22"/>
          </w:rPr>
          <w:delText xml:space="preserve"> </w:delText>
        </w:r>
        <w:r w:rsidR="00F1587A">
          <w:rPr>
            <w:rFonts w:ascii="Times New Roman" w:hint="eastAsia"/>
            <w:sz w:val="22"/>
            <w:szCs w:val="22"/>
          </w:rPr>
          <w:delText>중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제</w:delText>
        </w:r>
        <w:r w:rsidRPr="002423D5">
          <w:rPr>
            <w:rFonts w:ascii="Times New Roman" w:hint="eastAsia"/>
            <w:sz w:val="22"/>
          </w:rPr>
          <w:delText>(</w:delText>
        </w:r>
        <w:r w:rsidR="00486622">
          <w:rPr>
            <w:rFonts w:ascii="Times New Roman" w:hint="eastAsia"/>
            <w:sz w:val="22"/>
          </w:rPr>
          <w:delText>8</w:delText>
        </w:r>
        <w:r w:rsidRPr="002423D5">
          <w:rPr>
            <w:rFonts w:ascii="Times New Roman" w:hint="eastAsia"/>
            <w:sz w:val="22"/>
          </w:rPr>
          <w:delText>)</w:delText>
        </w:r>
        <w:r w:rsidRPr="002423D5">
          <w:rPr>
            <w:rFonts w:ascii="Times New Roman" w:hint="eastAsia"/>
            <w:sz w:val="22"/>
          </w:rPr>
          <w:delText>항</w:delText>
        </w:r>
        <w:r w:rsidRPr="002423D5">
          <w:rPr>
            <w:rFonts w:ascii="Times New Roman" w:hint="eastAsia"/>
            <w:sz w:val="22"/>
          </w:rPr>
          <w:delText>(</w:delText>
        </w:r>
        <w:r w:rsidRPr="002423D5">
          <w:rPr>
            <w:rFonts w:ascii="Times New Roman" w:hint="eastAsia"/>
            <w:sz w:val="22"/>
          </w:rPr>
          <w:delText>법률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준수</w:delText>
        </w:r>
        <w:r w:rsidRPr="002423D5">
          <w:rPr>
            <w:rFonts w:ascii="Times New Roman" w:hint="eastAsia"/>
            <w:sz w:val="22"/>
          </w:rPr>
          <w:delText xml:space="preserve">), </w:delText>
        </w:r>
        <w:r w:rsidRPr="002423D5">
          <w:rPr>
            <w:rFonts w:ascii="Times New Roman" w:hint="eastAsia"/>
            <w:sz w:val="22"/>
          </w:rPr>
          <w:delText>제</w:delText>
        </w:r>
        <w:r w:rsidRPr="002423D5">
          <w:rPr>
            <w:rFonts w:ascii="Times New Roman" w:hint="eastAsia"/>
            <w:sz w:val="22"/>
          </w:rPr>
          <w:delText>(1</w:delText>
        </w:r>
        <w:r w:rsidR="00486622">
          <w:rPr>
            <w:rFonts w:ascii="Times New Roman" w:hint="eastAsia"/>
            <w:sz w:val="22"/>
          </w:rPr>
          <w:delText>6</w:delText>
        </w:r>
        <w:r w:rsidRPr="002423D5">
          <w:rPr>
            <w:rFonts w:ascii="Times New Roman" w:hint="eastAsia"/>
            <w:sz w:val="22"/>
          </w:rPr>
          <w:delText>)</w:delText>
        </w:r>
        <w:r w:rsidRPr="002423D5">
          <w:rPr>
            <w:rFonts w:ascii="Times New Roman" w:hint="eastAsia"/>
            <w:sz w:val="22"/>
          </w:rPr>
          <w:delText>항</w:delText>
        </w:r>
        <w:r w:rsidRPr="002423D5">
          <w:rPr>
            <w:rFonts w:ascii="Times New Roman" w:hint="eastAsia"/>
            <w:sz w:val="22"/>
          </w:rPr>
          <w:delText>(</w:delText>
        </w:r>
        <w:r w:rsidRPr="002423D5">
          <w:rPr>
            <w:rFonts w:ascii="Times New Roman" w:hint="eastAsia"/>
            <w:sz w:val="22"/>
          </w:rPr>
          <w:delText>인사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및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노무</w:delText>
        </w:r>
        <w:r w:rsidRPr="002423D5">
          <w:rPr>
            <w:rFonts w:ascii="Times New Roman" w:hint="eastAsia"/>
            <w:sz w:val="22"/>
          </w:rPr>
          <w:delText xml:space="preserve">), </w:delText>
        </w:r>
        <w:r w:rsidRPr="002423D5">
          <w:rPr>
            <w:rFonts w:ascii="Times New Roman" w:hint="eastAsia"/>
            <w:sz w:val="22"/>
          </w:rPr>
          <w:delText>제</w:delText>
        </w:r>
        <w:r w:rsidRPr="002423D5">
          <w:rPr>
            <w:rFonts w:ascii="Times New Roman" w:hint="eastAsia"/>
            <w:sz w:val="22"/>
          </w:rPr>
          <w:delText>(1</w:delText>
        </w:r>
        <w:r w:rsidR="00486622">
          <w:rPr>
            <w:rFonts w:ascii="Times New Roman" w:hint="eastAsia"/>
            <w:sz w:val="22"/>
          </w:rPr>
          <w:delText>8</w:delText>
        </w:r>
        <w:r w:rsidRPr="002423D5">
          <w:rPr>
            <w:rFonts w:ascii="Times New Roman" w:hint="eastAsia"/>
            <w:sz w:val="22"/>
          </w:rPr>
          <w:delText>)</w:delText>
        </w:r>
        <w:r w:rsidRPr="002423D5">
          <w:rPr>
            <w:rFonts w:ascii="Times New Roman" w:hint="eastAsia"/>
            <w:sz w:val="22"/>
          </w:rPr>
          <w:delText>항</w:delText>
        </w:r>
        <w:r w:rsidRPr="002423D5">
          <w:rPr>
            <w:rFonts w:ascii="Times New Roman" w:hint="eastAsia"/>
            <w:sz w:val="22"/>
          </w:rPr>
          <w:delText>(</w:delText>
        </w:r>
        <w:r w:rsidRPr="002423D5">
          <w:rPr>
            <w:rFonts w:ascii="Times New Roman" w:hint="eastAsia"/>
            <w:sz w:val="22"/>
          </w:rPr>
          <w:delText>환경</w:delText>
        </w:r>
        <w:r w:rsidRPr="002423D5">
          <w:rPr>
            <w:rFonts w:ascii="Times New Roman" w:hint="eastAsia"/>
            <w:sz w:val="22"/>
          </w:rPr>
          <w:delText>)</w:delText>
        </w:r>
        <w:r w:rsidRPr="002423D5">
          <w:rPr>
            <w:rFonts w:ascii="Times New Roman" w:hint="eastAsia"/>
            <w:sz w:val="22"/>
          </w:rPr>
          <w:delText>의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진술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및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보장은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각각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="0072522C" w:rsidRPr="00566AE5">
          <w:rPr>
            <w:rFonts w:ascii="Times New Roman" w:hint="eastAsia"/>
            <w:sz w:val="22"/>
            <w:highlight w:val="yellow"/>
          </w:rPr>
          <w:delText>[</w:delText>
        </w:r>
        <w:r w:rsidR="0072522C">
          <w:rPr>
            <w:rFonts w:ascii="Times New Roman" w:hint="eastAsia"/>
            <w:sz w:val="22"/>
            <w:highlight w:val="yellow"/>
          </w:rPr>
          <w:delText>3</w:delText>
        </w:r>
        <w:r w:rsidR="0072522C" w:rsidRPr="00566AE5">
          <w:rPr>
            <w:rFonts w:ascii="Times New Roman" w:hint="eastAsia"/>
            <w:sz w:val="22"/>
            <w:highlight w:val="yellow"/>
          </w:rPr>
          <w:delText>]</w:delText>
        </w:r>
        <w:r w:rsidRPr="002423D5">
          <w:rPr>
            <w:rFonts w:ascii="Times New Roman" w:hint="eastAsia"/>
            <w:sz w:val="22"/>
          </w:rPr>
          <w:delText>년간</w:delText>
        </w:r>
        <w:r w:rsidRPr="002423D5">
          <w:rPr>
            <w:rFonts w:ascii="Times New Roman" w:hint="eastAsia"/>
            <w:sz w:val="22"/>
          </w:rPr>
          <w:delText xml:space="preserve">, (iii) </w:delText>
        </w:r>
        <w:r w:rsidRPr="002423D5">
          <w:rPr>
            <w:rFonts w:ascii="Times New Roman" w:hint="eastAsia"/>
            <w:sz w:val="22"/>
          </w:rPr>
          <w:delText>별지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="00216649">
          <w:rPr>
            <w:rFonts w:ascii="Times New Roman" w:hint="eastAsia"/>
            <w:sz w:val="22"/>
          </w:rPr>
          <w:delText>7</w:delText>
        </w:r>
        <w:r w:rsidR="00216649" w:rsidRPr="002423D5">
          <w:rPr>
            <w:rFonts w:ascii="Times New Roman" w:hint="eastAsia"/>
            <w:sz w:val="22"/>
          </w:rPr>
          <w:delText>.1</w:delText>
        </w:r>
        <w:r w:rsidR="00216649">
          <w:rPr>
            <w:rFonts w:ascii="Times New Roman" w:hint="eastAsia"/>
            <w:sz w:val="22"/>
          </w:rPr>
          <w:delText xml:space="preserve"> </w:delText>
        </w:r>
        <w:r w:rsidR="00216649">
          <w:rPr>
            <w:rFonts w:ascii="Times New Roman"/>
            <w:sz w:val="22"/>
          </w:rPr>
          <w:delText>“</w:delText>
        </w:r>
        <w:r w:rsidR="00216649" w:rsidRPr="005F74C2">
          <w:rPr>
            <w:rFonts w:ascii="Times New Roman" w:hint="eastAsia"/>
            <w:sz w:val="22"/>
            <w:szCs w:val="22"/>
            <w:u w:val="single"/>
          </w:rPr>
          <w:delText xml:space="preserve">2. </w:delText>
        </w:r>
        <w:r w:rsidR="00216649" w:rsidRPr="005F74C2">
          <w:rPr>
            <w:rFonts w:ascii="Times New Roman" w:hint="eastAsia"/>
            <w:sz w:val="22"/>
            <w:szCs w:val="22"/>
            <w:u w:val="single"/>
          </w:rPr>
          <w:delText>대상회사등에</w:delText>
        </w:r>
        <w:r w:rsidR="00216649" w:rsidRPr="005F74C2">
          <w:rPr>
            <w:rFonts w:ascii="Times New Roman" w:hint="eastAsia"/>
            <w:sz w:val="22"/>
            <w:szCs w:val="22"/>
            <w:u w:val="single"/>
          </w:rPr>
          <w:delText xml:space="preserve"> </w:delText>
        </w:r>
        <w:r w:rsidR="00216649" w:rsidRPr="005F74C2">
          <w:rPr>
            <w:rFonts w:ascii="Times New Roman" w:hint="eastAsia"/>
            <w:sz w:val="22"/>
            <w:szCs w:val="22"/>
            <w:u w:val="single"/>
          </w:rPr>
          <w:delText>관한</w:delText>
        </w:r>
        <w:r w:rsidR="00216649" w:rsidRPr="005F74C2">
          <w:rPr>
            <w:rFonts w:ascii="Times New Roman" w:hint="eastAsia"/>
            <w:sz w:val="22"/>
            <w:szCs w:val="22"/>
            <w:u w:val="single"/>
          </w:rPr>
          <w:delText xml:space="preserve"> </w:delText>
        </w:r>
        <w:r w:rsidR="00216649" w:rsidRPr="005F74C2">
          <w:rPr>
            <w:rFonts w:ascii="Times New Roman" w:hint="eastAsia"/>
            <w:sz w:val="22"/>
            <w:szCs w:val="22"/>
            <w:u w:val="single"/>
          </w:rPr>
          <w:delText>사항</w:delText>
        </w:r>
        <w:r w:rsidR="00216649">
          <w:rPr>
            <w:rFonts w:ascii="Times New Roman"/>
            <w:sz w:val="22"/>
            <w:szCs w:val="22"/>
          </w:rPr>
          <w:delText>”</w:delText>
        </w:r>
        <w:r w:rsidR="00216649">
          <w:rPr>
            <w:rFonts w:ascii="Times New Roman" w:hint="eastAsia"/>
            <w:sz w:val="22"/>
            <w:szCs w:val="22"/>
          </w:rPr>
          <w:delText xml:space="preserve"> </w:delText>
        </w:r>
        <w:r w:rsidR="00216649">
          <w:rPr>
            <w:rFonts w:ascii="Times New Roman" w:hint="eastAsia"/>
            <w:sz w:val="22"/>
            <w:szCs w:val="22"/>
          </w:rPr>
          <w:delText>중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제</w:delText>
        </w:r>
        <w:r w:rsidRPr="002423D5">
          <w:rPr>
            <w:rFonts w:ascii="Times New Roman" w:hint="eastAsia"/>
            <w:sz w:val="22"/>
          </w:rPr>
          <w:delText>(</w:delText>
        </w:r>
        <w:r w:rsidR="00320A65">
          <w:rPr>
            <w:rFonts w:ascii="Times New Roman" w:hint="eastAsia"/>
            <w:sz w:val="22"/>
          </w:rPr>
          <w:delText>17</w:delText>
        </w:r>
        <w:r w:rsidRPr="002423D5">
          <w:rPr>
            <w:rFonts w:ascii="Times New Roman" w:hint="eastAsia"/>
            <w:sz w:val="22"/>
          </w:rPr>
          <w:delText>)</w:delText>
        </w:r>
        <w:r w:rsidRPr="002423D5">
          <w:rPr>
            <w:rFonts w:ascii="Times New Roman" w:hint="eastAsia"/>
            <w:sz w:val="22"/>
          </w:rPr>
          <w:delText>항</w:delText>
        </w:r>
        <w:r w:rsidRPr="002423D5">
          <w:rPr>
            <w:rFonts w:ascii="Times New Roman" w:hint="eastAsia"/>
            <w:sz w:val="22"/>
          </w:rPr>
          <w:delText>(</w:delText>
        </w:r>
        <w:r w:rsidRPr="002423D5">
          <w:rPr>
            <w:rFonts w:ascii="Times New Roman" w:hint="eastAsia"/>
            <w:sz w:val="22"/>
          </w:rPr>
          <w:delText>조세</w:delText>
        </w:r>
        <w:r w:rsidRPr="002423D5">
          <w:rPr>
            <w:rFonts w:ascii="Times New Roman" w:hint="eastAsia"/>
            <w:sz w:val="22"/>
          </w:rPr>
          <w:delText>)</w:delText>
        </w:r>
        <w:r w:rsidR="00320A65">
          <w:rPr>
            <w:rFonts w:ascii="Times New Roman" w:hint="eastAsia"/>
            <w:sz w:val="22"/>
          </w:rPr>
          <w:delText xml:space="preserve">, </w:delText>
        </w:r>
        <w:r w:rsidR="00320A65" w:rsidRPr="002423D5">
          <w:rPr>
            <w:rFonts w:ascii="Times New Roman" w:hint="eastAsia"/>
            <w:sz w:val="22"/>
          </w:rPr>
          <w:delText>제</w:delText>
        </w:r>
        <w:r w:rsidR="00320A65" w:rsidRPr="002423D5">
          <w:rPr>
            <w:rFonts w:ascii="Times New Roman" w:hint="eastAsia"/>
            <w:sz w:val="22"/>
          </w:rPr>
          <w:delText>(</w:delText>
        </w:r>
        <w:r w:rsidR="00320A65">
          <w:rPr>
            <w:rFonts w:ascii="Times New Roman" w:hint="eastAsia"/>
            <w:sz w:val="22"/>
          </w:rPr>
          <w:delText>2</w:delText>
        </w:r>
        <w:r w:rsidR="00320A65" w:rsidRPr="002423D5">
          <w:rPr>
            <w:rFonts w:ascii="Times New Roman" w:hint="eastAsia"/>
            <w:sz w:val="22"/>
          </w:rPr>
          <w:delText>1)</w:delText>
        </w:r>
        <w:r w:rsidR="00320A65" w:rsidRPr="002423D5">
          <w:rPr>
            <w:rFonts w:ascii="Times New Roman" w:hint="eastAsia"/>
            <w:sz w:val="22"/>
          </w:rPr>
          <w:delText>항</w:delText>
        </w:r>
        <w:r w:rsidR="00320A65" w:rsidRPr="002423D5">
          <w:rPr>
            <w:rFonts w:ascii="Times New Roman" w:hint="eastAsia"/>
            <w:sz w:val="22"/>
          </w:rPr>
          <w:delText>(</w:delText>
        </w:r>
        <w:r w:rsidR="00320A65" w:rsidRPr="002423D5">
          <w:rPr>
            <w:rFonts w:ascii="Times New Roman" w:hint="eastAsia"/>
            <w:sz w:val="22"/>
          </w:rPr>
          <w:delText>특수관계인</w:delText>
        </w:r>
        <w:r w:rsidR="00320A65" w:rsidRPr="002423D5">
          <w:rPr>
            <w:rFonts w:ascii="Times New Roman" w:hint="eastAsia"/>
            <w:sz w:val="22"/>
          </w:rPr>
          <w:delText xml:space="preserve"> </w:delText>
        </w:r>
        <w:r w:rsidR="00320A65" w:rsidRPr="002423D5">
          <w:rPr>
            <w:rFonts w:ascii="Times New Roman" w:hint="eastAsia"/>
            <w:sz w:val="22"/>
          </w:rPr>
          <w:delText>거래</w:delText>
        </w:r>
        <w:r w:rsidR="00320A65" w:rsidRPr="002423D5">
          <w:rPr>
            <w:rFonts w:ascii="Times New Roman" w:hint="eastAsia"/>
            <w:sz w:val="22"/>
          </w:rPr>
          <w:delText>),</w:delText>
        </w:r>
        <w:r w:rsidRPr="002423D5">
          <w:rPr>
            <w:rFonts w:ascii="Times New Roman" w:hint="eastAsia"/>
            <w:sz w:val="22"/>
          </w:rPr>
          <w:delText>의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진술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및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보장은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각각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="0072522C" w:rsidRPr="00566AE5">
          <w:rPr>
            <w:rFonts w:ascii="Times New Roman" w:hint="eastAsia"/>
            <w:sz w:val="22"/>
            <w:highlight w:val="yellow"/>
          </w:rPr>
          <w:delText>[</w:delText>
        </w:r>
        <w:r w:rsidR="0072522C">
          <w:rPr>
            <w:rFonts w:ascii="Times New Roman" w:hint="eastAsia"/>
            <w:sz w:val="22"/>
            <w:highlight w:val="yellow"/>
          </w:rPr>
          <w:delText>5</w:delText>
        </w:r>
        <w:r w:rsidR="0072522C" w:rsidRPr="00566AE5">
          <w:rPr>
            <w:rFonts w:ascii="Times New Roman" w:hint="eastAsia"/>
            <w:sz w:val="22"/>
            <w:highlight w:val="yellow"/>
          </w:rPr>
          <w:delText>]</w:delText>
        </w:r>
        <w:r w:rsidRPr="002423D5">
          <w:rPr>
            <w:rFonts w:ascii="Times New Roman" w:hint="eastAsia"/>
            <w:sz w:val="22"/>
          </w:rPr>
          <w:delText>년간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각각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유효하게</w:delText>
        </w:r>
        <w:r w:rsidRPr="002423D5">
          <w:rPr>
            <w:rFonts w:ascii="Times New Roman" w:hint="eastAsia"/>
            <w:sz w:val="22"/>
          </w:rPr>
          <w:delText xml:space="preserve"> </w:delText>
        </w:r>
        <w:r w:rsidRPr="002423D5">
          <w:rPr>
            <w:rFonts w:ascii="Times New Roman" w:hint="eastAsia"/>
            <w:sz w:val="22"/>
          </w:rPr>
          <w:delText>존속한다</w:delText>
        </w:r>
        <w:r w:rsidRPr="002423D5">
          <w:rPr>
            <w:rFonts w:ascii="Times New Roman" w:hint="eastAsia"/>
            <w:sz w:val="22"/>
          </w:rPr>
          <w:delText>.</w:delText>
        </w:r>
      </w:del>
    </w:p>
    <w:p w14:paraId="6481B219" w14:textId="77777777" w:rsidR="00B278A9" w:rsidRPr="00ED3365" w:rsidRDefault="000A3819" w:rsidP="00ED3365">
      <w:pPr>
        <w:numPr>
          <w:ilvl w:val="0"/>
          <w:numId w:val="69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del w:id="171" w:author="Yulchon" w:date="2025-06-18T18:37:00Z" w16du:dateUtc="2025-06-18T09:37:00Z"/>
          <w:rFonts w:ascii="Times New Roman"/>
          <w:sz w:val="22"/>
        </w:rPr>
      </w:pPr>
      <w:del w:id="172" w:author="Yulchon" w:date="2025-06-18T18:37:00Z" w16du:dateUtc="2025-06-18T09:37:00Z">
        <w:r w:rsidRPr="000A3819">
          <w:rPr>
            <w:rFonts w:ascii="Times New Roman" w:hint="eastAsia"/>
            <w:sz w:val="22"/>
          </w:rPr>
          <w:delText>배상권리자는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진술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및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보장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위반을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이유로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손해배상청구를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하고자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할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경우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그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각각의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존속기간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내에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해당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위반의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구체적인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항목</w:delText>
        </w:r>
        <w:r w:rsidRPr="000A3819">
          <w:rPr>
            <w:rFonts w:ascii="Times New Roman" w:hint="eastAsia"/>
            <w:sz w:val="22"/>
          </w:rPr>
          <w:delText xml:space="preserve">, </w:delText>
        </w:r>
        <w:r w:rsidRPr="000A3819">
          <w:rPr>
            <w:rFonts w:ascii="Times New Roman" w:hint="eastAsia"/>
            <w:sz w:val="22"/>
          </w:rPr>
          <w:delText>내용과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항목별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근거자료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및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이로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인하여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발생되었거나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합리적으로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예상되는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손해액</w:delText>
        </w:r>
        <w:r w:rsidRPr="000A3819">
          <w:rPr>
            <w:rFonts w:ascii="Times New Roman" w:hint="eastAsia"/>
            <w:sz w:val="22"/>
          </w:rPr>
          <w:delText>(</w:delText>
        </w:r>
        <w:r w:rsidRPr="000A3819">
          <w:rPr>
            <w:rFonts w:ascii="Times New Roman" w:hint="eastAsia"/>
            <w:sz w:val="22"/>
          </w:rPr>
          <w:delText>청구시점의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합리적인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예상금액을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포함하며</w:delText>
        </w:r>
        <w:r w:rsidRPr="000A3819">
          <w:rPr>
            <w:rFonts w:ascii="Times New Roman" w:hint="eastAsia"/>
            <w:sz w:val="22"/>
          </w:rPr>
          <w:delText xml:space="preserve">, </w:delText>
        </w:r>
        <w:r w:rsidRPr="000A3819">
          <w:rPr>
            <w:rFonts w:ascii="Times New Roman" w:hint="eastAsia"/>
            <w:sz w:val="22"/>
          </w:rPr>
          <w:delText>특정이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어려울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경우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범위나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공식에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의한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최선의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금액을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특정할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수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있음</w:delText>
        </w:r>
        <w:r w:rsidRPr="000A3819">
          <w:rPr>
            <w:rFonts w:ascii="Times New Roman" w:hint="eastAsia"/>
            <w:sz w:val="22"/>
          </w:rPr>
          <w:delText xml:space="preserve">) </w:delText>
        </w:r>
        <w:r w:rsidRPr="000A3819">
          <w:rPr>
            <w:rFonts w:ascii="Times New Roman" w:hint="eastAsia"/>
            <w:sz w:val="22"/>
          </w:rPr>
          <w:delText>등에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대한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근거를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제시하여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배상의무자에게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서면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통지하여야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한다</w:delText>
        </w:r>
        <w:r w:rsidRPr="000A3819">
          <w:rPr>
            <w:rFonts w:ascii="Times New Roman" w:hint="eastAsia"/>
            <w:sz w:val="22"/>
          </w:rPr>
          <w:delText>.</w:delText>
        </w:r>
        <w:r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배상권리자가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존속기간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내에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그러한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통지를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할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경우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통지일로부터</w:delText>
        </w:r>
        <w:r w:rsidRPr="000A3819">
          <w:rPr>
            <w:rFonts w:ascii="Times New Roman" w:hint="eastAsia"/>
            <w:sz w:val="22"/>
          </w:rPr>
          <w:delText xml:space="preserve"> 3</w:delText>
        </w:r>
        <w:r w:rsidRPr="000A3819">
          <w:rPr>
            <w:rFonts w:ascii="Times New Roman" w:hint="eastAsia"/>
            <w:sz w:val="22"/>
          </w:rPr>
          <w:delText>개월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이내</w:delText>
        </w:r>
        <w:r w:rsidRPr="000A3819">
          <w:rPr>
            <w:rFonts w:ascii="Times New Roman" w:hint="eastAsia"/>
            <w:sz w:val="22"/>
          </w:rPr>
          <w:delText>(</w:delText>
        </w:r>
        <w:r w:rsidRPr="000A3819">
          <w:rPr>
            <w:rFonts w:ascii="Times New Roman" w:hint="eastAsia"/>
            <w:sz w:val="22"/>
          </w:rPr>
          <w:delText>단</w:delText>
        </w:r>
        <w:r w:rsidRPr="000A3819">
          <w:rPr>
            <w:rFonts w:ascii="Times New Roman" w:hint="eastAsia"/>
            <w:sz w:val="22"/>
          </w:rPr>
          <w:delText xml:space="preserve">, </w:delText>
        </w:r>
        <w:r w:rsidRPr="000A3819">
          <w:rPr>
            <w:rFonts w:ascii="Times New Roman" w:hint="eastAsia"/>
            <w:sz w:val="22"/>
          </w:rPr>
          <w:delText>위반에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따른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손해의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발생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여부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및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손해액이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확정되지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않은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경우에는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확정된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때로부터</w:delText>
        </w:r>
        <w:r w:rsidRPr="000A3819">
          <w:rPr>
            <w:rFonts w:ascii="Times New Roman" w:hint="eastAsia"/>
            <w:sz w:val="22"/>
          </w:rPr>
          <w:delText xml:space="preserve"> 3</w:delText>
        </w:r>
        <w:r w:rsidRPr="000A3819">
          <w:rPr>
            <w:rFonts w:ascii="Times New Roman" w:hint="eastAsia"/>
            <w:sz w:val="22"/>
          </w:rPr>
          <w:delText>개월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이내</w:delText>
        </w:r>
        <w:r w:rsidRPr="000A3819">
          <w:rPr>
            <w:rFonts w:ascii="Times New Roman" w:hint="eastAsia"/>
            <w:sz w:val="22"/>
          </w:rPr>
          <w:delText>)</w:delText>
        </w:r>
        <w:r w:rsidRPr="000A3819">
          <w:rPr>
            <w:rFonts w:ascii="Times New Roman" w:hint="eastAsia"/>
            <w:sz w:val="22"/>
          </w:rPr>
          <w:delText>에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소송을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제기하지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않으면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해당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부분에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대한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손해배상청구권은</w:delText>
        </w:r>
        <w:r w:rsidRPr="000A3819">
          <w:rPr>
            <w:rFonts w:ascii="Times New Roman" w:hint="eastAsia"/>
            <w:sz w:val="22"/>
          </w:rPr>
          <w:delText xml:space="preserve"> </w:delText>
        </w:r>
        <w:r w:rsidRPr="000A3819">
          <w:rPr>
            <w:rFonts w:ascii="Times New Roman" w:hint="eastAsia"/>
            <w:sz w:val="22"/>
          </w:rPr>
          <w:delText>소멸한다</w:delText>
        </w:r>
        <w:r w:rsidRPr="000A3819">
          <w:rPr>
            <w:rFonts w:ascii="Times New Roman" w:hint="eastAsia"/>
            <w:sz w:val="22"/>
          </w:rPr>
          <w:delText>.</w:delText>
        </w:r>
      </w:del>
    </w:p>
    <w:p w14:paraId="5E9A5E32" w14:textId="77777777" w:rsidR="00C71B12" w:rsidRDefault="00C71B12" w:rsidP="00A32665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del w:id="173" w:author="Yulchon" w:date="2025-06-18T18:37:00Z" w16du:dateUtc="2025-06-18T09:37:00Z"/>
          <w:rFonts w:ascii="Times New Roman"/>
          <w:sz w:val="22"/>
          <w:u w:val="single"/>
        </w:rPr>
      </w:pPr>
      <w:del w:id="174" w:author="Yulchon" w:date="2025-06-18T18:37:00Z" w16du:dateUtc="2025-06-18T09:37:00Z">
        <w:r>
          <w:rPr>
            <w:rFonts w:ascii="Times New Roman" w:hint="eastAsia"/>
            <w:sz w:val="22"/>
            <w:u w:val="single"/>
          </w:rPr>
          <w:delText>손해배상책임의</w:delText>
        </w:r>
        <w:r>
          <w:rPr>
            <w:rFonts w:ascii="Times New Roman" w:hint="eastAsia"/>
            <w:sz w:val="22"/>
            <w:u w:val="single"/>
          </w:rPr>
          <w:delText xml:space="preserve"> </w:delText>
        </w:r>
        <w:r>
          <w:rPr>
            <w:rFonts w:ascii="Times New Roman" w:hint="eastAsia"/>
            <w:sz w:val="22"/>
            <w:u w:val="single"/>
          </w:rPr>
          <w:delText>제한</w:delText>
        </w:r>
        <w:r>
          <w:rPr>
            <w:rFonts w:ascii="Times New Roman" w:hint="eastAsia"/>
            <w:sz w:val="22"/>
            <w:u w:val="single"/>
          </w:rPr>
          <w:delText>.</w:delText>
        </w:r>
        <w:r w:rsidR="0056468C">
          <w:rPr>
            <w:rStyle w:val="af8"/>
            <w:rFonts w:ascii="Times New Roman"/>
            <w:sz w:val="22"/>
            <w:u w:val="single"/>
          </w:rPr>
          <w:footnoteReference w:id="18"/>
        </w:r>
      </w:del>
    </w:p>
    <w:p w14:paraId="631C7A54" w14:textId="77777777" w:rsidR="00A766FC" w:rsidRDefault="00A766FC" w:rsidP="00A766FC">
      <w:pPr>
        <w:pStyle w:val="af9"/>
        <w:topLinePunct/>
        <w:autoSpaceDE w:val="0"/>
        <w:autoSpaceDN w:val="0"/>
        <w:spacing w:before="0" w:after="288" w:line="360" w:lineRule="auto"/>
        <w:ind w:leftChars="0" w:left="794"/>
        <w:textAlignment w:val="auto"/>
        <w:rPr>
          <w:del w:id="176" w:author="Yulchon" w:date="2025-06-18T18:37:00Z" w16du:dateUtc="2025-06-18T09:37:00Z"/>
          <w:rFonts w:ascii="Times New Roman"/>
          <w:sz w:val="22"/>
        </w:rPr>
      </w:pPr>
      <w:del w:id="177" w:author="Yulchon" w:date="2025-06-18T18:37:00Z" w16du:dateUtc="2025-06-18T09:37:00Z">
        <w:r w:rsidRPr="00ED3365">
          <w:rPr>
            <w:rFonts w:ascii="Times New Roman" w:hint="eastAsia"/>
            <w:sz w:val="22"/>
          </w:rPr>
          <w:delText>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계약에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따른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진술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및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보장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위반으로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인하여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발생할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경우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거래종결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배상의무자는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다음의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하에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손해배상책임을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부담한다</w:delText>
        </w:r>
        <w:r w:rsidRPr="00ED3365">
          <w:rPr>
            <w:rFonts w:ascii="Times New Roman"/>
            <w:sz w:val="22"/>
          </w:rPr>
          <w:delText>.</w:delText>
        </w:r>
      </w:del>
    </w:p>
    <w:p w14:paraId="568DE45F" w14:textId="77777777" w:rsidR="00D40773" w:rsidRPr="00D40773" w:rsidRDefault="00D40773" w:rsidP="00ED3365">
      <w:pPr>
        <w:numPr>
          <w:ilvl w:val="0"/>
          <w:numId w:val="7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del w:id="178" w:author="Yulchon" w:date="2025-06-18T18:37:00Z" w16du:dateUtc="2025-06-18T09:37:00Z"/>
          <w:rFonts w:ascii="Times New Roman"/>
          <w:sz w:val="22"/>
        </w:rPr>
      </w:pPr>
      <w:del w:id="179" w:author="Yulchon" w:date="2025-06-18T18:37:00Z" w16du:dateUtc="2025-06-18T09:37:00Z">
        <w:r w:rsidRPr="00D40773">
          <w:rPr>
            <w:rFonts w:ascii="Times New Roman" w:hint="eastAsia"/>
            <w:sz w:val="22"/>
          </w:rPr>
          <w:delText>개별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항목</w:delText>
        </w:r>
        <w:r w:rsidRPr="00D40773">
          <w:rPr>
            <w:rFonts w:ascii="Times New Roman" w:hint="eastAsia"/>
            <w:sz w:val="22"/>
          </w:rPr>
          <w:delText>(</w:delText>
        </w:r>
        <w:r w:rsidRPr="00D40773">
          <w:rPr>
            <w:rFonts w:ascii="Times New Roman" w:hint="eastAsia"/>
            <w:sz w:val="22"/>
          </w:rPr>
          <w:delText>개별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항목이란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그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자체로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손해배상청구를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가능하게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하는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각각의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사건을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의미하되</w:delText>
        </w:r>
        <w:r w:rsidRPr="00D40773">
          <w:rPr>
            <w:rFonts w:ascii="Times New Roman" w:hint="eastAsia"/>
            <w:sz w:val="22"/>
          </w:rPr>
          <w:delText xml:space="preserve">, </w:delText>
        </w:r>
        <w:r w:rsidRPr="00D40773">
          <w:rPr>
            <w:rFonts w:ascii="Times New Roman" w:hint="eastAsia"/>
            <w:sz w:val="22"/>
          </w:rPr>
          <w:delText>거래의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상대방</w:delText>
        </w:r>
        <w:r w:rsidRPr="00D40773">
          <w:rPr>
            <w:rFonts w:ascii="Times New Roman" w:hint="eastAsia"/>
            <w:sz w:val="22"/>
          </w:rPr>
          <w:delText xml:space="preserve">, </w:delText>
        </w:r>
        <w:r w:rsidRPr="00D40773">
          <w:rPr>
            <w:rFonts w:ascii="Times New Roman" w:hint="eastAsia"/>
            <w:sz w:val="22"/>
          </w:rPr>
          <w:delText>대상물</w:delText>
        </w:r>
        <w:r w:rsidRPr="00D40773">
          <w:rPr>
            <w:rFonts w:ascii="Times New Roman" w:hint="eastAsia"/>
            <w:sz w:val="22"/>
          </w:rPr>
          <w:delText xml:space="preserve">, </w:delText>
        </w:r>
        <w:r w:rsidRPr="00D40773">
          <w:rPr>
            <w:rFonts w:ascii="Times New Roman" w:hint="eastAsia"/>
            <w:sz w:val="22"/>
          </w:rPr>
          <w:delText>성격</w:delText>
        </w:r>
        <w:r w:rsidRPr="00D40773">
          <w:rPr>
            <w:rFonts w:ascii="Times New Roman" w:hint="eastAsia"/>
            <w:sz w:val="22"/>
          </w:rPr>
          <w:delText xml:space="preserve">, </w:delText>
        </w:r>
        <w:r w:rsidRPr="00D40773">
          <w:rPr>
            <w:rFonts w:ascii="Times New Roman" w:hint="eastAsia"/>
            <w:sz w:val="22"/>
          </w:rPr>
          <w:delText>시기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또는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목적에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비추어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실</w:delText>
        </w:r>
        <w:r w:rsidRPr="00D40773">
          <w:rPr>
            <w:rFonts w:ascii="Times New Roman" w:hint="eastAsia"/>
            <w:sz w:val="22"/>
          </w:rPr>
          <w:lastRenderedPageBreak/>
          <w:delText>질적으로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동일하거나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유사한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사실</w:delText>
        </w:r>
        <w:r w:rsidRPr="00D40773">
          <w:rPr>
            <w:rFonts w:ascii="Times New Roman" w:hint="eastAsia"/>
            <w:sz w:val="22"/>
          </w:rPr>
          <w:delText xml:space="preserve">, </w:delText>
        </w:r>
        <w:r w:rsidRPr="00D40773">
          <w:rPr>
            <w:rFonts w:ascii="Times New Roman" w:hint="eastAsia"/>
            <w:sz w:val="22"/>
          </w:rPr>
          <w:delText>상황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또는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원인에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의하여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발생한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일련의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또는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연관된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경우는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이를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하나의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개별항목으로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봄</w:delText>
        </w:r>
        <w:r w:rsidRPr="00D40773">
          <w:rPr>
            <w:rFonts w:ascii="Times New Roman" w:hint="eastAsia"/>
            <w:sz w:val="22"/>
          </w:rPr>
          <w:delText>)</w:delText>
        </w:r>
        <w:r w:rsidRPr="00D40773">
          <w:rPr>
            <w:rFonts w:ascii="Times New Roman" w:hint="eastAsia"/>
            <w:sz w:val="22"/>
          </w:rPr>
          <w:delText>별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대상회사등에게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발생한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손해가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금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="00B3681A" w:rsidRPr="00ED3365">
          <w:rPr>
            <w:rFonts w:ascii="Times New Roman"/>
            <w:sz w:val="22"/>
            <w:highlight w:val="yellow"/>
          </w:rPr>
          <w:delText>[</w:delText>
        </w:r>
        <w:r w:rsidR="00C07518">
          <w:rPr>
            <w:rFonts w:ascii="Times New Roman" w:hint="eastAsia"/>
            <w:sz w:val="22"/>
            <w:highlight w:val="yellow"/>
          </w:rPr>
          <w:delText>오</w:delText>
        </w:r>
        <w:r w:rsidR="00DC6A8F">
          <w:rPr>
            <w:rFonts w:ascii="Times New Roman" w:hint="eastAsia"/>
            <w:sz w:val="22"/>
            <w:highlight w:val="yellow"/>
          </w:rPr>
          <w:delText>천만</w:delText>
        </w:r>
        <w:r w:rsidR="00DC6A8F">
          <w:rPr>
            <w:rFonts w:ascii="Times New Roman" w:hint="eastAsia"/>
            <w:sz w:val="22"/>
            <w:highlight w:val="yellow"/>
          </w:rPr>
          <w:delText>(</w:delText>
        </w:r>
        <w:r w:rsidR="00C07518">
          <w:rPr>
            <w:rFonts w:ascii="Times New Roman" w:hint="eastAsia"/>
            <w:sz w:val="22"/>
            <w:highlight w:val="yellow"/>
          </w:rPr>
          <w:delText>5</w:delText>
        </w:r>
        <w:r w:rsidR="00DC6A8F">
          <w:rPr>
            <w:rFonts w:ascii="Times New Roman" w:hint="eastAsia"/>
            <w:sz w:val="22"/>
            <w:highlight w:val="yellow"/>
          </w:rPr>
          <w:delText>0,000,000)</w:delText>
        </w:r>
        <w:r w:rsidR="00B3681A" w:rsidRPr="00ED3365">
          <w:rPr>
            <w:rFonts w:ascii="Times New Roman"/>
            <w:sz w:val="22"/>
            <w:highlight w:val="yellow"/>
          </w:rPr>
          <w:delText>]</w:delText>
        </w:r>
        <w:r w:rsidRPr="00D40773">
          <w:rPr>
            <w:rFonts w:ascii="Times New Roman" w:hint="eastAsia"/>
            <w:sz w:val="22"/>
          </w:rPr>
          <w:delText>원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미만인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경우에는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본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계약상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손해액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산정의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대상에서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제외되고</w:delText>
        </w:r>
        <w:r w:rsidRPr="00D40773">
          <w:rPr>
            <w:rFonts w:ascii="Times New Roman" w:hint="eastAsia"/>
            <w:sz w:val="22"/>
          </w:rPr>
          <w:delText>{</w:delText>
        </w:r>
        <w:r w:rsidRPr="00D40773">
          <w:rPr>
            <w:rFonts w:ascii="Times New Roman" w:hint="eastAsia"/>
            <w:sz w:val="22"/>
          </w:rPr>
          <w:delText>동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금액의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산정시</w:delText>
        </w:r>
        <w:r w:rsidRPr="00D40773">
          <w:rPr>
            <w:rFonts w:ascii="Times New Roman" w:hint="eastAsia"/>
            <w:sz w:val="22"/>
          </w:rPr>
          <w:delText xml:space="preserve">, </w:delText>
        </w:r>
        <w:r w:rsidRPr="00D40773">
          <w:rPr>
            <w:rFonts w:ascii="Times New Roman" w:hint="eastAsia"/>
            <w:sz w:val="22"/>
          </w:rPr>
          <w:delText>매도인들의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진술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및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보장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위반이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대상회사등에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관한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것인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경우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대상회사등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자체에게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발생된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손해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전액을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기준으로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산정함</w:delText>
        </w:r>
        <w:r w:rsidRPr="00D40773">
          <w:rPr>
            <w:rFonts w:ascii="Times New Roman" w:hint="eastAsia"/>
            <w:sz w:val="22"/>
          </w:rPr>
          <w:delText xml:space="preserve">), </w:delText>
        </w:r>
        <w:r w:rsidRPr="00D40773">
          <w:rPr>
            <w:rFonts w:ascii="Times New Roman" w:hint="eastAsia"/>
            <w:sz w:val="22"/>
          </w:rPr>
          <w:delText>동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금액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이하의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손해는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애당초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손해액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산정에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산입하지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않으나</w:delText>
        </w:r>
        <w:r w:rsidRPr="00D40773">
          <w:rPr>
            <w:rFonts w:ascii="Times New Roman" w:hint="eastAsia"/>
            <w:sz w:val="22"/>
          </w:rPr>
          <w:delText xml:space="preserve">, </w:delText>
        </w:r>
        <w:r w:rsidRPr="00D40773">
          <w:rPr>
            <w:rFonts w:ascii="Times New Roman" w:hint="eastAsia"/>
            <w:sz w:val="22"/>
          </w:rPr>
          <w:delText>초과하는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손해는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그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전액이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손해액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산정에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포함된다</w:delText>
        </w:r>
        <w:r w:rsidRPr="00D40773">
          <w:rPr>
            <w:rFonts w:ascii="Times New Roman" w:hint="eastAsia"/>
            <w:sz w:val="22"/>
          </w:rPr>
          <w:delText>.</w:delText>
        </w:r>
      </w:del>
    </w:p>
    <w:p w14:paraId="1C7EF405" w14:textId="77777777" w:rsidR="00D40773" w:rsidRPr="00D40773" w:rsidRDefault="00D40773" w:rsidP="00ED3365">
      <w:pPr>
        <w:numPr>
          <w:ilvl w:val="0"/>
          <w:numId w:val="7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del w:id="180" w:author="Yulchon" w:date="2025-06-18T18:37:00Z" w16du:dateUtc="2025-06-18T09:37:00Z"/>
          <w:rFonts w:ascii="Times New Roman"/>
          <w:sz w:val="22"/>
        </w:rPr>
      </w:pPr>
      <w:del w:id="181" w:author="Yulchon" w:date="2025-06-18T18:37:00Z" w16du:dateUtc="2025-06-18T09:37:00Z">
        <w:r w:rsidRPr="00D40773">
          <w:rPr>
            <w:rFonts w:ascii="Times New Roman" w:hint="eastAsia"/>
            <w:sz w:val="22"/>
          </w:rPr>
          <w:delText>제</w:delText>
        </w:r>
        <w:r w:rsidRPr="00D40773">
          <w:rPr>
            <w:rFonts w:ascii="Times New Roman" w:hint="eastAsia"/>
            <w:sz w:val="22"/>
          </w:rPr>
          <w:delText>(1)</w:delText>
        </w:r>
        <w:r w:rsidRPr="00D40773">
          <w:rPr>
            <w:rFonts w:ascii="Times New Roman" w:hint="eastAsia"/>
            <w:sz w:val="22"/>
          </w:rPr>
          <w:delText>항에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따라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손해가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발생한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것으로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보는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개별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항목별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금액의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누적액이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매매대금의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="00B3681A" w:rsidRPr="00566AE5">
          <w:rPr>
            <w:rFonts w:ascii="Times New Roman" w:hint="eastAsia"/>
            <w:sz w:val="22"/>
            <w:highlight w:val="yellow"/>
          </w:rPr>
          <w:delText>[</w:delText>
        </w:r>
        <w:r w:rsidR="00C07518">
          <w:rPr>
            <w:rFonts w:ascii="Times New Roman" w:hint="eastAsia"/>
            <w:sz w:val="22"/>
            <w:highlight w:val="yellow"/>
          </w:rPr>
          <w:delText>3</w:delText>
        </w:r>
        <w:r w:rsidR="00B3681A" w:rsidRPr="00566AE5">
          <w:rPr>
            <w:rFonts w:ascii="Times New Roman" w:hint="eastAsia"/>
            <w:sz w:val="22"/>
            <w:highlight w:val="yellow"/>
          </w:rPr>
          <w:delText>]</w:delText>
        </w:r>
        <w:r w:rsidRPr="00D40773">
          <w:rPr>
            <w:rFonts w:ascii="Times New Roman" w:hint="eastAsia"/>
            <w:sz w:val="22"/>
          </w:rPr>
          <w:delText>%</w:delText>
        </w:r>
        <w:r w:rsidRPr="00D40773">
          <w:rPr>
            <w:rFonts w:ascii="Times New Roman" w:hint="eastAsia"/>
            <w:sz w:val="22"/>
          </w:rPr>
          <w:delText>을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초과하는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경우에만</w:delText>
        </w:r>
        <w:r w:rsidRPr="00D40773">
          <w:rPr>
            <w:rFonts w:ascii="Times New Roman" w:hint="eastAsia"/>
            <w:sz w:val="22"/>
          </w:rPr>
          <w:delText xml:space="preserve">, </w:delText>
        </w:r>
        <w:r w:rsidRPr="00D40773">
          <w:rPr>
            <w:rFonts w:ascii="Times New Roman" w:hint="eastAsia"/>
            <w:sz w:val="22"/>
          </w:rPr>
          <w:delText>그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손해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전액</w:delText>
        </w:r>
        <w:r w:rsidRPr="00D40773">
          <w:rPr>
            <w:rFonts w:ascii="Times New Roman" w:hint="eastAsia"/>
            <w:sz w:val="22"/>
          </w:rPr>
          <w:delText>(</w:delText>
        </w:r>
        <w:r w:rsidRPr="00D40773">
          <w:rPr>
            <w:rFonts w:ascii="Times New Roman" w:hint="eastAsia"/>
            <w:sz w:val="22"/>
          </w:rPr>
          <w:delText>명확히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하면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초과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금액이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아님</w:delText>
        </w:r>
        <w:r w:rsidRPr="00D40773">
          <w:rPr>
            <w:rFonts w:ascii="Times New Roman" w:hint="eastAsia"/>
            <w:sz w:val="22"/>
          </w:rPr>
          <w:delText>)</w:delText>
        </w:r>
        <w:r w:rsidRPr="00D40773">
          <w:rPr>
            <w:rFonts w:ascii="Times New Roman" w:hint="eastAsia"/>
            <w:sz w:val="22"/>
          </w:rPr>
          <w:delText>에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대하여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배상권리자에게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본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조에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따른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손해배상책임을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부담한다</w:delText>
        </w:r>
        <w:r w:rsidRPr="00D40773">
          <w:rPr>
            <w:rFonts w:ascii="Times New Roman" w:hint="eastAsia"/>
            <w:sz w:val="22"/>
          </w:rPr>
          <w:delText>.</w:delText>
        </w:r>
      </w:del>
    </w:p>
    <w:p w14:paraId="4D641FAF" w14:textId="77777777" w:rsidR="003D1145" w:rsidRDefault="00D40773" w:rsidP="00ED3365">
      <w:pPr>
        <w:numPr>
          <w:ilvl w:val="0"/>
          <w:numId w:val="7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del w:id="182" w:author="Yulchon" w:date="2025-06-18T18:37:00Z" w16du:dateUtc="2025-06-18T09:37:00Z"/>
          <w:rFonts w:ascii="Times New Roman"/>
          <w:sz w:val="22"/>
        </w:rPr>
      </w:pPr>
      <w:del w:id="183" w:author="Yulchon" w:date="2025-06-18T18:37:00Z" w16du:dateUtc="2025-06-18T09:37:00Z">
        <w:r w:rsidRPr="00D40773">
          <w:rPr>
            <w:rFonts w:ascii="Times New Roman" w:hint="eastAsia"/>
            <w:sz w:val="22"/>
          </w:rPr>
          <w:delText>배상의무자가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배상권리자에게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배상하여야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하는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손해배상액의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총액은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="008B4660">
          <w:rPr>
            <w:rFonts w:ascii="Times New Roman" w:hint="eastAsia"/>
            <w:sz w:val="22"/>
          </w:rPr>
          <w:delText>매매대금의</w:delText>
        </w:r>
        <w:r w:rsidR="008B4660">
          <w:rPr>
            <w:rFonts w:ascii="Times New Roman" w:hint="eastAsia"/>
            <w:sz w:val="22"/>
          </w:rPr>
          <w:delText xml:space="preserve"> </w:delText>
        </w:r>
        <w:r w:rsidR="00767F38" w:rsidRPr="00ED3365">
          <w:rPr>
            <w:rFonts w:ascii="Times New Roman"/>
            <w:sz w:val="22"/>
            <w:highlight w:val="yellow"/>
          </w:rPr>
          <w:delText>[</w:delText>
        </w:r>
        <w:r w:rsidR="001712C0" w:rsidRPr="00ED3365">
          <w:rPr>
            <w:rFonts w:ascii="Times New Roman"/>
            <w:sz w:val="22"/>
            <w:highlight w:val="yellow"/>
          </w:rPr>
          <w:delText>5</w:delText>
        </w:r>
        <w:r w:rsidR="00767F38" w:rsidRPr="00ED3365">
          <w:rPr>
            <w:rFonts w:ascii="Times New Roman"/>
            <w:sz w:val="22"/>
            <w:highlight w:val="yellow"/>
          </w:rPr>
          <w:delText>]</w:delText>
        </w:r>
        <w:r w:rsidR="008B4660">
          <w:rPr>
            <w:rFonts w:ascii="Times New Roman" w:hint="eastAsia"/>
            <w:sz w:val="22"/>
          </w:rPr>
          <w:delText>%</w:delText>
        </w:r>
        <w:r w:rsidR="008B4660">
          <w:rPr>
            <w:rFonts w:ascii="Times New Roman" w:hint="eastAsia"/>
            <w:sz w:val="22"/>
          </w:rPr>
          <w:delText>를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초과할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수</w:delText>
        </w:r>
        <w:r w:rsidRPr="00D40773">
          <w:rPr>
            <w:rFonts w:ascii="Times New Roman" w:hint="eastAsia"/>
            <w:sz w:val="22"/>
          </w:rPr>
          <w:delText xml:space="preserve"> </w:delText>
        </w:r>
        <w:r w:rsidRPr="00D40773">
          <w:rPr>
            <w:rFonts w:ascii="Times New Roman" w:hint="eastAsia"/>
            <w:sz w:val="22"/>
          </w:rPr>
          <w:delText>없다</w:delText>
        </w:r>
        <w:r w:rsidRPr="00D40773">
          <w:rPr>
            <w:rFonts w:ascii="Times New Roman" w:hint="eastAsia"/>
            <w:sz w:val="22"/>
          </w:rPr>
          <w:delText>.</w:delText>
        </w:r>
        <w:r w:rsidR="00651893">
          <w:rPr>
            <w:rStyle w:val="af8"/>
            <w:rFonts w:ascii="Times New Roman"/>
            <w:sz w:val="22"/>
          </w:rPr>
          <w:footnoteReference w:id="19"/>
        </w:r>
      </w:del>
    </w:p>
    <w:p w14:paraId="15205B70" w14:textId="77777777" w:rsidR="00A96BB8" w:rsidRDefault="00A96BB8" w:rsidP="00A32665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del w:id="185" w:author="Yulchon" w:date="2025-06-18T18:37:00Z" w16du:dateUtc="2025-06-18T09:37:00Z"/>
          <w:rFonts w:ascii="Times New Roman"/>
          <w:sz w:val="22"/>
          <w:u w:val="single"/>
        </w:rPr>
      </w:pPr>
      <w:del w:id="186" w:author="Yulchon" w:date="2025-06-18T18:37:00Z" w16du:dateUtc="2025-06-18T09:37:00Z">
        <w:r>
          <w:rPr>
            <w:rFonts w:ascii="Times New Roman" w:hint="eastAsia"/>
            <w:sz w:val="22"/>
            <w:u w:val="single"/>
          </w:rPr>
          <w:delText>기타</w:delText>
        </w:r>
        <w:r>
          <w:rPr>
            <w:rFonts w:ascii="Times New Roman" w:hint="eastAsia"/>
            <w:sz w:val="22"/>
            <w:u w:val="single"/>
          </w:rPr>
          <w:delText xml:space="preserve"> </w:delText>
        </w:r>
        <w:r>
          <w:rPr>
            <w:rFonts w:ascii="Times New Roman" w:hint="eastAsia"/>
            <w:sz w:val="22"/>
            <w:u w:val="single"/>
          </w:rPr>
          <w:delText>배상책임</w:delText>
        </w:r>
        <w:r>
          <w:rPr>
            <w:rFonts w:ascii="Times New Roman" w:hint="eastAsia"/>
            <w:sz w:val="22"/>
            <w:u w:val="single"/>
          </w:rPr>
          <w:delText xml:space="preserve"> </w:delText>
        </w:r>
        <w:r>
          <w:rPr>
            <w:rFonts w:ascii="Times New Roman" w:hint="eastAsia"/>
            <w:sz w:val="22"/>
            <w:u w:val="single"/>
          </w:rPr>
          <w:delText>제한</w:delText>
        </w:r>
        <w:r>
          <w:rPr>
            <w:rFonts w:ascii="Times New Roman" w:hint="eastAsia"/>
            <w:sz w:val="22"/>
            <w:u w:val="single"/>
          </w:rPr>
          <w:delText>.</w:delText>
        </w:r>
      </w:del>
    </w:p>
    <w:p w14:paraId="15608985" w14:textId="77777777" w:rsidR="00FF0939" w:rsidRPr="00ED3365" w:rsidRDefault="00FF0939" w:rsidP="00ED3365"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del w:id="187" w:author="Yulchon" w:date="2025-06-18T18:37:00Z" w16du:dateUtc="2025-06-18T09:37:00Z"/>
          <w:rFonts w:ascii="Times New Roman"/>
          <w:sz w:val="22"/>
        </w:rPr>
      </w:pPr>
      <w:del w:id="188" w:author="Yulchon" w:date="2025-06-18T18:37:00Z" w16du:dateUtc="2025-06-18T09:37:00Z">
        <w:r w:rsidRPr="00ED3365">
          <w:rPr>
            <w:rFonts w:ascii="Times New Roman" w:hint="eastAsia"/>
            <w:sz w:val="22"/>
          </w:rPr>
          <w:delText>배상권리자가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발생시킬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있는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사유가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있음을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인지한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때에는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그로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인한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최소화하기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위하여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모든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필요한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합리적인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조치를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취해야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하며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그러한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조치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해태로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인하여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발생하거나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추가된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대하여는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배상의무자에게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손해배상을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청구할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없다</w:delText>
        </w:r>
        <w:r w:rsidRPr="00ED3365">
          <w:rPr>
            <w:rFonts w:ascii="Times New Roman"/>
            <w:sz w:val="22"/>
          </w:rPr>
          <w:delText xml:space="preserve">. </w:delText>
        </w:r>
      </w:del>
    </w:p>
    <w:p w14:paraId="33885EC7" w14:textId="77777777" w:rsidR="00A96BB8" w:rsidRPr="00ED3365" w:rsidRDefault="00FF0939" w:rsidP="00ED3365"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del w:id="189" w:author="Yulchon" w:date="2025-06-18T18:37:00Z" w16du:dateUtc="2025-06-18T09:37:00Z"/>
          <w:rFonts w:ascii="Times New Roman"/>
          <w:sz w:val="22"/>
        </w:rPr>
      </w:pPr>
      <w:del w:id="190" w:author="Yulchon" w:date="2025-06-18T18:37:00Z" w16du:dateUtc="2025-06-18T09:37:00Z">
        <w:r w:rsidRPr="00ED3365">
          <w:rPr>
            <w:rFonts w:ascii="Times New Roman" w:hint="eastAsia"/>
            <w:sz w:val="22"/>
          </w:rPr>
          <w:delText>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계약에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따른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손해배상책임은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손해배상을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초래하는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사실관계가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하나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이상의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진술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및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보장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확약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의무의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위반을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구성한다는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이유로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중첩적으로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발생되지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아니한다</w:delText>
        </w:r>
        <w:r w:rsidRPr="00ED3365">
          <w:rPr>
            <w:rFonts w:ascii="Times New Roman"/>
            <w:sz w:val="22"/>
          </w:rPr>
          <w:delText>.</w:delText>
        </w:r>
      </w:del>
    </w:p>
    <w:p w14:paraId="11A8B942" w14:textId="77777777" w:rsidR="00DE231F" w:rsidRPr="00ED3365" w:rsidRDefault="00DE231F" w:rsidP="00ED3365"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del w:id="191" w:author="Yulchon" w:date="2025-06-18T18:37:00Z" w16du:dateUtc="2025-06-18T09:37:00Z"/>
          <w:rFonts w:ascii="Times New Roman"/>
          <w:sz w:val="22"/>
        </w:rPr>
      </w:pPr>
      <w:del w:id="192" w:author="Yulchon" w:date="2025-06-18T18:37:00Z" w16du:dateUtc="2025-06-18T09:37:00Z">
        <w:r w:rsidRPr="00ED3365">
          <w:rPr>
            <w:rFonts w:ascii="Times New Roman" w:hint="eastAsia"/>
            <w:sz w:val="22"/>
          </w:rPr>
          <w:delText>배상권리자에게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어떠한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발생함에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따라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관련한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사실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사건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사유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상황으로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인하여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배상권리자가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어떠한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이익</w:delText>
        </w:r>
        <w:r w:rsidRPr="00ED3365">
          <w:rPr>
            <w:rFonts w:ascii="Times New Roman"/>
            <w:sz w:val="22"/>
          </w:rPr>
          <w:delText>(</w:delText>
        </w:r>
        <w:r w:rsidRPr="00ED3365">
          <w:rPr>
            <w:rFonts w:ascii="Times New Roman" w:hint="eastAsia"/>
            <w:sz w:val="22"/>
          </w:rPr>
          <w:delText>손금산입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세금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감면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기타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세무상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이익이나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혜택을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포함함</w:delText>
        </w:r>
        <w:r w:rsidRPr="00ED3365">
          <w:rPr>
            <w:rFonts w:ascii="Times New Roman"/>
            <w:sz w:val="22"/>
          </w:rPr>
          <w:delText>)</w:delText>
        </w:r>
        <w:r w:rsidRPr="00ED3365">
          <w:rPr>
            <w:rFonts w:ascii="Times New Roman" w:hint="eastAsia"/>
            <w:sz w:val="22"/>
          </w:rPr>
          <w:delText>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받았거나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받을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권리를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갖게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되는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경우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배상의무자는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범위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내에서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배상권리자에게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계약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</w:delText>
        </w:r>
        <w:r w:rsidR="009A3CD7">
          <w:rPr>
            <w:rFonts w:ascii="Times New Roman" w:hint="eastAsia"/>
            <w:sz w:val="22"/>
          </w:rPr>
          <w:delText>8</w:delText>
        </w:r>
        <w:r w:rsidRPr="00ED3365">
          <w:rPr>
            <w:rFonts w:ascii="Times New Roman"/>
            <w:sz w:val="22"/>
          </w:rPr>
          <w:delText>.1</w:delText>
        </w:r>
        <w:r w:rsidRPr="00ED3365">
          <w:rPr>
            <w:rFonts w:ascii="Times New Roman" w:hint="eastAsia"/>
            <w:sz w:val="22"/>
          </w:rPr>
          <w:lastRenderedPageBreak/>
          <w:delText>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</w:delText>
        </w:r>
        <w:r w:rsidR="009A3CD7">
          <w:rPr>
            <w:rFonts w:ascii="Times New Roman" w:hint="eastAsia"/>
            <w:sz w:val="22"/>
          </w:rPr>
          <w:delText>8</w:delText>
        </w:r>
        <w:r w:rsidRPr="00ED3365">
          <w:rPr>
            <w:rFonts w:ascii="Times New Roman"/>
            <w:sz w:val="22"/>
          </w:rPr>
          <w:delText>.2</w:delText>
        </w:r>
        <w:r w:rsidRPr="00ED3365">
          <w:rPr>
            <w:rFonts w:ascii="Times New Roman" w:hint="eastAsia"/>
            <w:sz w:val="22"/>
          </w:rPr>
          <w:delText>조에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따른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손해배상책임을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지지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아니한다</w:delText>
        </w:r>
        <w:r w:rsidRPr="00ED3365">
          <w:rPr>
            <w:rFonts w:ascii="Times New Roman"/>
            <w:sz w:val="22"/>
          </w:rPr>
          <w:delText>.</w:delText>
        </w:r>
      </w:del>
    </w:p>
    <w:p w14:paraId="10D7DEF6" w14:textId="77777777" w:rsidR="00DE231F" w:rsidRPr="00ED3365" w:rsidRDefault="00DE231F" w:rsidP="00ED3365"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del w:id="193" w:author="Yulchon" w:date="2025-06-18T18:37:00Z" w16du:dateUtc="2025-06-18T09:37:00Z"/>
          <w:rFonts w:ascii="Times New Roman"/>
          <w:sz w:val="22"/>
        </w:rPr>
      </w:pPr>
      <w:del w:id="194" w:author="Yulchon" w:date="2025-06-18T18:37:00Z" w16du:dateUtc="2025-06-18T09:37:00Z">
        <w:r w:rsidRPr="00ED3365">
          <w:rPr>
            <w:rFonts w:ascii="Times New Roman" w:hint="eastAsia"/>
            <w:sz w:val="22"/>
          </w:rPr>
          <w:delText>배상의무자는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거래종결일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이후의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법률의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개정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변경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정부기관의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입장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관련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해석의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변경에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따라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발생하거나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확대된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대하여는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배상책임을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지지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아니한다</w:delText>
        </w:r>
        <w:r w:rsidRPr="00ED3365">
          <w:rPr>
            <w:rFonts w:ascii="Times New Roman"/>
            <w:sz w:val="22"/>
          </w:rPr>
          <w:delText xml:space="preserve">. </w:delText>
        </w:r>
      </w:del>
    </w:p>
    <w:p w14:paraId="44914FDE" w14:textId="77777777" w:rsidR="001922B5" w:rsidRPr="00ED3365" w:rsidRDefault="00DE231F" w:rsidP="00ED3365"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del w:id="195" w:author="Yulchon" w:date="2025-06-18T18:37:00Z" w16du:dateUtc="2025-06-18T09:37:00Z"/>
          <w:rFonts w:ascii="Times New Roman"/>
          <w:sz w:val="22"/>
        </w:rPr>
      </w:pPr>
      <w:del w:id="196" w:author="Yulchon" w:date="2025-06-18T18:37:00Z" w16du:dateUtc="2025-06-18T09:37:00Z">
        <w:r w:rsidRPr="00ED3365">
          <w:rPr>
            <w:rFonts w:ascii="Times New Roman" w:hint="eastAsia"/>
            <w:sz w:val="22"/>
          </w:rPr>
          <w:delText>매도인들은</w:delText>
        </w:r>
        <w:r w:rsidRPr="00ED3365">
          <w:rPr>
            <w:rFonts w:ascii="Times New Roman"/>
            <w:sz w:val="22"/>
          </w:rPr>
          <w:delText xml:space="preserve"> (i) </w:delText>
        </w:r>
        <w:r w:rsidRPr="00ED3365">
          <w:rPr>
            <w:rFonts w:ascii="Times New Roman" w:hint="eastAsia"/>
            <w:sz w:val="22"/>
          </w:rPr>
          <w:delText>매수인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계열회사</w:delText>
        </w:r>
        <w:r w:rsidRPr="00ED3365">
          <w:rPr>
            <w:rFonts w:ascii="Times New Roman"/>
            <w:sz w:val="22"/>
          </w:rPr>
          <w:delText>(</w:delText>
        </w:r>
        <w:r w:rsidRPr="00ED3365">
          <w:rPr>
            <w:rFonts w:ascii="Times New Roman" w:hint="eastAsia"/>
            <w:sz w:val="22"/>
          </w:rPr>
          <w:delText>거래종결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이후에는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대상회사등을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포함하며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이하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</w:delText>
        </w:r>
        <w:r w:rsidRPr="00ED3365">
          <w:rPr>
            <w:rFonts w:ascii="Times New Roman"/>
            <w:sz w:val="22"/>
          </w:rPr>
          <w:delText>(5)</w:delText>
        </w:r>
        <w:r w:rsidRPr="00ED3365">
          <w:rPr>
            <w:rFonts w:ascii="Times New Roman" w:hint="eastAsia"/>
            <w:sz w:val="22"/>
          </w:rPr>
          <w:delText>항에서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동일</w:delText>
        </w:r>
        <w:r w:rsidRPr="00ED3365">
          <w:rPr>
            <w:rFonts w:ascii="Times New Roman"/>
            <w:sz w:val="22"/>
          </w:rPr>
          <w:delText xml:space="preserve">) </w:delText>
        </w:r>
        <w:r w:rsidRPr="00ED3365">
          <w:rPr>
            <w:rFonts w:ascii="Times New Roman" w:hint="eastAsia"/>
            <w:sz w:val="22"/>
          </w:rPr>
          <w:delText>및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그들의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대리인이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행한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작위</w:delText>
        </w:r>
        <w:r w:rsidRPr="00ED3365">
          <w:rPr>
            <w:rFonts w:ascii="Times New Roman"/>
            <w:sz w:val="22"/>
          </w:rPr>
          <w:delText>∙</w:delText>
        </w:r>
        <w:r w:rsidRPr="00ED3365">
          <w:rPr>
            <w:rFonts w:ascii="Times New Roman" w:hint="eastAsia"/>
            <w:sz w:val="22"/>
          </w:rPr>
          <w:delText>부작위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기타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거래로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인하여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발생한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</w:delText>
        </w:r>
        <w:r w:rsidRPr="00ED3365">
          <w:rPr>
            <w:rFonts w:ascii="Times New Roman"/>
            <w:sz w:val="22"/>
          </w:rPr>
          <w:delText xml:space="preserve">, (ii) </w:delText>
        </w:r>
        <w:r w:rsidRPr="00ED3365">
          <w:rPr>
            <w:rFonts w:ascii="Times New Roman" w:hint="eastAsia"/>
            <w:sz w:val="22"/>
          </w:rPr>
          <w:delText>거래종결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매수인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측이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실행한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지배구조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변경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조직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개편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합병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기업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구조조정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계열회사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구조조정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영업</w:delText>
        </w:r>
        <w:r w:rsidRPr="00ED3365">
          <w:rPr>
            <w:rFonts w:ascii="Times New Roman"/>
            <w:sz w:val="22"/>
          </w:rPr>
          <w:delText>∙</w:delText>
        </w:r>
        <w:r w:rsidRPr="00ED3365">
          <w:rPr>
            <w:rFonts w:ascii="Times New Roman" w:hint="eastAsia"/>
            <w:sz w:val="22"/>
          </w:rPr>
          <w:delText>자산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부채의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양도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영업의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중단이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없었다면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발생하지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않았을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</w:delText>
        </w:r>
        <w:r w:rsidRPr="00ED3365">
          <w:rPr>
            <w:rFonts w:ascii="Times New Roman"/>
            <w:sz w:val="22"/>
          </w:rPr>
          <w:delText xml:space="preserve">, (iii) </w:delText>
        </w:r>
        <w:r w:rsidRPr="00ED3365">
          <w:rPr>
            <w:rFonts w:ascii="Times New Roman" w:hint="eastAsia"/>
            <w:sz w:val="22"/>
          </w:rPr>
          <w:delText>거래종결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매수인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계열회사의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회계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세무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처리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기준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관행의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변경</w:delText>
        </w:r>
        <w:r w:rsidRPr="00ED3365">
          <w:rPr>
            <w:rFonts w:ascii="Times New Roman"/>
            <w:sz w:val="22"/>
          </w:rPr>
          <w:delText>(</w:delText>
        </w:r>
        <w:r w:rsidRPr="00ED3365">
          <w:rPr>
            <w:rFonts w:ascii="Times New Roman" w:hint="eastAsia"/>
            <w:sz w:val="22"/>
          </w:rPr>
          <w:delText>세무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신고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방식의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변경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포함</w:delText>
        </w:r>
        <w:r w:rsidRPr="00ED3365">
          <w:rPr>
            <w:rFonts w:ascii="Times New Roman"/>
            <w:sz w:val="22"/>
          </w:rPr>
          <w:delText>)</w:delText>
        </w:r>
        <w:r w:rsidRPr="00ED3365">
          <w:rPr>
            <w:rFonts w:ascii="Times New Roman" w:hint="eastAsia"/>
            <w:sz w:val="22"/>
          </w:rPr>
          <w:delText>으로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인한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</w:delText>
        </w:r>
        <w:r w:rsidRPr="00ED3365">
          <w:rPr>
            <w:rFonts w:ascii="Times New Roman"/>
            <w:sz w:val="22"/>
          </w:rPr>
          <w:delText xml:space="preserve">, (iv) </w:delText>
        </w:r>
        <w:r w:rsidRPr="00ED3365">
          <w:rPr>
            <w:rFonts w:ascii="Times New Roman" w:hint="eastAsia"/>
            <w:sz w:val="22"/>
          </w:rPr>
          <w:delText>거래종결일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매수인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측의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과세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목적상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거주지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변경으로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인한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</w:delText>
        </w:r>
        <w:r w:rsidRPr="00ED3365">
          <w:rPr>
            <w:rFonts w:ascii="Times New Roman"/>
            <w:sz w:val="22"/>
          </w:rPr>
          <w:delText xml:space="preserve">, (v) </w:delText>
        </w:r>
        <w:r w:rsidRPr="00ED3365">
          <w:rPr>
            <w:rFonts w:ascii="Times New Roman" w:hint="eastAsia"/>
            <w:sz w:val="22"/>
          </w:rPr>
          <w:delText>매수인의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요청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승인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동의에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따르거나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기타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계약상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의무나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조건을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준수하기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위한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매도인들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대상회사등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및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대리인의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작위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부작위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기타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거래를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직접적인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원인으로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하여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발생한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대하여는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배상책임을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지지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아니한다</w:delText>
        </w:r>
        <w:r w:rsidRPr="00ED3365">
          <w:rPr>
            <w:rFonts w:ascii="Times New Roman"/>
            <w:sz w:val="22"/>
          </w:rPr>
          <w:delText>.</w:delText>
        </w:r>
      </w:del>
    </w:p>
    <w:p w14:paraId="15B1E2F3" w14:textId="77777777" w:rsidR="008C0B26" w:rsidRDefault="008C0B26" w:rsidP="00A32665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del w:id="197" w:author="Yulchon" w:date="2025-06-18T18:37:00Z" w16du:dateUtc="2025-06-18T09:37:00Z"/>
          <w:rFonts w:ascii="Times New Roman"/>
          <w:sz w:val="22"/>
          <w:u w:val="single"/>
        </w:rPr>
      </w:pPr>
      <w:del w:id="198" w:author="Yulchon" w:date="2025-06-18T18:37:00Z" w16du:dateUtc="2025-06-18T09:37:00Z">
        <w:r>
          <w:rPr>
            <w:rFonts w:ascii="Times New Roman" w:hint="eastAsia"/>
            <w:sz w:val="22"/>
            <w:u w:val="single"/>
          </w:rPr>
          <w:delText>손익상계</w:delText>
        </w:r>
        <w:r>
          <w:rPr>
            <w:rFonts w:ascii="Times New Roman" w:hint="eastAsia"/>
            <w:sz w:val="22"/>
            <w:u w:val="single"/>
          </w:rPr>
          <w:delText>.</w:delText>
        </w:r>
      </w:del>
    </w:p>
    <w:p w14:paraId="645C3BF2" w14:textId="77777777" w:rsidR="008C0B26" w:rsidRPr="00ED3365" w:rsidRDefault="007546C7" w:rsidP="00ED3365">
      <w:pPr>
        <w:pStyle w:val="af9"/>
        <w:topLinePunct/>
        <w:autoSpaceDE w:val="0"/>
        <w:autoSpaceDN w:val="0"/>
        <w:spacing w:before="0" w:after="288" w:line="360" w:lineRule="auto"/>
        <w:ind w:leftChars="0" w:left="794"/>
        <w:textAlignment w:val="auto"/>
        <w:rPr>
          <w:del w:id="199" w:author="Yulchon" w:date="2025-06-18T18:37:00Z" w16du:dateUtc="2025-06-18T09:37:00Z"/>
          <w:rFonts w:ascii="Times New Roman"/>
          <w:sz w:val="22"/>
        </w:rPr>
      </w:pPr>
      <w:del w:id="200" w:author="Yulchon" w:date="2025-06-18T18:37:00Z" w16du:dateUtc="2025-06-18T09:37:00Z">
        <w:r w:rsidRPr="00ED3365">
          <w:rPr>
            <w:rFonts w:ascii="Times New Roman" w:hint="eastAsia"/>
            <w:sz w:val="22"/>
          </w:rPr>
          <w:delText>배상의무자가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계약에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따른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손해배상책임을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이행하기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전에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배상권리자</w:delText>
        </w:r>
        <w:r w:rsidRPr="00ED3365">
          <w:rPr>
            <w:rFonts w:ascii="Times New Roman"/>
            <w:sz w:val="22"/>
          </w:rPr>
          <w:delText>(</w:delText>
        </w:r>
        <w:r w:rsidRPr="00ED3365">
          <w:rPr>
            <w:rFonts w:ascii="Times New Roman" w:hint="eastAsia"/>
            <w:sz w:val="22"/>
          </w:rPr>
          <w:delText>매수인의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경우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계열회사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대상회사등을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포함하며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이하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항에서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동일</w:delText>
        </w:r>
        <w:r w:rsidRPr="00ED3365">
          <w:rPr>
            <w:rFonts w:ascii="Times New Roman"/>
            <w:sz w:val="22"/>
          </w:rPr>
          <w:delText>)</w:delText>
        </w:r>
        <w:r w:rsidRPr="00ED3365">
          <w:rPr>
            <w:rFonts w:ascii="Times New Roman" w:hint="eastAsia"/>
            <w:sz w:val="22"/>
          </w:rPr>
          <w:delText>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계약에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따라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배상되는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대하여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</w:delText>
        </w:r>
        <w:r w:rsidRPr="00ED3365">
          <w:rPr>
            <w:rFonts w:ascii="Times New Roman"/>
            <w:sz w:val="22"/>
          </w:rPr>
          <w:delText>3</w:delText>
        </w:r>
        <w:r w:rsidRPr="00ED3365">
          <w:rPr>
            <w:rFonts w:ascii="Times New Roman" w:hint="eastAsia"/>
            <w:sz w:val="22"/>
          </w:rPr>
          <w:delText>자로부터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보험금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등의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금전이나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이익을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지급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제공받거나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그러한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금전이나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이익을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지급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제공받을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권리를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갖게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되는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경우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배상권리자는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배상의무자에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대한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손해배상청구를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하기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전에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그러한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금전이나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이익을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지급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제공받기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위해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합리적으로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필요한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절차를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취해야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하고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배상권리자가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</w:delText>
        </w:r>
        <w:r w:rsidRPr="00ED3365">
          <w:rPr>
            <w:rFonts w:ascii="Times New Roman"/>
            <w:sz w:val="22"/>
          </w:rPr>
          <w:delText>3</w:delText>
        </w:r>
        <w:r w:rsidRPr="00ED3365">
          <w:rPr>
            <w:rFonts w:ascii="Times New Roman" w:hint="eastAsia"/>
            <w:sz w:val="22"/>
          </w:rPr>
          <w:delText>자로부터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실제로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그와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같은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금전이나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이익을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지급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제공받은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경우에는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그러한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금전이나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이익의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액수</w:delText>
        </w:r>
        <w:r w:rsidRPr="00ED3365">
          <w:rPr>
            <w:rFonts w:ascii="Times New Roman"/>
            <w:sz w:val="22"/>
          </w:rPr>
          <w:delText>(</w:delText>
        </w:r>
        <w:r w:rsidRPr="00ED3365">
          <w:rPr>
            <w:rFonts w:ascii="Times New Roman" w:hint="eastAsia"/>
            <w:sz w:val="22"/>
          </w:rPr>
          <w:delText>금전이나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이익의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지급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제공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과정에서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합리적으로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발생한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비용을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공제한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금액을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의미함</w:delText>
        </w:r>
        <w:r w:rsidRPr="00ED3365">
          <w:rPr>
            <w:rFonts w:ascii="Times New Roman"/>
            <w:sz w:val="22"/>
          </w:rPr>
          <w:delText>)</w:delText>
        </w:r>
        <w:r w:rsidRPr="00ED3365">
          <w:rPr>
            <w:rFonts w:ascii="Times New Roman" w:hint="eastAsia"/>
            <w:sz w:val="22"/>
          </w:rPr>
          <w:delText>만큼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배상의무자가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배상권리자에게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지급할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손해배상액은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감액된다</w:delText>
        </w:r>
        <w:r w:rsidRPr="00ED3365">
          <w:rPr>
            <w:rFonts w:ascii="Times New Roman"/>
            <w:sz w:val="22"/>
          </w:rPr>
          <w:delText xml:space="preserve">. </w:delText>
        </w:r>
        <w:r w:rsidRPr="00ED3365">
          <w:rPr>
            <w:rFonts w:ascii="Times New Roman" w:hint="eastAsia"/>
            <w:sz w:val="22"/>
          </w:rPr>
          <w:delText>배상의무자가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계약에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따른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손해배상책임을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이행한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배상권리자가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계약에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따라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배상되는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대하여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</w:delText>
        </w:r>
        <w:r w:rsidRPr="00ED3365">
          <w:rPr>
            <w:rFonts w:ascii="Times New Roman"/>
            <w:sz w:val="22"/>
          </w:rPr>
          <w:delText>3</w:delText>
        </w:r>
        <w:r w:rsidRPr="00ED3365">
          <w:rPr>
            <w:rFonts w:ascii="Times New Roman" w:hint="eastAsia"/>
            <w:sz w:val="22"/>
          </w:rPr>
          <w:delText>자로부터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보험금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등의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금전이나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이익을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지급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제공받는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경우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배상권리자는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지</w:delText>
        </w:r>
        <w:r w:rsidRPr="00ED3365">
          <w:rPr>
            <w:rFonts w:ascii="Times New Roman" w:hint="eastAsia"/>
            <w:sz w:val="22"/>
          </w:rPr>
          <w:lastRenderedPageBreak/>
          <w:delText>체없이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그와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같이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</w:delText>
        </w:r>
        <w:r w:rsidRPr="00ED3365">
          <w:rPr>
            <w:rFonts w:ascii="Times New Roman"/>
            <w:sz w:val="22"/>
          </w:rPr>
          <w:delText>3</w:delText>
        </w:r>
        <w:r w:rsidRPr="00ED3365">
          <w:rPr>
            <w:rFonts w:ascii="Times New Roman" w:hint="eastAsia"/>
            <w:sz w:val="22"/>
          </w:rPr>
          <w:delText>자로부터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지급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제공받은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금액</w:delText>
        </w:r>
        <w:r w:rsidRPr="00ED3365">
          <w:rPr>
            <w:rFonts w:ascii="Times New Roman"/>
            <w:sz w:val="22"/>
          </w:rPr>
          <w:delText>(</w:delText>
        </w:r>
        <w:r w:rsidRPr="00ED3365">
          <w:rPr>
            <w:rFonts w:ascii="Times New Roman" w:hint="eastAsia"/>
            <w:sz w:val="22"/>
          </w:rPr>
          <w:delText>단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이는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금전이나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이익의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지급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제공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과정에서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합리적으로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발생한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비용을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공제한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금액을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의미하며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배상권리자가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배상의무자로부터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배상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받은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금액을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한도로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함</w:delText>
        </w:r>
        <w:r w:rsidRPr="00ED3365">
          <w:rPr>
            <w:rFonts w:ascii="Times New Roman"/>
            <w:sz w:val="22"/>
          </w:rPr>
          <w:delText>)</w:delText>
        </w:r>
        <w:r w:rsidRPr="00ED3365">
          <w:rPr>
            <w:rFonts w:ascii="Times New Roman" w:hint="eastAsia"/>
            <w:sz w:val="22"/>
          </w:rPr>
          <w:delText>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배상의무자에게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지급하여야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한다</w:delText>
        </w:r>
        <w:r w:rsidRPr="00ED3365">
          <w:rPr>
            <w:rFonts w:ascii="Times New Roman"/>
            <w:sz w:val="22"/>
          </w:rPr>
          <w:delText>.</w:delText>
        </w:r>
      </w:del>
    </w:p>
    <w:p w14:paraId="4174B18B" w14:textId="77777777" w:rsidR="00374AE8" w:rsidRDefault="00374AE8" w:rsidP="00A32665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del w:id="201" w:author="Yulchon" w:date="2025-06-18T18:37:00Z" w16du:dateUtc="2025-06-18T09:37:00Z"/>
          <w:rFonts w:ascii="Times New Roman"/>
          <w:sz w:val="22"/>
          <w:u w:val="single"/>
        </w:rPr>
      </w:pPr>
      <w:del w:id="202" w:author="Yulchon" w:date="2025-06-18T18:37:00Z" w16du:dateUtc="2025-06-18T09:37:00Z">
        <w:r>
          <w:rPr>
            <w:rFonts w:ascii="Times New Roman" w:hint="eastAsia"/>
            <w:sz w:val="22"/>
            <w:u w:val="single"/>
          </w:rPr>
          <w:delText>유일한</w:delText>
        </w:r>
        <w:r>
          <w:rPr>
            <w:rFonts w:ascii="Times New Roman" w:hint="eastAsia"/>
            <w:sz w:val="22"/>
            <w:u w:val="single"/>
          </w:rPr>
          <w:delText xml:space="preserve"> </w:delText>
        </w:r>
        <w:r>
          <w:rPr>
            <w:rFonts w:ascii="Times New Roman" w:hint="eastAsia"/>
            <w:sz w:val="22"/>
            <w:u w:val="single"/>
          </w:rPr>
          <w:delText>구제수단</w:delText>
        </w:r>
        <w:r>
          <w:rPr>
            <w:rFonts w:ascii="Times New Roman" w:hint="eastAsia"/>
            <w:sz w:val="22"/>
            <w:u w:val="single"/>
          </w:rPr>
          <w:delText>.</w:delText>
        </w:r>
      </w:del>
    </w:p>
    <w:p w14:paraId="34CBFA4A" w14:textId="77777777" w:rsidR="00375F44" w:rsidRPr="00ED3365" w:rsidRDefault="00375F44" w:rsidP="00ED3365">
      <w:pPr>
        <w:pStyle w:val="af9"/>
        <w:topLinePunct/>
        <w:autoSpaceDE w:val="0"/>
        <w:autoSpaceDN w:val="0"/>
        <w:spacing w:before="0" w:after="288" w:line="360" w:lineRule="auto"/>
        <w:ind w:leftChars="0" w:left="794"/>
        <w:textAlignment w:val="auto"/>
        <w:rPr>
          <w:del w:id="203" w:author="Yulchon" w:date="2025-06-18T18:37:00Z" w16du:dateUtc="2025-06-18T09:37:00Z"/>
          <w:rFonts w:ascii="Times New Roman"/>
          <w:sz w:val="22"/>
        </w:rPr>
      </w:pPr>
      <w:del w:id="204" w:author="Yulchon" w:date="2025-06-18T18:37:00Z" w16du:dateUtc="2025-06-18T09:37:00Z">
        <w:r w:rsidRPr="00ED3365">
          <w:rPr>
            <w:rFonts w:ascii="Times New Roman" w:hint="eastAsia"/>
            <w:sz w:val="22"/>
          </w:rPr>
          <w:delText>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계약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</w:delText>
        </w:r>
        <w:r w:rsidR="009A3CD7">
          <w:rPr>
            <w:rFonts w:ascii="Times New Roman" w:hint="eastAsia"/>
            <w:sz w:val="22"/>
          </w:rPr>
          <w:delText>8</w:delText>
        </w:r>
        <w:r w:rsidRPr="00ED3365">
          <w:rPr>
            <w:rFonts w:ascii="Times New Roman"/>
            <w:sz w:val="22"/>
          </w:rPr>
          <w:delText>.1</w:delText>
        </w:r>
        <w:r w:rsidRPr="00ED3365">
          <w:rPr>
            <w:rFonts w:ascii="Times New Roman" w:hint="eastAsia"/>
            <w:sz w:val="22"/>
          </w:rPr>
          <w:delText>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</w:delText>
        </w:r>
        <w:r w:rsidR="009A3CD7">
          <w:rPr>
            <w:rFonts w:ascii="Times New Roman" w:hint="eastAsia"/>
            <w:sz w:val="22"/>
          </w:rPr>
          <w:delText>8</w:delText>
        </w:r>
        <w:r w:rsidRPr="00ED3365">
          <w:rPr>
            <w:rFonts w:ascii="Times New Roman"/>
            <w:sz w:val="22"/>
          </w:rPr>
          <w:delText>.2</w:delText>
        </w:r>
        <w:r w:rsidRPr="00ED3365">
          <w:rPr>
            <w:rFonts w:ascii="Times New Roman" w:hint="eastAsia"/>
            <w:sz w:val="22"/>
          </w:rPr>
          <w:delText>조가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규정하는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배상권리자의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손해배상을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받을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권리는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배상의무자의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진술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및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보장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확약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기타의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의무의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위반에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관한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배상권리자의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유일하고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배타적인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구제수단이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된다</w:delText>
        </w:r>
        <w:r w:rsidRPr="00ED3365">
          <w:rPr>
            <w:rFonts w:ascii="Times New Roman"/>
            <w:sz w:val="22"/>
          </w:rPr>
          <w:delText xml:space="preserve">. </w:delText>
        </w:r>
        <w:r w:rsidRPr="00ED3365">
          <w:rPr>
            <w:rFonts w:ascii="Times New Roman" w:hint="eastAsia"/>
            <w:sz w:val="22"/>
          </w:rPr>
          <w:delText>거래종결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여부를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불문하고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배상권리자는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계약과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관련하여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자신과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계열회사</w:delText>
        </w:r>
        <w:r w:rsidRPr="00ED3365">
          <w:rPr>
            <w:rFonts w:ascii="Times New Roman"/>
            <w:sz w:val="22"/>
          </w:rPr>
          <w:delText>(</w:delText>
        </w:r>
        <w:r w:rsidRPr="00ED3365">
          <w:rPr>
            <w:rFonts w:ascii="Times New Roman" w:hint="eastAsia"/>
            <w:sz w:val="22"/>
          </w:rPr>
          <w:delText>거래종결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이후에는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매수인의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경우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대상회사등을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포함함</w:delText>
        </w:r>
        <w:r w:rsidRPr="00ED3365">
          <w:rPr>
            <w:rFonts w:ascii="Times New Roman"/>
            <w:sz w:val="22"/>
          </w:rPr>
          <w:delText xml:space="preserve">) </w:delText>
        </w:r>
        <w:r w:rsidRPr="00ED3365">
          <w:rPr>
            <w:rFonts w:ascii="Times New Roman" w:hint="eastAsia"/>
            <w:sz w:val="22"/>
          </w:rPr>
          <w:delText>및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각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대리인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주주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사원에게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발생하는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모든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대해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배상의무자와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계열회사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및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각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대리인들에게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계약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</w:delText>
        </w:r>
        <w:r w:rsidR="009A3CD7">
          <w:rPr>
            <w:rFonts w:ascii="Times New Roman" w:hint="eastAsia"/>
            <w:sz w:val="22"/>
          </w:rPr>
          <w:delText>8</w:delText>
        </w:r>
        <w:r w:rsidRPr="00ED3365">
          <w:rPr>
            <w:rFonts w:ascii="Times New Roman" w:hint="eastAsia"/>
            <w:sz w:val="22"/>
          </w:rPr>
          <w:delText>조에서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규정한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것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이외의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방법으로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여하한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민사상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형사상의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책임을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물을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없다</w:delText>
        </w:r>
        <w:r w:rsidRPr="00ED3365">
          <w:rPr>
            <w:rFonts w:ascii="Times New Roman"/>
            <w:sz w:val="22"/>
          </w:rPr>
          <w:delText xml:space="preserve">. </w:delText>
        </w:r>
        <w:r w:rsidRPr="00ED3365">
          <w:rPr>
            <w:rFonts w:ascii="Times New Roman" w:hint="eastAsia"/>
            <w:sz w:val="22"/>
          </w:rPr>
          <w:delText>단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조의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규정은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계약상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확약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기타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의무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위반에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대한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금지</w:delText>
        </w:r>
        <w:r w:rsidRPr="00ED3365">
          <w:rPr>
            <w:rFonts w:ascii="Times New Roman"/>
            <w:sz w:val="22"/>
          </w:rPr>
          <w:delText>(</w:delText>
        </w:r>
        <w:r w:rsidRPr="00ED3365">
          <w:rPr>
            <w:rFonts w:ascii="Times New Roman" w:hint="eastAsia"/>
            <w:sz w:val="22"/>
          </w:rPr>
          <w:delText>중단</w:delText>
        </w:r>
        <w:r w:rsidRPr="00ED3365">
          <w:rPr>
            <w:rFonts w:ascii="Times New Roman"/>
            <w:sz w:val="22"/>
          </w:rPr>
          <w:delText xml:space="preserve">) </w:delText>
        </w:r>
        <w:r w:rsidRPr="00ED3365">
          <w:rPr>
            <w:rFonts w:ascii="Times New Roman" w:hint="eastAsia"/>
            <w:sz w:val="22"/>
          </w:rPr>
          <w:delText>또는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이행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가처분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신청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이행청구</w:delText>
        </w:r>
        <w:r w:rsidRPr="00ED3365">
          <w:rPr>
            <w:rFonts w:ascii="Times New Roman"/>
            <w:sz w:val="22"/>
          </w:rPr>
          <w:delText xml:space="preserve">, </w:delText>
        </w:r>
        <w:r w:rsidRPr="00ED3365">
          <w:rPr>
            <w:rFonts w:ascii="Times New Roman" w:hint="eastAsia"/>
            <w:sz w:val="22"/>
          </w:rPr>
          <w:delText>부작위청구를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포함하여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배상권리자가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거래종결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이후의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손해배상청구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외에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다른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권리나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구제수단을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행사하는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것을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제한하지</w:delText>
        </w:r>
        <w:r w:rsidRPr="00ED3365">
          <w:rPr>
            <w:rFonts w:ascii="Times New Roman"/>
            <w:sz w:val="22"/>
          </w:rPr>
          <w:delText xml:space="preserve"> </w:delText>
        </w:r>
        <w:r w:rsidRPr="00ED3365">
          <w:rPr>
            <w:rFonts w:ascii="Times New Roman" w:hint="eastAsia"/>
            <w:sz w:val="22"/>
          </w:rPr>
          <w:delText>않는다</w:delText>
        </w:r>
        <w:r w:rsidRPr="00ED3365">
          <w:rPr>
            <w:rFonts w:ascii="Times New Roman"/>
            <w:sz w:val="22"/>
          </w:rPr>
          <w:delText>.</w:delText>
        </w:r>
      </w:del>
    </w:p>
    <w:p w14:paraId="119D459F" w14:textId="77777777" w:rsidR="00F10A7E" w:rsidRDefault="008D394E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r>
        <w:rPr>
          <w:rFonts w:ascii="Times New Roman"/>
          <w:sz w:val="22"/>
          <w:u w:val="single"/>
        </w:rPr>
        <w:t>손해배상금의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성격</w:t>
      </w:r>
      <w:r>
        <w:rPr>
          <w:rFonts w:ascii="Times New Roman"/>
          <w:sz w:val="22"/>
          <w:u w:val="single"/>
        </w:rPr>
        <w:t>.</w:t>
      </w:r>
      <w:r w:rsidRPr="00C006CE">
        <w:rPr>
          <w:rFonts w:ascii="Times New Roman"/>
          <w:sz w:val="22"/>
        </w:rPr>
        <w:t xml:space="preserve"> </w:t>
      </w:r>
    </w:p>
    <w:p w14:paraId="5984A81F" w14:textId="77777777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배상의무자가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배상권리자에게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손해배상금액만큼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매매대금이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조정되는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따라서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손해배상금액을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매매대금은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손해배상금액만큼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감소하는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본다</w:t>
      </w:r>
      <w:r>
        <w:rPr>
          <w:rFonts w:ascii="Times New Roman"/>
          <w:sz w:val="22"/>
          <w:szCs w:val="23"/>
        </w:rPr>
        <w:t xml:space="preserve">. </w:t>
      </w:r>
    </w:p>
    <w:p w14:paraId="5132926A" w14:textId="3CF34CB7" w:rsidR="00F10A7E" w:rsidRPr="00C006CE" w:rsidRDefault="008D394E" w:rsidP="00C006CE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ins w:id="205" w:author="Yulchon" w:date="2025-06-18T18:37:00Z" w16du:dateUtc="2025-06-18T09:37:00Z"/>
          <w:rFonts w:ascii="Times New Roman"/>
          <w:sz w:val="22"/>
          <w:szCs w:val="23"/>
        </w:rPr>
      </w:pPr>
      <w:commentRangeStart w:id="206"/>
      <w:proofErr w:type="spellStart"/>
      <w:ins w:id="207" w:author="Yulchon" w:date="2025-06-18T18:37:00Z" w16du:dateUtc="2025-06-18T09:37:00Z">
        <w:r>
          <w:rPr>
            <w:rFonts w:ascii="Times New Roman"/>
            <w:sz w:val="22"/>
            <w:u w:val="single"/>
          </w:rPr>
          <w:t>위약벌</w:t>
        </w:r>
        <w:proofErr w:type="spellEnd"/>
        <w:r>
          <w:rPr>
            <w:rFonts w:ascii="Times New Roman"/>
            <w:sz w:val="22"/>
          </w:rPr>
          <w:t xml:space="preserve">.  </w:t>
        </w:r>
        <w:r>
          <w:rPr>
            <w:rFonts w:ascii="Times New Roman"/>
            <w:sz w:val="22"/>
          </w:rPr>
          <w:t>대표매도인</w:t>
        </w:r>
        <w:r>
          <w:rPr>
            <w:rFonts w:ascii="Times New Roman" w:hint="eastAsia"/>
            <w:sz w:val="22"/>
          </w:rPr>
          <w:t>들</w:t>
        </w:r>
        <w:r>
          <w:rPr>
            <w:rFonts w:ascii="Times New Roman"/>
            <w:sz w:val="22"/>
          </w:rPr>
          <w:t>이</w:t>
        </w:r>
        <w:r>
          <w:rPr>
            <w:rFonts w:ascii="Times New Roman"/>
            <w:sz w:val="22"/>
          </w:rPr>
          <w:t xml:space="preserve"> </w:t>
        </w:r>
        <w:r>
          <w:rPr>
            <w:rFonts w:ascii="Times New Roman"/>
            <w:sz w:val="22"/>
          </w:rPr>
          <w:t>제</w:t>
        </w:r>
        <w:r>
          <w:rPr>
            <w:rFonts w:ascii="Times New Roman"/>
            <w:sz w:val="22"/>
          </w:rPr>
          <w:t>6.2</w:t>
        </w:r>
        <w:r>
          <w:rPr>
            <w:rFonts w:ascii="Times New Roman"/>
            <w:sz w:val="22"/>
          </w:rPr>
          <w:t>조</w:t>
        </w:r>
        <w:r>
          <w:rPr>
            <w:rFonts w:ascii="Times New Roman"/>
            <w:sz w:val="22"/>
          </w:rPr>
          <w:t xml:space="preserve"> </w:t>
        </w:r>
        <w:r>
          <w:rPr>
            <w:rFonts w:ascii="Times New Roman"/>
            <w:sz w:val="22"/>
          </w:rPr>
          <w:t>제</w:t>
        </w:r>
        <w:r>
          <w:rPr>
            <w:rFonts w:ascii="Times New Roman"/>
            <w:sz w:val="22"/>
          </w:rPr>
          <w:t>(3)</w:t>
        </w:r>
        <w:r>
          <w:rPr>
            <w:rFonts w:ascii="Times New Roman"/>
            <w:sz w:val="22"/>
          </w:rPr>
          <w:t>항을</w:t>
        </w:r>
        <w:r>
          <w:rPr>
            <w:rFonts w:ascii="Times New Roman"/>
            <w:sz w:val="22"/>
          </w:rPr>
          <w:t xml:space="preserve"> </w:t>
        </w:r>
        <w:r>
          <w:rPr>
            <w:rFonts w:ascii="Times New Roman"/>
            <w:sz w:val="22"/>
          </w:rPr>
          <w:t>위반하여</w:t>
        </w:r>
        <w:r>
          <w:rPr>
            <w:rFonts w:ascii="Times New Roman"/>
            <w:sz w:val="22"/>
          </w:rPr>
          <w:t xml:space="preserve"> </w:t>
        </w:r>
        <w:r>
          <w:rPr>
            <w:rFonts w:ascii="Times New Roman"/>
            <w:sz w:val="22"/>
          </w:rPr>
          <w:t>의무근속기간</w:t>
        </w:r>
        <w:r>
          <w:rPr>
            <w:rFonts w:ascii="Times New Roman"/>
            <w:sz w:val="22"/>
          </w:rPr>
          <w:t xml:space="preserve"> </w:t>
        </w:r>
        <w:r>
          <w:rPr>
            <w:rFonts w:ascii="Times New Roman"/>
            <w:sz w:val="22"/>
          </w:rPr>
          <w:t>내에</w:t>
        </w:r>
        <w:r>
          <w:rPr>
            <w:rFonts w:ascii="Times New Roman"/>
            <w:sz w:val="22"/>
          </w:rPr>
          <w:t xml:space="preserve"> </w:t>
        </w:r>
        <w:proofErr w:type="spellStart"/>
        <w:r>
          <w:rPr>
            <w:rFonts w:ascii="Times New Roman"/>
            <w:sz w:val="22"/>
          </w:rPr>
          <w:t>대상회사등에서</w:t>
        </w:r>
        <w:proofErr w:type="spellEnd"/>
        <w:r>
          <w:rPr>
            <w:rFonts w:ascii="Times New Roman"/>
            <w:sz w:val="22"/>
          </w:rPr>
          <w:t xml:space="preserve"> </w:t>
        </w:r>
        <w:r>
          <w:rPr>
            <w:rFonts w:ascii="Times New Roman"/>
            <w:sz w:val="22"/>
            <w:szCs w:val="23"/>
          </w:rPr>
          <w:t>퇴사</w:t>
        </w:r>
        <w:r>
          <w:rPr>
            <w:rFonts w:ascii="Times New Roman"/>
            <w:sz w:val="22"/>
            <w:szCs w:val="23"/>
          </w:rPr>
          <w:t xml:space="preserve">, </w:t>
        </w:r>
        <w:r>
          <w:rPr>
            <w:rFonts w:ascii="Times New Roman"/>
            <w:sz w:val="22"/>
            <w:szCs w:val="23"/>
          </w:rPr>
          <w:t>사직하거나</w:t>
        </w:r>
        <w:r>
          <w:rPr>
            <w:rFonts w:ascii="Times New Roman"/>
            <w:sz w:val="22"/>
            <w:szCs w:val="23"/>
          </w:rPr>
          <w:t xml:space="preserve">, </w:t>
        </w:r>
        <w:r>
          <w:rPr>
            <w:rFonts w:ascii="Times New Roman"/>
            <w:sz w:val="22"/>
            <w:szCs w:val="23"/>
          </w:rPr>
          <w:t>사직의사를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서면으로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제출하</w:t>
        </w:r>
        <w:r>
          <w:rPr>
            <w:rFonts w:ascii="Times New Roman" w:hint="eastAsia"/>
            <w:sz w:val="22"/>
            <w:szCs w:val="23"/>
          </w:rPr>
          <w:t>는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경우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또는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제</w:t>
        </w:r>
        <w:r>
          <w:rPr>
            <w:rFonts w:ascii="Times New Roman" w:hint="eastAsia"/>
            <w:sz w:val="22"/>
            <w:szCs w:val="23"/>
          </w:rPr>
          <w:t>6.2</w:t>
        </w:r>
        <w:r>
          <w:rPr>
            <w:rFonts w:ascii="Times New Roman" w:hint="eastAsia"/>
            <w:sz w:val="22"/>
            <w:szCs w:val="23"/>
          </w:rPr>
          <w:t>조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제</w:t>
        </w:r>
        <w:r>
          <w:rPr>
            <w:rFonts w:ascii="Times New Roman" w:hint="eastAsia"/>
            <w:sz w:val="22"/>
            <w:szCs w:val="23"/>
          </w:rPr>
          <w:t>(4)</w:t>
        </w:r>
        <w:r>
          <w:rPr>
            <w:rFonts w:ascii="Times New Roman" w:hint="eastAsia"/>
            <w:sz w:val="22"/>
            <w:szCs w:val="23"/>
          </w:rPr>
          <w:t>항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또는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제</w:t>
        </w:r>
        <w:r>
          <w:rPr>
            <w:rFonts w:ascii="Times New Roman" w:hint="eastAsia"/>
            <w:sz w:val="22"/>
            <w:szCs w:val="23"/>
          </w:rPr>
          <w:t>(5)</w:t>
        </w:r>
        <w:r>
          <w:rPr>
            <w:rFonts w:ascii="Times New Roman" w:hint="eastAsia"/>
            <w:sz w:val="22"/>
            <w:szCs w:val="23"/>
          </w:rPr>
          <w:t>항을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위반하는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경우</w:t>
        </w:r>
        <w:r>
          <w:rPr>
            <w:rFonts w:ascii="Times New Roman"/>
            <w:sz w:val="22"/>
            <w:szCs w:val="23"/>
          </w:rPr>
          <w:t xml:space="preserve">, </w:t>
        </w:r>
        <w:r>
          <w:rPr>
            <w:rFonts w:ascii="Times New Roman"/>
            <w:sz w:val="22"/>
            <w:szCs w:val="23"/>
          </w:rPr>
          <w:t>대표매도인</w:t>
        </w:r>
        <w:r>
          <w:rPr>
            <w:rFonts w:ascii="Times New Roman" w:hint="eastAsia"/>
            <w:sz w:val="22"/>
            <w:szCs w:val="23"/>
          </w:rPr>
          <w:t>들</w:t>
        </w:r>
        <w:r>
          <w:rPr>
            <w:rFonts w:ascii="Times New Roman"/>
            <w:sz w:val="22"/>
            <w:szCs w:val="23"/>
          </w:rPr>
          <w:t>은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매수인에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대하여</w:t>
        </w:r>
        <w:r>
          <w:rPr>
            <w:rFonts w:ascii="Times New Roman"/>
            <w:sz w:val="22"/>
            <w:szCs w:val="23"/>
          </w:rPr>
          <w:t xml:space="preserve"> </w:t>
        </w:r>
        <w:r w:rsidR="000C23E8">
          <w:rPr>
            <w:rFonts w:ascii="Times New Roman" w:hint="eastAsia"/>
            <w:sz w:val="22"/>
            <w:szCs w:val="23"/>
          </w:rPr>
          <w:t>(</w:t>
        </w:r>
        <w:proofErr w:type="spellStart"/>
        <w:r w:rsidR="000C23E8">
          <w:rPr>
            <w:rFonts w:ascii="Times New Roman" w:hint="eastAsia"/>
            <w:sz w:val="22"/>
            <w:szCs w:val="23"/>
          </w:rPr>
          <w:t>i</w:t>
        </w:r>
        <w:proofErr w:type="spellEnd"/>
        <w:r w:rsidR="000C23E8">
          <w:rPr>
            <w:rFonts w:ascii="Times New Roman" w:hint="eastAsia"/>
            <w:sz w:val="22"/>
            <w:szCs w:val="23"/>
          </w:rPr>
          <w:t xml:space="preserve">) </w:t>
        </w:r>
        <w:r w:rsidR="000C23E8">
          <w:rPr>
            <w:rFonts w:ascii="Times New Roman" w:hint="eastAsia"/>
            <w:sz w:val="22"/>
            <w:szCs w:val="23"/>
          </w:rPr>
          <w:t>대표매수인</w:t>
        </w:r>
        <w:r w:rsidR="000C23E8">
          <w:rPr>
            <w:rFonts w:ascii="Times New Roman" w:hint="eastAsia"/>
            <w:sz w:val="22"/>
            <w:szCs w:val="23"/>
          </w:rPr>
          <w:t>1</w:t>
        </w:r>
        <w:r w:rsidR="000C23E8">
          <w:rPr>
            <w:rFonts w:ascii="Times New Roman" w:hint="eastAsia"/>
            <w:sz w:val="22"/>
            <w:szCs w:val="23"/>
          </w:rPr>
          <w:t>의</w:t>
        </w:r>
        <w:r w:rsidR="000C23E8">
          <w:rPr>
            <w:rFonts w:ascii="Times New Roman" w:hint="eastAsia"/>
            <w:sz w:val="22"/>
            <w:szCs w:val="23"/>
          </w:rPr>
          <w:t xml:space="preserve"> </w:t>
        </w:r>
        <w:r w:rsidR="000C23E8">
          <w:rPr>
            <w:rFonts w:ascii="Times New Roman" w:hint="eastAsia"/>
            <w:sz w:val="22"/>
            <w:szCs w:val="23"/>
          </w:rPr>
          <w:t>경우</w:t>
        </w:r>
        <w:r w:rsidR="000C23E8">
          <w:rPr>
            <w:rFonts w:ascii="Times New Roman" w:hint="eastAsia"/>
            <w:sz w:val="22"/>
            <w:szCs w:val="23"/>
          </w:rPr>
          <w:t xml:space="preserve"> </w:t>
        </w:r>
        <w:r w:rsidR="000C23E8">
          <w:rPr>
            <w:rFonts w:ascii="Times New Roman" w:hint="eastAsia"/>
            <w:sz w:val="22"/>
            <w:szCs w:val="23"/>
          </w:rPr>
          <w:t>금</w:t>
        </w:r>
        <w:r w:rsidR="000C23E8">
          <w:rPr>
            <w:rFonts w:ascii="Times New Roman" w:hint="eastAsia"/>
            <w:sz w:val="22"/>
            <w:szCs w:val="23"/>
          </w:rPr>
          <w:t xml:space="preserve"> 400</w:t>
        </w:r>
        <w:r w:rsidR="000C23E8">
          <w:rPr>
            <w:rFonts w:ascii="Times New Roman" w:hint="eastAsia"/>
            <w:sz w:val="22"/>
            <w:szCs w:val="23"/>
          </w:rPr>
          <w:t>억원</w:t>
        </w:r>
        <w:r w:rsidR="000C23E8">
          <w:rPr>
            <w:rFonts w:ascii="Times New Roman" w:hint="eastAsia"/>
            <w:sz w:val="22"/>
            <w:szCs w:val="23"/>
          </w:rPr>
          <w:t xml:space="preserve">, (ii) </w:t>
        </w:r>
        <w:r w:rsidR="000C23E8">
          <w:rPr>
            <w:rFonts w:ascii="Times New Roman" w:hint="eastAsia"/>
            <w:sz w:val="22"/>
            <w:szCs w:val="23"/>
          </w:rPr>
          <w:t>대표매도인</w:t>
        </w:r>
        <w:r w:rsidR="000C23E8">
          <w:rPr>
            <w:rFonts w:ascii="Times New Roman" w:hint="eastAsia"/>
            <w:sz w:val="22"/>
            <w:szCs w:val="23"/>
          </w:rPr>
          <w:t>2</w:t>
        </w:r>
        <w:r w:rsidR="000C23E8">
          <w:rPr>
            <w:rFonts w:ascii="Times New Roman" w:hint="eastAsia"/>
            <w:sz w:val="22"/>
            <w:szCs w:val="23"/>
          </w:rPr>
          <w:t>의</w:t>
        </w:r>
        <w:r w:rsidR="000C23E8">
          <w:rPr>
            <w:rFonts w:ascii="Times New Roman" w:hint="eastAsia"/>
            <w:sz w:val="22"/>
            <w:szCs w:val="23"/>
          </w:rPr>
          <w:t xml:space="preserve"> </w:t>
        </w:r>
        <w:r w:rsidR="000C23E8">
          <w:rPr>
            <w:rFonts w:ascii="Times New Roman" w:hint="eastAsia"/>
            <w:sz w:val="22"/>
            <w:szCs w:val="23"/>
          </w:rPr>
          <w:t>경우</w:t>
        </w:r>
        <w:r w:rsidR="000C23E8">
          <w:rPr>
            <w:rFonts w:ascii="Times New Roman" w:hint="eastAsia"/>
            <w:sz w:val="22"/>
            <w:szCs w:val="23"/>
          </w:rPr>
          <w:t xml:space="preserve"> </w:t>
        </w:r>
        <w:r w:rsidR="000C23E8">
          <w:rPr>
            <w:rFonts w:ascii="Times New Roman" w:hint="eastAsia"/>
            <w:sz w:val="22"/>
            <w:szCs w:val="23"/>
          </w:rPr>
          <w:t>금</w:t>
        </w:r>
        <w:r w:rsidR="000C23E8">
          <w:rPr>
            <w:rFonts w:ascii="Times New Roman" w:hint="eastAsia"/>
            <w:sz w:val="22"/>
            <w:szCs w:val="23"/>
          </w:rPr>
          <w:t xml:space="preserve"> 100</w:t>
        </w:r>
        <w:r w:rsidR="000C23E8">
          <w:rPr>
            <w:rFonts w:ascii="Times New Roman" w:hint="eastAsia"/>
            <w:sz w:val="22"/>
            <w:szCs w:val="23"/>
          </w:rPr>
          <w:t>억원의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금액을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위약벌로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지급하여야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한다</w:t>
        </w:r>
        <w:r>
          <w:rPr>
            <w:rFonts w:ascii="Times New Roman"/>
            <w:sz w:val="22"/>
            <w:szCs w:val="23"/>
          </w:rPr>
          <w:t xml:space="preserve">. </w:t>
        </w:r>
        <w:r>
          <w:rPr>
            <w:rFonts w:ascii="Times New Roman"/>
            <w:sz w:val="22"/>
            <w:szCs w:val="23"/>
          </w:rPr>
          <w:t>대표매도인</w:t>
        </w:r>
        <w:r>
          <w:rPr>
            <w:rFonts w:ascii="Times New Roman" w:hint="eastAsia"/>
            <w:sz w:val="22"/>
            <w:szCs w:val="23"/>
          </w:rPr>
          <w:t>들</w:t>
        </w:r>
        <w:r>
          <w:rPr>
            <w:rFonts w:ascii="Times New Roman"/>
            <w:sz w:val="22"/>
            <w:szCs w:val="23"/>
          </w:rPr>
          <w:t>은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본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조에서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정한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금액이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손해배상액의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예정이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아닌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위약벌로서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상당하고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합리적인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금액임을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인정한다</w:t>
        </w:r>
        <w:r>
          <w:rPr>
            <w:rFonts w:ascii="Times New Roman"/>
            <w:sz w:val="22"/>
            <w:szCs w:val="23"/>
          </w:rPr>
          <w:t>.</w:t>
        </w:r>
      </w:ins>
      <w:commentRangeEnd w:id="206"/>
      <w:r w:rsidR="008131BB">
        <w:rPr>
          <w:rStyle w:val="af2"/>
        </w:rPr>
        <w:commentReference w:id="206"/>
      </w:r>
    </w:p>
    <w:p w14:paraId="1C27CE97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208" w:name="_DV_M162"/>
      <w:bookmarkStart w:id="209" w:name="_Toc495668076"/>
      <w:bookmarkStart w:id="210" w:name="_DV_M193"/>
      <w:bookmarkStart w:id="211" w:name="_Toc495668077"/>
      <w:bookmarkStart w:id="212" w:name="_Toc495668078"/>
      <w:bookmarkStart w:id="213" w:name="_Toc495668079"/>
      <w:bookmarkStart w:id="214" w:name="_Toc495668080"/>
      <w:bookmarkStart w:id="215" w:name="_DV_M222"/>
      <w:bookmarkStart w:id="216" w:name="_Toc495668081"/>
      <w:bookmarkStart w:id="217" w:name="_Toc495668082"/>
      <w:bookmarkStart w:id="218" w:name="_Toc495668083"/>
      <w:bookmarkStart w:id="219" w:name="_Toc495668084"/>
      <w:bookmarkStart w:id="220" w:name="_Toc495668085"/>
      <w:bookmarkStart w:id="221" w:name="_Toc495668086"/>
      <w:bookmarkStart w:id="222" w:name="_Toc495668087"/>
      <w:bookmarkStart w:id="223" w:name="_Toc495668088"/>
      <w:bookmarkStart w:id="224" w:name="_Toc495668089"/>
      <w:bookmarkStart w:id="225" w:name="_Toc495668090"/>
      <w:bookmarkStart w:id="226" w:name="_Toc495668091"/>
      <w:bookmarkStart w:id="227" w:name="_Toc495668092"/>
      <w:bookmarkStart w:id="228" w:name="_Toc495668093"/>
      <w:bookmarkStart w:id="229" w:name="_Toc495668094"/>
      <w:bookmarkStart w:id="230" w:name="_Toc497385806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r>
        <w:rPr>
          <w:rFonts w:eastAsia="바탕"/>
          <w:sz w:val="22"/>
          <w:szCs w:val="22"/>
        </w:rPr>
        <w:t>해제</w:t>
      </w:r>
      <w:bookmarkEnd w:id="230"/>
    </w:p>
    <w:p w14:paraId="3E2D47C7" w14:textId="77777777" w:rsidR="00F10A7E" w:rsidRDefault="008D394E">
      <w:pPr>
        <w:numPr>
          <w:ilvl w:val="0"/>
          <w:numId w:val="30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bookmarkStart w:id="231" w:name="_DV_M202"/>
      <w:bookmarkEnd w:id="231"/>
      <w:r>
        <w:rPr>
          <w:rFonts w:ascii="Times New Roman"/>
          <w:sz w:val="22"/>
          <w:szCs w:val="23"/>
          <w:u w:val="single"/>
        </w:rPr>
        <w:lastRenderedPageBreak/>
        <w:t>상호합의에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해제</w:t>
      </w:r>
      <w:r>
        <w:rPr>
          <w:rFonts w:ascii="Times New Roman"/>
          <w:sz w:val="22"/>
          <w:szCs w:val="23"/>
          <w:u w:val="single"/>
        </w:rPr>
        <w:t>.</w:t>
      </w:r>
      <w:bookmarkStart w:id="232" w:name="_DV_M203"/>
      <w:bookmarkStart w:id="233" w:name="_DV_M204"/>
      <w:bookmarkEnd w:id="232"/>
      <w:bookmarkEnd w:id="233"/>
    </w:p>
    <w:p w14:paraId="6A277DB9" w14:textId="77777777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 w14:paraId="080F19A5" w14:textId="77777777" w:rsidR="00F10A7E" w:rsidRDefault="008D394E">
      <w:pPr>
        <w:numPr>
          <w:ilvl w:val="0"/>
          <w:numId w:val="30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bookmarkStart w:id="234" w:name="_DV_M210"/>
      <w:bookmarkEnd w:id="234"/>
      <w:r>
        <w:rPr>
          <w:rFonts w:ascii="Times New Roman"/>
          <w:sz w:val="22"/>
          <w:szCs w:val="23"/>
          <w:u w:val="single"/>
        </w:rPr>
        <w:t>일방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당사자에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해제</w:t>
      </w:r>
      <w:r>
        <w:rPr>
          <w:rFonts w:ascii="Times New Roman"/>
          <w:sz w:val="22"/>
          <w:szCs w:val="23"/>
          <w:u w:val="single"/>
        </w:rPr>
        <w:t>.</w:t>
      </w:r>
    </w:p>
    <w:p w14:paraId="465796F3" w14:textId="77777777" w:rsidR="00F10A7E" w:rsidRDefault="008D394E">
      <w:pPr>
        <w:tabs>
          <w:tab w:val="left" w:pos="7088"/>
        </w:tabs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bookmarkStart w:id="235" w:name="_DV_M213"/>
      <w:bookmarkEnd w:id="235"/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9</w:t>
      </w:r>
      <w:r>
        <w:rPr>
          <w:rFonts w:ascii="Times New Roman" w:hint="eastAsia"/>
          <w:sz w:val="22"/>
          <w:szCs w:val="23"/>
        </w:rPr>
        <w:t>조에서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매도인들은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동일한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간주함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책임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원인으로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2946B11C" w14:textId="77777777" w:rsidR="00F10A7E" w:rsidRDefault="008D394E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bookmarkStart w:id="236" w:name="_DV_M205"/>
      <w:bookmarkEnd w:id="236"/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확약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불가능인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경우이거나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날로부터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[10]</w:t>
      </w:r>
      <w:r>
        <w:rPr>
          <w:rFonts w:ascii="Times New Roman"/>
          <w:sz w:val="22"/>
          <w:szCs w:val="23"/>
        </w:rPr>
        <w:t>영업일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</w:p>
    <w:p w14:paraId="180547EE" w14:textId="77777777" w:rsidR="00F10A7E" w:rsidRDefault="008D394E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bookmarkStart w:id="237" w:name="_DV_M206"/>
      <w:bookmarkStart w:id="238" w:name="_DV_M208"/>
      <w:bookmarkEnd w:id="237"/>
      <w:bookmarkEnd w:id="238"/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기업구조조정촉진법상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부실징후기업에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관리절차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</w:p>
    <w:p w14:paraId="1DA53740" w14:textId="77777777" w:rsidR="00F10A7E" w:rsidRDefault="008D394E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천재지변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정부당국의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불가항력적인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운영이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불가능해지거나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불법화되는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</w:p>
    <w:p w14:paraId="66455828" w14:textId="77777777" w:rsidR="00F10A7E" w:rsidRDefault="008D394E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거래종결이</w:t>
      </w:r>
      <w:r>
        <w:rPr>
          <w:rFonts w:ascii="Times New Roman"/>
          <w:sz w:val="22"/>
          <w:szCs w:val="23"/>
        </w:rPr>
        <w:t xml:space="preserve"> 2025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[*]</w:t>
      </w:r>
      <w:r>
        <w:rPr>
          <w:rFonts w:ascii="Times New Roman" w:hint="eastAsia"/>
          <w:sz w:val="22"/>
          <w:szCs w:val="23"/>
        </w:rPr>
        <w:t>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[*]</w:t>
      </w:r>
      <w:r>
        <w:rPr>
          <w:rFonts w:ascii="Times New Roman" w:hint="eastAsia"/>
          <w:sz w:val="22"/>
          <w:szCs w:val="23"/>
        </w:rPr>
        <w:t>일</w:t>
      </w:r>
      <w:r>
        <w:rPr>
          <w:rFonts w:ascii="Times New Roman"/>
          <w:sz w:val="22"/>
          <w:szCs w:val="23"/>
        </w:rPr>
        <w:t>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이루어지지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귀책사유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</w:p>
    <w:p w14:paraId="0D53E26E" w14:textId="77777777" w:rsidR="00F10A7E" w:rsidRDefault="008D394E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못하여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불가능해지는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. </w:t>
      </w:r>
    </w:p>
    <w:p w14:paraId="66225F04" w14:textId="77777777" w:rsidR="00F10A7E" w:rsidRDefault="008D394E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5</w:t>
      </w:r>
      <w:r>
        <w:rPr>
          <w:rFonts w:ascii="Times New Roman" w:hint="eastAsia"/>
          <w:sz w:val="22"/>
          <w:szCs w:val="23"/>
        </w:rPr>
        <w:t>조에서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거래종결의무의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선행조건이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충족되거나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포기되었음에도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불구하고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자신의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이행하지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상대방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의하여</w:t>
      </w:r>
      <w:r>
        <w:rPr>
          <w:rFonts w:ascii="Times New Roman" w:hint="eastAsia"/>
          <w:sz w:val="22"/>
          <w:szCs w:val="23"/>
        </w:rPr>
        <w:t>.</w:t>
      </w:r>
    </w:p>
    <w:p w14:paraId="4FA3FA1D" w14:textId="77777777" w:rsidR="00F10A7E" w:rsidRDefault="008D394E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proofErr w:type="spellStart"/>
      <w:r>
        <w:rPr>
          <w:rFonts w:ascii="Times New Roman" w:hint="eastAsia"/>
          <w:sz w:val="22"/>
          <w:szCs w:val="23"/>
        </w:rPr>
        <w:t>대상회사등에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부정적인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영향이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의하여</w:t>
      </w:r>
      <w:r>
        <w:rPr>
          <w:rFonts w:ascii="Times New Roman" w:hint="eastAsia"/>
          <w:sz w:val="22"/>
          <w:szCs w:val="23"/>
        </w:rPr>
        <w:t>.</w:t>
      </w:r>
    </w:p>
    <w:p w14:paraId="60BF0652" w14:textId="77777777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</w:rPr>
        <w:lastRenderedPageBreak/>
        <w:tab/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후에는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여하한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당사자들이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언제나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별도의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즉시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명확히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부언하면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공동으로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매도인만이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1B626530" w14:textId="77777777" w:rsidR="00F10A7E" w:rsidRDefault="008D394E">
      <w:pPr>
        <w:numPr>
          <w:ilvl w:val="0"/>
          <w:numId w:val="30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해제의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효과</w:t>
      </w:r>
      <w:r>
        <w:rPr>
          <w:rFonts w:ascii="Times New Roman"/>
          <w:sz w:val="22"/>
          <w:szCs w:val="23"/>
          <w:u w:val="single"/>
        </w:rPr>
        <w:t>.</w:t>
      </w:r>
    </w:p>
    <w:p w14:paraId="28D09D68" w14:textId="77777777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9.1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9.2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효력을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상실한다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8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12</w:t>
      </w:r>
      <w:r>
        <w:rPr>
          <w:rFonts w:ascii="Times New Roman"/>
          <w:sz w:val="22"/>
          <w:szCs w:val="23"/>
        </w:rPr>
        <w:t>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종료되는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효력을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유지한다</w:t>
      </w:r>
      <w:r>
        <w:rPr>
          <w:rFonts w:ascii="Times New Roman"/>
          <w:sz w:val="22"/>
          <w:szCs w:val="23"/>
        </w:rPr>
        <w:t xml:space="preserve">. </w:t>
      </w:r>
      <w:bookmarkStart w:id="239" w:name="_DV_M216"/>
      <w:bookmarkEnd w:id="239"/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책임에는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bookmarkStart w:id="240" w:name="_DV_M220"/>
      <w:bookmarkEnd w:id="240"/>
    </w:p>
    <w:p w14:paraId="663376BF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241" w:name="_DV_M214"/>
      <w:bookmarkStart w:id="242" w:name="_Toc497385807"/>
      <w:bookmarkEnd w:id="241"/>
      <w:r>
        <w:rPr>
          <w:rFonts w:eastAsia="바탕"/>
          <w:sz w:val="22"/>
          <w:szCs w:val="22"/>
        </w:rPr>
        <w:t>비밀유지</w:t>
      </w:r>
      <w:bookmarkEnd w:id="242"/>
      <w:r>
        <w:rPr>
          <w:rFonts w:eastAsia="바탕"/>
          <w:sz w:val="22"/>
          <w:szCs w:val="22"/>
        </w:rPr>
        <w:t xml:space="preserve"> </w:t>
      </w:r>
    </w:p>
    <w:p w14:paraId="5F5F60AA" w14:textId="77777777" w:rsidR="00F10A7E" w:rsidRDefault="008D394E">
      <w:pPr>
        <w:pStyle w:val="af9"/>
        <w:numPr>
          <w:ilvl w:val="1"/>
          <w:numId w:val="41"/>
        </w:numPr>
        <w:topLinePunct/>
        <w:autoSpaceDE w:val="0"/>
        <w:autoSpaceDN w:val="0"/>
        <w:spacing w:before="360" w:after="240" w:line="360" w:lineRule="auto"/>
        <w:ind w:leftChars="0" w:left="794" w:hanging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누설하지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공공연히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알려져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독립된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경제적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상당한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노력에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생산방법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판매방법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밖에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영업활동에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유용한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기술상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말한다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누설하지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된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에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누설하지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아니함</w:t>
      </w:r>
      <w:r>
        <w:rPr>
          <w:rFonts w:ascii="Times New Roman"/>
          <w:sz w:val="22"/>
          <w:szCs w:val="22"/>
        </w:rPr>
        <w:t xml:space="preserve">).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당사자들의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비밀유지의무는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자료에는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적용되지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 w14:paraId="690C4D72" w14:textId="77777777" w:rsidR="00F10A7E" w:rsidRDefault="008D394E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비밀유지의무를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 w:hint="eastAsia"/>
          <w:sz w:val="22"/>
          <w:szCs w:val="23"/>
        </w:rPr>
        <w:t>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관계없이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알게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lastRenderedPageBreak/>
        <w:t>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정보</w:t>
      </w:r>
    </w:p>
    <w:p w14:paraId="1803F9A4" w14:textId="77777777" w:rsidR="00F10A7E" w:rsidRDefault="008D394E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비밀유지의무를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알게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</w:p>
    <w:p w14:paraId="6B8CB947" w14:textId="77777777" w:rsidR="00F10A7E" w:rsidRDefault="008D394E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참조하지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독자적으로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</w:p>
    <w:p w14:paraId="10ACDB8C" w14:textId="77777777" w:rsidR="00F10A7E" w:rsidRDefault="008D394E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감독기관에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공개하기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당사자는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(x)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제기하거나</w:t>
      </w:r>
      <w:r>
        <w:rPr>
          <w:rFonts w:ascii="Times New Roman"/>
          <w:sz w:val="22"/>
          <w:szCs w:val="23"/>
        </w:rPr>
        <w:t xml:space="preserve">, (y) </w:t>
      </w:r>
      <w:r>
        <w:rPr>
          <w:rFonts w:ascii="Times New Roman"/>
          <w:sz w:val="22"/>
          <w:szCs w:val="23"/>
        </w:rPr>
        <w:t>공개의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내용에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있도록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즉시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내에서만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공개해야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526F3BFC" w14:textId="17A15602" w:rsidR="00F10A7E" w:rsidRDefault="008D394E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얻기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적절한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임원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직원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특수관계인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대리인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자문인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주주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공동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투자자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인수금융의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대출기관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채권자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이해관계인에게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목적상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  <w:del w:id="243" w:author="Yulchon" w:date="2025-06-18T18:37:00Z" w16du:dateUtc="2025-06-18T09:37:00Z">
        <w:r w:rsidR="00456D6D">
          <w:rPr>
            <w:rFonts w:ascii="Times New Roman" w:hint="eastAsia"/>
            <w:sz w:val="22"/>
            <w:szCs w:val="23"/>
          </w:rPr>
          <w:delText xml:space="preserve"> </w:delText>
        </w:r>
      </w:del>
    </w:p>
    <w:p w14:paraId="105D203F" w14:textId="77777777" w:rsidR="00F10A7E" w:rsidRDefault="008D394E">
      <w:pPr>
        <w:pStyle w:val="af9"/>
        <w:numPr>
          <w:ilvl w:val="1"/>
          <w:numId w:val="41"/>
        </w:numPr>
        <w:topLinePunct/>
        <w:autoSpaceDE w:val="0"/>
        <w:autoSpaceDN w:val="0"/>
        <w:spacing w:before="360" w:after="240" w:line="360" w:lineRule="auto"/>
        <w:ind w:leftChars="0" w:left="794" w:hanging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여하한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사유로든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소멸되는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받은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비밀자료를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반환하거나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얻어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폐기하여야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비밀자료의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수령을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통보하였음에도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정당한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응하지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[1]</w:t>
      </w:r>
      <w:r>
        <w:rPr>
          <w:rFonts w:ascii="Times New Roman"/>
          <w:sz w:val="22"/>
          <w:szCs w:val="22"/>
        </w:rPr>
        <w:t>개월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수령을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적정하다고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비밀자료를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폐기할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>.</w:t>
      </w:r>
    </w:p>
    <w:p w14:paraId="5FAAC15D" w14:textId="77777777" w:rsidR="00F10A7E" w:rsidRDefault="008D394E">
      <w:pPr>
        <w:pStyle w:val="af9"/>
        <w:numPr>
          <w:ilvl w:val="1"/>
          <w:numId w:val="41"/>
        </w:numPr>
        <w:topLinePunct/>
        <w:autoSpaceDE w:val="0"/>
        <w:autoSpaceDN w:val="0"/>
        <w:spacing w:before="360" w:after="240" w:line="360" w:lineRule="auto"/>
        <w:ind w:leftChars="0" w:left="794" w:hanging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비밀유지의무는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당사자의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합의로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종료되는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소멸하는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[2]</w:t>
      </w:r>
      <w:r>
        <w:rPr>
          <w:rFonts w:ascii="Times New Roman"/>
          <w:sz w:val="22"/>
          <w:szCs w:val="22"/>
        </w:rPr>
        <w:t>년간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유효하다</w:t>
      </w:r>
      <w:r>
        <w:rPr>
          <w:rFonts w:ascii="Times New Roman"/>
          <w:sz w:val="22"/>
          <w:szCs w:val="22"/>
        </w:rPr>
        <w:t>.</w:t>
      </w:r>
    </w:p>
    <w:p w14:paraId="34C8FAA2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244" w:name="_Toc497385808"/>
      <w:r>
        <w:rPr>
          <w:rFonts w:eastAsia="바탕"/>
          <w:sz w:val="22"/>
          <w:szCs w:val="22"/>
        </w:rPr>
        <w:t>통지</w:t>
      </w:r>
      <w:r>
        <w:rPr>
          <w:rFonts w:eastAsia="바탕"/>
          <w:sz w:val="22"/>
          <w:szCs w:val="22"/>
        </w:rPr>
        <w:t xml:space="preserve"> </w:t>
      </w:r>
    </w:p>
    <w:p w14:paraId="1D43D745" w14:textId="77777777" w:rsidR="00F10A7E" w:rsidRDefault="008D394E">
      <w:p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lastRenderedPageBreak/>
        <w:t>당사자들이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달리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제외하고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인편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등기우편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배달증명우편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국제적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인지도가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상업서류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송달회사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전자우편을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이루어져야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단</w:t>
      </w:r>
      <w:r>
        <w:rPr>
          <w:rFonts w:ascii="Times New Roman"/>
          <w:sz w:val="22"/>
          <w:szCs w:val="23"/>
        </w:rPr>
        <w:t>,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연락처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주소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방법에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간주하며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전자우편에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의사표시는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수신인이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전자우편에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본다</w:t>
      </w:r>
      <w:r>
        <w:rPr>
          <w:rFonts w:ascii="Times New Roman"/>
          <w:sz w:val="22"/>
          <w:szCs w:val="23"/>
        </w:rPr>
        <w:t xml:space="preserve">. </w:t>
      </w:r>
    </w:p>
    <w:p w14:paraId="4EA6314E" w14:textId="77777777" w:rsidR="00F10A7E" w:rsidRDefault="008D394E">
      <w:pPr>
        <w:topLinePunct/>
        <w:autoSpaceDE w:val="0"/>
        <w:autoSpaceDN w:val="0"/>
        <w:spacing w:before="0" w:after="120" w:line="360" w:lineRule="auto"/>
        <w:ind w:firstLineChars="100" w:firstLine="220"/>
        <w:rPr>
          <w:rFonts w:ascii="Times New Roman"/>
          <w:sz w:val="22"/>
          <w:u w:val="single"/>
        </w:rPr>
      </w:pPr>
      <w:bookmarkStart w:id="245" w:name="_Hlk495604282"/>
      <w:r>
        <w:rPr>
          <w:rFonts w:ascii="Times New Roman"/>
          <w:sz w:val="22"/>
          <w:u w:val="single"/>
        </w:rPr>
        <w:t>매도인</w:t>
      </w:r>
      <w:r>
        <w:rPr>
          <w:rFonts w:ascii="Times New Roman" w:hint="eastAsia"/>
          <w:sz w:val="22"/>
          <w:u w:val="single"/>
        </w:rPr>
        <w:t>들</w:t>
      </w:r>
      <w:r>
        <w:rPr>
          <w:rFonts w:ascii="Times New Roman"/>
          <w:sz w:val="22"/>
          <w:u w:val="single"/>
        </w:rPr>
        <w:t>에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대한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통지</w:t>
      </w:r>
      <w:r>
        <w:rPr>
          <w:rFonts w:ascii="Times New Roman"/>
          <w:sz w:val="22"/>
          <w:u w:val="single"/>
        </w:rPr>
        <w:t xml:space="preserve"> – </w:t>
      </w:r>
      <w:r>
        <w:rPr>
          <w:rFonts w:ascii="Times New Roman"/>
          <w:sz w:val="22"/>
          <w:u w:val="single"/>
        </w:rPr>
        <w:t>대표매도인</w:t>
      </w:r>
      <w:r>
        <w:rPr>
          <w:rFonts w:ascii="Times New Roman" w:hint="eastAsia"/>
          <w:sz w:val="22"/>
          <w:u w:val="single"/>
        </w:rPr>
        <w:t>1</w:t>
      </w:r>
    </w:p>
    <w:p w14:paraId="58BE62DD" w14:textId="77777777" w:rsidR="00F10A7E" w:rsidRDefault="008D394E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강상도</w:t>
      </w:r>
      <w:r>
        <w:rPr>
          <w:rFonts w:ascii="Times New Roman"/>
          <w:sz w:val="22"/>
        </w:rPr>
        <w:t xml:space="preserve"> (</w:t>
      </w:r>
      <w:r>
        <w:rPr>
          <w:rFonts w:ascii="Times New Roman"/>
          <w:sz w:val="22"/>
        </w:rPr>
        <w:t>생년월일</w:t>
      </w:r>
      <w:r>
        <w:rPr>
          <w:rFonts w:ascii="Times New Roman"/>
          <w:sz w:val="22"/>
        </w:rPr>
        <w:t>: 1977. 9. 16.)</w:t>
      </w:r>
    </w:p>
    <w:p w14:paraId="1AE396D9" w14:textId="77777777" w:rsidR="00F10A7E" w:rsidRDefault="008D394E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주소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/>
          <w:sz w:val="22"/>
          <w:highlight w:val="yellow"/>
        </w:rPr>
        <w:t>*]</w:t>
      </w:r>
    </w:p>
    <w:p w14:paraId="281EBF27" w14:textId="77777777" w:rsidR="00F10A7E" w:rsidRDefault="008D394E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전화</w:t>
      </w:r>
      <w:r>
        <w:rPr>
          <w:rFonts w:ascii="Times New Roman" w:hint="eastAsia"/>
          <w:sz w:val="22"/>
        </w:rPr>
        <w:t>: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/>
          <w:sz w:val="22"/>
          <w:highlight w:val="yellow"/>
        </w:rPr>
        <w:t>*]</w:t>
      </w:r>
    </w:p>
    <w:p w14:paraId="3E97F71C" w14:textId="77777777" w:rsidR="00F10A7E" w:rsidRDefault="008D394E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전자우편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/>
          <w:sz w:val="22"/>
          <w:highlight w:val="yellow"/>
        </w:rPr>
        <w:t>*]</w:t>
      </w:r>
    </w:p>
    <w:p w14:paraId="66EFD2FF" w14:textId="77777777" w:rsidR="00F10A7E" w:rsidRDefault="00F10A7E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</w:p>
    <w:bookmarkEnd w:id="245"/>
    <w:p w14:paraId="197E7B12" w14:textId="77777777" w:rsidR="00F10A7E" w:rsidRDefault="008D394E">
      <w:pPr>
        <w:topLinePunct/>
        <w:autoSpaceDE w:val="0"/>
        <w:autoSpaceDN w:val="0"/>
        <w:spacing w:before="0" w:after="120" w:line="360" w:lineRule="auto"/>
        <w:ind w:firstLineChars="100" w:firstLine="220"/>
        <w:rPr>
          <w:rFonts w:ascii="Times New Roman"/>
          <w:sz w:val="22"/>
          <w:u w:val="single"/>
        </w:rPr>
      </w:pPr>
      <w:r>
        <w:rPr>
          <w:rFonts w:ascii="Times New Roman"/>
          <w:sz w:val="22"/>
          <w:u w:val="single"/>
        </w:rPr>
        <w:t>매수인에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대한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통지</w:t>
      </w:r>
    </w:p>
    <w:p w14:paraId="244433BD" w14:textId="77777777" w:rsidR="00F10A7E" w:rsidRDefault="008D394E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유한회사</w:t>
      </w:r>
      <w:r>
        <w:rPr>
          <w:rFonts w:ascii="Times New Roman" w:hint="eastAsia"/>
          <w:sz w:val="22"/>
        </w:rPr>
        <w:t xml:space="preserve"> Phoenix (</w:t>
      </w:r>
      <w:r>
        <w:rPr>
          <w:rFonts w:ascii="Times New Roman" w:hint="eastAsia"/>
          <w:sz w:val="22"/>
        </w:rPr>
        <w:t>가칭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설립예정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투자목적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회사</w:t>
      </w:r>
      <w:r>
        <w:rPr>
          <w:rFonts w:ascii="Times New Roman" w:hint="eastAsia"/>
          <w:sz w:val="22"/>
        </w:rPr>
        <w:t>)</w:t>
      </w:r>
    </w:p>
    <w:p w14:paraId="67819719" w14:textId="77777777" w:rsidR="00F10A7E" w:rsidRDefault="008D394E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주소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  <w:highlight w:val="yellow"/>
        </w:rPr>
        <w:t>서울시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  <w:highlight w:val="yellow"/>
        </w:rPr>
        <w:t>강남구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  <w:highlight w:val="yellow"/>
        </w:rPr>
        <w:t>테헤란로</w:t>
      </w:r>
      <w:r>
        <w:rPr>
          <w:rFonts w:ascii="Times New Roman" w:hint="eastAsia"/>
          <w:sz w:val="22"/>
        </w:rPr>
        <w:t xml:space="preserve"> 326, 15</w:t>
      </w:r>
      <w:r>
        <w:rPr>
          <w:rFonts w:ascii="Times New Roman" w:hint="eastAsia"/>
          <w:sz w:val="22"/>
          <w:highlight w:val="yellow"/>
        </w:rPr>
        <w:t>층</w:t>
      </w:r>
    </w:p>
    <w:p w14:paraId="718E982F" w14:textId="77777777" w:rsidR="00F10A7E" w:rsidRDefault="008D394E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담당자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  <w:highlight w:val="yellow"/>
        </w:rPr>
        <w:t>류준하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  <w:highlight w:val="yellow"/>
        </w:rPr>
        <w:t>이사</w:t>
      </w:r>
    </w:p>
    <w:p w14:paraId="067137D1" w14:textId="77777777" w:rsidR="00F10A7E" w:rsidRDefault="008D394E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전화</w:t>
      </w:r>
      <w:r>
        <w:rPr>
          <w:rFonts w:ascii="Times New Roman" w:hint="eastAsia"/>
          <w:sz w:val="22"/>
        </w:rPr>
        <w:t>: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010-712-4757</w:t>
      </w:r>
    </w:p>
    <w:p w14:paraId="40770067" w14:textId="77777777" w:rsidR="00F10A7E" w:rsidRDefault="008D394E">
      <w:pPr>
        <w:topLinePunct/>
        <w:autoSpaceDE w:val="0"/>
        <w:autoSpaceDN w:val="0"/>
        <w:spacing w:before="0" w:after="288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전자우편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</w:rPr>
        <w:t>blessyoo@bnwinv.com</w:t>
      </w:r>
    </w:p>
    <w:p w14:paraId="30574117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기타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</w:t>
      </w:r>
      <w:bookmarkEnd w:id="244"/>
    </w:p>
    <w:p w14:paraId="1E68E8BF" w14:textId="6563EB19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bookmarkStart w:id="246" w:name="_DV_M224"/>
      <w:bookmarkStart w:id="247" w:name="_DV_M226"/>
      <w:bookmarkEnd w:id="246"/>
      <w:bookmarkEnd w:id="247"/>
      <w:proofErr w:type="spellStart"/>
      <w:r>
        <w:rPr>
          <w:rFonts w:ascii="Times New Roman"/>
          <w:sz w:val="22"/>
          <w:szCs w:val="22"/>
          <w:u w:val="single"/>
        </w:rPr>
        <w:t>대표매도인</w:t>
      </w:r>
      <w:r>
        <w:rPr>
          <w:rFonts w:ascii="Times New Roman" w:hint="eastAsia"/>
          <w:sz w:val="22"/>
          <w:szCs w:val="22"/>
          <w:u w:val="single"/>
        </w:rPr>
        <w:t>등</w:t>
      </w:r>
      <w:r>
        <w:rPr>
          <w:rFonts w:ascii="Times New Roman"/>
          <w:sz w:val="22"/>
          <w:szCs w:val="22"/>
          <w:u w:val="single"/>
        </w:rPr>
        <w:t>의</w:t>
      </w:r>
      <w:proofErr w:type="spellEnd"/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연대책임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확약사항의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손해배상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연대하지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개별적으로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등</w:t>
      </w:r>
      <w:r>
        <w:rPr>
          <w:rFonts w:ascii="Times New Roman"/>
          <w:sz w:val="22"/>
        </w:rPr>
        <w:t>은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확약사항의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이행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손해배상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책임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등에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매수인에게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연대하여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책임을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부담하며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기타</w:t>
      </w:r>
      <w:r>
        <w:rPr>
          <w:rFonts w:ascii="Times New Roman"/>
          <w:sz w:val="22"/>
        </w:rPr>
        <w:t>매도인</w:t>
      </w:r>
      <w:r>
        <w:rPr>
          <w:rFonts w:ascii="Times New Roman" w:hint="eastAsia"/>
          <w:sz w:val="22"/>
        </w:rPr>
        <w:t>들</w:t>
      </w:r>
      <w:r>
        <w:rPr>
          <w:rFonts w:ascii="Times New Roman"/>
          <w:sz w:val="22"/>
        </w:rPr>
        <w:t>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모든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의무와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책임을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해당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연대하여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부담한다</w:t>
      </w:r>
      <w:r>
        <w:rPr>
          <w:rFonts w:ascii="Times New Roman"/>
          <w:sz w:val="22"/>
        </w:rPr>
        <w:t>.</w:t>
      </w:r>
    </w:p>
    <w:p w14:paraId="39B5B59D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각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매도인의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개별의무이행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</w:t>
      </w:r>
      <w:r>
        <w:rPr>
          <w:rFonts w:ascii="Times New Roman"/>
          <w:sz w:val="22"/>
          <w:szCs w:val="22"/>
        </w:rPr>
        <w:lastRenderedPageBreak/>
        <w:t>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이유로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거부할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</w:p>
    <w:p w14:paraId="0B0513CB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완전한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합의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최종적이고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구성하며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상실한다</w:t>
      </w:r>
      <w:r>
        <w:rPr>
          <w:rFonts w:ascii="Times New Roman"/>
          <w:sz w:val="22"/>
          <w:szCs w:val="22"/>
        </w:rPr>
        <w:t>.</w:t>
      </w:r>
    </w:p>
    <w:p w14:paraId="5CD4F85C" w14:textId="3079A841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양도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승계인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</w:t>
      </w:r>
      <w:r>
        <w:rPr>
          <w:rFonts w:ascii="Times New Roman"/>
          <w:sz w:val="22"/>
          <w:szCs w:val="22"/>
        </w:rPr>
        <w:t>·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양도하거나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  <w:del w:id="248" w:author="Yulchon" w:date="2025-06-18T18:37:00Z" w16du:dateUtc="2025-06-18T09:37:00Z">
        <w:r w:rsidR="00E042C0">
          <w:rPr>
            <w:rFonts w:ascii="Times New Roman"/>
            <w:sz w:val="22"/>
            <w:szCs w:val="22"/>
            <w:highlight w:val="yellow"/>
          </w:rPr>
          <w:delText>[</w:delText>
        </w:r>
      </w:del>
      <w:r w:rsidRPr="00C006CE">
        <w:rPr>
          <w:rFonts w:ascii="Times New Roman" w:hint="eastAsia"/>
          <w:sz w:val="22"/>
          <w:rPrChange w:id="249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다만</w:t>
      </w:r>
      <w:r w:rsidRPr="00C006CE">
        <w:rPr>
          <w:rFonts w:ascii="Times New Roman"/>
          <w:sz w:val="22"/>
          <w:rPrChange w:id="250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, </w:t>
      </w:r>
      <w:r w:rsidRPr="00C006CE">
        <w:rPr>
          <w:rFonts w:ascii="Times New Roman" w:hint="eastAsia"/>
          <w:sz w:val="22"/>
          <w:rPrChange w:id="251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매수인은</w:t>
      </w:r>
      <w:r w:rsidRPr="00C006CE">
        <w:rPr>
          <w:rFonts w:ascii="Times New Roman"/>
          <w:sz w:val="22"/>
          <w:rPrChange w:id="252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253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매도인들에게</w:t>
      </w:r>
      <w:r w:rsidRPr="00C006CE">
        <w:rPr>
          <w:rFonts w:ascii="Times New Roman"/>
          <w:sz w:val="22"/>
          <w:rPrChange w:id="254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255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사전에</w:t>
      </w:r>
      <w:r w:rsidRPr="00C006CE">
        <w:rPr>
          <w:rFonts w:ascii="Times New Roman"/>
          <w:sz w:val="22"/>
          <w:rPrChange w:id="256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257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통지함으로써</w:t>
      </w:r>
      <w:r w:rsidRPr="00C006CE">
        <w:rPr>
          <w:rFonts w:ascii="Times New Roman"/>
          <w:sz w:val="22"/>
          <w:rPrChange w:id="258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259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본</w:t>
      </w:r>
      <w:r w:rsidRPr="00C006CE">
        <w:rPr>
          <w:rFonts w:ascii="Times New Roman"/>
          <w:sz w:val="22"/>
          <w:rPrChange w:id="260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261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계약상</w:t>
      </w:r>
      <w:r w:rsidRPr="00C006CE">
        <w:rPr>
          <w:rFonts w:ascii="Times New Roman"/>
          <w:sz w:val="22"/>
          <w:rPrChange w:id="262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263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매수인의</w:t>
      </w:r>
      <w:r w:rsidRPr="00C006CE">
        <w:rPr>
          <w:rFonts w:ascii="Times New Roman"/>
          <w:sz w:val="22"/>
          <w:rPrChange w:id="264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265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지위를</w:t>
      </w:r>
      <w:r w:rsidRPr="00C006CE">
        <w:rPr>
          <w:rFonts w:ascii="Times New Roman"/>
          <w:sz w:val="22"/>
          <w:rPrChange w:id="266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267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매수인이</w:t>
      </w:r>
      <w:r w:rsidRPr="00C006CE">
        <w:rPr>
          <w:rFonts w:ascii="Times New Roman"/>
          <w:sz w:val="22"/>
          <w:rPrChange w:id="268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269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업무집행사원으로</w:t>
      </w:r>
      <w:r w:rsidRPr="00C006CE">
        <w:rPr>
          <w:rFonts w:ascii="Times New Roman"/>
          <w:sz w:val="22"/>
          <w:rPrChange w:id="270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271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참여하는</w:t>
      </w:r>
      <w:r w:rsidRPr="00C006CE">
        <w:rPr>
          <w:rFonts w:ascii="Times New Roman"/>
          <w:sz w:val="22"/>
          <w:rPrChange w:id="272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273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자본시장과</w:t>
      </w:r>
      <w:r w:rsidRPr="00C006CE">
        <w:rPr>
          <w:rFonts w:ascii="Times New Roman"/>
          <w:sz w:val="22"/>
          <w:rPrChange w:id="274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275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금융투자업에</w:t>
      </w:r>
      <w:r w:rsidRPr="00C006CE">
        <w:rPr>
          <w:rFonts w:ascii="Times New Roman"/>
          <w:sz w:val="22"/>
          <w:rPrChange w:id="276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277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관한</w:t>
      </w:r>
      <w:r w:rsidRPr="00C006CE">
        <w:rPr>
          <w:rFonts w:ascii="Times New Roman"/>
          <w:sz w:val="22"/>
          <w:rPrChange w:id="278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279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법률에</w:t>
      </w:r>
      <w:r w:rsidRPr="00C006CE">
        <w:rPr>
          <w:rFonts w:ascii="Times New Roman"/>
          <w:sz w:val="22"/>
          <w:rPrChange w:id="280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281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따른</w:t>
      </w:r>
      <w:r w:rsidRPr="00C006CE">
        <w:rPr>
          <w:rFonts w:ascii="Times New Roman"/>
          <w:sz w:val="22"/>
          <w:rPrChange w:id="282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283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기관전용</w:t>
      </w:r>
      <w:r w:rsidRPr="00C006CE">
        <w:rPr>
          <w:rFonts w:ascii="Times New Roman"/>
          <w:sz w:val="22"/>
          <w:rPrChange w:id="284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285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사모집합투자기구</w:t>
      </w:r>
      <w:r w:rsidRPr="00C006CE">
        <w:rPr>
          <w:rFonts w:ascii="Times New Roman"/>
          <w:sz w:val="22"/>
          <w:rPrChange w:id="286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>(</w:t>
      </w:r>
      <w:r w:rsidRPr="00C006CE">
        <w:rPr>
          <w:rFonts w:ascii="Times New Roman" w:hint="eastAsia"/>
          <w:sz w:val="22"/>
          <w:rPrChange w:id="287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이하</w:t>
      </w:r>
      <w:r w:rsidRPr="00C006CE">
        <w:rPr>
          <w:rFonts w:ascii="Times New Roman"/>
          <w:sz w:val="22"/>
          <w:rPrChange w:id="288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“</w:t>
      </w:r>
      <w:r w:rsidRPr="00C006CE">
        <w:rPr>
          <w:rFonts w:ascii="Times New Roman" w:hint="eastAsia"/>
          <w:b/>
          <w:sz w:val="22"/>
          <w:u w:val="single"/>
          <w:rPrChange w:id="289" w:author="Yulchon" w:date="2025-06-18T18:37:00Z" w16du:dateUtc="2025-06-18T09:37:00Z">
            <w:rPr>
              <w:rFonts w:ascii="Times New Roman" w:hint="eastAsia"/>
              <w:b/>
              <w:sz w:val="22"/>
              <w:highlight w:val="yellow"/>
              <w:u w:val="single"/>
            </w:rPr>
          </w:rPrChange>
        </w:rPr>
        <w:t>본건</w:t>
      </w:r>
      <w:r w:rsidRPr="00C006CE">
        <w:rPr>
          <w:rFonts w:ascii="Times New Roman"/>
          <w:b/>
          <w:sz w:val="22"/>
          <w:u w:val="single"/>
          <w:rPrChange w:id="290" w:author="Yulchon" w:date="2025-06-18T18:37:00Z" w16du:dateUtc="2025-06-18T09:37:00Z">
            <w:rPr>
              <w:rFonts w:ascii="Times New Roman"/>
              <w:b/>
              <w:sz w:val="22"/>
              <w:highlight w:val="yellow"/>
              <w:u w:val="single"/>
            </w:rPr>
          </w:rPrChange>
        </w:rPr>
        <w:t xml:space="preserve"> PEF</w:t>
      </w:r>
      <w:r w:rsidRPr="00C006CE">
        <w:rPr>
          <w:rFonts w:ascii="Times New Roman"/>
          <w:sz w:val="22"/>
          <w:rPrChange w:id="291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>”)</w:t>
      </w:r>
      <w:r w:rsidRPr="00C006CE">
        <w:rPr>
          <w:rFonts w:ascii="Times New Roman" w:hint="eastAsia"/>
          <w:sz w:val="22"/>
          <w:rPrChange w:id="292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나</w:t>
      </w:r>
      <w:r w:rsidRPr="00C006CE">
        <w:rPr>
          <w:rFonts w:ascii="Times New Roman"/>
          <w:sz w:val="22"/>
          <w:rPrChange w:id="293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294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본건</w:t>
      </w:r>
      <w:r w:rsidRPr="00C006CE">
        <w:rPr>
          <w:rFonts w:ascii="Times New Roman"/>
          <w:sz w:val="22"/>
          <w:rPrChange w:id="295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PEF</w:t>
      </w:r>
      <w:r w:rsidRPr="00C006CE">
        <w:rPr>
          <w:rFonts w:ascii="Times New Roman" w:hint="eastAsia"/>
          <w:sz w:val="22"/>
          <w:rPrChange w:id="296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가</w:t>
      </w:r>
      <w:r w:rsidRPr="00C006CE">
        <w:rPr>
          <w:rFonts w:ascii="Times New Roman"/>
          <w:sz w:val="22"/>
          <w:rPrChange w:id="297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298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주주</w:t>
      </w:r>
      <w:r w:rsidRPr="00C006CE">
        <w:rPr>
          <w:rFonts w:ascii="Times New Roman"/>
          <w:sz w:val="22"/>
          <w:rPrChange w:id="299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300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또는</w:t>
      </w:r>
      <w:r w:rsidRPr="00C006CE">
        <w:rPr>
          <w:rFonts w:ascii="Times New Roman"/>
          <w:sz w:val="22"/>
          <w:rPrChange w:id="301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302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사원으로</w:t>
      </w:r>
      <w:r w:rsidRPr="00C006CE">
        <w:rPr>
          <w:rFonts w:ascii="Times New Roman"/>
          <w:sz w:val="22"/>
          <w:rPrChange w:id="303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304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참여하는</w:t>
      </w:r>
      <w:r w:rsidRPr="00C006CE">
        <w:rPr>
          <w:rFonts w:ascii="Times New Roman"/>
          <w:sz w:val="22"/>
          <w:rPrChange w:id="305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306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투자목적회사에게</w:t>
      </w:r>
      <w:r w:rsidRPr="00C006CE">
        <w:rPr>
          <w:rFonts w:ascii="Times New Roman"/>
          <w:sz w:val="22"/>
          <w:rPrChange w:id="307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308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양도하거나</w:t>
      </w:r>
      <w:r w:rsidRPr="00C006CE">
        <w:rPr>
          <w:rFonts w:ascii="Times New Roman"/>
          <w:sz w:val="22"/>
          <w:rPrChange w:id="309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310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이전할</w:t>
      </w:r>
      <w:r w:rsidRPr="00C006CE">
        <w:rPr>
          <w:rFonts w:ascii="Times New Roman"/>
          <w:sz w:val="22"/>
          <w:rPrChange w:id="311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312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수</w:t>
      </w:r>
      <w:r w:rsidRPr="00C006CE">
        <w:rPr>
          <w:rFonts w:ascii="Times New Roman"/>
          <w:sz w:val="22"/>
          <w:rPrChange w:id="313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t xml:space="preserve"> </w:t>
      </w:r>
      <w:r w:rsidRPr="00C006CE">
        <w:rPr>
          <w:rFonts w:ascii="Times New Roman" w:hint="eastAsia"/>
          <w:sz w:val="22"/>
          <w:rPrChange w:id="314" w:author="Yulchon" w:date="2025-06-18T18:37:00Z" w16du:dateUtc="2025-06-18T09:37:00Z">
            <w:rPr>
              <w:rFonts w:ascii="Times New Roman" w:hint="eastAsia"/>
              <w:sz w:val="22"/>
              <w:highlight w:val="yellow"/>
            </w:rPr>
          </w:rPrChange>
        </w:rPr>
        <w:t>있다</w:t>
      </w:r>
      <w:del w:id="315" w:author="Yulchon" w:date="2025-06-18T18:37:00Z" w16du:dateUtc="2025-06-18T09:37:00Z">
        <w:r w:rsidR="00E042C0">
          <w:rPr>
            <w:rFonts w:ascii="Times New Roman"/>
            <w:sz w:val="22"/>
            <w:szCs w:val="22"/>
            <w:highlight w:val="yellow"/>
          </w:rPr>
          <w:delText>.]</w:delText>
        </w:r>
      </w:del>
      <w:ins w:id="316" w:author="Yulchon" w:date="2025-06-18T18:37:00Z" w16du:dateUtc="2025-06-18T09:37:00Z">
        <w:r w:rsidRPr="00C006CE">
          <w:rPr>
            <w:rFonts w:ascii="Times New Roman"/>
            <w:sz w:val="22"/>
            <w:szCs w:val="22"/>
          </w:rPr>
          <w:t>.</w:t>
        </w:r>
      </w:ins>
    </w:p>
    <w:p w14:paraId="7148C24D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변경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포기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달리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명시된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서명한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불이행함으로써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실행하지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있더라도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포기한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간주되지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행사를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해태하거나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포기하더라도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 w14:paraId="0F52FEDC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u w:val="single"/>
        </w:rPr>
      </w:pPr>
      <w:r>
        <w:rPr>
          <w:rFonts w:ascii="Times New Roman"/>
          <w:sz w:val="22"/>
          <w:szCs w:val="22"/>
          <w:u w:val="single"/>
        </w:rPr>
        <w:t>가분성</w:t>
      </w:r>
      <w:r>
        <w:rPr>
          <w:rFonts w:ascii="Times New Roman"/>
          <w:sz w:val="22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규정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</w:rPr>
        <w:t>문장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</w:rPr>
        <w:t>문구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일부를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</w:rPr>
        <w:t>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무효이거나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위법하거나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집행이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불가능하게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경우에도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규정의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유효성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적법성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집행가능성에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주지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그리고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위법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집행불가능한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규정들은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조항의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원래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취지에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가능한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근접하면서도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위법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집행불가능하지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않은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2"/>
        </w:rPr>
        <w:t>규정으로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대체된다</w:t>
      </w:r>
      <w:r>
        <w:rPr>
          <w:rFonts w:ascii="Times New Roman"/>
          <w:sz w:val="22"/>
        </w:rPr>
        <w:t xml:space="preserve">. </w:t>
      </w:r>
    </w:p>
    <w:p w14:paraId="7E07ED33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불가항력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화재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폭풍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홍수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전쟁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천재지변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법률의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정부기관의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통제를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벗어난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준수하지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못하는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불가항력이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불가항력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상태로부터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벗어난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가능한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빨리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</w:p>
    <w:p w14:paraId="1123AEF9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lang w:val="ko-KR"/>
        </w:rPr>
      </w:pPr>
      <w:r>
        <w:rPr>
          <w:rFonts w:ascii="Times New Roman"/>
          <w:sz w:val="22"/>
          <w:szCs w:val="22"/>
          <w:u w:val="single"/>
        </w:rPr>
        <w:lastRenderedPageBreak/>
        <w:t>비용부담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부담한다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/>
          <w:sz w:val="23"/>
          <w:szCs w:val="23"/>
        </w:rPr>
        <w:t xml:space="preserve"> </w:t>
      </w:r>
    </w:p>
    <w:p w14:paraId="20FC3A3C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lang w:val="ko-KR"/>
        </w:rPr>
      </w:pPr>
      <w:r>
        <w:rPr>
          <w:rFonts w:ascii="Times New Roman"/>
          <w:sz w:val="22"/>
          <w:szCs w:val="22"/>
          <w:u w:val="single"/>
          <w:lang w:val="ko-KR"/>
        </w:rPr>
        <w:t>조세</w:t>
      </w:r>
      <w:r>
        <w:rPr>
          <w:rFonts w:ascii="Times New Roman"/>
          <w:sz w:val="22"/>
          <w:szCs w:val="22"/>
          <w:lang w:val="ko-KR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달리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법률에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부과되는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조세를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납부할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>.</w:t>
      </w:r>
    </w:p>
    <w:p w14:paraId="0752D6FC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bookmarkStart w:id="317" w:name="_DV_M260"/>
      <w:bookmarkStart w:id="318" w:name="_DV_M233"/>
      <w:bookmarkStart w:id="319" w:name="_DV_M234"/>
      <w:bookmarkStart w:id="320" w:name="_DV_M235"/>
      <w:bookmarkStart w:id="321" w:name="_DV_M236"/>
      <w:bookmarkStart w:id="322" w:name="_DV_M237"/>
      <w:bookmarkStart w:id="323" w:name="_DV_M238"/>
      <w:bookmarkStart w:id="324" w:name="_DV_M239"/>
      <w:bookmarkStart w:id="325" w:name="_DV_M240"/>
      <w:bookmarkStart w:id="326" w:name="_DV_M250"/>
      <w:bookmarkStart w:id="327" w:name="_DV_M252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r>
        <w:rPr>
          <w:rFonts w:ascii="Times New Roman"/>
          <w:sz w:val="22"/>
          <w:szCs w:val="22"/>
          <w:u w:val="single"/>
        </w:rPr>
        <w:tab/>
      </w:r>
      <w:bookmarkStart w:id="328" w:name="_DV_M254"/>
      <w:bookmarkStart w:id="329" w:name="_DV_M256"/>
      <w:bookmarkEnd w:id="328"/>
      <w:bookmarkEnd w:id="329"/>
      <w:r>
        <w:rPr>
          <w:rFonts w:ascii="Times New Roman"/>
          <w:sz w:val="22"/>
          <w:szCs w:val="22"/>
          <w:u w:val="single"/>
        </w:rPr>
        <w:t>조항의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제목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제목들은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참고용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편의용에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불과하며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 w14:paraId="100E2418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0" w:after="288" w:line="360" w:lineRule="auto"/>
        <w:ind w:left="800"/>
        <w:rPr>
          <w:rFonts w:ascii="Times New Roman"/>
          <w:sz w:val="22"/>
        </w:rPr>
      </w:pPr>
      <w:r>
        <w:rPr>
          <w:rFonts w:ascii="Times New Roman"/>
          <w:sz w:val="22"/>
          <w:szCs w:val="22"/>
          <w:u w:val="single"/>
        </w:rPr>
        <w:t>복본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수개의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복본으로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체결되며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복본은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원본으로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간주된다</w:t>
      </w:r>
      <w:r>
        <w:rPr>
          <w:rFonts w:ascii="Times New Roman"/>
          <w:sz w:val="22"/>
        </w:rPr>
        <w:t xml:space="preserve">. </w:t>
      </w:r>
    </w:p>
    <w:p w14:paraId="098B5615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준거법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분쟁해결</w:t>
      </w:r>
      <w:r>
        <w:rPr>
          <w:rFonts w:ascii="Times New Roman"/>
          <w:sz w:val="22"/>
          <w:szCs w:val="22"/>
        </w:rPr>
        <w:t>.</w:t>
      </w:r>
    </w:p>
    <w:p w14:paraId="4172214C" w14:textId="77777777" w:rsidR="00F10A7E" w:rsidRDefault="008D394E">
      <w:pPr>
        <w:numPr>
          <w:ilvl w:val="0"/>
          <w:numId w:val="5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대한민국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집행된다</w:t>
      </w:r>
      <w:r>
        <w:rPr>
          <w:rFonts w:ascii="Times New Roman"/>
          <w:sz w:val="22"/>
          <w:szCs w:val="23"/>
        </w:rPr>
        <w:t>.</w:t>
      </w:r>
    </w:p>
    <w:p w14:paraId="527426E4" w14:textId="77777777" w:rsidR="00F10A7E" w:rsidRDefault="008D394E">
      <w:pPr>
        <w:numPr>
          <w:ilvl w:val="0"/>
          <w:numId w:val="5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서울중앙지방법원을</w:t>
      </w:r>
      <w:r>
        <w:rPr>
          <w:rFonts w:ascii="Times New Roman"/>
          <w:sz w:val="22"/>
          <w:szCs w:val="23"/>
        </w:rPr>
        <w:t xml:space="preserve"> 1</w:t>
      </w:r>
      <w:r>
        <w:rPr>
          <w:rFonts w:ascii="Times New Roman"/>
          <w:sz w:val="22"/>
          <w:szCs w:val="23"/>
        </w:rPr>
        <w:t>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전속적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관할법원으로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소송절차에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의한다</w:t>
      </w:r>
      <w:r>
        <w:rPr>
          <w:rFonts w:ascii="Times New Roman"/>
          <w:sz w:val="22"/>
          <w:szCs w:val="23"/>
        </w:rPr>
        <w:t>.</w:t>
      </w:r>
    </w:p>
    <w:p w14:paraId="4D04E134" w14:textId="77777777" w:rsidR="00F10A7E" w:rsidRDefault="00F10A7E">
      <w:p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</w:p>
    <w:p w14:paraId="4F4062B4" w14:textId="77777777" w:rsidR="00F10A7E" w:rsidRDefault="008D394E">
      <w:pPr>
        <w:pStyle w:val="s0"/>
        <w:wordWrap w:val="0"/>
        <w:topLinePunct/>
        <w:snapToGrid w:val="0"/>
        <w:spacing w:line="360" w:lineRule="auto"/>
        <w:jc w:val="center"/>
        <w:rPr>
          <w:rFonts w:ascii="Times New Roman"/>
          <w:sz w:val="22"/>
        </w:rPr>
      </w:pPr>
      <w:bookmarkStart w:id="330" w:name="_DV_M258"/>
      <w:bookmarkStart w:id="331" w:name="_DV_M262"/>
      <w:bookmarkEnd w:id="330"/>
      <w:bookmarkEnd w:id="331"/>
      <w:r>
        <w:rPr>
          <w:rFonts w:ascii="Times New Roman"/>
          <w:sz w:val="22"/>
          <w:szCs w:val="22"/>
        </w:rPr>
        <w:t>[</w:t>
      </w:r>
      <w:r>
        <w:rPr>
          <w:rFonts w:ascii="Times New Roman"/>
          <w:i/>
          <w:sz w:val="22"/>
          <w:szCs w:val="22"/>
          <w:lang w:val="ko-KR"/>
        </w:rPr>
        <w:t>이하</w:t>
      </w:r>
      <w:r>
        <w:rPr>
          <w:rFonts w:ascii="Times New Roman"/>
          <w:i/>
          <w:sz w:val="22"/>
          <w:szCs w:val="22"/>
        </w:rPr>
        <w:t xml:space="preserve"> </w:t>
      </w:r>
      <w:proofErr w:type="spellStart"/>
      <w:r>
        <w:rPr>
          <w:rFonts w:ascii="Times New Roman"/>
          <w:i/>
          <w:sz w:val="22"/>
          <w:szCs w:val="22"/>
          <w:lang w:val="ko-KR"/>
        </w:rPr>
        <w:t>날인란을</w:t>
      </w:r>
      <w:proofErr w:type="spellEnd"/>
      <w:r>
        <w:rPr>
          <w:rFonts w:ascii="Times New Roman"/>
          <w:i/>
          <w:sz w:val="22"/>
          <w:szCs w:val="22"/>
        </w:rPr>
        <w:t xml:space="preserve"> </w:t>
      </w:r>
      <w:r>
        <w:rPr>
          <w:rFonts w:ascii="Times New Roman"/>
          <w:i/>
          <w:sz w:val="22"/>
          <w:szCs w:val="22"/>
          <w:lang w:val="ko-KR"/>
        </w:rPr>
        <w:t>위한</w:t>
      </w:r>
      <w:r>
        <w:rPr>
          <w:rFonts w:ascii="Times New Roman"/>
          <w:i/>
          <w:sz w:val="22"/>
          <w:szCs w:val="22"/>
        </w:rPr>
        <w:t xml:space="preserve"> </w:t>
      </w:r>
      <w:r>
        <w:rPr>
          <w:rFonts w:ascii="Times New Roman"/>
          <w:i/>
          <w:sz w:val="22"/>
          <w:szCs w:val="22"/>
          <w:lang w:val="ko-KR"/>
        </w:rPr>
        <w:t>여백임</w:t>
      </w:r>
      <w:r>
        <w:rPr>
          <w:rFonts w:ascii="Times New Roman"/>
          <w:sz w:val="22"/>
          <w:szCs w:val="22"/>
        </w:rPr>
        <w:t>]</w:t>
      </w:r>
    </w:p>
    <w:p w14:paraId="741772EC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br w:type="page"/>
      </w: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>.</w:t>
      </w:r>
    </w:p>
    <w:p w14:paraId="42A0B847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</w:p>
    <w:p w14:paraId="2ACA4F0A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/>
          <w:sz w:val="22"/>
          <w:szCs w:val="22"/>
        </w:rPr>
      </w:pPr>
    </w:p>
    <w:p w14:paraId="2E4704E8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7593FCB0" w14:textId="7937A56F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4951E5EC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65EE5D7B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강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상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도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04853438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0530F77A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2"/>
        </w:rPr>
        <w:t>1977</w:t>
      </w:r>
      <w:r>
        <w:rPr>
          <w:rFonts w:ascii="Times New Roman"/>
          <w:sz w:val="22"/>
        </w:rPr>
        <w:t>. 9. 16.</w:t>
      </w:r>
    </w:p>
    <w:p w14:paraId="4292C076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12EE511A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5BAA0AF1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257297BE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83425D9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39CB6CC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6E1D7617" w14:textId="339E3FF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7B484338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1E47A6B8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Jenn S. 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3DD39F8F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7A9D0C0F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75E496DA" w14:textId="77777777" w:rsidR="00F10A7E" w:rsidRPr="00C006C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rPrChange w:id="332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</w:pPr>
      <w:r w:rsidRPr="00C006CE">
        <w:rPr>
          <w:rFonts w:ascii="Times New Roman"/>
          <w:sz w:val="22"/>
          <w:rPrChange w:id="333" w:author="Yulchon" w:date="2025-06-18T18:37:00Z" w16du:dateUtc="2025-06-18T09:37:00Z">
            <w:rPr>
              <w:rFonts w:ascii="Times New Roman"/>
              <w:sz w:val="22"/>
              <w:highlight w:val="yellow"/>
            </w:rPr>
          </w:rPrChange>
        </w:rPr>
        <w:br w:type="page"/>
      </w:r>
    </w:p>
    <w:p w14:paraId="5D7C2FB1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003E74F1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718FAA5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4547585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072D2EA2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6B62C2FB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46DF17FC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Eun Kyoung</w:t>
      </w:r>
      <w:r>
        <w:rPr>
          <w:rFonts w:ascii="Times New Roman"/>
          <w:sz w:val="22"/>
          <w:szCs w:val="24"/>
          <w:lang w:val="en-GB"/>
        </w:rPr>
        <w:t xml:space="preserve"> 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77A801AD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03552F9B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760FF432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br w:type="page"/>
      </w:r>
    </w:p>
    <w:p w14:paraId="5D18066B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7DBB2922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025FDA2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C7FE222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7112E141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7C586F93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67BD4912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Katherine Y.</w:t>
      </w:r>
      <w:r>
        <w:rPr>
          <w:rFonts w:ascii="Times New Roman"/>
          <w:sz w:val="22"/>
          <w:szCs w:val="24"/>
          <w:lang w:val="en-GB"/>
        </w:rPr>
        <w:t xml:space="preserve"> 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63A91C51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69B03507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27EF3313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br w:type="page"/>
      </w:r>
    </w:p>
    <w:p w14:paraId="1E87181A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3FB459C3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4E4702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AAF2145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3B9C2823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70BC98E9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0E430674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Faith</w:t>
      </w:r>
      <w:r>
        <w:rPr>
          <w:rFonts w:ascii="Times New Roman"/>
          <w:sz w:val="22"/>
          <w:szCs w:val="24"/>
          <w:lang w:val="en-GB"/>
        </w:rPr>
        <w:t xml:space="preserve"> 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3C5B4185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13ED59B2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1396B4FE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17AA3803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7833865B" w14:textId="77777777" w:rsidR="00F10A7E" w:rsidRDefault="00F10A7E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6BB644E5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4A7DFE80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bookmarkStart w:id="334" w:name="_Hlk495603172"/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5E99515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AD22C1B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BF2D5CF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1E01436A" w14:textId="67FE0421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3183EB7C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2CEDD3CF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백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승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>준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3AE364EC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40A37878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5A51590D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7DD2302B" w14:textId="77777777" w:rsidR="00F10A7E" w:rsidRDefault="00F10A7E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038EE9C5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1CAADFB1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62545AD2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92D1C1B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29C0E47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27DC84CC" w14:textId="41276E4F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51DF5921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006B2AB9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권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형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>준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2A52A59E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3FA870E5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3BFFE602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6327B098" w14:textId="77777777" w:rsidR="00F10A7E" w:rsidRDefault="00F10A7E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04AE9735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38EB7384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3BBB6FB0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0B8798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01AC133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7D72B237" w14:textId="70B8AC95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342BEF60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148B1869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오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승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근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37342227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660EF9DF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6794D9B1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54705AE7" w14:textId="77777777" w:rsidR="00F10A7E" w:rsidRDefault="00F10A7E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755C3691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6DA65308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20CC4B93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87C0F02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A5899F1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241680B4" w14:textId="5ED2BC1C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0E543E2E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50E21472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노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문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혁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0C3739ED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3DB5EAC7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06FC982F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2366E5EB" w14:textId="77777777" w:rsidR="00F10A7E" w:rsidRDefault="00F10A7E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3D8F2D9B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38D566DB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6DD7A75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53B8EE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8E5BC62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0078E99A" w14:textId="481990CA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39A65EEF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3E94D430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김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영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중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6E9D00D0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1835216D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495021CC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222D68BA" w14:textId="77777777" w:rsidR="00F10A7E" w:rsidRDefault="00F10A7E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43176456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73711CFE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55722FBD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89E3C0E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972A920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0ECEE168" w14:textId="4E67D099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31AA0FC6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642BF339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유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태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환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051EB8D0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06A4B4A5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77B2D071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21F3693A" w14:textId="77777777" w:rsidR="00F10A7E" w:rsidRDefault="00F10A7E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12189863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549AB7EC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4E8ECE25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787537B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D9A810D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2B55DB17" w14:textId="2D257FF9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17C2D581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288568AB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Steve Im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210D2172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0FC8C42B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241A707A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2559BD68" w14:textId="77777777" w:rsidR="00F10A7E" w:rsidRDefault="00F10A7E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7EC40463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40E9405A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4F56963C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7CE57F5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2113BE0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7A32F376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매수인</w:t>
      </w:r>
    </w:p>
    <w:p w14:paraId="0FB2F613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5F96E249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highlight w:val="yellow"/>
        </w:rPr>
        <w:t>[</w:t>
      </w:r>
      <w:r>
        <w:rPr>
          <w:rFonts w:ascii="Times New Roman"/>
          <w:sz w:val="22"/>
          <w:szCs w:val="22"/>
          <w:highlight w:val="yellow"/>
        </w:rPr>
        <w:t>*</w:t>
      </w:r>
      <w:r>
        <w:rPr>
          <w:rFonts w:ascii="Times New Roman" w:hint="eastAsia"/>
          <w:sz w:val="22"/>
          <w:szCs w:val="22"/>
          <w:highlight w:val="yellow"/>
        </w:rPr>
        <w:t>]</w:t>
      </w:r>
    </w:p>
    <w:p w14:paraId="3A73EAE1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0C0683D9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  <w:proofErr w:type="gramStart"/>
      <w:r>
        <w:rPr>
          <w:rFonts w:ascii="Times New Roman"/>
          <w:sz w:val="22"/>
          <w:szCs w:val="22"/>
        </w:rPr>
        <w:t>대표이사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 w:hint="eastAsia"/>
          <w:sz w:val="22"/>
          <w:szCs w:val="22"/>
          <w:highlight w:val="yellow"/>
        </w:rPr>
        <w:t>[</w:t>
      </w:r>
      <w:proofErr w:type="gramEnd"/>
      <w:r>
        <w:rPr>
          <w:rFonts w:ascii="Times New Roman"/>
          <w:sz w:val="22"/>
          <w:szCs w:val="22"/>
          <w:highlight w:val="yellow"/>
        </w:rPr>
        <w:t>*</w:t>
      </w:r>
      <w:proofErr w:type="gramStart"/>
      <w:r>
        <w:rPr>
          <w:rFonts w:ascii="Times New Roman" w:hint="eastAsia"/>
          <w:sz w:val="22"/>
          <w:szCs w:val="22"/>
          <w:highlight w:val="yellow"/>
        </w:rPr>
        <w:t>]</w:t>
      </w:r>
      <w:r>
        <w:rPr>
          <w:rFonts w:ascii="Times New Roman"/>
          <w:sz w:val="22"/>
          <w:szCs w:val="22"/>
        </w:rPr>
        <w:t xml:space="preserve">  (</w:t>
      </w:r>
      <w:proofErr w:type="gramEnd"/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70FCC198" w14:textId="77777777" w:rsidR="00F10A7E" w:rsidRDefault="00F10A7E">
      <w:pPr>
        <w:pStyle w:val="afa"/>
        <w:wordWrap w:val="0"/>
        <w:topLinePunct/>
        <w:autoSpaceDE w:val="0"/>
        <w:autoSpaceDN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</w:p>
    <w:p w14:paraId="2B9BD30A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13FBF2FD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sz w:val="22"/>
          <w:szCs w:val="22"/>
        </w:rPr>
        <w:sectPr w:rsidR="00F10A7E">
          <w:headerReference w:type="default" r:id="rId19"/>
          <w:footerReference w:type="default" r:id="rId20"/>
          <w:pgSz w:w="11906" w:h="16838" w:code="9"/>
          <w:pgMar w:top="1701" w:right="1418" w:bottom="1701" w:left="1418" w:header="851" w:footer="752" w:gutter="0"/>
          <w:pgNumType w:start="1"/>
          <w:cols w:space="425"/>
          <w:docGrid w:type="lines" w:linePitch="381"/>
        </w:sectPr>
      </w:pPr>
      <w:bookmarkStart w:id="337" w:name="_Toc436074406"/>
      <w:bookmarkStart w:id="338" w:name="_Toc436137499"/>
      <w:bookmarkStart w:id="339" w:name="_Toc434488450"/>
      <w:bookmarkStart w:id="340" w:name="_Toc439938573"/>
      <w:bookmarkEnd w:id="334"/>
      <w:r>
        <w:rPr>
          <w:rFonts w:ascii="Times New Roman"/>
          <w:sz w:val="22"/>
          <w:szCs w:val="22"/>
        </w:rPr>
        <w:br w:type="page"/>
      </w:r>
    </w:p>
    <w:bookmarkEnd w:id="337"/>
    <w:bookmarkEnd w:id="338"/>
    <w:bookmarkEnd w:id="339"/>
    <w:bookmarkEnd w:id="340"/>
    <w:p w14:paraId="43A58AE8" w14:textId="46389483" w:rsidR="00F10A7E" w:rsidRDefault="008D394E">
      <w:pPr>
        <w:pStyle w:val="WYStandard"/>
        <w:topLinePunct/>
        <w:autoSpaceDE w:val="0"/>
        <w:autoSpaceDN w:val="0"/>
        <w:spacing w:line="360" w:lineRule="auto"/>
        <w:jc w:val="left"/>
        <w:outlineLvl w:val="0"/>
        <w:rPr>
          <w:rFonts w:eastAsia="바탕"/>
          <w:b/>
          <w:sz w:val="22"/>
          <w:szCs w:val="22"/>
          <w:u w:val="single"/>
        </w:rPr>
      </w:pPr>
      <w:r>
        <w:rPr>
          <w:rFonts w:eastAsia="바탕"/>
          <w:b/>
          <w:sz w:val="22"/>
          <w:szCs w:val="22"/>
          <w:u w:val="single"/>
        </w:rPr>
        <w:lastRenderedPageBreak/>
        <w:t>별</w:t>
      </w:r>
      <w:r>
        <w:rPr>
          <w:rFonts w:eastAsia="바탕" w:hint="eastAsia"/>
          <w:b/>
          <w:sz w:val="22"/>
          <w:szCs w:val="22"/>
          <w:u w:val="single"/>
        </w:rPr>
        <w:t>첨</w:t>
      </w:r>
      <w:r>
        <w:rPr>
          <w:rFonts w:eastAsia="바탕" w:hint="eastAsia"/>
          <w:b/>
          <w:sz w:val="22"/>
          <w:szCs w:val="22"/>
          <w:u w:val="single"/>
        </w:rPr>
        <w:t xml:space="preserve"> </w:t>
      </w:r>
      <w:r>
        <w:rPr>
          <w:rFonts w:eastAsia="바탕"/>
          <w:b/>
          <w:sz w:val="22"/>
          <w:szCs w:val="22"/>
          <w:u w:val="single"/>
        </w:rPr>
        <w:t>A</w:t>
      </w:r>
      <w:r>
        <w:rPr>
          <w:rFonts w:eastAsia="바탕" w:hint="eastAsia"/>
          <w:b/>
          <w:sz w:val="22"/>
          <w:szCs w:val="22"/>
          <w:u w:val="single"/>
        </w:rPr>
        <w:t>-1</w:t>
      </w:r>
      <w:del w:id="341" w:author="Yulchon" w:date="2025-06-18T18:37:00Z" w16du:dateUtc="2025-06-18T09:37:00Z">
        <w:r w:rsidR="00755AB0">
          <w:rPr>
            <w:rFonts w:eastAsia="바탕" w:hint="eastAsia"/>
            <w:b/>
            <w:sz w:val="22"/>
            <w:szCs w:val="22"/>
            <w:u w:val="single"/>
          </w:rPr>
          <w:delText>.</w:delText>
        </w:r>
      </w:del>
    </w:p>
    <w:p w14:paraId="40CECC8F" w14:textId="77777777" w:rsidR="00F10A7E" w:rsidRDefault="008D394E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 w:hint="eastAsia"/>
          <w:b/>
          <w:sz w:val="22"/>
          <w:szCs w:val="23"/>
        </w:rPr>
        <w:t>기타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대표매도인들과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기타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대표매도인들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보유주식</w:t>
      </w:r>
    </w:p>
    <w:p w14:paraId="588A6177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640"/>
        <w:gridCol w:w="1624"/>
        <w:gridCol w:w="998"/>
        <w:gridCol w:w="1330"/>
        <w:gridCol w:w="3022"/>
        <w:gridCol w:w="1446"/>
      </w:tblGrid>
      <w:tr w:rsidR="00F10A7E" w14:paraId="16E04D57" w14:textId="77777777" w:rsidTr="00C006CE">
        <w:trPr>
          <w:trHeight w:val="298"/>
        </w:trPr>
        <w:tc>
          <w:tcPr>
            <w:tcW w:w="353" w:type="pct"/>
            <w:shd w:val="clear" w:color="auto" w:fill="F2F2F2" w:themeFill="background1" w:themeFillShade="F2"/>
            <w:vAlign w:val="center"/>
          </w:tcPr>
          <w:p w14:paraId="4FC9F21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896" w:type="pct"/>
            <w:shd w:val="clear" w:color="auto" w:fill="F2F2F2" w:themeFill="background1" w:themeFillShade="F2"/>
            <w:vAlign w:val="center"/>
          </w:tcPr>
          <w:p w14:paraId="115835D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성명</w:t>
            </w:r>
          </w:p>
        </w:tc>
        <w:tc>
          <w:tcPr>
            <w:tcW w:w="551" w:type="pct"/>
            <w:shd w:val="clear" w:color="auto" w:fill="F2F2F2" w:themeFill="background1" w:themeFillShade="F2"/>
            <w:vAlign w:val="center"/>
          </w:tcPr>
          <w:p w14:paraId="0017484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국적</w:t>
            </w:r>
          </w:p>
        </w:tc>
        <w:tc>
          <w:tcPr>
            <w:tcW w:w="734" w:type="pct"/>
            <w:shd w:val="clear" w:color="auto" w:fill="F2F2F2" w:themeFill="background1" w:themeFillShade="F2"/>
            <w:vAlign w:val="center"/>
          </w:tcPr>
          <w:p w14:paraId="183BF82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생년월일</w:t>
            </w:r>
          </w:p>
        </w:tc>
        <w:tc>
          <w:tcPr>
            <w:tcW w:w="1668" w:type="pct"/>
            <w:shd w:val="clear" w:color="auto" w:fill="F2F2F2" w:themeFill="background1" w:themeFillShade="F2"/>
            <w:vAlign w:val="center"/>
          </w:tcPr>
          <w:p w14:paraId="4FAC94E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  <w:r>
              <w:rPr>
                <w:rFonts w:ascii="Times New Roman" w:hint="eastAsia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종류와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798" w:type="pct"/>
            <w:shd w:val="clear" w:color="auto" w:fill="F2F2F2" w:themeFill="background1" w:themeFillShade="F2"/>
            <w:vAlign w:val="center"/>
          </w:tcPr>
          <w:p w14:paraId="2AD9AFD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</w:p>
          <w:p w14:paraId="7C3BA2C5" w14:textId="03A649B3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지분율</w:t>
            </w:r>
            <w:del w:id="342" w:author="Yulchon" w:date="2025-06-18T18:37:00Z" w16du:dateUtc="2025-06-18T09:37:00Z">
              <w:r w:rsidR="00A7278E">
                <w:rPr>
                  <w:rFonts w:ascii="Times New Roman"/>
                  <w:b/>
                  <w:sz w:val="22"/>
                  <w:szCs w:val="23"/>
                </w:rPr>
                <w:delText xml:space="preserve"> </w:delText>
              </w:r>
            </w:del>
            <w:r>
              <w:rPr>
                <w:rFonts w:ascii="Times New Roman"/>
                <w:b/>
                <w:sz w:val="22"/>
                <w:szCs w:val="23"/>
              </w:rPr>
              <w:t>(%)</w:t>
            </w:r>
          </w:p>
        </w:tc>
      </w:tr>
      <w:tr w:rsidR="00F10A7E" w14:paraId="44DC84EC" w14:textId="77777777" w:rsidTr="00C006CE">
        <w:tc>
          <w:tcPr>
            <w:tcW w:w="353" w:type="pct"/>
            <w:vAlign w:val="center"/>
          </w:tcPr>
          <w:p w14:paraId="3603BA2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</w:t>
            </w:r>
          </w:p>
        </w:tc>
        <w:tc>
          <w:tcPr>
            <w:tcW w:w="896" w:type="pct"/>
            <w:vAlign w:val="center"/>
          </w:tcPr>
          <w:p w14:paraId="48084E5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Eun Kyoung Chao</w:t>
            </w:r>
          </w:p>
        </w:tc>
        <w:tc>
          <w:tcPr>
            <w:tcW w:w="551" w:type="pct"/>
            <w:vAlign w:val="center"/>
          </w:tcPr>
          <w:p w14:paraId="01B15A7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 w14:paraId="0BE81CF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 w14:paraId="62ABD6C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 w14:paraId="755B266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44200D83" w14:textId="77777777" w:rsidTr="00C006CE">
        <w:tc>
          <w:tcPr>
            <w:tcW w:w="353" w:type="pct"/>
            <w:vAlign w:val="center"/>
          </w:tcPr>
          <w:p w14:paraId="5AE42D5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</w:t>
            </w:r>
          </w:p>
        </w:tc>
        <w:tc>
          <w:tcPr>
            <w:tcW w:w="896" w:type="pct"/>
            <w:vAlign w:val="center"/>
          </w:tcPr>
          <w:p w14:paraId="7EAD74F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Katherine Ying-Hsu Chao</w:t>
            </w:r>
          </w:p>
        </w:tc>
        <w:tc>
          <w:tcPr>
            <w:tcW w:w="551" w:type="pct"/>
            <w:vAlign w:val="center"/>
          </w:tcPr>
          <w:p w14:paraId="5F6D37A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 w14:paraId="7BFD726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 w14:paraId="451B177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 w14:paraId="3B5EEFB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4DBF386" w14:textId="77777777" w:rsidTr="00C006CE">
        <w:tc>
          <w:tcPr>
            <w:tcW w:w="353" w:type="pct"/>
            <w:vAlign w:val="center"/>
          </w:tcPr>
          <w:p w14:paraId="1CB32AF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896" w:type="pct"/>
            <w:vAlign w:val="center"/>
          </w:tcPr>
          <w:p w14:paraId="208501E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Faith Chao</w:t>
            </w:r>
          </w:p>
        </w:tc>
        <w:tc>
          <w:tcPr>
            <w:tcW w:w="551" w:type="pct"/>
            <w:vAlign w:val="center"/>
          </w:tcPr>
          <w:p w14:paraId="29A7CF0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 w14:paraId="25BDB83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 w14:paraId="7A505E0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 w14:paraId="783358A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49D28938" w14:textId="77777777" w:rsidTr="00C006CE">
        <w:tc>
          <w:tcPr>
            <w:tcW w:w="353" w:type="pct"/>
            <w:vAlign w:val="center"/>
          </w:tcPr>
          <w:p w14:paraId="651A503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896" w:type="pct"/>
            <w:vAlign w:val="center"/>
          </w:tcPr>
          <w:p w14:paraId="3D8352F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Frank Chao</w:t>
            </w:r>
          </w:p>
        </w:tc>
        <w:tc>
          <w:tcPr>
            <w:tcW w:w="551" w:type="pct"/>
            <w:vAlign w:val="center"/>
          </w:tcPr>
          <w:p w14:paraId="7212045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 w14:paraId="383EB76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 w14:paraId="590E02A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 w14:paraId="098837D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4E996C71" w14:textId="77777777" w:rsidTr="00C006CE">
        <w:tc>
          <w:tcPr>
            <w:tcW w:w="353" w:type="pct"/>
            <w:vAlign w:val="center"/>
          </w:tcPr>
          <w:p w14:paraId="2CE714F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896" w:type="pct"/>
            <w:vAlign w:val="center"/>
          </w:tcPr>
          <w:p w14:paraId="381B351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Gordon K</w:t>
            </w:r>
            <w:r>
              <w:rPr>
                <w:rFonts w:ascii="Times New Roman" w:hint="eastAsia"/>
                <w:sz w:val="22"/>
                <w:szCs w:val="23"/>
              </w:rPr>
              <w:t>.</w:t>
            </w:r>
            <w:r>
              <w:rPr>
                <w:rFonts w:ascii="Times New Roman"/>
                <w:sz w:val="22"/>
                <w:szCs w:val="23"/>
              </w:rPr>
              <w:t xml:space="preserve"> Owyang</w:t>
            </w:r>
          </w:p>
        </w:tc>
        <w:tc>
          <w:tcPr>
            <w:tcW w:w="551" w:type="pct"/>
            <w:vAlign w:val="center"/>
          </w:tcPr>
          <w:p w14:paraId="06D0C7D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 w14:paraId="1290439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 w14:paraId="437D338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 w14:paraId="352E5C5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014D0319" w14:textId="77777777" w:rsidTr="00C006CE">
        <w:tc>
          <w:tcPr>
            <w:tcW w:w="353" w:type="pct"/>
            <w:vAlign w:val="center"/>
          </w:tcPr>
          <w:p w14:paraId="6EE2080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6</w:t>
            </w:r>
          </w:p>
        </w:tc>
        <w:tc>
          <w:tcPr>
            <w:tcW w:w="896" w:type="pct"/>
            <w:vAlign w:val="center"/>
          </w:tcPr>
          <w:p w14:paraId="705B2B1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Jenn-Jen Owyang</w:t>
            </w:r>
          </w:p>
        </w:tc>
        <w:tc>
          <w:tcPr>
            <w:tcW w:w="551" w:type="pct"/>
            <w:vAlign w:val="center"/>
          </w:tcPr>
          <w:p w14:paraId="7490174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 w14:paraId="56DA9CA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 w14:paraId="1BB83E4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 w14:paraId="063A2FE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35456CC3" w14:textId="77777777" w:rsidTr="00C006CE">
        <w:tc>
          <w:tcPr>
            <w:tcW w:w="353" w:type="pct"/>
            <w:vAlign w:val="center"/>
          </w:tcPr>
          <w:p w14:paraId="027C767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896" w:type="pct"/>
            <w:vAlign w:val="center"/>
          </w:tcPr>
          <w:p w14:paraId="7BD9059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Adam Hsu-Fan</w:t>
            </w:r>
          </w:p>
        </w:tc>
        <w:tc>
          <w:tcPr>
            <w:tcW w:w="551" w:type="pct"/>
            <w:vAlign w:val="center"/>
          </w:tcPr>
          <w:p w14:paraId="4FB8B28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 w14:paraId="7BA5E4F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 w14:paraId="264CF41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 w14:paraId="713C66E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3CC7068F" w14:textId="77777777" w:rsidTr="00C006CE">
        <w:tc>
          <w:tcPr>
            <w:tcW w:w="353" w:type="pct"/>
            <w:vAlign w:val="center"/>
          </w:tcPr>
          <w:p w14:paraId="436A469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896" w:type="pct"/>
            <w:vAlign w:val="center"/>
          </w:tcPr>
          <w:p w14:paraId="5F22C8D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Katelynn Yun-Yu Owyang</w:t>
            </w:r>
          </w:p>
        </w:tc>
        <w:tc>
          <w:tcPr>
            <w:tcW w:w="551" w:type="pct"/>
            <w:vAlign w:val="center"/>
          </w:tcPr>
          <w:p w14:paraId="54801D4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 w14:paraId="51F0DF1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 w14:paraId="20ABB0E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 w14:paraId="75AE5A3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A20DC0C" w14:textId="77777777" w:rsidTr="00C006CE">
        <w:tc>
          <w:tcPr>
            <w:tcW w:w="353" w:type="pct"/>
            <w:vAlign w:val="center"/>
          </w:tcPr>
          <w:p w14:paraId="3A53600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9</w:t>
            </w:r>
          </w:p>
        </w:tc>
        <w:tc>
          <w:tcPr>
            <w:tcW w:w="896" w:type="pct"/>
            <w:vAlign w:val="center"/>
          </w:tcPr>
          <w:p w14:paraId="2B98FD9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Daria Ming-Yu Owyang</w:t>
            </w:r>
          </w:p>
        </w:tc>
        <w:tc>
          <w:tcPr>
            <w:tcW w:w="551" w:type="pct"/>
            <w:vAlign w:val="center"/>
          </w:tcPr>
          <w:p w14:paraId="2744362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 w14:paraId="7EDF7DB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 w14:paraId="5EE7C59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 w14:paraId="7C948E3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</w:tbl>
    <w:p w14:paraId="09A6B32C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p w14:paraId="5B34474B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b/>
          <w:sz w:val="22"/>
          <w:szCs w:val="22"/>
          <w:u w:val="single"/>
        </w:rPr>
        <w:pPrChange w:id="343" w:author="Yulchon" w:date="2025-06-18T18:37:00Z" w16du:dateUtc="2025-06-18T09:37:00Z">
          <w:pPr>
            <w:pStyle w:val="WYStandard"/>
            <w:topLinePunct/>
            <w:autoSpaceDE w:val="0"/>
            <w:autoSpaceDN w:val="0"/>
            <w:spacing w:line="360" w:lineRule="auto"/>
            <w:jc w:val="left"/>
            <w:outlineLvl w:val="0"/>
          </w:pPr>
        </w:pPrChange>
      </w:pPr>
    </w:p>
    <w:p w14:paraId="7F9FFDCE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br w:type="page"/>
      </w:r>
    </w:p>
    <w:p w14:paraId="37D8C7D0" w14:textId="1D65FEEB" w:rsidR="00F10A7E" w:rsidRDefault="008D394E">
      <w:pPr>
        <w:pStyle w:val="WYStandard"/>
        <w:topLinePunct/>
        <w:autoSpaceDE w:val="0"/>
        <w:autoSpaceDN w:val="0"/>
        <w:spacing w:line="360" w:lineRule="auto"/>
        <w:jc w:val="left"/>
        <w:outlineLvl w:val="0"/>
        <w:rPr>
          <w:rFonts w:eastAsia="바탕"/>
          <w:b/>
          <w:sz w:val="22"/>
          <w:szCs w:val="22"/>
          <w:u w:val="single"/>
        </w:rPr>
      </w:pPr>
      <w:r>
        <w:rPr>
          <w:rFonts w:eastAsia="바탕"/>
          <w:b/>
          <w:sz w:val="22"/>
          <w:szCs w:val="22"/>
          <w:u w:val="single"/>
        </w:rPr>
        <w:lastRenderedPageBreak/>
        <w:t>별</w:t>
      </w:r>
      <w:r>
        <w:rPr>
          <w:rFonts w:eastAsia="바탕" w:hint="eastAsia"/>
          <w:b/>
          <w:sz w:val="22"/>
          <w:szCs w:val="22"/>
          <w:u w:val="single"/>
        </w:rPr>
        <w:t>첨</w:t>
      </w:r>
      <w:r>
        <w:rPr>
          <w:rFonts w:eastAsia="바탕" w:hint="eastAsia"/>
          <w:b/>
          <w:sz w:val="22"/>
          <w:szCs w:val="22"/>
          <w:u w:val="single"/>
        </w:rPr>
        <w:t xml:space="preserve"> </w:t>
      </w:r>
      <w:r>
        <w:rPr>
          <w:rFonts w:eastAsia="바탕"/>
          <w:b/>
          <w:sz w:val="22"/>
          <w:szCs w:val="22"/>
          <w:u w:val="single"/>
        </w:rPr>
        <w:t>A</w:t>
      </w:r>
      <w:r>
        <w:rPr>
          <w:rFonts w:eastAsia="바탕" w:hint="eastAsia"/>
          <w:b/>
          <w:sz w:val="22"/>
          <w:szCs w:val="22"/>
          <w:u w:val="single"/>
        </w:rPr>
        <w:t>-2</w:t>
      </w:r>
      <w:del w:id="344" w:author="Yulchon" w:date="2025-06-18T18:37:00Z" w16du:dateUtc="2025-06-18T09:37:00Z">
        <w:r w:rsidR="00755AB0">
          <w:rPr>
            <w:rFonts w:eastAsia="바탕" w:hint="eastAsia"/>
            <w:b/>
            <w:sz w:val="22"/>
            <w:szCs w:val="22"/>
            <w:u w:val="single"/>
          </w:rPr>
          <w:delText>.</w:delText>
        </w:r>
      </w:del>
    </w:p>
    <w:p w14:paraId="127659B2" w14:textId="77777777" w:rsidR="00F10A7E" w:rsidRDefault="008D394E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/>
          <w:b/>
          <w:sz w:val="22"/>
          <w:szCs w:val="23"/>
        </w:rPr>
        <w:t>기타매도인</w:t>
      </w:r>
      <w:r>
        <w:rPr>
          <w:rFonts w:ascii="Times New Roman" w:hint="eastAsia"/>
          <w:b/>
          <w:sz w:val="22"/>
          <w:szCs w:val="23"/>
        </w:rPr>
        <w:t>들과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기타매도인들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보유주식</w:t>
      </w:r>
    </w:p>
    <w:p w14:paraId="615BC10D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749"/>
        <w:gridCol w:w="1515"/>
        <w:gridCol w:w="1560"/>
        <w:gridCol w:w="3542"/>
        <w:gridCol w:w="1694"/>
      </w:tblGrid>
      <w:tr w:rsidR="00F10A7E" w14:paraId="74A55FE9" w14:textId="77777777">
        <w:trPr>
          <w:trHeight w:val="298"/>
        </w:trPr>
        <w:tc>
          <w:tcPr>
            <w:tcW w:w="413" w:type="pct"/>
            <w:shd w:val="clear" w:color="auto" w:fill="F2F2F2" w:themeFill="background1" w:themeFillShade="F2"/>
            <w:vAlign w:val="center"/>
          </w:tcPr>
          <w:p w14:paraId="180A033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836" w:type="pct"/>
            <w:shd w:val="clear" w:color="auto" w:fill="F2F2F2" w:themeFill="background1" w:themeFillShade="F2"/>
            <w:vAlign w:val="center"/>
          </w:tcPr>
          <w:p w14:paraId="53291EC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성명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center"/>
          </w:tcPr>
          <w:p w14:paraId="6B8DB58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생년월일</w:t>
            </w:r>
          </w:p>
        </w:tc>
        <w:tc>
          <w:tcPr>
            <w:tcW w:w="1955" w:type="pct"/>
            <w:shd w:val="clear" w:color="auto" w:fill="F2F2F2" w:themeFill="background1" w:themeFillShade="F2"/>
            <w:vAlign w:val="center"/>
          </w:tcPr>
          <w:p w14:paraId="367A70C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  <w:r>
              <w:rPr>
                <w:rFonts w:ascii="Times New Roman" w:hint="eastAsia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종류와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935" w:type="pct"/>
            <w:shd w:val="clear" w:color="auto" w:fill="F2F2F2" w:themeFill="background1" w:themeFillShade="F2"/>
            <w:vAlign w:val="center"/>
          </w:tcPr>
          <w:p w14:paraId="1244A59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</w:p>
          <w:p w14:paraId="6E92110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지분율</w:t>
            </w:r>
            <w:r>
              <w:rPr>
                <w:rFonts w:ascii="Times New Roman"/>
                <w:b/>
                <w:sz w:val="22"/>
                <w:szCs w:val="23"/>
              </w:rPr>
              <w:t xml:space="preserve"> (%)</w:t>
            </w:r>
          </w:p>
        </w:tc>
      </w:tr>
      <w:tr w:rsidR="00F10A7E" w14:paraId="1247B472" w14:textId="77777777">
        <w:tc>
          <w:tcPr>
            <w:tcW w:w="413" w:type="pct"/>
            <w:vAlign w:val="center"/>
          </w:tcPr>
          <w:p w14:paraId="075D6A6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</w:t>
            </w:r>
          </w:p>
        </w:tc>
        <w:tc>
          <w:tcPr>
            <w:tcW w:w="836" w:type="pct"/>
            <w:vAlign w:val="center"/>
          </w:tcPr>
          <w:p w14:paraId="25C7B58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백승준</w:t>
            </w:r>
            <w:proofErr w:type="spellEnd"/>
          </w:p>
        </w:tc>
        <w:tc>
          <w:tcPr>
            <w:tcW w:w="861" w:type="pct"/>
            <w:vAlign w:val="center"/>
          </w:tcPr>
          <w:p w14:paraId="798BDA2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053CE96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0CD2E92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2FE091F1" w14:textId="77777777">
        <w:tc>
          <w:tcPr>
            <w:tcW w:w="413" w:type="pct"/>
            <w:vAlign w:val="center"/>
          </w:tcPr>
          <w:p w14:paraId="63E2382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</w:t>
            </w:r>
          </w:p>
        </w:tc>
        <w:tc>
          <w:tcPr>
            <w:tcW w:w="836" w:type="pct"/>
            <w:vAlign w:val="center"/>
          </w:tcPr>
          <w:p w14:paraId="7890251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권형준</w:t>
            </w:r>
            <w:proofErr w:type="spellEnd"/>
          </w:p>
        </w:tc>
        <w:tc>
          <w:tcPr>
            <w:tcW w:w="861" w:type="pct"/>
            <w:vAlign w:val="center"/>
          </w:tcPr>
          <w:p w14:paraId="4CEC2B7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1B4D3A8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7CCBC20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ED04A99" w14:textId="77777777">
        <w:tc>
          <w:tcPr>
            <w:tcW w:w="413" w:type="pct"/>
            <w:vAlign w:val="center"/>
          </w:tcPr>
          <w:p w14:paraId="554B91F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836" w:type="pct"/>
            <w:vAlign w:val="center"/>
          </w:tcPr>
          <w:p w14:paraId="4F2B41D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오승근</w:t>
            </w:r>
          </w:p>
        </w:tc>
        <w:tc>
          <w:tcPr>
            <w:tcW w:w="861" w:type="pct"/>
            <w:vAlign w:val="center"/>
          </w:tcPr>
          <w:p w14:paraId="4988B24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1C2C7FA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722ACB9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2595F520" w14:textId="77777777">
        <w:tc>
          <w:tcPr>
            <w:tcW w:w="413" w:type="pct"/>
            <w:vAlign w:val="center"/>
          </w:tcPr>
          <w:p w14:paraId="47CAB00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836" w:type="pct"/>
            <w:vAlign w:val="center"/>
          </w:tcPr>
          <w:p w14:paraId="45CF5A9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노문혁</w:t>
            </w:r>
            <w:proofErr w:type="spellEnd"/>
          </w:p>
        </w:tc>
        <w:tc>
          <w:tcPr>
            <w:tcW w:w="861" w:type="pct"/>
            <w:vAlign w:val="center"/>
          </w:tcPr>
          <w:p w14:paraId="3ED394E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5604E67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15096C8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2836E0E3" w14:textId="77777777">
        <w:tc>
          <w:tcPr>
            <w:tcW w:w="413" w:type="pct"/>
            <w:vAlign w:val="center"/>
          </w:tcPr>
          <w:p w14:paraId="04E9A44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836" w:type="pct"/>
            <w:vAlign w:val="center"/>
          </w:tcPr>
          <w:p w14:paraId="125098A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김영중</w:t>
            </w:r>
            <w:proofErr w:type="spellEnd"/>
          </w:p>
        </w:tc>
        <w:tc>
          <w:tcPr>
            <w:tcW w:w="861" w:type="pct"/>
            <w:vAlign w:val="center"/>
          </w:tcPr>
          <w:p w14:paraId="38FD1C7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613A5E0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1736B12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15D7D15A" w14:textId="77777777">
        <w:tc>
          <w:tcPr>
            <w:tcW w:w="413" w:type="pct"/>
            <w:vAlign w:val="center"/>
          </w:tcPr>
          <w:p w14:paraId="5C5E356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6</w:t>
            </w:r>
          </w:p>
        </w:tc>
        <w:tc>
          <w:tcPr>
            <w:tcW w:w="836" w:type="pct"/>
            <w:vAlign w:val="center"/>
          </w:tcPr>
          <w:p w14:paraId="2532F76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유태환</w:t>
            </w:r>
          </w:p>
        </w:tc>
        <w:tc>
          <w:tcPr>
            <w:tcW w:w="861" w:type="pct"/>
            <w:vAlign w:val="center"/>
          </w:tcPr>
          <w:p w14:paraId="2F49D52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3E821AF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2052717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80FFF0B" w14:textId="77777777">
        <w:tc>
          <w:tcPr>
            <w:tcW w:w="413" w:type="pct"/>
            <w:vAlign w:val="center"/>
          </w:tcPr>
          <w:p w14:paraId="13872B7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836" w:type="pct"/>
            <w:vAlign w:val="center"/>
          </w:tcPr>
          <w:p w14:paraId="439BF9F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Steve Im</w:t>
            </w:r>
          </w:p>
          <w:p w14:paraId="51D0F18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[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국적</w:t>
            </w:r>
            <w:r>
              <w:rPr>
                <w:rFonts w:ascii="Times New Roman"/>
                <w:sz w:val="22"/>
                <w:szCs w:val="23"/>
              </w:rPr>
              <w:t>])</w:t>
            </w:r>
          </w:p>
        </w:tc>
        <w:tc>
          <w:tcPr>
            <w:tcW w:w="861" w:type="pct"/>
            <w:vAlign w:val="center"/>
          </w:tcPr>
          <w:p w14:paraId="57CF043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3BE0831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2F1231D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</w:tbl>
    <w:p w14:paraId="48B82A54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p w14:paraId="5C3CB07B" w14:textId="77777777" w:rsidR="00F10A7E" w:rsidRDefault="00F10A7E">
      <w:pPr>
        <w:pStyle w:val="WYStandard"/>
        <w:topLinePunct/>
        <w:autoSpaceDE w:val="0"/>
        <w:autoSpaceDN w:val="0"/>
        <w:spacing w:line="360" w:lineRule="auto"/>
        <w:jc w:val="left"/>
        <w:rPr>
          <w:rFonts w:eastAsia="바탕"/>
          <w:b/>
          <w:sz w:val="22"/>
          <w:szCs w:val="22"/>
        </w:rPr>
        <w:sectPr w:rsidR="00F10A7E">
          <w:footerReference w:type="default" r:id="rId21"/>
          <w:pgSz w:w="11906" w:h="16838" w:code="9"/>
          <w:pgMar w:top="1701" w:right="1418" w:bottom="1701" w:left="1418" w:header="851" w:footer="851" w:gutter="0"/>
          <w:cols w:space="425"/>
          <w:docGrid w:type="lines" w:linePitch="381"/>
        </w:sectPr>
      </w:pPr>
    </w:p>
    <w:p w14:paraId="1F4B41F7" w14:textId="77777777" w:rsidR="00F10A7E" w:rsidRDefault="008D394E">
      <w:pPr>
        <w:pStyle w:val="WYStandard"/>
        <w:topLinePunct/>
        <w:autoSpaceDE w:val="0"/>
        <w:autoSpaceDN w:val="0"/>
        <w:spacing w:line="360" w:lineRule="auto"/>
        <w:jc w:val="left"/>
        <w:rPr>
          <w:rFonts w:eastAsia="바탕"/>
          <w:b/>
          <w:sz w:val="22"/>
          <w:szCs w:val="22"/>
        </w:rPr>
      </w:pPr>
      <w:r>
        <w:rPr>
          <w:rFonts w:eastAsia="바탕" w:hint="eastAsia"/>
          <w:b/>
          <w:sz w:val="22"/>
          <w:szCs w:val="22"/>
        </w:rPr>
        <w:lastRenderedPageBreak/>
        <w:t>별첨</w:t>
      </w:r>
      <w:r>
        <w:rPr>
          <w:rFonts w:eastAsia="바탕" w:hint="eastAsia"/>
          <w:b/>
          <w:sz w:val="22"/>
          <w:szCs w:val="22"/>
        </w:rPr>
        <w:t xml:space="preserve"> B</w:t>
      </w:r>
    </w:p>
    <w:p w14:paraId="252E6E0F" w14:textId="77777777" w:rsidR="00F10A7E" w:rsidRDefault="008D394E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/>
          <w:b/>
          <w:sz w:val="22"/>
          <w:szCs w:val="23"/>
        </w:rPr>
        <w:t>매도인별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대상주식의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수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및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매매대금</w:t>
      </w:r>
    </w:p>
    <w:p w14:paraId="0140FA50" w14:textId="77777777" w:rsidR="00F10A7E" w:rsidRDefault="00F10A7E">
      <w:pPr>
        <w:widowControl/>
        <w:wordWrap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45"/>
        <w:gridCol w:w="1718"/>
        <w:gridCol w:w="2267"/>
        <w:gridCol w:w="995"/>
        <w:gridCol w:w="1982"/>
        <w:gridCol w:w="1553"/>
      </w:tblGrid>
      <w:tr w:rsidR="00F10A7E" w14:paraId="42751C78" w14:textId="77777777" w:rsidTr="00C006CE">
        <w:trPr>
          <w:trHeight w:val="298"/>
        </w:trPr>
        <w:tc>
          <w:tcPr>
            <w:tcW w:w="301" w:type="pct"/>
            <w:shd w:val="clear" w:color="auto" w:fill="F2F2F2" w:themeFill="background1" w:themeFillShade="F2"/>
            <w:vAlign w:val="center"/>
          </w:tcPr>
          <w:p w14:paraId="34CF7FC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948" w:type="pct"/>
            <w:shd w:val="clear" w:color="auto" w:fill="F2F2F2" w:themeFill="background1" w:themeFillShade="F2"/>
            <w:vAlign w:val="center"/>
          </w:tcPr>
          <w:p w14:paraId="17655E9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매도인</w:t>
            </w:r>
          </w:p>
        </w:tc>
        <w:tc>
          <w:tcPr>
            <w:tcW w:w="1251" w:type="pct"/>
            <w:shd w:val="clear" w:color="auto" w:fill="F2F2F2" w:themeFill="background1" w:themeFillShade="F2"/>
            <w:vAlign w:val="center"/>
          </w:tcPr>
          <w:p w14:paraId="26EAAAC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ins w:id="345" w:author="Yulchon" w:date="2025-06-18T18:37:00Z" w16du:dateUtc="2025-06-18T09:37:00Z"/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대상주식의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</w:p>
          <w:p w14:paraId="13A63CF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종류</w:t>
            </w:r>
            <w:r>
              <w:rPr>
                <w:rFonts w:ascii="Times New Roman" w:hint="eastAsia"/>
                <w:b/>
                <w:sz w:val="22"/>
                <w:szCs w:val="23"/>
              </w:rPr>
              <w:t>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549" w:type="pct"/>
            <w:shd w:val="clear" w:color="auto" w:fill="F2F2F2" w:themeFill="background1" w:themeFillShade="F2"/>
            <w:vAlign w:val="center"/>
          </w:tcPr>
          <w:p w14:paraId="6B7CC4E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지분율</w:t>
            </w:r>
          </w:p>
          <w:p w14:paraId="2C9B925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(%)</w:t>
            </w:r>
          </w:p>
        </w:tc>
        <w:tc>
          <w:tcPr>
            <w:tcW w:w="1094" w:type="pct"/>
            <w:shd w:val="clear" w:color="auto" w:fill="F2F2F2" w:themeFill="background1" w:themeFillShade="F2"/>
            <w:vAlign w:val="center"/>
          </w:tcPr>
          <w:p w14:paraId="674A454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매매대금</w:t>
            </w:r>
            <w:r>
              <w:rPr>
                <w:rFonts w:ascii="Times New Roman"/>
                <w:b/>
                <w:sz w:val="22"/>
                <w:szCs w:val="23"/>
              </w:rPr>
              <w:t>(</w:t>
            </w:r>
            <w:r>
              <w:rPr>
                <w:rFonts w:ascii="Times New Roman"/>
                <w:b/>
                <w:sz w:val="22"/>
                <w:szCs w:val="23"/>
              </w:rPr>
              <w:t>원</w:t>
            </w:r>
            <w:r>
              <w:rPr>
                <w:rFonts w:ascii="Times New Roman"/>
                <w:b/>
                <w:sz w:val="22"/>
                <w:szCs w:val="23"/>
              </w:rPr>
              <w:t>)</w:t>
            </w:r>
          </w:p>
        </w:tc>
        <w:tc>
          <w:tcPr>
            <w:tcW w:w="857" w:type="pct"/>
            <w:shd w:val="clear" w:color="auto" w:fill="F2F2F2" w:themeFill="background1" w:themeFillShade="F2"/>
            <w:vAlign w:val="center"/>
          </w:tcPr>
          <w:p w14:paraId="274FE88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주당</w:t>
            </w:r>
          </w:p>
          <w:p w14:paraId="3F97ED3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매매가액</w:t>
            </w:r>
            <w:r>
              <w:rPr>
                <w:rFonts w:ascii="Times New Roman"/>
                <w:b/>
                <w:sz w:val="22"/>
                <w:szCs w:val="23"/>
              </w:rPr>
              <w:t>(</w:t>
            </w:r>
            <w:r>
              <w:rPr>
                <w:rFonts w:ascii="Times New Roman"/>
                <w:b/>
                <w:sz w:val="22"/>
                <w:szCs w:val="23"/>
              </w:rPr>
              <w:t>원</w:t>
            </w:r>
            <w:r>
              <w:rPr>
                <w:rFonts w:ascii="Times New Roman"/>
                <w:b/>
                <w:sz w:val="22"/>
                <w:szCs w:val="23"/>
              </w:rPr>
              <w:t>)</w:t>
            </w:r>
          </w:p>
        </w:tc>
      </w:tr>
      <w:tr w:rsidR="00F10A7E" w14:paraId="5A8ED817" w14:textId="77777777" w:rsidTr="00C006CE">
        <w:tc>
          <w:tcPr>
            <w:tcW w:w="301" w:type="pct"/>
          </w:tcPr>
          <w:p w14:paraId="21D2033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</w:t>
            </w:r>
          </w:p>
        </w:tc>
        <w:tc>
          <w:tcPr>
            <w:tcW w:w="948" w:type="pct"/>
            <w:vAlign w:val="center"/>
          </w:tcPr>
          <w:p w14:paraId="10D2CDE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강상도</w:t>
            </w:r>
          </w:p>
        </w:tc>
        <w:tc>
          <w:tcPr>
            <w:tcW w:w="1251" w:type="pct"/>
            <w:vAlign w:val="center"/>
          </w:tcPr>
          <w:p w14:paraId="02318D6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420A7FA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27CF542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57DD298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56B5C4BC" w14:textId="77777777" w:rsidTr="00C006CE">
        <w:tc>
          <w:tcPr>
            <w:tcW w:w="301" w:type="pct"/>
          </w:tcPr>
          <w:p w14:paraId="3504BF1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2</w:t>
            </w:r>
          </w:p>
        </w:tc>
        <w:tc>
          <w:tcPr>
            <w:tcW w:w="948" w:type="pct"/>
            <w:vAlign w:val="center"/>
          </w:tcPr>
          <w:p w14:paraId="12240CA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 S. Chao</w:t>
            </w:r>
          </w:p>
          <w:p w14:paraId="0C05619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457CD2C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60AF646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43AC89A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4D29C6A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2F4E5F49" w14:textId="77777777" w:rsidTr="00C006CE">
        <w:tc>
          <w:tcPr>
            <w:tcW w:w="301" w:type="pct"/>
          </w:tcPr>
          <w:p w14:paraId="16494D9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948" w:type="pct"/>
            <w:vAlign w:val="center"/>
          </w:tcPr>
          <w:p w14:paraId="153380C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Eun Kyoung Chao</w:t>
            </w:r>
            <w:r>
              <w:rPr>
                <w:rFonts w:ascii="Times New Roman" w:hint="eastAsia"/>
                <w:sz w:val="22"/>
                <w:szCs w:val="23"/>
              </w:rPr>
              <w:t xml:space="preserve"> </w:t>
            </w:r>
          </w:p>
          <w:p w14:paraId="73DF94E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63612B0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21BB963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347E6F1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71784DD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058ED99C" w14:textId="77777777" w:rsidTr="00C006CE">
        <w:tc>
          <w:tcPr>
            <w:tcW w:w="301" w:type="pct"/>
          </w:tcPr>
          <w:p w14:paraId="6CAA3FD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948" w:type="pct"/>
            <w:vAlign w:val="center"/>
          </w:tcPr>
          <w:p w14:paraId="5A612B5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Katherine Y</w:t>
            </w:r>
            <w:r>
              <w:rPr>
                <w:rFonts w:ascii="Times New Roman" w:hint="eastAsia"/>
                <w:sz w:val="22"/>
                <w:szCs w:val="23"/>
              </w:rPr>
              <w:t xml:space="preserve">ing-Hsu </w:t>
            </w:r>
            <w:r>
              <w:rPr>
                <w:rFonts w:ascii="Times New Roman"/>
                <w:sz w:val="22"/>
                <w:szCs w:val="23"/>
              </w:rPr>
              <w:t>Chao</w:t>
            </w:r>
          </w:p>
          <w:p w14:paraId="5CC9C1F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4321F9A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0972E02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170EB86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2AC5E92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42BC64C" w14:textId="77777777" w:rsidTr="00C006CE">
        <w:tc>
          <w:tcPr>
            <w:tcW w:w="301" w:type="pct"/>
          </w:tcPr>
          <w:p w14:paraId="543EF7F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948" w:type="pct"/>
            <w:vAlign w:val="center"/>
          </w:tcPr>
          <w:p w14:paraId="0EBC4EE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Faith Chao</w:t>
            </w:r>
          </w:p>
          <w:p w14:paraId="692A900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20E5817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1FA583C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2BBD74A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1E314B8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440854BB" w14:textId="77777777" w:rsidTr="00C006CE">
        <w:tc>
          <w:tcPr>
            <w:tcW w:w="301" w:type="pct"/>
          </w:tcPr>
          <w:p w14:paraId="7E63314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6</w:t>
            </w:r>
          </w:p>
        </w:tc>
        <w:tc>
          <w:tcPr>
            <w:tcW w:w="948" w:type="pct"/>
            <w:vAlign w:val="center"/>
          </w:tcPr>
          <w:p w14:paraId="3E66E25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Frank Chao</w:t>
            </w:r>
          </w:p>
          <w:p w14:paraId="0C06D4A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7D185CA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2AA7AB5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7D66053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4DE4226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04DE64D0" w14:textId="77777777" w:rsidTr="00C006CE">
        <w:tc>
          <w:tcPr>
            <w:tcW w:w="301" w:type="pct"/>
          </w:tcPr>
          <w:p w14:paraId="0EA7742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948" w:type="pct"/>
            <w:vAlign w:val="center"/>
          </w:tcPr>
          <w:p w14:paraId="4920F84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Gordon K Owyang</w:t>
            </w:r>
          </w:p>
          <w:p w14:paraId="10E1A76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3BDF7AE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0779AB2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61A7F7D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03DB086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0EF303D7" w14:textId="77777777" w:rsidTr="00C006CE">
        <w:tc>
          <w:tcPr>
            <w:tcW w:w="301" w:type="pct"/>
          </w:tcPr>
          <w:p w14:paraId="62CE29A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948" w:type="pct"/>
            <w:vAlign w:val="center"/>
          </w:tcPr>
          <w:p w14:paraId="1A21887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Jenn-Jen Owyang</w:t>
            </w:r>
          </w:p>
          <w:p w14:paraId="137D4D6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490EE17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5AEBD6B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2499E1F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3E7E50E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43CAA6EA" w14:textId="77777777" w:rsidTr="00C006CE">
        <w:tc>
          <w:tcPr>
            <w:tcW w:w="301" w:type="pct"/>
          </w:tcPr>
          <w:p w14:paraId="1BE718F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9</w:t>
            </w:r>
          </w:p>
        </w:tc>
        <w:tc>
          <w:tcPr>
            <w:tcW w:w="948" w:type="pct"/>
            <w:vAlign w:val="center"/>
          </w:tcPr>
          <w:p w14:paraId="0BB6592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Adam Hsu-Fan Owyang</w:t>
            </w:r>
          </w:p>
          <w:p w14:paraId="6D86422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52A55D2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2CF2E8C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7DD7C9D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5A6730D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2B697B22" w14:textId="77777777" w:rsidTr="00C006CE">
        <w:tc>
          <w:tcPr>
            <w:tcW w:w="301" w:type="pct"/>
          </w:tcPr>
          <w:p w14:paraId="507238E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10</w:t>
            </w:r>
          </w:p>
        </w:tc>
        <w:tc>
          <w:tcPr>
            <w:tcW w:w="948" w:type="pct"/>
            <w:vAlign w:val="center"/>
          </w:tcPr>
          <w:p w14:paraId="48FE8E6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Katelynn Yun-Yu Owyang</w:t>
            </w:r>
          </w:p>
          <w:p w14:paraId="68A8CE2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2EF9300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28B4DE3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3DBE34C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44FCA59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47D899B9" w14:textId="77777777" w:rsidTr="00C006CE">
        <w:tc>
          <w:tcPr>
            <w:tcW w:w="301" w:type="pct"/>
          </w:tcPr>
          <w:p w14:paraId="08A582B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11</w:t>
            </w:r>
          </w:p>
        </w:tc>
        <w:tc>
          <w:tcPr>
            <w:tcW w:w="948" w:type="pct"/>
            <w:vAlign w:val="center"/>
          </w:tcPr>
          <w:p w14:paraId="5093BB1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Daria Ming-Yu Owyang</w:t>
            </w:r>
          </w:p>
          <w:p w14:paraId="4E7DEFD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lastRenderedPageBreak/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5067270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lastRenderedPageBreak/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2051378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66CBCC7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336F172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9440A90" w14:textId="77777777" w:rsidTr="00C006CE">
        <w:tc>
          <w:tcPr>
            <w:tcW w:w="301" w:type="pct"/>
          </w:tcPr>
          <w:p w14:paraId="5B8E2486" w14:textId="592E1D5D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12</w:t>
            </w:r>
          </w:p>
        </w:tc>
        <w:tc>
          <w:tcPr>
            <w:tcW w:w="948" w:type="pct"/>
          </w:tcPr>
          <w:p w14:paraId="771C0C1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백승준</w:t>
            </w:r>
            <w:proofErr w:type="spellEnd"/>
          </w:p>
        </w:tc>
        <w:tc>
          <w:tcPr>
            <w:tcW w:w="1251" w:type="pct"/>
            <w:vAlign w:val="center"/>
          </w:tcPr>
          <w:p w14:paraId="0A09697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261EAA7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017E09E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5B4E634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10A9B2D" w14:textId="77777777" w:rsidTr="00C006CE">
        <w:tc>
          <w:tcPr>
            <w:tcW w:w="301" w:type="pct"/>
          </w:tcPr>
          <w:p w14:paraId="72562534" w14:textId="59295698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13</w:t>
            </w:r>
          </w:p>
        </w:tc>
        <w:tc>
          <w:tcPr>
            <w:tcW w:w="948" w:type="pct"/>
          </w:tcPr>
          <w:p w14:paraId="6DDE357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권형준</w:t>
            </w:r>
            <w:proofErr w:type="spellEnd"/>
          </w:p>
        </w:tc>
        <w:tc>
          <w:tcPr>
            <w:tcW w:w="1251" w:type="pct"/>
            <w:vAlign w:val="center"/>
          </w:tcPr>
          <w:p w14:paraId="00B741D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1165ED4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0E4CDFF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3639C36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0A52FC1E" w14:textId="77777777" w:rsidTr="00C006CE">
        <w:tc>
          <w:tcPr>
            <w:tcW w:w="301" w:type="pct"/>
          </w:tcPr>
          <w:p w14:paraId="6EEFF173" w14:textId="21EBEEF2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14</w:t>
            </w:r>
          </w:p>
        </w:tc>
        <w:tc>
          <w:tcPr>
            <w:tcW w:w="948" w:type="pct"/>
          </w:tcPr>
          <w:p w14:paraId="060EBC6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오승근</w:t>
            </w:r>
          </w:p>
        </w:tc>
        <w:tc>
          <w:tcPr>
            <w:tcW w:w="1251" w:type="pct"/>
            <w:vAlign w:val="center"/>
          </w:tcPr>
          <w:p w14:paraId="7E5E2CA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7DE40B2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308E087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53E81AA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AA51B9A" w14:textId="77777777" w:rsidTr="00C006CE">
        <w:tc>
          <w:tcPr>
            <w:tcW w:w="301" w:type="pct"/>
          </w:tcPr>
          <w:p w14:paraId="2C9ECC03" w14:textId="733A78B4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15</w:t>
            </w:r>
          </w:p>
        </w:tc>
        <w:tc>
          <w:tcPr>
            <w:tcW w:w="948" w:type="pct"/>
          </w:tcPr>
          <w:p w14:paraId="6305630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노문혁</w:t>
            </w:r>
            <w:proofErr w:type="spellEnd"/>
          </w:p>
        </w:tc>
        <w:tc>
          <w:tcPr>
            <w:tcW w:w="1251" w:type="pct"/>
            <w:vAlign w:val="center"/>
          </w:tcPr>
          <w:p w14:paraId="60B42E5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7B62F86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1EDF783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7E1444E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44E9D953" w14:textId="77777777" w:rsidTr="00C006CE">
        <w:tc>
          <w:tcPr>
            <w:tcW w:w="301" w:type="pct"/>
          </w:tcPr>
          <w:p w14:paraId="5B20C52D" w14:textId="25357379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16</w:t>
            </w:r>
          </w:p>
        </w:tc>
        <w:tc>
          <w:tcPr>
            <w:tcW w:w="948" w:type="pct"/>
          </w:tcPr>
          <w:p w14:paraId="13392E3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김영중</w:t>
            </w:r>
            <w:proofErr w:type="spellEnd"/>
          </w:p>
        </w:tc>
        <w:tc>
          <w:tcPr>
            <w:tcW w:w="1251" w:type="pct"/>
            <w:vAlign w:val="center"/>
          </w:tcPr>
          <w:p w14:paraId="13AE7F7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285C0A3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6E01871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4BA99C9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50FBA0AF" w14:textId="77777777" w:rsidTr="00C006CE">
        <w:tc>
          <w:tcPr>
            <w:tcW w:w="301" w:type="pct"/>
          </w:tcPr>
          <w:p w14:paraId="5A431806" w14:textId="0E9BB9F5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17</w:t>
            </w:r>
          </w:p>
        </w:tc>
        <w:tc>
          <w:tcPr>
            <w:tcW w:w="948" w:type="pct"/>
          </w:tcPr>
          <w:p w14:paraId="5AFD73F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유태환</w:t>
            </w:r>
          </w:p>
        </w:tc>
        <w:tc>
          <w:tcPr>
            <w:tcW w:w="1251" w:type="pct"/>
            <w:vAlign w:val="center"/>
          </w:tcPr>
          <w:p w14:paraId="4856F07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4A5423B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18EA90C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79BFDFD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3D0B6BD2" w14:textId="77777777" w:rsidTr="00C006CE">
        <w:tc>
          <w:tcPr>
            <w:tcW w:w="301" w:type="pct"/>
          </w:tcPr>
          <w:p w14:paraId="60504864" w14:textId="0739AD0C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18</w:t>
            </w:r>
          </w:p>
        </w:tc>
        <w:tc>
          <w:tcPr>
            <w:tcW w:w="948" w:type="pct"/>
          </w:tcPr>
          <w:p w14:paraId="02F616F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Steve Im</w:t>
            </w:r>
          </w:p>
          <w:p w14:paraId="35DBFE7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[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국적</w:t>
            </w:r>
            <w:r>
              <w:rPr>
                <w:rFonts w:ascii="Times New Roman"/>
                <w:sz w:val="22"/>
                <w:szCs w:val="23"/>
              </w:rPr>
              <w:t>])</w:t>
            </w:r>
          </w:p>
        </w:tc>
        <w:tc>
          <w:tcPr>
            <w:tcW w:w="1251" w:type="pct"/>
            <w:vAlign w:val="center"/>
          </w:tcPr>
          <w:p w14:paraId="53BEC57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58A9948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7CB50C3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48A3554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428D5187" w14:textId="77777777" w:rsidTr="00C006CE">
        <w:tc>
          <w:tcPr>
            <w:tcW w:w="1249" w:type="pct"/>
            <w:gridSpan w:val="2"/>
            <w:tcBorders>
              <w:top w:val="double" w:sz="4" w:space="0" w:color="auto"/>
            </w:tcBorders>
          </w:tcPr>
          <w:p w14:paraId="7A3427C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합계</w:t>
            </w:r>
          </w:p>
        </w:tc>
        <w:tc>
          <w:tcPr>
            <w:tcW w:w="1251" w:type="pct"/>
            <w:tcBorders>
              <w:top w:val="double" w:sz="4" w:space="0" w:color="auto"/>
            </w:tcBorders>
          </w:tcPr>
          <w:p w14:paraId="3DE640D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1,633,500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tcBorders>
              <w:top w:val="double" w:sz="4" w:space="0" w:color="auto"/>
            </w:tcBorders>
          </w:tcPr>
          <w:p w14:paraId="4551C88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[37.41]</w:t>
            </w:r>
          </w:p>
        </w:tc>
        <w:tc>
          <w:tcPr>
            <w:tcW w:w="1094" w:type="pct"/>
            <w:tcBorders>
              <w:top w:val="double" w:sz="4" w:space="0" w:color="auto"/>
            </w:tcBorders>
          </w:tcPr>
          <w:p w14:paraId="6D86AFC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tcBorders>
              <w:top w:val="double" w:sz="4" w:space="0" w:color="auto"/>
            </w:tcBorders>
          </w:tcPr>
          <w:p w14:paraId="6311F26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-</w:t>
            </w:r>
          </w:p>
        </w:tc>
      </w:tr>
    </w:tbl>
    <w:p w14:paraId="427D8867" w14:textId="77777777" w:rsidR="00F10A7E" w:rsidRDefault="00F10A7E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</w:p>
    <w:p w14:paraId="64E6A185" w14:textId="77777777" w:rsidR="00F10A7E" w:rsidRDefault="008D394E">
      <w:pPr>
        <w:pStyle w:val="WYStandard"/>
        <w:topLinePunct/>
        <w:autoSpaceDE w:val="0"/>
        <w:autoSpaceDN w:val="0"/>
        <w:spacing w:line="360" w:lineRule="auto"/>
        <w:jc w:val="left"/>
        <w:rPr>
          <w:rFonts w:eastAsia="바탕"/>
          <w:b/>
          <w:sz w:val="22"/>
          <w:szCs w:val="22"/>
        </w:rPr>
      </w:pPr>
      <w:r>
        <w:rPr>
          <w:rFonts w:eastAsia="바탕"/>
          <w:b/>
          <w:sz w:val="22"/>
          <w:szCs w:val="22"/>
        </w:rPr>
        <w:br w:type="page"/>
      </w:r>
    </w:p>
    <w:p w14:paraId="7ECF5DCE" w14:textId="77777777" w:rsidR="00F10A7E" w:rsidRDefault="008D394E">
      <w:pPr>
        <w:pStyle w:val="WYStandard"/>
        <w:topLinePunct/>
        <w:autoSpaceDE w:val="0"/>
        <w:autoSpaceDN w:val="0"/>
        <w:spacing w:line="360" w:lineRule="auto"/>
        <w:jc w:val="left"/>
        <w:outlineLvl w:val="0"/>
        <w:rPr>
          <w:rFonts w:eastAsia="바탕"/>
          <w:b/>
          <w:sz w:val="22"/>
          <w:szCs w:val="22"/>
          <w:u w:val="single"/>
        </w:rPr>
      </w:pPr>
      <w:r>
        <w:rPr>
          <w:rFonts w:eastAsia="바탕"/>
          <w:b/>
          <w:sz w:val="22"/>
          <w:szCs w:val="22"/>
          <w:u w:val="single"/>
        </w:rPr>
        <w:lastRenderedPageBreak/>
        <w:t>별</w:t>
      </w:r>
      <w:r>
        <w:rPr>
          <w:rFonts w:eastAsia="바탕" w:hint="eastAsia"/>
          <w:b/>
          <w:sz w:val="22"/>
          <w:szCs w:val="22"/>
          <w:u w:val="single"/>
        </w:rPr>
        <w:t>첨</w:t>
      </w:r>
      <w:r>
        <w:rPr>
          <w:rFonts w:eastAsia="바탕" w:hint="eastAsia"/>
          <w:b/>
          <w:sz w:val="22"/>
          <w:szCs w:val="22"/>
          <w:u w:val="single"/>
        </w:rPr>
        <w:t xml:space="preserve"> C</w:t>
      </w:r>
    </w:p>
    <w:p w14:paraId="744E96A7" w14:textId="77777777" w:rsidR="00F10A7E" w:rsidRDefault="008D394E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/>
          <w:b/>
          <w:sz w:val="22"/>
          <w:szCs w:val="23"/>
        </w:rPr>
        <w:t>본건</w:t>
      </w:r>
      <w:r>
        <w:rPr>
          <w:rFonts w:ascii="Times New Roman"/>
          <w:b/>
          <w:sz w:val="22"/>
          <w:szCs w:val="23"/>
        </w:rPr>
        <w:t xml:space="preserve"> </w:t>
      </w:r>
      <w:proofErr w:type="spellStart"/>
      <w:r>
        <w:rPr>
          <w:rFonts w:ascii="Times New Roman"/>
          <w:b/>
          <w:sz w:val="22"/>
          <w:szCs w:val="23"/>
        </w:rPr>
        <w:t>재무적투자자</w:t>
      </w:r>
      <w:proofErr w:type="spellEnd"/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및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기존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투자계약</w:t>
      </w:r>
    </w:p>
    <w:p w14:paraId="05F67763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66"/>
        <w:gridCol w:w="2125"/>
        <w:gridCol w:w="2125"/>
        <w:gridCol w:w="991"/>
        <w:gridCol w:w="3253"/>
      </w:tblGrid>
      <w:tr w:rsidR="00F10A7E" w14:paraId="11194D4D" w14:textId="77777777">
        <w:trPr>
          <w:trHeight w:val="298"/>
        </w:trPr>
        <w:tc>
          <w:tcPr>
            <w:tcW w:w="312" w:type="pct"/>
            <w:shd w:val="clear" w:color="auto" w:fill="F2F2F2" w:themeFill="background1" w:themeFillShade="F2"/>
            <w:vAlign w:val="center"/>
          </w:tcPr>
          <w:p w14:paraId="5B4EC80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785CEE8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명칭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2037115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</w:p>
          <w:p w14:paraId="7BA1639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종류와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547" w:type="pct"/>
            <w:shd w:val="clear" w:color="auto" w:fill="F2F2F2" w:themeFill="background1" w:themeFillShade="F2"/>
            <w:vAlign w:val="center"/>
          </w:tcPr>
          <w:p w14:paraId="7977678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pacing w:val="-4"/>
                <w:sz w:val="22"/>
                <w:szCs w:val="23"/>
              </w:rPr>
              <w:t>지분율</w:t>
            </w:r>
            <w:r>
              <w:rPr>
                <w:rFonts w:ascii="Times New Roman"/>
                <w:b/>
                <w:spacing w:val="-4"/>
                <w:sz w:val="22"/>
                <w:szCs w:val="23"/>
              </w:rPr>
              <w:t>(%)</w:t>
            </w:r>
          </w:p>
        </w:tc>
        <w:tc>
          <w:tcPr>
            <w:tcW w:w="1795" w:type="pct"/>
            <w:shd w:val="clear" w:color="auto" w:fill="F2F2F2" w:themeFill="background1" w:themeFillShade="F2"/>
            <w:vAlign w:val="center"/>
          </w:tcPr>
          <w:p w14:paraId="74CBC30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기존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투자계약</w:t>
            </w:r>
          </w:p>
          <w:p w14:paraId="48055EF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체결일자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및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명칭</w:t>
            </w:r>
          </w:p>
        </w:tc>
      </w:tr>
      <w:tr w:rsidR="00F10A7E" w14:paraId="5A9E7C4F" w14:textId="77777777">
        <w:trPr>
          <w:trHeight w:val="717"/>
        </w:trPr>
        <w:tc>
          <w:tcPr>
            <w:tcW w:w="312" w:type="pct"/>
            <w:vMerge w:val="restart"/>
            <w:vAlign w:val="center"/>
          </w:tcPr>
          <w:p w14:paraId="12B74A7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</w:t>
            </w:r>
          </w:p>
        </w:tc>
        <w:tc>
          <w:tcPr>
            <w:tcW w:w="1173" w:type="pct"/>
            <w:vMerge w:val="restart"/>
            <w:vAlign w:val="center"/>
          </w:tcPr>
          <w:p w14:paraId="1CB028E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아이비케이비엔더블유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기술금융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2018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사모투자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합자회사</w:t>
            </w:r>
          </w:p>
        </w:tc>
        <w:tc>
          <w:tcPr>
            <w:tcW w:w="1173" w:type="pct"/>
            <w:tcBorders>
              <w:bottom w:val="nil"/>
            </w:tcBorders>
            <w:vAlign w:val="center"/>
          </w:tcPr>
          <w:p w14:paraId="2D1EA4F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54,000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Merge w:val="restart"/>
            <w:vAlign w:val="center"/>
          </w:tcPr>
          <w:p w14:paraId="0BABC9F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23.7</w:t>
            </w:r>
          </w:p>
        </w:tc>
        <w:tc>
          <w:tcPr>
            <w:tcW w:w="1795" w:type="pct"/>
            <w:tcBorders>
              <w:bottom w:val="nil"/>
            </w:tcBorders>
            <w:vAlign w:val="center"/>
          </w:tcPr>
          <w:p w14:paraId="5870A71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보통주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매매계약서</w:t>
            </w:r>
          </w:p>
          <w:p w14:paraId="74C7997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승계합의서</w:t>
            </w:r>
          </w:p>
          <w:p w14:paraId="285832B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</w:t>
            </w:r>
            <w:proofErr w:type="gramStart"/>
            <w:r>
              <w:rPr>
                <w:rFonts w:ascii="Times New Roman" w:hint="eastAsia"/>
                <w:spacing w:val="-4"/>
                <w:sz w:val="20"/>
                <w:szCs w:val="23"/>
              </w:rPr>
              <w:t>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proofErr w:type="gram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 w:rsidR="00F10A7E" w14:paraId="3C91A8C8" w14:textId="77777777">
        <w:trPr>
          <w:trHeight w:val="716"/>
        </w:trPr>
        <w:tc>
          <w:tcPr>
            <w:tcW w:w="312" w:type="pct"/>
            <w:vMerge/>
            <w:vAlign w:val="center"/>
          </w:tcPr>
          <w:p w14:paraId="0D13B6C6" w14:textId="77777777" w:rsidR="00F10A7E" w:rsidRDefault="00F10A7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173" w:type="pct"/>
            <w:vMerge/>
            <w:vAlign w:val="center"/>
          </w:tcPr>
          <w:p w14:paraId="485775C3" w14:textId="77777777" w:rsidR="00F10A7E" w:rsidRDefault="00F10A7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</w:p>
        </w:tc>
        <w:tc>
          <w:tcPr>
            <w:tcW w:w="1173" w:type="pct"/>
            <w:tcBorders>
              <w:top w:val="nil"/>
              <w:bottom w:val="nil"/>
            </w:tcBorders>
            <w:vAlign w:val="center"/>
          </w:tcPr>
          <w:p w14:paraId="5E4D9DA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428,568(*)</w:t>
            </w:r>
          </w:p>
        </w:tc>
        <w:tc>
          <w:tcPr>
            <w:tcW w:w="547" w:type="pct"/>
            <w:vMerge/>
            <w:vAlign w:val="center"/>
          </w:tcPr>
          <w:p w14:paraId="62A59AAE" w14:textId="77777777" w:rsidR="00F10A7E" w:rsidRDefault="00F10A7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795" w:type="pct"/>
            <w:tcBorders>
              <w:top w:val="nil"/>
              <w:bottom w:val="nil"/>
            </w:tcBorders>
            <w:vAlign w:val="center"/>
          </w:tcPr>
          <w:p w14:paraId="062BF9F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연구개발특구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일자리창출투자펀드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  <w:p w14:paraId="6020B8F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2011KoFc-mvp </w:t>
            </w: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창투광주호남투자조합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  <w:p w14:paraId="6264C5D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승계합의서</w:t>
            </w:r>
          </w:p>
          <w:p w14:paraId="4F0637A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</w:t>
            </w:r>
            <w:proofErr w:type="gramStart"/>
            <w:r>
              <w:rPr>
                <w:rFonts w:ascii="Times New Roman" w:hint="eastAsia"/>
                <w:spacing w:val="-4"/>
                <w:sz w:val="20"/>
                <w:szCs w:val="23"/>
              </w:rPr>
              <w:t>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proofErr w:type="gram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 w:rsidR="00F10A7E" w14:paraId="097DF54E" w14:textId="77777777">
        <w:trPr>
          <w:trHeight w:val="716"/>
        </w:trPr>
        <w:tc>
          <w:tcPr>
            <w:tcW w:w="312" w:type="pct"/>
            <w:vMerge/>
            <w:vAlign w:val="center"/>
          </w:tcPr>
          <w:p w14:paraId="3B04D374" w14:textId="77777777" w:rsidR="00F10A7E" w:rsidRDefault="00F10A7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173" w:type="pct"/>
            <w:vMerge/>
            <w:vAlign w:val="center"/>
          </w:tcPr>
          <w:p w14:paraId="4330D7F7" w14:textId="77777777" w:rsidR="00F10A7E" w:rsidRDefault="00F10A7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</w:p>
        </w:tc>
        <w:tc>
          <w:tcPr>
            <w:tcW w:w="1173" w:type="pct"/>
            <w:tcBorders>
              <w:top w:val="nil"/>
              <w:bottom w:val="nil"/>
            </w:tcBorders>
            <w:vAlign w:val="center"/>
          </w:tcPr>
          <w:p w14:paraId="43D9FBD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5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360,000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Merge/>
            <w:vAlign w:val="center"/>
          </w:tcPr>
          <w:p w14:paraId="1CA04506" w14:textId="77777777" w:rsidR="00F10A7E" w:rsidRDefault="00F10A7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795" w:type="pct"/>
            <w:tcBorders>
              <w:top w:val="nil"/>
              <w:bottom w:val="nil"/>
            </w:tcBorders>
            <w:vAlign w:val="center"/>
          </w:tcPr>
          <w:p w14:paraId="4B84B4B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2018. 7. 12.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전환상환우선주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한국산업은행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  <w:p w14:paraId="3D14EF6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2019. 11. 7.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우선주매매계약서</w:t>
            </w:r>
          </w:p>
          <w:p w14:paraId="6730002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승계합의서</w:t>
            </w:r>
          </w:p>
          <w:p w14:paraId="3781CC0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</w:t>
            </w:r>
            <w:proofErr w:type="gramStart"/>
            <w:r>
              <w:rPr>
                <w:rFonts w:ascii="Times New Roman" w:hint="eastAsia"/>
                <w:spacing w:val="-4"/>
                <w:sz w:val="20"/>
                <w:szCs w:val="23"/>
              </w:rPr>
              <w:t>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proofErr w:type="gram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 w:rsidR="00F10A7E" w14:paraId="2FE3FE72" w14:textId="77777777">
        <w:trPr>
          <w:trHeight w:val="716"/>
        </w:trPr>
        <w:tc>
          <w:tcPr>
            <w:tcW w:w="312" w:type="pct"/>
            <w:vMerge/>
            <w:vAlign w:val="center"/>
          </w:tcPr>
          <w:p w14:paraId="40385800" w14:textId="77777777" w:rsidR="00F10A7E" w:rsidRDefault="00F10A7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173" w:type="pct"/>
            <w:vMerge/>
            <w:vAlign w:val="center"/>
          </w:tcPr>
          <w:p w14:paraId="4C94C759" w14:textId="77777777" w:rsidR="00F10A7E" w:rsidRDefault="00F10A7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</w:p>
        </w:tc>
        <w:tc>
          <w:tcPr>
            <w:tcW w:w="1173" w:type="pct"/>
            <w:tcBorders>
              <w:top w:val="nil"/>
            </w:tcBorders>
            <w:vAlign w:val="center"/>
          </w:tcPr>
          <w:p w14:paraId="02B088E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6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190,104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Merge/>
            <w:vAlign w:val="center"/>
          </w:tcPr>
          <w:p w14:paraId="498020FD" w14:textId="77777777" w:rsidR="00F10A7E" w:rsidRDefault="00F10A7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795" w:type="pct"/>
            <w:tcBorders>
              <w:top w:val="nil"/>
            </w:tcBorders>
            <w:vAlign w:val="center"/>
          </w:tcPr>
          <w:p w14:paraId="537E706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</w:p>
          <w:p w14:paraId="34AB6F9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</w:t>
            </w:r>
            <w:proofErr w:type="gramStart"/>
            <w:r>
              <w:rPr>
                <w:rFonts w:ascii="Times New Roman" w:hint="eastAsia"/>
                <w:spacing w:val="-4"/>
                <w:sz w:val="20"/>
                <w:szCs w:val="23"/>
              </w:rPr>
              <w:t>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proofErr w:type="gram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 w:rsidR="00F10A7E" w14:paraId="1B919367" w14:textId="77777777">
        <w:tc>
          <w:tcPr>
            <w:tcW w:w="312" w:type="pct"/>
            <w:vAlign w:val="center"/>
          </w:tcPr>
          <w:p w14:paraId="58A51D0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</w:t>
            </w:r>
          </w:p>
        </w:tc>
        <w:tc>
          <w:tcPr>
            <w:tcW w:w="1173" w:type="pct"/>
            <w:vAlign w:val="center"/>
          </w:tcPr>
          <w:p w14:paraId="51585A0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오픈워터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-</w:t>
            </w: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에스제이지피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소부장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>1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투자조합</w:t>
            </w:r>
          </w:p>
        </w:tc>
        <w:tc>
          <w:tcPr>
            <w:tcW w:w="1173" w:type="pct"/>
            <w:vAlign w:val="center"/>
          </w:tcPr>
          <w:p w14:paraId="4583BF3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225,000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6A4BDC6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5.2</w:t>
            </w:r>
          </w:p>
        </w:tc>
        <w:tc>
          <w:tcPr>
            <w:tcW w:w="1795" w:type="pct"/>
            <w:vAlign w:val="center"/>
          </w:tcPr>
          <w:p w14:paraId="7B52339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연구개발특구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일자리창출투자펀드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F10A7E" w14:paraId="374B9C11" w14:textId="77777777">
        <w:tc>
          <w:tcPr>
            <w:tcW w:w="312" w:type="pct"/>
            <w:vAlign w:val="center"/>
          </w:tcPr>
          <w:p w14:paraId="3AD099C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1173" w:type="pct"/>
            <w:vAlign w:val="center"/>
          </w:tcPr>
          <w:p w14:paraId="6FA84C7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신한캐피탈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</w:p>
        </w:tc>
        <w:tc>
          <w:tcPr>
            <w:tcW w:w="1173" w:type="pct"/>
            <w:vAlign w:val="center"/>
          </w:tcPr>
          <w:p w14:paraId="2689937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3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124,998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06EC402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2.9</w:t>
            </w:r>
          </w:p>
        </w:tc>
        <w:tc>
          <w:tcPr>
            <w:tcW w:w="1795" w:type="pct"/>
            <w:vAlign w:val="center"/>
          </w:tcPr>
          <w:p w14:paraId="30653FC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2018. 3. 12.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엠피닉스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상환전환우선주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인수계약서</w:t>
            </w:r>
          </w:p>
        </w:tc>
      </w:tr>
      <w:tr w:rsidR="00F10A7E" w14:paraId="104FB8F9" w14:textId="77777777">
        <w:tc>
          <w:tcPr>
            <w:tcW w:w="312" w:type="pct"/>
            <w:vAlign w:val="center"/>
          </w:tcPr>
          <w:p w14:paraId="6AAF008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1173" w:type="pct"/>
            <w:vAlign w:val="center"/>
          </w:tcPr>
          <w:p w14:paraId="56B5334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KB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증권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</w:p>
        </w:tc>
        <w:tc>
          <w:tcPr>
            <w:tcW w:w="1173" w:type="pct"/>
            <w:vAlign w:val="center"/>
          </w:tcPr>
          <w:p w14:paraId="007C457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4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124,998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3A82B66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2.9</w:t>
            </w:r>
          </w:p>
        </w:tc>
        <w:tc>
          <w:tcPr>
            <w:tcW w:w="1795" w:type="pct"/>
            <w:vAlign w:val="center"/>
          </w:tcPr>
          <w:p w14:paraId="439D9AF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2018. 4. 25.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상환전환우선주식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인수계약서</w:t>
            </w:r>
          </w:p>
        </w:tc>
      </w:tr>
      <w:tr w:rsidR="00F10A7E" w14:paraId="20840EA4" w14:textId="77777777">
        <w:tc>
          <w:tcPr>
            <w:tcW w:w="312" w:type="pct"/>
            <w:vAlign w:val="center"/>
          </w:tcPr>
          <w:p w14:paraId="5D77F2D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1173" w:type="pct"/>
            <w:vAlign w:val="center"/>
          </w:tcPr>
          <w:p w14:paraId="5DACC9E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proofErr w:type="spellStart"/>
            <w:r>
              <w:rPr>
                <w:rFonts w:ascii="Times New Roman"/>
                <w:spacing w:val="-4"/>
                <w:sz w:val="20"/>
                <w:szCs w:val="23"/>
              </w:rPr>
              <w:t>이앤벤처</w:t>
            </w:r>
            <w:proofErr w:type="spellEnd"/>
            <w:r>
              <w:rPr>
                <w:rFonts w:ascii="Times New Roman"/>
                <w:spacing w:val="-4"/>
                <w:sz w:val="20"/>
                <w:szCs w:val="23"/>
              </w:rPr>
              <w:t>1</w:t>
            </w:r>
            <w:r>
              <w:rPr>
                <w:rFonts w:ascii="Times New Roman"/>
                <w:spacing w:val="-4"/>
                <w:sz w:val="20"/>
                <w:szCs w:val="23"/>
              </w:rPr>
              <w:t>호</w:t>
            </w:r>
            <w:r>
              <w:rPr>
                <w:rFonts w:ascii="Times New Roman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pacing w:val="-4"/>
                <w:sz w:val="20"/>
                <w:szCs w:val="23"/>
              </w:rPr>
              <w:t>창업초기투자조합</w:t>
            </w:r>
          </w:p>
        </w:tc>
        <w:tc>
          <w:tcPr>
            <w:tcW w:w="1173" w:type="pct"/>
            <w:vAlign w:val="center"/>
          </w:tcPr>
          <w:p w14:paraId="48CB411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107,142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  <w:r>
              <w:rPr>
                <w:rFonts w:ascii="Times New Roman" w:hint="eastAsia"/>
                <w:sz w:val="20"/>
                <w:szCs w:val="23"/>
              </w:rPr>
              <w:t>(*</w:t>
            </w:r>
            <w:r>
              <w:rPr>
                <w:rFonts w:ascii="Times New Roman"/>
                <w:sz w:val="20"/>
                <w:szCs w:val="23"/>
              </w:rPr>
              <w:t>*</w:t>
            </w:r>
            <w:r>
              <w:rPr>
                <w:rFonts w:ascii="Times New Roman" w:hint="eastAsia"/>
                <w:sz w:val="20"/>
                <w:szCs w:val="23"/>
              </w:rPr>
              <w:t>)</w:t>
            </w:r>
          </w:p>
        </w:tc>
        <w:tc>
          <w:tcPr>
            <w:tcW w:w="547" w:type="pct"/>
            <w:vAlign w:val="center"/>
          </w:tcPr>
          <w:p w14:paraId="388C1D5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2.5</w:t>
            </w:r>
          </w:p>
        </w:tc>
        <w:tc>
          <w:tcPr>
            <w:tcW w:w="1795" w:type="pct"/>
            <w:vAlign w:val="center"/>
          </w:tcPr>
          <w:p w14:paraId="724D74B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MTI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창조기업펀드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F10A7E" w14:paraId="7EAD86DD" w14:textId="77777777">
        <w:tc>
          <w:tcPr>
            <w:tcW w:w="312" w:type="pct"/>
            <w:vAlign w:val="center"/>
          </w:tcPr>
          <w:p w14:paraId="053261D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lastRenderedPageBreak/>
              <w:t>6</w:t>
            </w:r>
          </w:p>
        </w:tc>
        <w:tc>
          <w:tcPr>
            <w:tcW w:w="1173" w:type="pct"/>
            <w:vAlign w:val="center"/>
          </w:tcPr>
          <w:p w14:paraId="78E0AB7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proofErr w:type="spellStart"/>
            <w:r>
              <w:rPr>
                <w:rFonts w:ascii="Times New Roman"/>
                <w:spacing w:val="-4"/>
                <w:sz w:val="20"/>
                <w:szCs w:val="23"/>
              </w:rPr>
              <w:t>이앤벤처</w:t>
            </w:r>
            <w:proofErr w:type="spellEnd"/>
            <w:r>
              <w:rPr>
                <w:rFonts w:ascii="Times New Roman"/>
                <w:spacing w:val="-4"/>
                <w:sz w:val="20"/>
                <w:szCs w:val="23"/>
              </w:rPr>
              <w:t>3</w:t>
            </w:r>
            <w:r>
              <w:rPr>
                <w:rFonts w:ascii="Times New Roman"/>
                <w:spacing w:val="-4"/>
                <w:sz w:val="20"/>
                <w:szCs w:val="23"/>
              </w:rPr>
              <w:t>호</w:t>
            </w:r>
            <w:r>
              <w:rPr>
                <w:rFonts w:ascii="Times New Roman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pacing w:val="-4"/>
                <w:sz w:val="20"/>
                <w:szCs w:val="23"/>
              </w:rPr>
              <w:t>스마트투자조합</w:t>
            </w:r>
          </w:p>
        </w:tc>
        <w:tc>
          <w:tcPr>
            <w:tcW w:w="1173" w:type="pct"/>
            <w:vAlign w:val="center"/>
          </w:tcPr>
          <w:p w14:paraId="5E1F6BD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107,142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  <w:r>
              <w:rPr>
                <w:rFonts w:ascii="Times New Roman" w:hint="eastAsia"/>
                <w:sz w:val="20"/>
                <w:szCs w:val="23"/>
              </w:rPr>
              <w:t>(*</w:t>
            </w:r>
            <w:r>
              <w:rPr>
                <w:rFonts w:ascii="Times New Roman"/>
                <w:sz w:val="20"/>
                <w:szCs w:val="23"/>
              </w:rPr>
              <w:t>*</w:t>
            </w:r>
            <w:r>
              <w:rPr>
                <w:rFonts w:ascii="Times New Roman" w:hint="eastAsia"/>
                <w:sz w:val="20"/>
                <w:szCs w:val="23"/>
              </w:rPr>
              <w:t>)</w:t>
            </w:r>
          </w:p>
        </w:tc>
        <w:tc>
          <w:tcPr>
            <w:tcW w:w="547" w:type="pct"/>
            <w:vAlign w:val="center"/>
          </w:tcPr>
          <w:p w14:paraId="767A09E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2.5</w:t>
            </w:r>
          </w:p>
        </w:tc>
        <w:tc>
          <w:tcPr>
            <w:tcW w:w="1795" w:type="pct"/>
            <w:vAlign w:val="center"/>
          </w:tcPr>
          <w:p w14:paraId="42DBA09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MTI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창조기업펀드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F10A7E" w14:paraId="7B985936" w14:textId="77777777">
        <w:tc>
          <w:tcPr>
            <w:tcW w:w="312" w:type="pct"/>
            <w:vAlign w:val="center"/>
          </w:tcPr>
          <w:p w14:paraId="621BD8B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1173" w:type="pct"/>
            <w:vAlign w:val="center"/>
          </w:tcPr>
          <w:p w14:paraId="6155342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제이디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에스제이지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신기술조합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1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</w:p>
        </w:tc>
        <w:tc>
          <w:tcPr>
            <w:tcW w:w="1173" w:type="pct"/>
            <w:vAlign w:val="center"/>
          </w:tcPr>
          <w:p w14:paraId="1CBE8FF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105,000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55A4C6D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2.4</w:t>
            </w:r>
          </w:p>
        </w:tc>
        <w:tc>
          <w:tcPr>
            <w:tcW w:w="1795" w:type="pct"/>
            <w:vAlign w:val="center"/>
          </w:tcPr>
          <w:p w14:paraId="2D6E4D4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: MTI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창조혁신펀드조합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F10A7E" w14:paraId="3E8E741F" w14:textId="77777777">
        <w:tc>
          <w:tcPr>
            <w:tcW w:w="312" w:type="pct"/>
            <w:vAlign w:val="center"/>
          </w:tcPr>
          <w:p w14:paraId="1EA36F7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1173" w:type="pct"/>
            <w:vAlign w:val="center"/>
          </w:tcPr>
          <w:p w14:paraId="7EF7219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휴먼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pacing w:val="-4"/>
                <w:sz w:val="20"/>
                <w:szCs w:val="23"/>
              </w:rPr>
              <w:t>108</w:t>
            </w:r>
          </w:p>
        </w:tc>
        <w:tc>
          <w:tcPr>
            <w:tcW w:w="1173" w:type="pct"/>
            <w:vAlign w:val="center"/>
          </w:tcPr>
          <w:p w14:paraId="69D041A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75,000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757436B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1.7</w:t>
            </w:r>
          </w:p>
        </w:tc>
        <w:tc>
          <w:tcPr>
            <w:tcW w:w="1795" w:type="pct"/>
            <w:vAlign w:val="center"/>
          </w:tcPr>
          <w:p w14:paraId="0664763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</w:p>
          <w:p w14:paraId="571793D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: 2014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송현성장사다리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2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스타트업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)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투자조합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F10A7E" w14:paraId="54E16DEF" w14:textId="77777777">
        <w:tc>
          <w:tcPr>
            <w:tcW w:w="312" w:type="pct"/>
            <w:vAlign w:val="center"/>
          </w:tcPr>
          <w:p w14:paraId="7A098FC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9</w:t>
            </w:r>
          </w:p>
        </w:tc>
        <w:tc>
          <w:tcPr>
            <w:tcW w:w="1173" w:type="pct"/>
            <w:vAlign w:val="center"/>
          </w:tcPr>
          <w:p w14:paraId="5BDD4F7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오픈워터엔젤스투자조합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>2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</w:p>
        </w:tc>
        <w:tc>
          <w:tcPr>
            <w:tcW w:w="1173" w:type="pct"/>
            <w:vAlign w:val="center"/>
          </w:tcPr>
          <w:p w14:paraId="543F167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45,000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134EE6C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1.0</w:t>
            </w:r>
          </w:p>
        </w:tc>
        <w:tc>
          <w:tcPr>
            <w:tcW w:w="1795" w:type="pct"/>
            <w:vAlign w:val="center"/>
          </w:tcPr>
          <w:p w14:paraId="54F8DFB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</w:p>
          <w:p w14:paraId="6AAB9E3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2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: MTI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창조혁신펀드조합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F10A7E" w14:paraId="02AD6266" w14:textId="77777777">
        <w:tc>
          <w:tcPr>
            <w:tcW w:w="1485" w:type="pct"/>
            <w:gridSpan w:val="2"/>
            <w:tcBorders>
              <w:top w:val="double" w:sz="4" w:space="0" w:color="auto"/>
            </w:tcBorders>
            <w:vAlign w:val="center"/>
          </w:tcPr>
          <w:p w14:paraId="67434E6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0"/>
                <w:szCs w:val="23"/>
              </w:rPr>
              <w:t>합계</w:t>
            </w:r>
          </w:p>
        </w:tc>
        <w:tc>
          <w:tcPr>
            <w:tcW w:w="1173" w:type="pct"/>
            <w:tcBorders>
              <w:top w:val="double" w:sz="4" w:space="0" w:color="auto"/>
            </w:tcBorders>
            <w:vAlign w:val="center"/>
          </w:tcPr>
          <w:p w14:paraId="1C22AFF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/>
                <w:sz w:val="20"/>
                <w:szCs w:val="23"/>
              </w:rPr>
              <w:t>총</w:t>
            </w:r>
            <w:r>
              <w:rPr>
                <w:rFonts w:ascii="Times New Roman"/>
                <w:sz w:val="20"/>
                <w:szCs w:val="23"/>
              </w:rPr>
              <w:t xml:space="preserve"> 1,946,952 </w:t>
            </w:r>
            <w:r>
              <w:rPr>
                <w:rFonts w:ascii="Times New Roman"/>
                <w:sz w:val="20"/>
                <w:szCs w:val="23"/>
              </w:rPr>
              <w:t>주</w:t>
            </w:r>
          </w:p>
          <w:p w14:paraId="79C455B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8"/>
                <w:sz w:val="20"/>
                <w:szCs w:val="23"/>
              </w:rPr>
            </w:pPr>
            <w:r>
              <w:rPr>
                <w:rFonts w:ascii="Times New Roman"/>
                <w:spacing w:val="-8"/>
                <w:sz w:val="20"/>
                <w:szCs w:val="23"/>
              </w:rPr>
              <w:t>(</w:t>
            </w:r>
            <w:r>
              <w:rPr>
                <w:rFonts w:ascii="Times New Roman"/>
                <w:spacing w:val="-8"/>
                <w:sz w:val="20"/>
                <w:szCs w:val="23"/>
              </w:rPr>
              <w:t>보통주식</w:t>
            </w:r>
            <w:r>
              <w:rPr>
                <w:rFonts w:ascii="Times New Roman"/>
                <w:spacing w:val="-8"/>
                <w:sz w:val="20"/>
                <w:szCs w:val="23"/>
              </w:rPr>
              <w:t xml:space="preserve"> 696,852 </w:t>
            </w:r>
            <w:r>
              <w:rPr>
                <w:rFonts w:ascii="Times New Roman"/>
                <w:spacing w:val="-8"/>
                <w:sz w:val="20"/>
                <w:szCs w:val="23"/>
              </w:rPr>
              <w:t>주</w:t>
            </w:r>
            <w:r>
              <w:rPr>
                <w:rFonts w:ascii="Times New Roman"/>
                <w:spacing w:val="-8"/>
                <w:sz w:val="20"/>
                <w:szCs w:val="23"/>
              </w:rPr>
              <w:t>,</w:t>
            </w:r>
          </w:p>
          <w:p w14:paraId="7C192AE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>전환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상환</w:t>
            </w:r>
            <w:r>
              <w:rPr>
                <w:rFonts w:ascii="Times New Roman"/>
                <w:spacing w:val="-4"/>
                <w:sz w:val="20"/>
                <w:szCs w:val="23"/>
              </w:rPr>
              <w:t>우선주식</w:t>
            </w:r>
          </w:p>
          <w:p w14:paraId="6C90405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 xml:space="preserve">1,250,100 </w:t>
            </w:r>
            <w:r>
              <w:rPr>
                <w:rFonts w:ascii="Times New Roman"/>
                <w:spacing w:val="-4"/>
                <w:sz w:val="20"/>
                <w:szCs w:val="23"/>
              </w:rPr>
              <w:t>주</w:t>
            </w:r>
            <w:r>
              <w:rPr>
                <w:rFonts w:ascii="Times New Roman"/>
                <w:spacing w:val="-4"/>
                <w:sz w:val="20"/>
                <w:szCs w:val="23"/>
              </w:rPr>
              <w:t>)</w:t>
            </w:r>
          </w:p>
        </w:tc>
        <w:tc>
          <w:tcPr>
            <w:tcW w:w="547" w:type="pct"/>
            <w:tcBorders>
              <w:top w:val="double" w:sz="4" w:space="0" w:color="auto"/>
            </w:tcBorders>
            <w:vAlign w:val="center"/>
          </w:tcPr>
          <w:p w14:paraId="7500B0F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44.8</w:t>
            </w:r>
          </w:p>
        </w:tc>
        <w:tc>
          <w:tcPr>
            <w:tcW w:w="1795" w:type="pct"/>
            <w:tcBorders>
              <w:top w:val="double" w:sz="4" w:space="0" w:color="auto"/>
            </w:tcBorders>
            <w:vAlign w:val="center"/>
          </w:tcPr>
          <w:p w14:paraId="369163C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b/>
                <w:bCs/>
                <w:color w:val="000000"/>
                <w:sz w:val="18"/>
                <w:szCs w:val="18"/>
              </w:rPr>
              <w:t>-</w:t>
            </w:r>
          </w:p>
        </w:tc>
      </w:tr>
    </w:tbl>
    <w:p w14:paraId="50A490C3" w14:textId="77777777" w:rsidR="00F10A7E" w:rsidRDefault="00F10A7E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</w:p>
    <w:p w14:paraId="54525B0A" w14:textId="77777777" w:rsidR="00F10A7E" w:rsidRDefault="008D394E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 xml:space="preserve">(*)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482,568</w:t>
      </w:r>
      <w:r>
        <w:rPr>
          <w:rFonts w:ascii="Times New Roman" w:hint="eastAsia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428,568</w:t>
      </w:r>
      <w:r>
        <w:rPr>
          <w:rFonts w:ascii="Times New Roman" w:hint="eastAsia"/>
          <w:sz w:val="22"/>
          <w:szCs w:val="22"/>
        </w:rPr>
        <w:t>주는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전환상환우선주식의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보통주식임</w:t>
      </w:r>
      <w:r>
        <w:rPr>
          <w:rFonts w:ascii="Times New Roman" w:hint="eastAsia"/>
          <w:sz w:val="22"/>
          <w:szCs w:val="22"/>
        </w:rPr>
        <w:t>.</w:t>
      </w:r>
    </w:p>
    <w:p w14:paraId="767B6313" w14:textId="77777777" w:rsidR="00F10A7E" w:rsidRDefault="00F10A7E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</w:p>
    <w:p w14:paraId="7694C4F0" w14:textId="77777777" w:rsidR="00F10A7E" w:rsidRDefault="008D394E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(*</w:t>
      </w:r>
      <w:r>
        <w:rPr>
          <w:rFonts w:ascii="Times New Roman"/>
          <w:sz w:val="22"/>
          <w:szCs w:val="22"/>
        </w:rPr>
        <w:t>*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전환상환우선주식의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보통주식임</w:t>
      </w:r>
      <w:r>
        <w:rPr>
          <w:rFonts w:ascii="Times New Roman" w:hint="eastAsia"/>
          <w:sz w:val="22"/>
          <w:szCs w:val="22"/>
        </w:rPr>
        <w:t>.</w:t>
      </w:r>
    </w:p>
    <w:p w14:paraId="445420E6" w14:textId="77777777" w:rsidR="00F10A7E" w:rsidRDefault="008D394E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6A7EFF2E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1</w:t>
      </w:r>
      <w:r>
        <w:rPr>
          <w:rFonts w:ascii="Times New Roman" w:hint="eastAsia"/>
          <w:b/>
          <w:sz w:val="22"/>
          <w:szCs w:val="22"/>
          <w:u w:val="single"/>
        </w:rPr>
        <w:t>.1</w:t>
      </w:r>
    </w:p>
    <w:p w14:paraId="25106992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  <w:u w:val="single"/>
        </w:rPr>
      </w:pPr>
    </w:p>
    <w:p w14:paraId="01AEC210" w14:textId="77777777" w:rsidR="00F10A7E" w:rsidRDefault="008D394E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 w:hint="eastAsia"/>
          <w:b/>
          <w:sz w:val="22"/>
          <w:szCs w:val="23"/>
        </w:rPr>
        <w:t>용어의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정의</w:t>
      </w:r>
    </w:p>
    <w:p w14:paraId="28577FE2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FD1D10D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공개목록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부록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첨부된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공개목록을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6F4DC94B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6303FD4" w14:textId="7D7B5486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 w:rsidRPr="00C006CE">
        <w:rPr>
          <w:rFonts w:ascii="Times New Roman" w:hint="eastAsia"/>
          <w:b/>
          <w:bCs/>
          <w:sz w:val="22"/>
          <w:szCs w:val="22"/>
          <w:u w:val="single"/>
        </w:rPr>
        <w:t>근본적</w:t>
      </w:r>
      <w:r w:rsidRPr="00C006CE">
        <w:rPr>
          <w:rFonts w:ascii="Times New Roman"/>
          <w:b/>
          <w:bCs/>
          <w:sz w:val="22"/>
          <w:szCs w:val="22"/>
          <w:u w:val="single"/>
        </w:rPr>
        <w:t xml:space="preserve"> </w:t>
      </w:r>
      <w:r w:rsidRPr="00C006CE">
        <w:rPr>
          <w:rFonts w:ascii="Times New Roman" w:hint="eastAsia"/>
          <w:b/>
          <w:bCs/>
          <w:sz w:val="22"/>
          <w:szCs w:val="22"/>
          <w:u w:val="single"/>
        </w:rPr>
        <w:t>진술보장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(</w:t>
      </w:r>
      <w:proofErr w:type="spellStart"/>
      <w:r>
        <w:rPr>
          <w:rFonts w:ascii="Times New Roman" w:hint="eastAsia"/>
          <w:sz w:val="22"/>
          <w:szCs w:val="22"/>
        </w:rPr>
        <w:t>i</w:t>
      </w:r>
      <w:proofErr w:type="spellEnd"/>
      <w:r>
        <w:rPr>
          <w:rFonts w:ascii="Times New Roman" w:hint="eastAsia"/>
          <w:sz w:val="22"/>
          <w:szCs w:val="22"/>
        </w:rPr>
        <w:t xml:space="preserve">) </w:t>
      </w:r>
      <w:r w:rsidRPr="00C006CE">
        <w:rPr>
          <w:rFonts w:ascii="Times New Roman" w:hint="eastAsia"/>
          <w:b/>
          <w:bCs/>
          <w:sz w:val="22"/>
          <w:szCs w:val="22"/>
          <w:u w:val="single"/>
        </w:rPr>
        <w:t>별지</w:t>
      </w:r>
      <w:r w:rsidRPr="00C006CE">
        <w:rPr>
          <w:rFonts w:ascii="Times New Roman"/>
          <w:b/>
          <w:bCs/>
          <w:sz w:val="22"/>
          <w:szCs w:val="22"/>
          <w:u w:val="single"/>
        </w:rPr>
        <w:t xml:space="preserve"> 7.1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</w:rPr>
        <w:t xml:space="preserve">2. </w:t>
      </w:r>
      <w:proofErr w:type="spellStart"/>
      <w:r w:rsidRPr="00C006CE">
        <w:rPr>
          <w:rFonts w:ascii="Times New Roman" w:hint="eastAsia"/>
          <w:sz w:val="22"/>
          <w:szCs w:val="22"/>
        </w:rPr>
        <w:t>대표매도인등에</w:t>
      </w:r>
      <w:proofErr w:type="spellEnd"/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관한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사항</w:t>
      </w:r>
      <w:r w:rsidRPr="00C006CE">
        <w:rPr>
          <w:rFonts w:ascii="Times New Roman"/>
          <w:bCs/>
          <w:sz w:val="22"/>
          <w:szCs w:val="22"/>
        </w:rPr>
        <w:t>”</w:t>
      </w:r>
      <w:r>
        <w:rPr>
          <w:rFonts w:ascii="Times New Roman" w:hint="eastAsia"/>
          <w:b/>
          <w:sz w:val="22"/>
          <w:szCs w:val="22"/>
        </w:rPr>
        <w:t xml:space="preserve"> </w:t>
      </w:r>
      <w:r w:rsidRPr="00C006CE">
        <w:rPr>
          <w:rFonts w:ascii="Times New Roman" w:hint="eastAsia"/>
          <w:bCs/>
          <w:sz w:val="22"/>
          <w:szCs w:val="22"/>
        </w:rPr>
        <w:t>전부</w:t>
      </w:r>
      <w:r>
        <w:rPr>
          <w:rFonts w:ascii="Times New Roman" w:hint="eastAsia"/>
          <w:sz w:val="22"/>
          <w:szCs w:val="22"/>
        </w:rPr>
        <w:t xml:space="preserve">, (ii)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7.1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 w:rsidRPr="00C006CE">
        <w:rPr>
          <w:rFonts w:ascii="Times New Roman"/>
          <w:sz w:val="22"/>
          <w:szCs w:val="22"/>
        </w:rPr>
        <w:t xml:space="preserve">2. </w:t>
      </w:r>
      <w:proofErr w:type="spellStart"/>
      <w:r w:rsidRPr="00C006CE">
        <w:rPr>
          <w:rFonts w:ascii="Times New Roman" w:hint="eastAsia"/>
          <w:sz w:val="22"/>
          <w:szCs w:val="22"/>
        </w:rPr>
        <w:t>대상회사등에</w:t>
      </w:r>
      <w:proofErr w:type="spellEnd"/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관한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사항</w:t>
      </w:r>
      <w:r>
        <w:rPr>
          <w:rFonts w:ascii="Times New Roman"/>
          <w:bCs/>
          <w:sz w:val="22"/>
          <w:szCs w:val="22"/>
        </w:rPr>
        <w:t>”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(1)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설립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존속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(3)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</w:t>
      </w:r>
      <w:r>
        <w:rPr>
          <w:rFonts w:ascii="Times New Roman" w:hint="eastAsia"/>
          <w:sz w:val="22"/>
          <w:szCs w:val="22"/>
        </w:rPr>
        <w:t xml:space="preserve">),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(5)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도산사유의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부존재</w:t>
      </w:r>
      <w:proofErr w:type="spellEnd"/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</w:t>
      </w:r>
      <w:del w:id="346" w:author="Yulchon" w:date="2025-06-18T18:37:00Z" w16du:dateUtc="2025-06-18T09:37:00Z">
        <w:r w:rsidR="00313E37">
          <w:rPr>
            <w:rFonts w:ascii="Times New Roman" w:hint="eastAsia"/>
            <w:sz w:val="22"/>
            <w:szCs w:val="22"/>
          </w:rPr>
          <w:delText>7</w:delText>
        </w:r>
      </w:del>
      <w:ins w:id="347" w:author="Yulchon" w:date="2025-06-18T18:37:00Z" w16du:dateUtc="2025-06-18T09:37:00Z">
        <w:r w:rsidR="00421C67">
          <w:rPr>
            <w:rFonts w:ascii="Times New Roman" w:hint="eastAsia"/>
            <w:sz w:val="22"/>
            <w:szCs w:val="22"/>
          </w:rPr>
          <w:t>8</w:t>
        </w:r>
      </w:ins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del w:id="348" w:author="Yulchon" w:date="2025-06-18T18:37:00Z" w16du:dateUtc="2025-06-18T09:37:00Z">
        <w:r w:rsidR="00E02F47">
          <w:rPr>
            <w:rFonts w:ascii="Times New Roman" w:hint="eastAsia"/>
            <w:sz w:val="22"/>
            <w:szCs w:val="22"/>
          </w:rPr>
          <w:delText>인허가</w:delText>
        </w:r>
      </w:del>
      <w:ins w:id="349" w:author="Yulchon" w:date="2025-06-18T18:37:00Z" w16du:dateUtc="2025-06-18T09:37:00Z">
        <w:r w:rsidR="00421C67">
          <w:rPr>
            <w:rFonts w:ascii="Times New Roman" w:hint="eastAsia"/>
            <w:sz w:val="22"/>
            <w:szCs w:val="22"/>
          </w:rPr>
          <w:t>법령준수</w:t>
        </w:r>
      </w:ins>
      <w:r>
        <w:rPr>
          <w:rFonts w:ascii="Times New Roman" w:hint="eastAsia"/>
          <w:sz w:val="22"/>
          <w:szCs w:val="22"/>
        </w:rPr>
        <w:t xml:space="preserve">), (iii)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7.2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</w:rPr>
        <w:t>기타매도인들의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전부</w:t>
      </w:r>
      <w:r>
        <w:rPr>
          <w:rFonts w:ascii="Times New Roman" w:hint="eastAsia"/>
          <w:sz w:val="22"/>
          <w:szCs w:val="22"/>
        </w:rPr>
        <w:t xml:space="preserve">, (iv) </w:t>
      </w:r>
      <w:r w:rsidRPr="00C006CE">
        <w:rPr>
          <w:rFonts w:ascii="Times New Roman" w:hint="eastAsia"/>
          <w:b/>
          <w:bCs/>
          <w:sz w:val="22"/>
          <w:szCs w:val="22"/>
          <w:u w:val="single"/>
        </w:rPr>
        <w:t>별지</w:t>
      </w:r>
      <w:r w:rsidRPr="00C006CE">
        <w:rPr>
          <w:rFonts w:ascii="Times New Roman"/>
          <w:b/>
          <w:bCs/>
          <w:sz w:val="22"/>
          <w:szCs w:val="22"/>
          <w:u w:val="single"/>
        </w:rPr>
        <w:t xml:space="preserve"> 7.3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540D6BFA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1F425FF" w14:textId="0A3B25B5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기존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투자계약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재무적투자자</w:t>
      </w:r>
      <w:proofErr w:type="spellEnd"/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대상회사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대표매도인등과의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체결된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유효한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계약으로서</w:t>
      </w:r>
      <w:r>
        <w:rPr>
          <w:rFonts w:ascii="Times New Roman" w:hint="eastAsia"/>
          <w:sz w:val="22"/>
        </w:rPr>
        <w:t>,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C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총칭한다</w:t>
      </w:r>
      <w:r>
        <w:rPr>
          <w:rFonts w:ascii="Times New Roman"/>
          <w:sz w:val="22"/>
        </w:rPr>
        <w:t>.</w:t>
      </w:r>
    </w:p>
    <w:p w14:paraId="2E6268C0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05961AC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기준일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2024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12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31</w:t>
      </w:r>
      <w:r>
        <w:rPr>
          <w:rFonts w:ascii="Times New Roman" w:hint="eastAsia"/>
          <w:sz w:val="22"/>
          <w:szCs w:val="22"/>
        </w:rPr>
        <w:t>일을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5004C7BE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26FB011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기준재무제표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(</w:t>
      </w:r>
      <w:proofErr w:type="spellStart"/>
      <w:r>
        <w:rPr>
          <w:rFonts w:ascii="Times New Roman" w:hint="eastAsia"/>
          <w:sz w:val="22"/>
          <w:szCs w:val="22"/>
        </w:rPr>
        <w:t>i</w:t>
      </w:r>
      <w:proofErr w:type="spellEnd"/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기준일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감사</w:t>
      </w:r>
      <w:r>
        <w:rPr>
          <w:rFonts w:ascii="Times New Roman" w:hint="eastAsia"/>
          <w:sz w:val="22"/>
          <w:szCs w:val="22"/>
        </w:rPr>
        <w:t>필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재무상태표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 xml:space="preserve">(ii) </w:t>
      </w:r>
      <w:r>
        <w:rPr>
          <w:rFonts w:ascii="Times New Roman" w:hint="eastAsia"/>
          <w:sz w:val="22"/>
          <w:szCs w:val="22"/>
        </w:rPr>
        <w:t>기준일로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회계연도에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포괄손익계산서</w:t>
      </w:r>
      <w:proofErr w:type="spellEnd"/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자본변동표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현금흐름표와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 xml:space="preserve">(iii) </w:t>
      </w:r>
      <w:r>
        <w:rPr>
          <w:rFonts w:ascii="Times New Roman" w:hint="eastAsia"/>
          <w:sz w:val="22"/>
          <w:szCs w:val="22"/>
        </w:rPr>
        <w:t>중요한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회계정책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것으로서</w:t>
      </w:r>
      <w:r>
        <w:rPr>
          <w:rFonts w:ascii="Times New Roman" w:hint="eastAsia"/>
          <w:sz w:val="22"/>
          <w:szCs w:val="22"/>
        </w:rPr>
        <w:t xml:space="preserve"> (</w:t>
      </w:r>
      <w:proofErr w:type="spellStart"/>
      <w:r>
        <w:rPr>
          <w:rFonts w:ascii="Times New Roman" w:hint="eastAsia"/>
          <w:sz w:val="22"/>
          <w:szCs w:val="22"/>
        </w:rPr>
        <w:t>i</w:t>
      </w:r>
      <w:proofErr w:type="spellEnd"/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(ii)</w:t>
      </w:r>
      <w:r>
        <w:rPr>
          <w:rFonts w:ascii="Times New Roman" w:hint="eastAsia"/>
          <w:sz w:val="22"/>
          <w:szCs w:val="22"/>
        </w:rPr>
        <w:t>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주석을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71C27987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CBD2BD3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“</w:t>
      </w:r>
      <w:proofErr w:type="spellStart"/>
      <w:r>
        <w:rPr>
          <w:rFonts w:ascii="Times New Roman" w:hint="eastAsia"/>
          <w:b/>
          <w:bCs/>
          <w:sz w:val="22"/>
          <w:szCs w:val="22"/>
          <w:u w:val="single"/>
        </w:rPr>
        <w:t>대리인들</w:t>
      </w:r>
      <w:r>
        <w:rPr>
          <w:rFonts w:ascii="Times New Roman" w:hint="eastAsia"/>
          <w:sz w:val="22"/>
          <w:szCs w:val="22"/>
        </w:rPr>
        <w:t>”은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자문인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대리인을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10471A31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2C489CB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proofErr w:type="spellStart"/>
      <w:r>
        <w:rPr>
          <w:rFonts w:ascii="Times New Roman" w:hint="eastAsia"/>
          <w:b/>
          <w:bCs/>
          <w:sz w:val="22"/>
          <w:szCs w:val="22"/>
          <w:u w:val="single"/>
        </w:rPr>
        <w:t>대상회사등</w:t>
      </w:r>
      <w:proofErr w:type="spellEnd"/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총칭한다</w:t>
      </w:r>
      <w:r>
        <w:rPr>
          <w:rFonts w:ascii="Times New Roman" w:hint="eastAsia"/>
          <w:sz w:val="22"/>
          <w:szCs w:val="22"/>
        </w:rPr>
        <w:t>.</w:t>
      </w:r>
    </w:p>
    <w:p w14:paraId="18E6E8DF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D80685C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대상회사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 w:hint="eastAsia"/>
          <w:b/>
          <w:bCs/>
          <w:sz w:val="22"/>
          <w:szCs w:val="22"/>
          <w:u w:val="single"/>
        </w:rPr>
        <w:t>회계기준</w:t>
      </w:r>
      <w:r>
        <w:rPr>
          <w:rFonts w:ascii="Times New Roman" w:hint="eastAsia"/>
          <w:sz w:val="22"/>
          <w:szCs w:val="22"/>
        </w:rPr>
        <w:t>”은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기준재무제표를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작성함에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적용한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동일한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회계처리방식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정책을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관련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방식이나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정책이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한국채택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국제회계기준</w:t>
      </w:r>
      <w:r>
        <w:rPr>
          <w:rFonts w:ascii="Times New Roman" w:hint="eastAsia"/>
          <w:sz w:val="22"/>
          <w:szCs w:val="22"/>
        </w:rPr>
        <w:t>(K-IFRS)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723077D9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872A55C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법규</w:t>
      </w:r>
      <w:r>
        <w:rPr>
          <w:rFonts w:ascii="Times New Roman"/>
          <w:sz w:val="22"/>
          <w:szCs w:val="22"/>
        </w:rPr>
        <w:t>”, “</w:t>
      </w:r>
      <w:r>
        <w:rPr>
          <w:rFonts w:ascii="Times New Roman"/>
          <w:b/>
          <w:sz w:val="22"/>
          <w:szCs w:val="22"/>
          <w:u w:val="single"/>
        </w:rPr>
        <w:t>법령</w:t>
      </w:r>
      <w:r>
        <w:rPr>
          <w:rFonts w:ascii="Times New Roman"/>
          <w:sz w:val="22"/>
          <w:szCs w:val="22"/>
        </w:rPr>
        <w:t xml:space="preserve">”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법률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/>
          <w:sz w:val="22"/>
          <w:szCs w:val="22"/>
        </w:rPr>
        <w:t>대한민국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외국의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헌법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법률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규칙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법규적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규범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정부기관의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구속력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조치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법원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중재기관의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결정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처분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중재판정을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</w:p>
    <w:p w14:paraId="713E990E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98297BD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lastRenderedPageBreak/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 w:hint="eastAsia"/>
          <w:b/>
          <w:sz w:val="22"/>
          <w:szCs w:val="22"/>
          <w:u w:val="single"/>
        </w:rPr>
        <w:t>보통주</w:t>
      </w:r>
      <w:proofErr w:type="spellEnd"/>
      <w:r>
        <w:rPr>
          <w:rFonts w:ascii="Times New Roman" w:hint="eastAsia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개인</w:t>
      </w:r>
      <w:r>
        <w:rPr>
          <w:rFonts w:ascii="Times New Roman" w:hint="eastAsia"/>
          <w:b/>
          <w:sz w:val="22"/>
          <w:szCs w:val="22"/>
          <w:u w:val="single"/>
        </w:rPr>
        <w:t xml:space="preserve">) </w:t>
      </w:r>
      <w:r>
        <w:rPr>
          <w:rFonts w:ascii="Times New Roman" w:hint="eastAsia"/>
          <w:b/>
          <w:sz w:val="22"/>
          <w:szCs w:val="22"/>
          <w:u w:val="single"/>
        </w:rPr>
        <w:t>주식매매계약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개인주주들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매도인들은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들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개인주주들이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총칭한다</w:t>
      </w:r>
      <w:r>
        <w:rPr>
          <w:rFonts w:ascii="Times New Roman" w:hint="eastAsia"/>
          <w:sz w:val="22"/>
          <w:szCs w:val="22"/>
        </w:rPr>
        <w:t>.</w:t>
      </w:r>
    </w:p>
    <w:p w14:paraId="7203E5A1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A8D45A1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 w:hint="eastAsia"/>
          <w:b/>
          <w:sz w:val="22"/>
          <w:szCs w:val="22"/>
          <w:u w:val="single"/>
        </w:rPr>
        <w:t>보통주</w:t>
      </w:r>
      <w:proofErr w:type="spellEnd"/>
      <w:r>
        <w:rPr>
          <w:rFonts w:ascii="Times New Roman" w:hint="eastAsia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기관</w:t>
      </w:r>
      <w:r>
        <w:rPr>
          <w:rFonts w:ascii="Times New Roman" w:hint="eastAsia"/>
          <w:b/>
          <w:sz w:val="22"/>
          <w:szCs w:val="22"/>
          <w:u w:val="single"/>
        </w:rPr>
        <w:t xml:space="preserve">) </w:t>
      </w:r>
      <w:r>
        <w:rPr>
          <w:rFonts w:ascii="Times New Roman" w:hint="eastAsia"/>
          <w:b/>
          <w:sz w:val="22"/>
          <w:szCs w:val="22"/>
          <w:u w:val="single"/>
        </w:rPr>
        <w:t>주식매매계약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조합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펀드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형태의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주주들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</w:rPr>
        <w:t>기관주주들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들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기관주주들이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[984,660]</w:t>
      </w:r>
      <w:r>
        <w:rPr>
          <w:rFonts w:ascii="Times New Roman" w:hint="eastAsia"/>
          <w:sz w:val="22"/>
          <w:szCs w:val="22"/>
        </w:rPr>
        <w:t>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총칭한다</w:t>
      </w:r>
      <w:r>
        <w:rPr>
          <w:rFonts w:ascii="Times New Roman" w:hint="eastAsia"/>
          <w:sz w:val="22"/>
          <w:szCs w:val="22"/>
        </w:rPr>
        <w:t>.</w:t>
      </w:r>
    </w:p>
    <w:p w14:paraId="38B4F9F2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1E58532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본건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신주인수계약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신주인수계약으로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</w:t>
      </w:r>
      <w:r>
        <w:rPr>
          <w:rFonts w:ascii="Times New Roman" w:hint="eastAsia"/>
          <w:sz w:val="22"/>
          <w:szCs w:val="22"/>
          <w:highlight w:val="yellow"/>
        </w:rPr>
        <w:t>보통주식</w:t>
      </w:r>
      <w:r>
        <w:rPr>
          <w:rFonts w:ascii="Times New Roman"/>
          <w:sz w:val="22"/>
          <w:szCs w:val="22"/>
          <w:highlight w:val="yellow"/>
        </w:rPr>
        <w:t>]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발행하고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인수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본건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신주거래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2D337F32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BA36533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본건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우선주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주식매매계약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우선주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주식매매계약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들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으로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우선주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</w:t>
      </w:r>
      <w:r>
        <w:rPr>
          <w:rFonts w:ascii="Times New Roman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[482,568]</w:t>
      </w:r>
      <w:r>
        <w:rPr>
          <w:rFonts w:ascii="Times New Roman" w:hint="eastAsia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[1,250,100]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[450,000]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[124,998]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4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[124,998]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5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[360,000]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6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[190,104]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 w14:paraId="366E2CAB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BB47F7A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우선주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주주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재무적투자자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전환상환우선주식을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168B3F9E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7145122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지분</w:t>
      </w:r>
      <w:r>
        <w:rPr>
          <w:rFonts w:ascii="Times New Roman" w:hint="eastAsia"/>
          <w:sz w:val="22"/>
          <w:szCs w:val="22"/>
        </w:rPr>
        <w:t xml:space="preserve"> 100%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미국법인으로서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MPNICS-USA, LLC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61798328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DA96E79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본건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/>
          <w:b/>
          <w:sz w:val="22"/>
          <w:szCs w:val="22"/>
          <w:u w:val="single"/>
        </w:rPr>
        <w:t>재무적투자자</w:t>
      </w:r>
      <w:proofErr w:type="spellEnd"/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별</w:t>
      </w:r>
      <w:r>
        <w:rPr>
          <w:rFonts w:ascii="Times New Roman" w:hint="eastAsia"/>
          <w:b/>
          <w:bCs/>
          <w:sz w:val="22"/>
          <w:szCs w:val="22"/>
          <w:u w:val="single"/>
        </w:rPr>
        <w:t>첨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C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자들로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별</w:t>
      </w:r>
      <w:r>
        <w:rPr>
          <w:rFonts w:ascii="Times New Roman" w:hint="eastAsia"/>
          <w:b/>
          <w:bCs/>
          <w:sz w:val="22"/>
          <w:szCs w:val="22"/>
          <w:u w:val="single"/>
        </w:rPr>
        <w:t>첨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C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같이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주주들을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총칭한다</w:t>
      </w:r>
      <w:r>
        <w:rPr>
          <w:rFonts w:ascii="Times New Roman"/>
          <w:sz w:val="22"/>
          <w:szCs w:val="22"/>
        </w:rPr>
        <w:t xml:space="preserve">. </w:t>
      </w:r>
    </w:p>
    <w:p w14:paraId="37FFE2BC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EAA2AC6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“</w:t>
      </w:r>
      <w:proofErr w:type="spellStart"/>
      <w:r>
        <w:rPr>
          <w:rFonts w:ascii="Times New Roman" w:hint="eastAsia"/>
          <w:b/>
          <w:bCs/>
          <w:sz w:val="22"/>
          <w:szCs w:val="22"/>
          <w:u w:val="single"/>
        </w:rPr>
        <w:t>부채</w:t>
      </w:r>
      <w:r>
        <w:rPr>
          <w:rFonts w:ascii="Times New Roman" w:hint="eastAsia"/>
          <w:sz w:val="22"/>
          <w:szCs w:val="22"/>
        </w:rPr>
        <w:t>”라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채무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의무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책임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직접적인지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간접적인지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알려져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lastRenderedPageBreak/>
        <w:t>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확정적인지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우발적인지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발생하였는지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변제기가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도래하였는지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회계기준상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부채로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인식되어야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여부를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불문한다</w:t>
      </w:r>
      <w:r>
        <w:rPr>
          <w:rFonts w:ascii="Times New Roman" w:hint="eastAsia"/>
          <w:sz w:val="22"/>
          <w:szCs w:val="22"/>
        </w:rPr>
        <w:t>.</w:t>
      </w:r>
    </w:p>
    <w:p w14:paraId="1137DE07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74D5BD5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사람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법인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비법인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사단이나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아래에서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정의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5DC8B113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73E16AB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소송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진행중인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신청절차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재판상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화해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중재절차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행정심판절차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청문절차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수사절차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절차를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23F88620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03E319A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손해</w:t>
      </w:r>
      <w:r>
        <w:rPr>
          <w:rFonts w:ascii="Times New Roman" w:hint="eastAsia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“</w:t>
      </w:r>
      <w:proofErr w:type="spellStart"/>
      <w:r>
        <w:rPr>
          <w:rFonts w:ascii="Times New Roman" w:hint="eastAsia"/>
          <w:b/>
          <w:bCs/>
          <w:sz w:val="22"/>
          <w:szCs w:val="22"/>
          <w:u w:val="single"/>
        </w:rPr>
        <w:t>손해액</w:t>
      </w:r>
      <w:r>
        <w:rPr>
          <w:rFonts w:ascii="Times New Roman" w:hint="eastAsia"/>
          <w:sz w:val="22"/>
          <w:szCs w:val="22"/>
        </w:rPr>
        <w:t>”이라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성격이든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책임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청구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손실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벌금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비용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화해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판결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판정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청구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소송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지출과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경비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변호사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비용을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않음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의미힌다</w:t>
      </w:r>
      <w:proofErr w:type="spellEnd"/>
      <w:r>
        <w:rPr>
          <w:rFonts w:ascii="Times New Roman" w:hint="eastAsia"/>
          <w:sz w:val="22"/>
          <w:szCs w:val="22"/>
        </w:rPr>
        <w:t>.</w:t>
      </w:r>
    </w:p>
    <w:p w14:paraId="3D01885C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ED8F9B9" w14:textId="1E5A23F9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아는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알고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있는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사람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특정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사람이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등기이사급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이상의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실제로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업무와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합리적인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주의의무를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하였다면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의미하며</w:t>
      </w:r>
      <w:r>
        <w:rPr>
          <w:rFonts w:ascii="Times New Roman" w:hint="eastAsia"/>
          <w:sz w:val="22"/>
          <w:szCs w:val="22"/>
        </w:rPr>
        <w:t xml:space="preserve">, </w:t>
      </w:r>
      <w:proofErr w:type="spellStart"/>
      <w:r>
        <w:rPr>
          <w:rFonts w:ascii="Times New Roman" w:hint="eastAsia"/>
          <w:sz w:val="22"/>
          <w:szCs w:val="22"/>
        </w:rPr>
        <w:t>대상회사등에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del w:id="350" w:author="Yulchon" w:date="2025-06-18T18:37:00Z" w16du:dateUtc="2025-06-18T09:37:00Z">
        <w:r w:rsidR="0037712C">
          <w:rPr>
            <w:rFonts w:ascii="Times New Roman" w:hint="eastAsia"/>
            <w:sz w:val="22"/>
            <w:szCs w:val="22"/>
          </w:rPr>
          <w:delText>등기</w:delText>
        </w:r>
        <w:r w:rsidR="00BD6FD2" w:rsidRPr="00B86A1A">
          <w:rPr>
            <w:rFonts w:ascii="Times New Roman" w:hint="eastAsia"/>
            <w:sz w:val="22"/>
            <w:szCs w:val="22"/>
          </w:rPr>
          <w:delText>이사</w:delText>
        </w:r>
        <w:r w:rsidR="00B76D4F" w:rsidRPr="00BD6FD2">
          <w:rPr>
            <w:rFonts w:ascii="Times New Roman" w:hint="eastAsia"/>
            <w:sz w:val="22"/>
            <w:szCs w:val="22"/>
          </w:rPr>
          <w:delText>급</w:delText>
        </w:r>
      </w:del>
      <w:ins w:id="351" w:author="Yulchon" w:date="2025-06-18T18:37:00Z" w16du:dateUtc="2025-06-18T09:37:00Z">
        <w:r w:rsidR="00421C67">
          <w:rPr>
            <w:rFonts w:ascii="Times New Roman" w:hint="eastAsia"/>
            <w:sz w:val="22"/>
            <w:szCs w:val="22"/>
          </w:rPr>
          <w:t>등기</w:t>
        </w:r>
        <w:r w:rsidR="00421C67">
          <w:rPr>
            <w:rFonts w:ascii="Times New Roman" w:hint="eastAsia"/>
            <w:sz w:val="22"/>
            <w:szCs w:val="22"/>
          </w:rPr>
          <w:t xml:space="preserve"> </w:t>
        </w:r>
        <w:r w:rsidR="00421C67">
          <w:rPr>
            <w:rFonts w:ascii="Times New Roman" w:hint="eastAsia"/>
            <w:sz w:val="22"/>
            <w:szCs w:val="22"/>
          </w:rPr>
          <w:t>또는</w:t>
        </w:r>
        <w:r w:rsidR="00421C67">
          <w:rPr>
            <w:rFonts w:ascii="Times New Roman" w:hint="eastAsia"/>
            <w:sz w:val="22"/>
            <w:szCs w:val="22"/>
          </w:rPr>
          <w:t xml:space="preserve"> </w:t>
        </w:r>
        <w:r w:rsidR="00421C67">
          <w:rPr>
            <w:rFonts w:ascii="Times New Roman" w:hint="eastAsia"/>
            <w:sz w:val="22"/>
            <w:szCs w:val="22"/>
          </w:rPr>
          <w:t>미등기</w:t>
        </w:r>
        <w:r w:rsidR="00421C67"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이사급</w:t>
        </w:r>
      </w:ins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이상의</w:t>
      </w:r>
      <w:r>
        <w:rPr>
          <w:rFonts w:ascii="Times New Roman" w:hint="eastAsia"/>
          <w:sz w:val="22"/>
          <w:szCs w:val="22"/>
        </w:rPr>
        <w:t xml:space="preserve"> </w:t>
      </w:r>
      <w:del w:id="352" w:author="Yulchon" w:date="2025-06-18T18:37:00Z" w16du:dateUtc="2025-06-18T09:37:00Z">
        <w:r w:rsidR="00B76D4F">
          <w:rPr>
            <w:rFonts w:ascii="Times New Roman" w:hint="eastAsia"/>
            <w:sz w:val="22"/>
            <w:szCs w:val="22"/>
          </w:rPr>
          <w:delText>임원이</w:delText>
        </w:r>
      </w:del>
      <w:ins w:id="353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임원</w:t>
        </w:r>
        <w:r w:rsidR="0064233E">
          <w:rPr>
            <w:rStyle w:val="af8"/>
            <w:rFonts w:ascii="Times New Roman"/>
            <w:sz w:val="22"/>
            <w:szCs w:val="22"/>
          </w:rPr>
          <w:footnoteReference w:id="20"/>
        </w:r>
        <w:r>
          <w:rPr>
            <w:rFonts w:ascii="Times New Roman" w:hint="eastAsia"/>
            <w:sz w:val="22"/>
            <w:szCs w:val="22"/>
          </w:rPr>
          <w:t>이</w:t>
        </w:r>
      </w:ins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실제로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업무와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주의의무를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하였다면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본다</w:t>
      </w:r>
      <w:r>
        <w:rPr>
          <w:rFonts w:ascii="Times New Roman" w:hint="eastAsia"/>
          <w:sz w:val="22"/>
          <w:szCs w:val="22"/>
        </w:rPr>
        <w:t xml:space="preserve">. </w:t>
      </w:r>
    </w:p>
    <w:p w14:paraId="64F1394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52F1111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영업일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시중은행이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개점한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대한민국의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토요일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일요일이나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공휴일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은행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점포만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49AE7C7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5E9990D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우려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원인이나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문제들이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제기되었거나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기초사실이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알려졌을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</w:p>
    <w:p w14:paraId="2DA16DED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502EDA6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손자회사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지배</w:t>
      </w:r>
      <w:r>
        <w:rPr>
          <w:rFonts w:ascii="Times New Roman" w:hint="eastAsia"/>
          <w:sz w:val="22"/>
          <w:szCs w:val="22"/>
        </w:rPr>
        <w:lastRenderedPageBreak/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회사를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0F00B539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322B8FD" w14:textId="77777777" w:rsidR="001F4132" w:rsidRDefault="00BD3BCF" w:rsidP="001B22A6">
      <w:pPr>
        <w:topLinePunct/>
        <w:autoSpaceDE w:val="0"/>
        <w:autoSpaceDN w:val="0"/>
        <w:spacing w:before="0" w:after="0" w:line="360" w:lineRule="auto"/>
        <w:rPr>
          <w:del w:id="355" w:author="Yulchon" w:date="2025-06-18T18:37:00Z" w16du:dateUtc="2025-06-18T09:37:00Z"/>
          <w:rFonts w:ascii="Times New Roman"/>
          <w:sz w:val="22"/>
          <w:szCs w:val="22"/>
        </w:rPr>
      </w:pPr>
      <w:del w:id="356" w:author="Yulchon" w:date="2025-06-18T18:37:00Z" w16du:dateUtc="2025-06-18T09:37:00Z">
        <w:r w:rsidRPr="00ED3365">
          <w:rPr>
            <w:rFonts w:ascii="Times New Roman"/>
            <w:sz w:val="22"/>
            <w:szCs w:val="22"/>
          </w:rPr>
          <w:delText>“</w:delText>
        </w:r>
        <w:r w:rsidR="001F4132" w:rsidRPr="00ED3365">
          <w:rPr>
            <w:rFonts w:ascii="Times New Roman" w:hint="eastAsia"/>
            <w:b/>
            <w:bCs/>
            <w:sz w:val="22"/>
            <w:szCs w:val="22"/>
            <w:u w:val="single"/>
          </w:rPr>
          <w:delText>적정하게</w:delText>
        </w:r>
        <w:r w:rsidR="001F4132" w:rsidRPr="00ED3365">
          <w:rPr>
            <w:rFonts w:ascii="Times New Roman"/>
            <w:b/>
            <w:bCs/>
            <w:sz w:val="22"/>
            <w:szCs w:val="22"/>
            <w:u w:val="single"/>
          </w:rPr>
          <w:delText xml:space="preserve"> </w:delText>
        </w:r>
        <w:r w:rsidR="001F4132" w:rsidRPr="00ED3365">
          <w:rPr>
            <w:rFonts w:ascii="Times New Roman" w:hint="eastAsia"/>
            <w:b/>
            <w:bCs/>
            <w:sz w:val="22"/>
            <w:szCs w:val="22"/>
            <w:u w:val="single"/>
          </w:rPr>
          <w:delText>공개된</w:delText>
        </w:r>
        <w:r>
          <w:rPr>
            <w:rFonts w:ascii="Times New Roman"/>
            <w:sz w:val="22"/>
            <w:szCs w:val="22"/>
          </w:rPr>
          <w:delText>”</w:delText>
        </w:r>
        <w:r w:rsidR="001F4132" w:rsidRPr="001F4132">
          <w:rPr>
            <w:rFonts w:ascii="Times New Roman" w:hint="eastAsia"/>
            <w:sz w:val="22"/>
            <w:szCs w:val="22"/>
          </w:rPr>
          <w:delText>이란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, </w:delText>
        </w:r>
        <w:r w:rsidR="001F4132" w:rsidRPr="001F4132">
          <w:rPr>
            <w:rFonts w:ascii="Times New Roman" w:hint="eastAsia"/>
            <w:sz w:val="22"/>
            <w:szCs w:val="22"/>
          </w:rPr>
          <w:delText>공개된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사항의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의미를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합리적인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수준으로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파악할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수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있는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내용으로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(i) </w:delText>
        </w:r>
        <w:r w:rsidR="001F4132" w:rsidRPr="001F4132">
          <w:rPr>
            <w:rFonts w:ascii="Times New Roman" w:hint="eastAsia"/>
            <w:sz w:val="22"/>
            <w:szCs w:val="22"/>
          </w:rPr>
          <w:delText>본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계약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또는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공개목록에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기재된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경우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, (ii) </w:delText>
        </w:r>
        <w:r w:rsidR="001F4132" w:rsidRPr="001F4132">
          <w:rPr>
            <w:rFonts w:ascii="Times New Roman" w:hint="eastAsia"/>
            <w:sz w:val="22"/>
            <w:szCs w:val="22"/>
          </w:rPr>
          <w:delText>본건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거래의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과정에서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데이터룸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, </w:delText>
        </w:r>
        <w:r w:rsidR="001F4132" w:rsidRPr="001F4132">
          <w:rPr>
            <w:rFonts w:ascii="Times New Roman" w:hint="eastAsia"/>
            <w:sz w:val="22"/>
            <w:szCs w:val="22"/>
          </w:rPr>
          <w:delText>경영진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설명회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, </w:delText>
        </w:r>
        <w:r w:rsidR="001F4132" w:rsidRPr="001F4132">
          <w:rPr>
            <w:rFonts w:ascii="Times New Roman" w:hint="eastAsia"/>
            <w:sz w:val="22"/>
            <w:szCs w:val="22"/>
          </w:rPr>
          <w:delText>실무자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질의응답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, </w:delText>
        </w:r>
        <w:r w:rsidR="001F4132" w:rsidRPr="001F4132">
          <w:rPr>
            <w:rFonts w:ascii="Times New Roman" w:hint="eastAsia"/>
            <w:sz w:val="22"/>
            <w:szCs w:val="22"/>
          </w:rPr>
          <w:delText>자료요청</w:delText>
        </w:r>
        <w:r w:rsidR="001F4132" w:rsidRPr="001F4132">
          <w:rPr>
            <w:rFonts w:ascii="Times New Roman" w:hint="eastAsia"/>
            <w:sz w:val="22"/>
            <w:szCs w:val="22"/>
          </w:rPr>
          <w:delText>(RFI)</w:delText>
        </w:r>
        <w:r w:rsidR="001F4132" w:rsidRPr="001F4132">
          <w:rPr>
            <w:rFonts w:ascii="Times New Roman" w:hint="eastAsia"/>
            <w:sz w:val="22"/>
            <w:szCs w:val="22"/>
          </w:rPr>
          <w:delText>에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대한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회신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, </w:delText>
        </w:r>
        <w:r w:rsidR="001F4132" w:rsidRPr="001F4132">
          <w:rPr>
            <w:rFonts w:ascii="Times New Roman" w:hint="eastAsia"/>
            <w:sz w:val="22"/>
            <w:szCs w:val="22"/>
          </w:rPr>
          <w:delText>기타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경로를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통하여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서면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, </w:delText>
        </w:r>
        <w:r w:rsidR="001F4132" w:rsidRPr="001F4132">
          <w:rPr>
            <w:rFonts w:ascii="Times New Roman" w:hint="eastAsia"/>
            <w:sz w:val="22"/>
            <w:szCs w:val="22"/>
          </w:rPr>
          <w:delText>전자적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매체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, </w:delText>
        </w:r>
        <w:r w:rsidR="001F4132" w:rsidRPr="001F4132">
          <w:rPr>
            <w:rFonts w:ascii="Times New Roman" w:hint="eastAsia"/>
            <w:sz w:val="22"/>
            <w:szCs w:val="22"/>
          </w:rPr>
          <w:delText>구두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등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그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방식을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불문하고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매수인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또는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그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대리인에게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제공된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여하한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자료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, </w:delText>
        </w:r>
        <w:r w:rsidR="001F4132" w:rsidRPr="001F4132">
          <w:rPr>
            <w:rFonts w:ascii="Times New Roman" w:hint="eastAsia"/>
            <w:sz w:val="22"/>
            <w:szCs w:val="22"/>
          </w:rPr>
          <w:delText>문서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, </w:delText>
        </w:r>
        <w:r w:rsidR="001F4132" w:rsidRPr="001F4132">
          <w:rPr>
            <w:rFonts w:ascii="Times New Roman" w:hint="eastAsia"/>
            <w:sz w:val="22"/>
            <w:szCs w:val="22"/>
          </w:rPr>
          <w:delText>답변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, </w:delText>
        </w:r>
        <w:r w:rsidR="001F4132" w:rsidRPr="001F4132">
          <w:rPr>
            <w:rFonts w:ascii="Times New Roman" w:hint="eastAsia"/>
            <w:sz w:val="22"/>
            <w:szCs w:val="22"/>
          </w:rPr>
          <w:delText>회신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, </w:delText>
        </w:r>
        <w:r w:rsidR="001F4132" w:rsidRPr="001F4132">
          <w:rPr>
            <w:rFonts w:ascii="Times New Roman" w:hint="eastAsia"/>
            <w:sz w:val="22"/>
            <w:szCs w:val="22"/>
          </w:rPr>
          <w:delText>정보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등에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포함된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경우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, (iii) </w:delText>
        </w:r>
        <w:r w:rsidR="001F4132" w:rsidRPr="001F4132">
          <w:rPr>
            <w:rFonts w:ascii="Times New Roman" w:hint="eastAsia"/>
            <w:sz w:val="22"/>
            <w:szCs w:val="22"/>
          </w:rPr>
          <w:delText>등기사항전부증명서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, </w:delText>
        </w:r>
        <w:r w:rsidR="001F4132" w:rsidRPr="001F4132">
          <w:rPr>
            <w:rFonts w:ascii="Times New Roman" w:hint="eastAsia"/>
            <w:sz w:val="22"/>
            <w:szCs w:val="22"/>
          </w:rPr>
          <w:delText>토지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및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건축물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대장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등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공적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문서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또는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공정거래위원회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홈페이지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(http://www.ftc.go.kr), </w:delText>
        </w:r>
        <w:r w:rsidR="001F4132" w:rsidRPr="001F4132">
          <w:rPr>
            <w:rFonts w:ascii="Times New Roman" w:hint="eastAsia"/>
            <w:sz w:val="22"/>
            <w:szCs w:val="22"/>
          </w:rPr>
          <w:delText>금융감독원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전자공시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사이트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(https://dart.fss.or.kr), </w:delText>
        </w:r>
        <w:r w:rsidR="001F4132" w:rsidRPr="001F4132">
          <w:rPr>
            <w:rFonts w:ascii="Times New Roman" w:hint="eastAsia"/>
            <w:sz w:val="22"/>
            <w:szCs w:val="22"/>
          </w:rPr>
          <w:delText>한국거래소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전자공시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사이트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(http://kind.krx.co.kr), </w:delText>
        </w:r>
        <w:r w:rsidR="001F4132" w:rsidRPr="001F4132">
          <w:rPr>
            <w:rFonts w:ascii="Times New Roman" w:hint="eastAsia"/>
            <w:sz w:val="22"/>
            <w:szCs w:val="22"/>
          </w:rPr>
          <w:delText>대한민국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법원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나의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사건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검색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사이트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(https://www.scourt.go.kr/portal/information/), </w:delText>
        </w:r>
        <w:r w:rsidR="001F4132" w:rsidRPr="001F4132">
          <w:rPr>
            <w:rFonts w:ascii="Times New Roman" w:hint="eastAsia"/>
            <w:sz w:val="22"/>
            <w:szCs w:val="22"/>
          </w:rPr>
          <w:delText>특허청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특허정보검색시스템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사이트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(http://www.kipris.or.kr) </w:delText>
        </w:r>
        <w:r w:rsidR="001F4132" w:rsidRPr="001F4132">
          <w:rPr>
            <w:rFonts w:ascii="Times New Roman" w:hint="eastAsia"/>
            <w:sz w:val="22"/>
            <w:szCs w:val="22"/>
          </w:rPr>
          <w:delText>등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공시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시스템이나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언론보도를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통하여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확인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가능한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경우를</w:delText>
        </w:r>
        <w:r w:rsidR="001F4132" w:rsidRPr="001F4132">
          <w:rPr>
            <w:rFonts w:ascii="Times New Roman" w:hint="eastAsia"/>
            <w:sz w:val="22"/>
            <w:szCs w:val="22"/>
          </w:rPr>
          <w:delText xml:space="preserve"> </w:delText>
        </w:r>
        <w:r w:rsidR="001F4132" w:rsidRPr="001F4132">
          <w:rPr>
            <w:rFonts w:ascii="Times New Roman" w:hint="eastAsia"/>
            <w:sz w:val="22"/>
            <w:szCs w:val="22"/>
          </w:rPr>
          <w:delText>말한다</w:delText>
        </w:r>
        <w:r w:rsidR="001F4132" w:rsidRPr="001F4132">
          <w:rPr>
            <w:rFonts w:ascii="Times New Roman" w:hint="eastAsia"/>
            <w:sz w:val="22"/>
            <w:szCs w:val="22"/>
          </w:rPr>
          <w:delText>.</w:delText>
        </w:r>
      </w:del>
    </w:p>
    <w:p w14:paraId="661F77DB" w14:textId="77777777" w:rsidR="001F4132" w:rsidRDefault="001F4132" w:rsidP="001B22A6">
      <w:pPr>
        <w:topLinePunct/>
        <w:autoSpaceDE w:val="0"/>
        <w:autoSpaceDN w:val="0"/>
        <w:spacing w:before="0" w:after="0" w:line="360" w:lineRule="auto"/>
        <w:rPr>
          <w:del w:id="357" w:author="Yulchon" w:date="2025-06-18T18:37:00Z" w16du:dateUtc="2025-06-18T09:37:00Z"/>
          <w:rFonts w:ascii="Times New Roman"/>
          <w:sz w:val="22"/>
          <w:szCs w:val="22"/>
        </w:rPr>
      </w:pPr>
    </w:p>
    <w:p w14:paraId="293506C1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정부기관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국내외의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입법기관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행정기관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사법기관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기능을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위임받거나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준하는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자연인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법인이나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단체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기관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주체</w:t>
      </w:r>
      <w:r>
        <w:rPr>
          <w:rFonts w:ascii="Times New Roman"/>
          <w:bCs/>
          <w:sz w:val="22"/>
          <w:szCs w:val="22"/>
        </w:rPr>
        <w:t>(</w:t>
      </w:r>
      <w:r>
        <w:rPr>
          <w:rFonts w:ascii="Times New Roman"/>
          <w:bCs/>
          <w:sz w:val="22"/>
          <w:szCs w:val="22"/>
        </w:rPr>
        <w:t>중재기관</w:t>
      </w:r>
      <w:r>
        <w:rPr>
          <w:rFonts w:ascii="Times New Roman"/>
          <w:bCs/>
          <w:sz w:val="22"/>
          <w:szCs w:val="22"/>
        </w:rPr>
        <w:t xml:space="preserve">, </w:t>
      </w:r>
      <w:r>
        <w:rPr>
          <w:rFonts w:ascii="Times New Roman"/>
          <w:bCs/>
          <w:sz w:val="22"/>
          <w:szCs w:val="22"/>
        </w:rPr>
        <w:t>한국거래소</w:t>
      </w:r>
      <w:r>
        <w:rPr>
          <w:rFonts w:ascii="Times New Roman"/>
          <w:bCs/>
          <w:sz w:val="22"/>
          <w:szCs w:val="22"/>
        </w:rPr>
        <w:t xml:space="preserve"> </w:t>
      </w:r>
      <w:r>
        <w:rPr>
          <w:rFonts w:ascii="Times New Roman"/>
          <w:bCs/>
          <w:sz w:val="22"/>
          <w:szCs w:val="22"/>
        </w:rPr>
        <w:t>등을</w:t>
      </w:r>
      <w:r>
        <w:rPr>
          <w:rFonts w:ascii="Times New Roman"/>
          <w:bCs/>
          <w:sz w:val="22"/>
          <w:szCs w:val="22"/>
        </w:rPr>
        <w:t xml:space="preserve"> </w:t>
      </w:r>
      <w:r>
        <w:rPr>
          <w:rFonts w:ascii="Times New Roman"/>
          <w:bCs/>
          <w:sz w:val="22"/>
          <w:szCs w:val="22"/>
        </w:rPr>
        <w:t>포함</w:t>
      </w:r>
      <w:r>
        <w:rPr>
          <w:rFonts w:ascii="Times New Roman"/>
          <w:bCs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7250D2AE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1AF62BC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정부인허가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동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허가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인가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면허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승인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등록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허락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신고를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606B9425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A1F4515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“</w:t>
      </w:r>
      <w:proofErr w:type="spellStart"/>
      <w:r>
        <w:rPr>
          <w:rFonts w:ascii="Times New Roman" w:hint="eastAsia"/>
          <w:b/>
          <w:bCs/>
          <w:sz w:val="22"/>
          <w:szCs w:val="22"/>
          <w:u w:val="single"/>
        </w:rPr>
        <w:t>정부명령</w:t>
      </w:r>
      <w:r>
        <w:rPr>
          <w:rFonts w:ascii="Times New Roman" w:hint="eastAsia"/>
          <w:sz w:val="22"/>
          <w:szCs w:val="22"/>
        </w:rPr>
        <w:t>”은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정부기관의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사법적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행정적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판결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판정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재결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명령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처분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결정을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3CA9F0D9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E8993D7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제한부담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/>
          <w:sz w:val="22"/>
          <w:szCs w:val="22"/>
        </w:rPr>
        <w:t>저당권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질권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유치권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양도담보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매도담보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가등기담보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담보권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전세권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임대차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지상권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지역권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수익권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압류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가압류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가처분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추심</w:t>
      </w:r>
      <w:r>
        <w:rPr>
          <w:rFonts w:ascii="Times New Roman"/>
          <w:sz w:val="22"/>
          <w:szCs w:val="22"/>
        </w:rPr>
        <w:t>·</w:t>
      </w:r>
      <w:r>
        <w:rPr>
          <w:rFonts w:ascii="Times New Roman"/>
          <w:sz w:val="22"/>
          <w:szCs w:val="22"/>
        </w:rPr>
        <w:t>전부명령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체납처분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집행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보전처분</w:t>
      </w:r>
      <w:r>
        <w:rPr>
          <w:rFonts w:ascii="Times New Roman"/>
          <w:sz w:val="22"/>
          <w:szCs w:val="22"/>
        </w:rPr>
        <w:t xml:space="preserve">, (iv) </w:t>
      </w:r>
      <w:r>
        <w:rPr>
          <w:rFonts w:ascii="Times New Roman"/>
          <w:sz w:val="22"/>
          <w:szCs w:val="22"/>
        </w:rPr>
        <w:t>취득시효의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완성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선의취득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수용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권리취득사유</w:t>
      </w:r>
      <w:r>
        <w:rPr>
          <w:rFonts w:ascii="Times New Roman"/>
          <w:sz w:val="22"/>
          <w:szCs w:val="22"/>
        </w:rPr>
        <w:t xml:space="preserve">, (v) </w:t>
      </w:r>
      <w:r>
        <w:rPr>
          <w:rFonts w:ascii="Times New Roman"/>
          <w:sz w:val="22"/>
          <w:szCs w:val="22"/>
        </w:rPr>
        <w:t>조건부매매계약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/>
          <w:sz w:val="22"/>
          <w:szCs w:val="22"/>
        </w:rPr>
        <w:t>소유권유보부매매계약</w:t>
      </w:r>
      <w:proofErr w:type="spellEnd"/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부동산담보신탁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신탁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</w:t>
      </w:r>
      <w:r>
        <w:rPr>
          <w:rFonts w:ascii="Times New Roman"/>
          <w:sz w:val="22"/>
          <w:szCs w:val="22"/>
        </w:rPr>
        <w:t xml:space="preserve">, (vi)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처분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발생원인을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물건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수익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처분권에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제한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제약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</w:p>
    <w:p w14:paraId="5EF9853B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5791861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조세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시점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방법을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원천징수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세액공제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방법</w:t>
      </w:r>
      <w:r>
        <w:rPr>
          <w:rFonts w:ascii="Times New Roman" w:hint="eastAsia"/>
          <w:sz w:val="22"/>
          <w:szCs w:val="22"/>
        </w:rPr>
        <w:lastRenderedPageBreak/>
        <w:t>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부과되었는지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여부를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불문함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정부기관이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정부기관에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납부하는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국세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지방세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관세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종류의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세금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국민건강보험료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고용보험료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국민연금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산재보험료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사회보장적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납부금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일체의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공과금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부담금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가산세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가산금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추징금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과징금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원천징수세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과태료</w:t>
      </w:r>
      <w:r>
        <w:rPr>
          <w:rFonts w:ascii="Times New Roman" w:hint="eastAsia"/>
          <w:sz w:val="22"/>
          <w:szCs w:val="22"/>
        </w:rPr>
        <w:t xml:space="preserve">, </w:t>
      </w:r>
      <w:proofErr w:type="spellStart"/>
      <w:r>
        <w:rPr>
          <w:rFonts w:ascii="Times New Roman" w:hint="eastAsia"/>
          <w:sz w:val="22"/>
          <w:szCs w:val="22"/>
        </w:rPr>
        <w:t>부가금</w:t>
      </w:r>
      <w:proofErr w:type="spellEnd"/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이자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벌금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위약금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31A902F4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BE30995" w14:textId="7BE5E243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pacing w:val="3"/>
          <w:sz w:val="22"/>
          <w:szCs w:val="22"/>
        </w:rPr>
        <w:t>“</w:t>
      </w:r>
      <w:r>
        <w:rPr>
          <w:rFonts w:ascii="Times New Roman"/>
          <w:b/>
          <w:spacing w:val="3"/>
          <w:sz w:val="22"/>
          <w:szCs w:val="22"/>
          <w:u w:val="single"/>
        </w:rPr>
        <w:t>중대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하게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(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한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)</w:t>
      </w:r>
      <w:r>
        <w:rPr>
          <w:rFonts w:ascii="Times New Roman"/>
          <w:b/>
          <w:spacing w:val="3"/>
          <w:sz w:val="22"/>
          <w:szCs w:val="22"/>
          <w:u w:val="single"/>
        </w:rPr>
        <w:t xml:space="preserve"> </w:t>
      </w:r>
      <w:r>
        <w:rPr>
          <w:rFonts w:ascii="Times New Roman"/>
          <w:b/>
          <w:spacing w:val="3"/>
          <w:sz w:val="22"/>
          <w:szCs w:val="22"/>
          <w:u w:val="single"/>
        </w:rPr>
        <w:t>부정적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인</w:t>
      </w:r>
      <w:r>
        <w:rPr>
          <w:rFonts w:ascii="Times New Roman"/>
          <w:b/>
          <w:spacing w:val="3"/>
          <w:sz w:val="22"/>
          <w:szCs w:val="22"/>
          <w:u w:val="single"/>
        </w:rPr>
        <w:t xml:space="preserve"> </w:t>
      </w:r>
      <w:r>
        <w:rPr>
          <w:rFonts w:ascii="Times New Roman"/>
          <w:b/>
          <w:spacing w:val="3"/>
          <w:sz w:val="22"/>
          <w:szCs w:val="22"/>
          <w:u w:val="single"/>
        </w:rPr>
        <w:t>변경</w:t>
      </w:r>
      <w:r>
        <w:rPr>
          <w:rFonts w:ascii="Times New Roman"/>
          <w:b/>
          <w:spacing w:val="3"/>
          <w:sz w:val="22"/>
          <w:szCs w:val="22"/>
          <w:u w:val="single"/>
        </w:rPr>
        <w:t>(</w:t>
      </w:r>
      <w:r>
        <w:rPr>
          <w:rFonts w:ascii="Times New Roman"/>
          <w:b/>
          <w:spacing w:val="3"/>
          <w:sz w:val="22"/>
          <w:szCs w:val="22"/>
          <w:u w:val="single"/>
        </w:rPr>
        <w:t>영향</w:t>
      </w:r>
      <w:r>
        <w:rPr>
          <w:rFonts w:ascii="Times New Roman"/>
          <w:b/>
          <w:spacing w:val="3"/>
          <w:sz w:val="22"/>
          <w:szCs w:val="22"/>
          <w:u w:val="single"/>
        </w:rPr>
        <w:t>)</w:t>
      </w:r>
      <w:r>
        <w:rPr>
          <w:rFonts w:ascii="Times New Roman"/>
          <w:spacing w:val="3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개별적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전체적으로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판단하여</w:t>
      </w:r>
      <w:r>
        <w:rPr>
          <w:rFonts w:ascii="Times New Roman"/>
          <w:sz w:val="22"/>
          <w:szCs w:val="22"/>
        </w:rPr>
        <w:t>,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현저히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곤란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불가능하게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금지되거나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위법하게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조건을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변경시키거나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부정적인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가져오거나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합리적으로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사건진행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환경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사건을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의미하며</w:t>
      </w:r>
      <w:r>
        <w:rPr>
          <w:rFonts w:ascii="Times New Roman"/>
          <w:sz w:val="22"/>
          <w:szCs w:val="22"/>
        </w:rPr>
        <w:t xml:space="preserve">, (ii)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등과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인허가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운영성과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재무상태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영업상태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부정적인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가져오거나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합리적으로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사건진행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환경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사건을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다만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다음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기인하는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부정적인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중대한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부정적인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여부를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결정함에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고려되지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 xml:space="preserve">: (a) </w:t>
      </w:r>
      <w:del w:id="358" w:author="Yulchon" w:date="2025-06-18T18:37:00Z" w16du:dateUtc="2025-06-18T09:37:00Z">
        <w:r w:rsidR="00A34DAE" w:rsidRPr="00A34DAE">
          <w:rPr>
            <w:rFonts w:ascii="Times New Roman" w:hint="eastAsia"/>
            <w:sz w:val="22"/>
            <w:szCs w:val="22"/>
          </w:rPr>
          <w:delText>대한민국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또는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국제적인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경제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, </w:delText>
        </w:r>
        <w:r w:rsidR="00A34DAE" w:rsidRPr="00A34DAE">
          <w:rPr>
            <w:rFonts w:ascii="Times New Roman" w:hint="eastAsia"/>
            <w:sz w:val="22"/>
            <w:szCs w:val="22"/>
          </w:rPr>
          <w:delText>정치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, </w:delText>
        </w:r>
        <w:r w:rsidR="00A34DAE" w:rsidRPr="00A34DAE">
          <w:rPr>
            <w:rFonts w:ascii="Times New Roman" w:hint="eastAsia"/>
            <w:sz w:val="22"/>
            <w:szCs w:val="22"/>
          </w:rPr>
          <w:delText>사회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환경의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변화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, (b) </w:delText>
        </w:r>
        <w:r w:rsidR="00A34DAE" w:rsidRPr="00A34DAE">
          <w:rPr>
            <w:rFonts w:ascii="Times New Roman" w:hint="eastAsia"/>
            <w:sz w:val="22"/>
            <w:szCs w:val="22"/>
          </w:rPr>
          <w:delText>대상회사</w:delText>
        </w:r>
        <w:r w:rsidR="00A34DAE">
          <w:rPr>
            <w:rFonts w:ascii="Times New Roman" w:hint="eastAsia"/>
            <w:sz w:val="22"/>
            <w:szCs w:val="22"/>
          </w:rPr>
          <w:delText>등이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속한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산업분야나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시장의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일반적인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변화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, (c) </w:delText>
        </w:r>
      </w:del>
      <w:r>
        <w:rPr>
          <w:rFonts w:ascii="Times New Roman" w:hint="eastAsia"/>
          <w:sz w:val="22"/>
          <w:szCs w:val="22"/>
        </w:rPr>
        <w:t>전쟁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천재지변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테러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내전</w:t>
      </w:r>
      <w:del w:id="359" w:author="Yulchon" w:date="2025-06-18T18:37:00Z" w16du:dateUtc="2025-06-18T09:37:00Z">
        <w:r w:rsidR="00A34DAE" w:rsidRPr="00A34DAE">
          <w:rPr>
            <w:rFonts w:ascii="Times New Roman" w:hint="eastAsia"/>
            <w:sz w:val="22"/>
            <w:szCs w:val="22"/>
          </w:rPr>
          <w:delText>,</w:delText>
        </w:r>
      </w:del>
      <w:ins w:id="360" w:author="Yulchon" w:date="2025-06-18T18:37:00Z" w16du:dateUtc="2025-06-18T09:37:00Z">
        <w:r w:rsidR="004E5406">
          <w:rPr>
            <w:rFonts w:ascii="Times New Roman" w:hint="eastAsia"/>
            <w:sz w:val="22"/>
            <w:szCs w:val="22"/>
          </w:rPr>
          <w:t xml:space="preserve"> </w:t>
        </w:r>
        <w:r w:rsidR="004E5406">
          <w:rPr>
            <w:rFonts w:ascii="Times New Roman" w:hint="eastAsia"/>
            <w:sz w:val="22"/>
            <w:szCs w:val="22"/>
          </w:rPr>
          <w:t>또는</w:t>
        </w:r>
      </w:ins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자연재해</w:t>
      </w:r>
      <w:r>
        <w:rPr>
          <w:rFonts w:ascii="Times New Roman" w:hint="eastAsia"/>
          <w:sz w:val="22"/>
          <w:szCs w:val="22"/>
        </w:rPr>
        <w:t xml:space="preserve">, </w:t>
      </w:r>
      <w:del w:id="361" w:author="Yulchon" w:date="2025-06-18T18:37:00Z" w16du:dateUtc="2025-06-18T09:37:00Z">
        <w:r w:rsidR="00A34DAE" w:rsidRPr="00A34DAE">
          <w:rPr>
            <w:rFonts w:ascii="Times New Roman" w:hint="eastAsia"/>
            <w:sz w:val="22"/>
            <w:szCs w:val="22"/>
          </w:rPr>
          <w:delText>또는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코로나바이러스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감염증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-19(COVID-19) </w:delText>
        </w:r>
        <w:r w:rsidR="00A34DAE" w:rsidRPr="00A34DAE">
          <w:rPr>
            <w:rFonts w:ascii="Times New Roman" w:hint="eastAsia"/>
            <w:sz w:val="22"/>
            <w:szCs w:val="22"/>
          </w:rPr>
          <w:delText>등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전염병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, </w:delText>
        </w:r>
        <w:r w:rsidR="00A34DAE" w:rsidRPr="00A34DAE">
          <w:rPr>
            <w:rFonts w:ascii="Times New Roman" w:hint="eastAsia"/>
            <w:sz w:val="22"/>
            <w:szCs w:val="22"/>
          </w:rPr>
          <w:delText>감염병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또는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유행병의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발생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, </w:delText>
        </w:r>
        <w:r w:rsidR="00A34DAE" w:rsidRPr="00A34DAE">
          <w:rPr>
            <w:rFonts w:ascii="Times New Roman" w:hint="eastAsia"/>
            <w:sz w:val="22"/>
            <w:szCs w:val="22"/>
          </w:rPr>
          <w:delText>계속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및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악화</w:delText>
        </w:r>
        <w:r w:rsidR="00A34DAE" w:rsidRPr="00A34DAE">
          <w:rPr>
            <w:rFonts w:ascii="Times New Roman" w:hint="eastAsia"/>
            <w:sz w:val="22"/>
            <w:szCs w:val="22"/>
          </w:rPr>
          <w:delText>, (</w:delText>
        </w:r>
        <w:r w:rsidR="00A34DAE">
          <w:rPr>
            <w:rFonts w:ascii="Times New Roman" w:hint="eastAsia"/>
            <w:sz w:val="22"/>
            <w:szCs w:val="22"/>
          </w:rPr>
          <w:delText>d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) </w:delText>
        </w:r>
        <w:r w:rsidR="00A34DAE" w:rsidRPr="00A34DAE">
          <w:rPr>
            <w:rFonts w:ascii="Times New Roman" w:hint="eastAsia"/>
            <w:sz w:val="22"/>
            <w:szCs w:val="22"/>
          </w:rPr>
          <w:delText>파업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, </w:delText>
        </w:r>
        <w:r w:rsidR="00A34DAE" w:rsidRPr="00A34DAE">
          <w:rPr>
            <w:rFonts w:ascii="Times New Roman" w:hint="eastAsia"/>
            <w:sz w:val="22"/>
            <w:szCs w:val="22"/>
          </w:rPr>
          <w:delText>조업중단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, </w:delText>
        </w:r>
        <w:r w:rsidR="00A34DAE" w:rsidRPr="00A34DAE">
          <w:rPr>
            <w:rFonts w:ascii="Times New Roman" w:hint="eastAsia"/>
            <w:sz w:val="22"/>
            <w:szCs w:val="22"/>
          </w:rPr>
          <w:delText>노동쟁의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기타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노사분쟁</w:delText>
        </w:r>
        <w:r w:rsidR="00A34DAE" w:rsidRPr="00A34DAE">
          <w:rPr>
            <w:rFonts w:ascii="Times New Roman" w:hint="eastAsia"/>
            <w:sz w:val="22"/>
            <w:szCs w:val="22"/>
          </w:rPr>
          <w:delText>, (f</w:delText>
        </w:r>
      </w:del>
      <w:ins w:id="362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(</w:t>
        </w:r>
        <w:r w:rsidR="004E5406">
          <w:rPr>
            <w:rFonts w:ascii="Times New Roman" w:hint="eastAsia"/>
            <w:sz w:val="22"/>
            <w:szCs w:val="22"/>
          </w:rPr>
          <w:t>b</w:t>
        </w:r>
      </w:ins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법령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일반적으로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인정되는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회계원칙이나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회계기준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 xml:space="preserve">, </w:t>
      </w:r>
      <w:del w:id="363" w:author="Yulchon" w:date="2025-06-18T18:37:00Z" w16du:dateUtc="2025-06-18T09:37:00Z">
        <w:r w:rsidR="00A34DAE" w:rsidRPr="00A34DAE">
          <w:rPr>
            <w:rFonts w:ascii="Times New Roman" w:hint="eastAsia"/>
            <w:sz w:val="22"/>
            <w:szCs w:val="22"/>
          </w:rPr>
          <w:delText>또는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회계정책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, </w:delText>
        </w:r>
        <w:r w:rsidR="00A34DAE" w:rsidRPr="00A34DAE">
          <w:rPr>
            <w:rFonts w:ascii="Times New Roman" w:hint="eastAsia"/>
            <w:sz w:val="22"/>
            <w:szCs w:val="22"/>
          </w:rPr>
          <w:delText>방법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, </w:delText>
        </w:r>
        <w:r w:rsidR="00A34DAE" w:rsidRPr="00A34DAE">
          <w:rPr>
            <w:rFonts w:ascii="Times New Roman" w:hint="eastAsia"/>
            <w:sz w:val="22"/>
            <w:szCs w:val="22"/>
          </w:rPr>
          <w:delText>추정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등의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적용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및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변경과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자산가치에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대한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평가</w:delText>
        </w:r>
        <w:r w:rsidR="00A34DAE" w:rsidRPr="00A34DAE">
          <w:rPr>
            <w:rFonts w:ascii="Times New Roman" w:hint="eastAsia"/>
            <w:sz w:val="22"/>
            <w:szCs w:val="22"/>
          </w:rPr>
          <w:delText>(</w:delText>
        </w:r>
        <w:r w:rsidR="00A34DAE" w:rsidRPr="00A34DAE">
          <w:rPr>
            <w:rFonts w:ascii="Times New Roman" w:hint="eastAsia"/>
            <w:sz w:val="22"/>
            <w:szCs w:val="22"/>
          </w:rPr>
          <w:delText>감정평가에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의한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자산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평가액의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변동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포함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), </w:delText>
        </w:r>
        <w:r w:rsidR="00A34DAE" w:rsidRPr="00A34DAE">
          <w:rPr>
            <w:rFonts w:ascii="Times New Roman" w:hint="eastAsia"/>
            <w:sz w:val="22"/>
            <w:szCs w:val="22"/>
          </w:rPr>
          <w:delText>채권의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회수가능성에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대한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판단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등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주관적인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판단을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요하는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사항</w:delText>
        </w:r>
        <w:r w:rsidR="00A34DAE" w:rsidRPr="00A34DAE">
          <w:rPr>
            <w:rFonts w:ascii="Times New Roman" w:hint="eastAsia"/>
            <w:sz w:val="22"/>
            <w:szCs w:val="22"/>
          </w:rPr>
          <w:delText>, (</w:delText>
        </w:r>
        <w:r w:rsidR="00A34DAE">
          <w:rPr>
            <w:rFonts w:ascii="Times New Roman" w:hint="eastAsia"/>
            <w:sz w:val="22"/>
            <w:szCs w:val="22"/>
          </w:rPr>
          <w:delText>e</w:delText>
        </w:r>
      </w:del>
      <w:ins w:id="364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(</w:t>
        </w:r>
        <w:r>
          <w:rPr>
            <w:rFonts w:ascii="Times New Roman"/>
            <w:sz w:val="22"/>
            <w:szCs w:val="22"/>
          </w:rPr>
          <w:t>c</w:t>
        </w:r>
      </w:ins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계약이나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협상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체결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발표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보도나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예정한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조치나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변화</w:t>
      </w:r>
      <w:r>
        <w:rPr>
          <w:rFonts w:ascii="Times New Roman" w:hint="eastAsia"/>
          <w:sz w:val="22"/>
          <w:szCs w:val="22"/>
        </w:rPr>
        <w:t>, (</w:t>
      </w:r>
      <w:del w:id="365" w:author="Yulchon" w:date="2025-06-18T18:37:00Z" w16du:dateUtc="2025-06-18T09:37:00Z">
        <w:r w:rsidR="00A34DAE">
          <w:rPr>
            <w:rFonts w:ascii="Times New Roman" w:hint="eastAsia"/>
            <w:sz w:val="22"/>
            <w:szCs w:val="22"/>
          </w:rPr>
          <w:delText>f</w:delText>
        </w:r>
      </w:del>
      <w:ins w:id="366" w:author="Yulchon" w:date="2025-06-18T18:37:00Z" w16du:dateUtc="2025-06-18T09:37:00Z">
        <w:r>
          <w:rPr>
            <w:rFonts w:ascii="Times New Roman"/>
            <w:sz w:val="22"/>
            <w:szCs w:val="22"/>
          </w:rPr>
          <w:t>d</w:t>
        </w:r>
      </w:ins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조치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받거나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요청에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del w:id="367" w:author="Yulchon" w:date="2025-06-18T18:37:00Z" w16du:dateUtc="2025-06-18T09:37:00Z">
        <w:r w:rsidR="00A34DAE" w:rsidRPr="00A34DAE">
          <w:rPr>
            <w:rFonts w:ascii="Times New Roman" w:hint="eastAsia"/>
            <w:sz w:val="22"/>
            <w:szCs w:val="22"/>
          </w:rPr>
          <w:delText>행위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, </w:delText>
        </w:r>
        <w:r w:rsidR="00A34DAE" w:rsidRPr="00A34DAE">
          <w:rPr>
            <w:rFonts w:ascii="Times New Roman" w:hint="eastAsia"/>
            <w:sz w:val="22"/>
            <w:szCs w:val="22"/>
          </w:rPr>
          <w:delText>매수인의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부동의로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행해지지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못한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조치로</w:delText>
        </w:r>
      </w:del>
      <w:ins w:id="368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행위로</w:t>
        </w:r>
      </w:ins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 xml:space="preserve">, </w:t>
      </w:r>
      <w:del w:id="369" w:author="Yulchon" w:date="2025-06-18T18:37:00Z" w16du:dateUtc="2025-06-18T09:37:00Z">
        <w:r w:rsidR="00A34DAE" w:rsidRPr="00A34DAE">
          <w:rPr>
            <w:rFonts w:ascii="Times New Roman" w:hint="eastAsia"/>
            <w:sz w:val="22"/>
            <w:szCs w:val="22"/>
          </w:rPr>
          <w:delText>(</w:delText>
        </w:r>
        <w:r w:rsidR="00A34DAE">
          <w:rPr>
            <w:rFonts w:ascii="Times New Roman" w:hint="eastAsia"/>
            <w:sz w:val="22"/>
            <w:szCs w:val="22"/>
          </w:rPr>
          <w:delText>g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) </w:delText>
        </w:r>
        <w:r w:rsidR="00A34DAE" w:rsidRPr="00A34DAE">
          <w:rPr>
            <w:rFonts w:ascii="Times New Roman" w:hint="eastAsia"/>
            <w:sz w:val="22"/>
            <w:szCs w:val="22"/>
          </w:rPr>
          <w:delText>본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계약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체결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시점에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매수인이나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그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대리인에게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적정하게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공개된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사항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또는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매수인이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알고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있는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사항</w:delText>
        </w:r>
        <w:r w:rsidR="00A34DAE" w:rsidRPr="00A34DAE">
          <w:rPr>
            <w:rFonts w:ascii="Times New Roman" w:hint="eastAsia"/>
            <w:sz w:val="22"/>
            <w:szCs w:val="22"/>
          </w:rPr>
          <w:delText>, (</w:delText>
        </w:r>
        <w:r w:rsidR="00A34DAE">
          <w:rPr>
            <w:rFonts w:ascii="Times New Roman" w:hint="eastAsia"/>
            <w:sz w:val="22"/>
            <w:szCs w:val="22"/>
          </w:rPr>
          <w:delText>h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) </w:delText>
        </w:r>
        <w:r w:rsidR="00525E9E">
          <w:rPr>
            <w:rFonts w:ascii="Times New Roman" w:hint="eastAsia"/>
            <w:sz w:val="22"/>
            <w:szCs w:val="22"/>
          </w:rPr>
          <w:delText>대표매도인등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, </w:delText>
        </w:r>
        <w:r w:rsidR="00A34DAE" w:rsidRPr="00A34DAE">
          <w:rPr>
            <w:rFonts w:ascii="Times New Roman" w:hint="eastAsia"/>
            <w:sz w:val="22"/>
            <w:szCs w:val="22"/>
          </w:rPr>
          <w:delText>매수인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또는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대상회사</w:delText>
        </w:r>
        <w:r w:rsidR="00525E9E">
          <w:rPr>
            <w:rFonts w:ascii="Times New Roman" w:hint="eastAsia"/>
            <w:sz w:val="22"/>
            <w:szCs w:val="22"/>
          </w:rPr>
          <w:delText>등</w:delText>
        </w:r>
        <w:r w:rsidR="00A34DAE" w:rsidRPr="00A34DAE">
          <w:rPr>
            <w:rFonts w:ascii="Times New Roman" w:hint="eastAsia"/>
            <w:sz w:val="22"/>
            <w:szCs w:val="22"/>
          </w:rPr>
          <w:delText>의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내부적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또는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공개된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전망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, </w:delText>
        </w:r>
        <w:r w:rsidR="00A34DAE" w:rsidRPr="00A34DAE">
          <w:rPr>
            <w:rFonts w:ascii="Times New Roman" w:hint="eastAsia"/>
            <w:sz w:val="22"/>
            <w:szCs w:val="22"/>
          </w:rPr>
          <w:delText>예산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, </w:delText>
        </w:r>
        <w:r w:rsidR="00A34DAE" w:rsidRPr="00A34DAE">
          <w:rPr>
            <w:rFonts w:ascii="Times New Roman" w:hint="eastAsia"/>
            <w:sz w:val="22"/>
            <w:szCs w:val="22"/>
          </w:rPr>
          <w:delText>계획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, </w:delText>
        </w:r>
        <w:r w:rsidR="00A34DAE" w:rsidRPr="00A34DAE">
          <w:rPr>
            <w:rFonts w:ascii="Times New Roman" w:hint="eastAsia"/>
            <w:sz w:val="22"/>
            <w:szCs w:val="22"/>
          </w:rPr>
          <w:delText>매출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, </w:delText>
        </w:r>
        <w:r w:rsidR="00A34DAE" w:rsidRPr="00A34DAE">
          <w:rPr>
            <w:rFonts w:ascii="Times New Roman" w:hint="eastAsia"/>
            <w:sz w:val="22"/>
            <w:szCs w:val="22"/>
          </w:rPr>
          <w:delText>이익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또는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기타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재무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성과나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경영성과에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대한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예상의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불충족</w:delText>
        </w:r>
        <w:r w:rsidR="00A34DAE" w:rsidRPr="00A34DAE">
          <w:rPr>
            <w:rFonts w:ascii="Times New Roman" w:hint="eastAsia"/>
            <w:sz w:val="22"/>
            <w:szCs w:val="22"/>
          </w:rPr>
          <w:delText>, (</w:delText>
        </w:r>
        <w:r w:rsidR="00A34DAE">
          <w:rPr>
            <w:rFonts w:ascii="Times New Roman" w:hint="eastAsia"/>
            <w:sz w:val="22"/>
            <w:szCs w:val="22"/>
          </w:rPr>
          <w:delText>i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) </w:delText>
        </w:r>
        <w:r w:rsidR="00A34DAE" w:rsidRPr="00A34DAE">
          <w:rPr>
            <w:rFonts w:ascii="Times New Roman" w:hint="eastAsia"/>
            <w:sz w:val="22"/>
            <w:szCs w:val="22"/>
          </w:rPr>
          <w:delText>통상적인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사업과정에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따른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영향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, </w:delText>
        </w:r>
        <w:r w:rsidR="00A34DAE" w:rsidRPr="00A34DAE">
          <w:rPr>
            <w:rFonts w:ascii="Times New Roman" w:hint="eastAsia"/>
            <w:sz w:val="22"/>
            <w:szCs w:val="22"/>
          </w:rPr>
          <w:delText>통상적인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사업과정에서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발생하는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대상회사</w:delText>
        </w:r>
        <w:r w:rsidR="006178CB">
          <w:rPr>
            <w:rFonts w:ascii="Times New Roman" w:hint="eastAsia"/>
            <w:sz w:val="22"/>
            <w:szCs w:val="22"/>
          </w:rPr>
          <w:delText>등</w:delText>
        </w:r>
        <w:r w:rsidR="00A34DAE" w:rsidRPr="00A34DAE">
          <w:rPr>
            <w:rFonts w:ascii="Times New Roman" w:hint="eastAsia"/>
            <w:sz w:val="22"/>
            <w:szCs w:val="22"/>
          </w:rPr>
          <w:delText>의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매출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, </w:delText>
        </w:r>
        <w:r w:rsidR="00A34DAE" w:rsidRPr="00A34DAE">
          <w:rPr>
            <w:rFonts w:ascii="Times New Roman" w:hint="eastAsia"/>
            <w:sz w:val="22"/>
            <w:szCs w:val="22"/>
          </w:rPr>
          <w:delText>이익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등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영업실적의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악화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또는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영업권의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손상이나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그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영업권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평가액의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</w:delText>
        </w:r>
        <w:r w:rsidR="00A34DAE" w:rsidRPr="00A34DAE">
          <w:rPr>
            <w:rFonts w:ascii="Times New Roman" w:hint="eastAsia"/>
            <w:sz w:val="22"/>
            <w:szCs w:val="22"/>
          </w:rPr>
          <w:delText>감소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, </w:delText>
        </w:r>
        <w:r w:rsidR="00A34DAE" w:rsidRPr="00A34DAE">
          <w:rPr>
            <w:rFonts w:ascii="Times New Roman" w:hint="eastAsia"/>
            <w:sz w:val="22"/>
            <w:szCs w:val="22"/>
          </w:rPr>
          <w:delText>및</w:delText>
        </w:r>
        <w:r w:rsidR="00A34DAE" w:rsidRPr="00A34DAE">
          <w:rPr>
            <w:rFonts w:ascii="Times New Roman" w:hint="eastAsia"/>
            <w:sz w:val="22"/>
            <w:szCs w:val="22"/>
          </w:rPr>
          <w:delText xml:space="preserve"> (</w:delText>
        </w:r>
        <w:r w:rsidR="00A34DAE">
          <w:rPr>
            <w:rFonts w:ascii="Times New Roman" w:hint="eastAsia"/>
            <w:sz w:val="22"/>
            <w:szCs w:val="22"/>
          </w:rPr>
          <w:delText>j</w:delText>
        </w:r>
      </w:del>
      <w:ins w:id="370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및</w:t>
        </w:r>
        <w:r>
          <w:rPr>
            <w:rFonts w:ascii="Times New Roman" w:hint="eastAsia"/>
            <w:sz w:val="22"/>
            <w:szCs w:val="22"/>
          </w:rPr>
          <w:t xml:space="preserve"> (</w:t>
        </w:r>
        <w:r>
          <w:rPr>
            <w:rFonts w:ascii="Times New Roman"/>
            <w:sz w:val="22"/>
            <w:szCs w:val="22"/>
          </w:rPr>
          <w:t>e</w:t>
        </w:r>
      </w:ins>
      <w:r>
        <w:rPr>
          <w:rFonts w:ascii="Times New Roman" w:hint="eastAsia"/>
          <w:sz w:val="22"/>
          <w:szCs w:val="22"/>
        </w:rPr>
        <w:t xml:space="preserve">) </w:t>
      </w:r>
      <w:proofErr w:type="spellStart"/>
      <w:r>
        <w:rPr>
          <w:rFonts w:ascii="Times New Roman" w:hint="eastAsia"/>
          <w:sz w:val="22"/>
          <w:szCs w:val="22"/>
        </w:rPr>
        <w:t>대표매도인등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대상회사등이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lastRenderedPageBreak/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치유하는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</w:t>
      </w:r>
      <w:r>
        <w:rPr>
          <w:rFonts w:ascii="Times New Roman" w:hint="eastAsia"/>
          <w:sz w:val="22"/>
          <w:szCs w:val="22"/>
        </w:rPr>
        <w:t>.</w:t>
      </w:r>
    </w:p>
    <w:p w14:paraId="0FF362C9" w14:textId="77777777" w:rsidR="00F10A7E" w:rsidRDefault="00F10A7E">
      <w:pPr>
        <w:kinsoku w:val="0"/>
        <w:spacing w:line="360" w:lineRule="auto"/>
        <w:rPr>
          <w:rFonts w:ascii="Times New Roman"/>
          <w:sz w:val="22"/>
          <w:szCs w:val="22"/>
        </w:rPr>
      </w:pPr>
    </w:p>
    <w:p w14:paraId="072181B4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중요계약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재무상태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계약으로서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계약뿐만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포함한다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 w:hint="eastAsia"/>
          <w:sz w:val="22"/>
          <w:szCs w:val="22"/>
        </w:rPr>
        <w:t xml:space="preserve"> </w:t>
      </w:r>
    </w:p>
    <w:p w14:paraId="2B79913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1C48EA5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  <w:highlight w:val="yellow"/>
        </w:rPr>
        <w:t>[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*</w:t>
      </w:r>
      <w:r>
        <w:rPr>
          <w:rFonts w:ascii="Times New Roman" w:hint="eastAsia"/>
          <w:color w:val="000000"/>
          <w:kern w:val="2"/>
          <w:sz w:val="22"/>
          <w:szCs w:val="22"/>
          <w:highlight w:val="yellow"/>
        </w:rPr>
        <w:t>]</w:t>
      </w:r>
    </w:p>
    <w:p w14:paraId="1CA13B77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</w:rPr>
        <w:t>(</w:t>
      </w:r>
      <w:proofErr w:type="spellStart"/>
      <w:r>
        <w:rPr>
          <w:rFonts w:ascii="Times New Roman" w:hint="eastAsia"/>
          <w:color w:val="000000"/>
          <w:kern w:val="2"/>
          <w:sz w:val="22"/>
          <w:szCs w:val="22"/>
        </w:rPr>
        <w:t>i</w:t>
      </w:r>
      <w:proofErr w:type="spellEnd"/>
      <w:r>
        <w:rPr>
          <w:rFonts w:ascii="Times New Roman" w:hint="eastAsia"/>
          <w:color w:val="000000"/>
          <w:kern w:val="2"/>
          <w:sz w:val="22"/>
          <w:szCs w:val="22"/>
        </w:rPr>
        <w:t xml:space="preserve">) </w:t>
      </w:r>
      <w:r>
        <w:rPr>
          <w:rFonts w:ascii="Times New Roman" w:hint="eastAsia"/>
          <w:color w:val="000000"/>
          <w:kern w:val="2"/>
          <w:sz w:val="22"/>
          <w:szCs w:val="22"/>
        </w:rPr>
        <w:t>본건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자회사와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Coherent, Inc. </w:t>
      </w:r>
      <w:r>
        <w:rPr>
          <w:rFonts w:ascii="Times New Roman" w:hint="eastAsia"/>
          <w:color w:val="000000"/>
          <w:kern w:val="2"/>
          <w:sz w:val="22"/>
          <w:szCs w:val="22"/>
        </w:rPr>
        <w:t>사이에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체결된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VMI(Vendor Managed Inventory) </w:t>
      </w:r>
      <w:r>
        <w:rPr>
          <w:rFonts w:ascii="Times New Roman" w:hint="eastAsia"/>
          <w:color w:val="000000"/>
          <w:kern w:val="2"/>
          <w:sz w:val="22"/>
          <w:szCs w:val="22"/>
        </w:rPr>
        <w:t>계약</w:t>
      </w:r>
      <w:r>
        <w:rPr>
          <w:rFonts w:ascii="Times New Roman" w:hint="eastAsia"/>
          <w:color w:val="000000"/>
          <w:kern w:val="2"/>
          <w:sz w:val="22"/>
          <w:szCs w:val="22"/>
        </w:rPr>
        <w:t>(</w:t>
      </w:r>
      <w:r>
        <w:rPr>
          <w:rFonts w:ascii="Times New Roman" w:hint="eastAsia"/>
          <w:color w:val="000000"/>
          <w:kern w:val="2"/>
          <w:sz w:val="22"/>
          <w:szCs w:val="22"/>
        </w:rPr>
        <w:t>이후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변경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수정된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포함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) </w:t>
      </w:r>
      <w:r>
        <w:rPr>
          <w:rFonts w:ascii="Times New Roman" w:hint="eastAsia"/>
          <w:color w:val="000000"/>
          <w:kern w:val="2"/>
          <w:sz w:val="22"/>
          <w:szCs w:val="22"/>
        </w:rPr>
        <w:t>및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동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따라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적용되는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Coherent </w:t>
      </w:r>
      <w:r>
        <w:rPr>
          <w:rFonts w:ascii="Times New Roman"/>
          <w:color w:val="000000"/>
          <w:kern w:val="2"/>
          <w:sz w:val="22"/>
          <w:szCs w:val="22"/>
        </w:rPr>
        <w:t>Inc.</w:t>
      </w:r>
      <w:r>
        <w:rPr>
          <w:rFonts w:ascii="Times New Roman" w:hint="eastAsia"/>
          <w:color w:val="000000"/>
          <w:kern w:val="2"/>
          <w:sz w:val="22"/>
          <w:szCs w:val="22"/>
        </w:rPr>
        <w:t>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표준약관</w:t>
      </w:r>
      <w:r>
        <w:rPr>
          <w:rFonts w:ascii="Times New Roman" w:hint="eastAsia"/>
          <w:color w:val="000000"/>
          <w:kern w:val="2"/>
          <w:sz w:val="22"/>
          <w:szCs w:val="22"/>
        </w:rPr>
        <w:t>(</w:t>
      </w:r>
      <w:r>
        <w:rPr>
          <w:rFonts w:ascii="Times New Roman" w:hint="eastAsia"/>
          <w:color w:val="000000"/>
          <w:kern w:val="2"/>
          <w:sz w:val="22"/>
          <w:szCs w:val="22"/>
        </w:rPr>
        <w:t>이하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총칭하여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“</w:t>
      </w:r>
      <w:r>
        <w:rPr>
          <w:rFonts w:ascii="Times New Roman"/>
          <w:b/>
          <w:color w:val="000000"/>
          <w:kern w:val="2"/>
          <w:sz w:val="22"/>
          <w:szCs w:val="22"/>
          <w:u w:val="single"/>
        </w:rPr>
        <w:t xml:space="preserve">Coherent </w:t>
      </w:r>
      <w:r>
        <w:rPr>
          <w:rFonts w:ascii="Times New Roman" w:hint="eastAsia"/>
          <w:b/>
          <w:color w:val="000000"/>
          <w:kern w:val="2"/>
          <w:sz w:val="22"/>
          <w:szCs w:val="22"/>
          <w:u w:val="single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>”)</w:t>
      </w:r>
    </w:p>
    <w:p w14:paraId="707310E1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</w:rPr>
        <w:t>물품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용역의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대금</w:t>
      </w:r>
      <w:r>
        <w:rPr>
          <w:rFonts w:ascii="Times New Roman" w:hint="eastAsia"/>
          <w:color w:val="000000"/>
          <w:kern w:val="2"/>
          <w:sz w:val="22"/>
          <w:szCs w:val="22"/>
        </w:rPr>
        <w:t>(</w:t>
      </w:r>
      <w:r>
        <w:rPr>
          <w:rFonts w:ascii="Times New Roman" w:hint="eastAsia"/>
          <w:color w:val="000000"/>
          <w:kern w:val="2"/>
          <w:sz w:val="22"/>
          <w:szCs w:val="22"/>
        </w:rPr>
        <w:t>계속적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경우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연간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대금</w:t>
      </w:r>
      <w:r>
        <w:rPr>
          <w:rFonts w:ascii="Times New Roman" w:hint="eastAsia"/>
          <w:color w:val="000000"/>
          <w:kern w:val="2"/>
          <w:sz w:val="22"/>
          <w:szCs w:val="22"/>
        </w:rPr>
        <w:t>)</w:t>
      </w:r>
      <w:r>
        <w:rPr>
          <w:rFonts w:ascii="Times New Roman" w:hint="eastAsia"/>
          <w:color w:val="000000"/>
          <w:kern w:val="2"/>
          <w:sz w:val="22"/>
          <w:szCs w:val="22"/>
        </w:rPr>
        <w:t>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10</w:t>
      </w:r>
      <w:r>
        <w:rPr>
          <w:rFonts w:ascii="Times New Roman" w:hint="eastAsia"/>
          <w:color w:val="000000"/>
          <w:kern w:val="2"/>
          <w:sz w:val="22"/>
          <w:szCs w:val="22"/>
        </w:rPr>
        <w:t>억원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이상인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구매계약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10</w:t>
      </w:r>
      <w:r>
        <w:rPr>
          <w:rFonts w:ascii="Times New Roman" w:hint="eastAsia"/>
          <w:color w:val="000000"/>
          <w:kern w:val="2"/>
          <w:sz w:val="22"/>
          <w:szCs w:val="22"/>
        </w:rPr>
        <w:t>억원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이상인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공급계약</w:t>
      </w:r>
    </w:p>
    <w:p w14:paraId="095B80FA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</w:rPr>
        <w:t>대가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장부가액이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10</w:t>
      </w:r>
      <w:r>
        <w:rPr>
          <w:rFonts w:ascii="Times New Roman" w:hint="eastAsia"/>
          <w:color w:val="000000"/>
          <w:kern w:val="2"/>
          <w:sz w:val="22"/>
          <w:szCs w:val="22"/>
        </w:rPr>
        <w:t>억원을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초과하는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부동산이나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동산의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취득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처분에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관한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</w:p>
    <w:p w14:paraId="166FA667" w14:textId="4119D2C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금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10</w:t>
      </w:r>
      <w:r>
        <w:rPr>
          <w:rFonts w:ascii="Times New Roman" w:hint="eastAsia"/>
          <w:color w:val="000000"/>
          <w:kern w:val="2"/>
          <w:sz w:val="22"/>
          <w:szCs w:val="22"/>
        </w:rPr>
        <w:t>억</w:t>
      </w:r>
      <w:r>
        <w:rPr>
          <w:rFonts w:ascii="Times New Roman"/>
          <w:color w:val="000000"/>
          <w:kern w:val="2"/>
          <w:sz w:val="22"/>
          <w:szCs w:val="22"/>
        </w:rPr>
        <w:t>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이상의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자본적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지출을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요하는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544F7E01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eastAsia="바탕체" w:hint="eastAsia"/>
          <w:sz w:val="22"/>
          <w:szCs w:val="28"/>
        </w:rPr>
        <w:t>금</w:t>
      </w:r>
      <w:r>
        <w:rPr>
          <w:rFonts w:ascii="Times New Roman" w:eastAsia="바탕체" w:hint="eastAsia"/>
          <w:sz w:val="22"/>
          <w:szCs w:val="28"/>
        </w:rPr>
        <w:t xml:space="preserve"> 1</w:t>
      </w:r>
      <w:r>
        <w:rPr>
          <w:rFonts w:ascii="Times New Roman" w:eastAsia="바탕체" w:hint="eastAsia"/>
          <w:sz w:val="22"/>
          <w:szCs w:val="28"/>
        </w:rPr>
        <w:t>억원</w:t>
      </w:r>
      <w:r>
        <w:rPr>
          <w:rFonts w:ascii="Times New Roman" w:eastAsia="바탕체" w:hint="eastAsia"/>
          <w:sz w:val="22"/>
          <w:szCs w:val="28"/>
        </w:rPr>
        <w:t xml:space="preserve"> </w:t>
      </w:r>
      <w:r>
        <w:rPr>
          <w:rFonts w:ascii="Times New Roman" w:eastAsia="바탕체" w:hint="eastAsia"/>
          <w:sz w:val="22"/>
          <w:szCs w:val="28"/>
        </w:rPr>
        <w:t>이상의</w:t>
      </w:r>
      <w:r>
        <w:rPr>
          <w:rFonts w:ascii="Times New Roman" w:eastAsia="바탕체" w:hint="eastAsia"/>
          <w:sz w:val="22"/>
          <w:szCs w:val="28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금전의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대여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차입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사채발행이나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인수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자산을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담보로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자로부터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담보를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제공받는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대상회사가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보증을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보증을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제공받는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color w:val="000000"/>
          <w:kern w:val="2"/>
          <w:sz w:val="22"/>
          <w:szCs w:val="22"/>
        </w:rPr>
        <w:t>대상</w:t>
      </w:r>
      <w:r>
        <w:rPr>
          <w:rFonts w:ascii="Times New Roman"/>
          <w:color w:val="000000"/>
          <w:kern w:val="2"/>
          <w:sz w:val="22"/>
          <w:szCs w:val="22"/>
        </w:rPr>
        <w:t>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에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부채를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발생시키는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08A1DC3C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주식매수선택권을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자에게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의무를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발생시키는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448AA48A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부동산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동산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및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담보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15D72B8F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사용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점유하고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부동산의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임대차계약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및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사용에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7AAED63A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파생상품계약</w:t>
      </w:r>
      <w:r>
        <w:rPr>
          <w:rFonts w:ascii="Times New Roman"/>
          <w:color w:val="000000"/>
          <w:kern w:val="2"/>
          <w:sz w:val="22"/>
          <w:szCs w:val="22"/>
        </w:rPr>
        <w:t>(</w:t>
      </w:r>
      <w:r>
        <w:rPr>
          <w:rFonts w:ascii="Times New Roman"/>
          <w:color w:val="000000"/>
          <w:kern w:val="2"/>
          <w:sz w:val="22"/>
          <w:szCs w:val="22"/>
        </w:rPr>
        <w:t>환율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위험의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헤지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목적으로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파생상품계약을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포함하되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그에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한정되지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아니함</w:t>
      </w:r>
      <w:r>
        <w:rPr>
          <w:rFonts w:ascii="Times New Roman"/>
          <w:color w:val="000000"/>
          <w:kern w:val="2"/>
          <w:sz w:val="22"/>
          <w:szCs w:val="22"/>
        </w:rPr>
        <w:t>)</w:t>
      </w:r>
    </w:p>
    <w:p w14:paraId="205D61A3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라이선스를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gramStart"/>
      <w:r>
        <w:rPr>
          <w:rFonts w:ascii="Times New Roman"/>
          <w:color w:val="000000"/>
          <w:kern w:val="2"/>
          <w:sz w:val="22"/>
          <w:szCs w:val="22"/>
        </w:rPr>
        <w:t>부여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받는</w:t>
      </w:r>
      <w:proofErr w:type="gram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자인지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부여하는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자인지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여부를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불문하고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특허권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상표권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실용신안권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의장권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저작권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지식재산권의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라이선스에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일체의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>(</w:t>
      </w:r>
      <w:r>
        <w:rPr>
          <w:rFonts w:ascii="Times New Roman"/>
          <w:color w:val="000000"/>
          <w:kern w:val="2"/>
          <w:sz w:val="22"/>
          <w:szCs w:val="22"/>
        </w:rPr>
        <w:t>단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통상적인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사업과정에서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것으로서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누구나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수시로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구매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가능한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소프트웨어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프로그램에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라이선스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제외함</w:t>
      </w:r>
      <w:r>
        <w:rPr>
          <w:rFonts w:ascii="Times New Roman"/>
          <w:color w:val="000000"/>
          <w:kern w:val="2"/>
          <w:sz w:val="22"/>
          <w:szCs w:val="22"/>
        </w:rPr>
        <w:t>)</w:t>
      </w:r>
    </w:p>
    <w:p w14:paraId="397779B7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독점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경업금지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조항을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달리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영업활동을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사업범위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lastRenderedPageBreak/>
        <w:t>지역별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측면에서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제한하는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자에게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독점적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배타적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자에게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매출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이익에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배분권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등을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일정한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3785309B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지분구조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경영권에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변동이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경우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상대방의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동의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협의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통지를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필요로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상대방이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해지권을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갖거나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기한의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이익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상실을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선언할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채무의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즉시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이행이나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상환을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청구할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권한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거래의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중단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거래금액의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감축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갱신의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거부권이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0BA67CF5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자와의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파트너쉽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합작투자에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지분을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보유하고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피투자회사에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주주간계약</w:t>
      </w:r>
    </w:p>
    <w:p w14:paraId="0D1483E5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해당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불이행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만료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해제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해지시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에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중대한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부정적인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영향을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미칠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6714A734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단체협약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취업규칙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노사협약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우리사주조합과의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명칭을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불문하고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노동조합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직원들과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집단적으로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1E5F6CE1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일체의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비밀유지계약</w:t>
      </w:r>
    </w:p>
    <w:p w14:paraId="4DE0B84C" w14:textId="3D262E6F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del w:id="371" w:author="Yulchon" w:date="2025-06-18T18:37:00Z" w16du:dateUtc="2025-06-18T09:37:00Z">
        <w:r w:rsidR="00E042C0">
          <w:rPr>
            <w:rFonts w:ascii="Times New Roman"/>
            <w:color w:val="000000"/>
            <w:kern w:val="2"/>
            <w:sz w:val="22"/>
            <w:szCs w:val="22"/>
          </w:rPr>
          <w:delText>대표매도인</w:delText>
        </w:r>
        <w:r w:rsidR="00BD1C8B">
          <w:rPr>
            <w:rFonts w:ascii="Times New Roman" w:hint="eastAsia"/>
            <w:color w:val="000000"/>
            <w:kern w:val="2"/>
            <w:sz w:val="22"/>
            <w:szCs w:val="22"/>
          </w:rPr>
          <w:delText>1</w:delText>
        </w:r>
      </w:del>
      <w:ins w:id="372" w:author="Yulchon" w:date="2025-06-18T18:37:00Z" w16du:dateUtc="2025-06-18T09:37:00Z">
        <w:r>
          <w:rPr>
            <w:rFonts w:ascii="Times New Roman"/>
            <w:color w:val="000000"/>
            <w:kern w:val="2"/>
            <w:sz w:val="22"/>
            <w:szCs w:val="22"/>
          </w:rPr>
          <w:t>대표매도인</w:t>
        </w:r>
        <w:r w:rsidR="0064233E">
          <w:rPr>
            <w:rFonts w:ascii="Times New Roman" w:hint="eastAsia"/>
            <w:color w:val="000000"/>
            <w:kern w:val="2"/>
            <w:sz w:val="22"/>
            <w:szCs w:val="22"/>
          </w:rPr>
          <w:t>들</w:t>
        </w:r>
      </w:ins>
      <w:r>
        <w:rPr>
          <w:rFonts w:ascii="Times New Roman" w:hint="eastAsia"/>
          <w:color w:val="000000"/>
          <w:kern w:val="2"/>
          <w:sz w:val="22"/>
          <w:szCs w:val="22"/>
        </w:rPr>
        <w:t xml:space="preserve">, </w:t>
      </w:r>
      <w:r>
        <w:rPr>
          <w:rFonts w:ascii="Times New Roman" w:hint="eastAsia"/>
          <w:color w:val="000000"/>
          <w:kern w:val="2"/>
          <w:sz w:val="22"/>
          <w:szCs w:val="22"/>
        </w:rPr>
        <w:t>본건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자회사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특수관계인을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상대방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당사자로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하여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410B1D2B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발행주식수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및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주주들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지분율에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영향을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미치는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일체의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626AC120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변경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종료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등에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이사회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이사회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위원회의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승인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이사회나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위원회에의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보고가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필요한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347FE5E8" w14:textId="273CCCA0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호에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해당하지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않는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것으로서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명칭과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유형을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불문하고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계약금액이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금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10</w:t>
      </w:r>
      <w:r>
        <w:rPr>
          <w:rFonts w:ascii="Times New Roman" w:hint="eastAsia"/>
          <w:color w:val="000000"/>
          <w:kern w:val="2"/>
          <w:sz w:val="22"/>
          <w:szCs w:val="22"/>
        </w:rPr>
        <w:t>억</w:t>
      </w:r>
      <w:r>
        <w:rPr>
          <w:rFonts w:ascii="Times New Roman"/>
          <w:color w:val="000000"/>
          <w:kern w:val="2"/>
          <w:sz w:val="22"/>
          <w:szCs w:val="22"/>
        </w:rPr>
        <w:t>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이상인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29A3C3BC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A98BD98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ins w:id="373" w:author="Yulchon" w:date="2025-06-18T18:37:00Z" w16du:dateUtc="2025-06-18T09:37:00Z"/>
          <w:rFonts w:ascii="Times New Roman"/>
          <w:sz w:val="22"/>
          <w:szCs w:val="22"/>
        </w:rPr>
      </w:pPr>
      <w:ins w:id="374" w:author="Yulchon" w:date="2025-06-18T18:37:00Z" w16du:dateUtc="2025-06-18T09:37:00Z">
        <w:r>
          <w:rPr>
            <w:rFonts w:ascii="Times New Roman"/>
            <w:sz w:val="22"/>
            <w:szCs w:val="22"/>
          </w:rPr>
          <w:t>“</w:t>
        </w:r>
        <w:r>
          <w:rPr>
            <w:rFonts w:ascii="Times New Roman" w:hint="eastAsia"/>
            <w:b/>
            <w:bCs/>
            <w:sz w:val="22"/>
            <w:szCs w:val="22"/>
            <w:u w:val="single"/>
          </w:rPr>
          <w:t>지배</w:t>
        </w:r>
        <w:r>
          <w:rPr>
            <w:rFonts w:ascii="Times New Roman"/>
            <w:sz w:val="22"/>
            <w:szCs w:val="22"/>
          </w:rPr>
          <w:t>”</w:t>
        </w:r>
        <w:r>
          <w:rPr>
            <w:rFonts w:ascii="Times New Roman" w:hint="eastAsia"/>
            <w:sz w:val="22"/>
            <w:szCs w:val="22"/>
          </w:rPr>
          <w:t>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함은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의결권부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증권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또는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이와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유사한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지분의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소유를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통한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것인지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또는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계약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기타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유사한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방법에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의한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것인지를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불문하고</w:t>
        </w:r>
        <w:r>
          <w:rPr>
            <w:rFonts w:ascii="Times New Roman" w:hint="eastAsia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특정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사람의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경영과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정책을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결정</w:t>
        </w:r>
        <w:r>
          <w:rPr>
            <w:rFonts w:ascii="Times New Roman" w:hint="eastAsia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지시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내지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중요한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영향력을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행사하거나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결정</w:t>
        </w:r>
        <w:r>
          <w:rPr>
            <w:rFonts w:ascii="Times New Roman" w:hint="eastAsia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지시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내지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중요한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영향력을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행사하도록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하는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권한을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직접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또는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간접적으로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보유하는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것을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의미한다</w:t>
        </w:r>
        <w:r>
          <w:rPr>
            <w:rFonts w:ascii="Times New Roman" w:hint="eastAsia"/>
            <w:sz w:val="22"/>
            <w:szCs w:val="22"/>
          </w:rPr>
          <w:t>.</w:t>
        </w:r>
      </w:ins>
    </w:p>
    <w:p w14:paraId="20AE2FD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ins w:id="375" w:author="Yulchon" w:date="2025-06-18T18:37:00Z" w16du:dateUtc="2025-06-18T09:37:00Z"/>
          <w:rFonts w:ascii="Times New Roman"/>
          <w:sz w:val="22"/>
          <w:szCs w:val="22"/>
        </w:rPr>
      </w:pPr>
    </w:p>
    <w:p w14:paraId="556DE062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지식재산권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공개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여하를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세계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존재하는</w:t>
      </w:r>
      <w:r>
        <w:rPr>
          <w:rFonts w:ascii="Times New Roman"/>
          <w:sz w:val="22"/>
          <w:szCs w:val="22"/>
        </w:rPr>
        <w:t xml:space="preserve">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/>
          <w:sz w:val="22"/>
          <w:szCs w:val="22"/>
        </w:rPr>
        <w:t>특허권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저작권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디자인권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실용신안권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상표권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서비스표권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컴퓨터프로그램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lastRenderedPageBreak/>
        <w:t>저작권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상호사용권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인터넷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도메인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지식재산권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발명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디자인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저작물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영업비밀</w:t>
      </w:r>
      <w:r>
        <w:rPr>
          <w:rFonts w:ascii="Times New Roman"/>
          <w:sz w:val="22"/>
          <w:szCs w:val="22"/>
        </w:rPr>
        <w:t xml:space="preserve">, Know-how, </w:t>
      </w:r>
      <w:r>
        <w:rPr>
          <w:rFonts w:ascii="Times New Roman"/>
          <w:sz w:val="22"/>
          <w:szCs w:val="22"/>
        </w:rPr>
        <w:t>미공개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기술정보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연구개발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성과물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생산방법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판매방법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밖에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영업활동에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기술상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경영상의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영업비밀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(iv)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사람으로부터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부여받은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라이선스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7345FFEB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F77BEEC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통상적인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사업과정</w:t>
      </w:r>
      <w:r>
        <w:rPr>
          <w:rFonts w:ascii="Times New Roman"/>
          <w:sz w:val="22"/>
          <w:szCs w:val="22"/>
        </w:rPr>
        <w:t xml:space="preserve">”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b/>
          <w:bCs/>
          <w:sz w:val="22"/>
          <w:szCs w:val="22"/>
          <w:u w:val="single"/>
        </w:rPr>
        <w:t>통상적인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사업</w:t>
      </w:r>
      <w:r>
        <w:rPr>
          <w:rFonts w:ascii="Times New Roman"/>
          <w:b/>
          <w:bCs/>
          <w:sz w:val="22"/>
          <w:szCs w:val="22"/>
          <w:u w:val="single"/>
        </w:rPr>
        <w:t>활동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과거의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사업관행에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부합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양적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질적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빈도의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측면에서의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대상회사의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산업에서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일반적으로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인정되지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관행은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제외된다</w:t>
      </w:r>
      <w:r>
        <w:rPr>
          <w:rFonts w:ascii="Times New Roman"/>
          <w:sz w:val="22"/>
          <w:szCs w:val="22"/>
        </w:rPr>
        <w:t>.</w:t>
      </w:r>
    </w:p>
    <w:p w14:paraId="0FE45AF3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681CF61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특수관계인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사람과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상법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시행령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34</w:t>
      </w:r>
      <w:r>
        <w:rPr>
          <w:rFonts w:ascii="Times New Roman"/>
          <w:sz w:val="22"/>
          <w:szCs w:val="22"/>
        </w:rPr>
        <w:t>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4</w:t>
      </w:r>
      <w:r>
        <w:rPr>
          <w:rFonts w:ascii="Times New Roman"/>
          <w:sz w:val="22"/>
          <w:szCs w:val="22"/>
        </w:rPr>
        <w:t>항에서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특수한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7CFD916E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6C116F5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proofErr w:type="spellStart"/>
      <w:r>
        <w:rPr>
          <w:rFonts w:ascii="Times New Roman" w:hint="eastAsia"/>
          <w:b/>
          <w:bCs/>
          <w:sz w:val="22"/>
          <w:szCs w:val="22"/>
          <w:u w:val="single"/>
        </w:rPr>
        <w:t>포젠</w:t>
      </w:r>
      <w:proofErr w:type="spellEnd"/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계열회사로서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포젠를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589A815B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A615D6B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2"/>
        </w:rPr>
        <w:t>“</w:t>
      </w:r>
      <w:proofErr w:type="spellStart"/>
      <w:r>
        <w:rPr>
          <w:rFonts w:ascii="Times New Roman" w:hint="eastAsia"/>
          <w:b/>
          <w:bCs/>
          <w:sz w:val="22"/>
          <w:szCs w:val="22"/>
          <w:u w:val="single"/>
        </w:rPr>
        <w:t>포젠계약</w:t>
      </w:r>
      <w:proofErr w:type="spellEnd"/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3"/>
        </w:rPr>
        <w:t>대상회사와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포젠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사이에</w:t>
      </w:r>
      <w:r>
        <w:rPr>
          <w:rFonts w:ascii="Times New Roman" w:hint="eastAsia"/>
          <w:sz w:val="22"/>
          <w:szCs w:val="23"/>
        </w:rPr>
        <w:t xml:space="preserve"> Polished plate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유리가공품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공급에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체결된</w:t>
      </w:r>
      <w:r>
        <w:rPr>
          <w:rFonts w:ascii="Times New Roman" w:hint="eastAsia"/>
          <w:sz w:val="22"/>
          <w:szCs w:val="23"/>
        </w:rPr>
        <w:t xml:space="preserve"> 2022. 2. </w:t>
      </w:r>
      <w:proofErr w:type="gramStart"/>
      <w:r>
        <w:rPr>
          <w:rFonts w:ascii="Times New Roman" w:hint="eastAsia"/>
          <w:sz w:val="22"/>
          <w:szCs w:val="23"/>
        </w:rPr>
        <w:t>9.</w:t>
      </w:r>
      <w:r>
        <w:rPr>
          <w:rFonts w:ascii="Times New Roman" w:hint="eastAsia"/>
          <w:sz w:val="22"/>
          <w:szCs w:val="23"/>
        </w:rPr>
        <w:t>자</w:t>
      </w:r>
      <w:proofErr w:type="gram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기본거래계약과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개별계약</w:t>
      </w:r>
      <w:r>
        <w:rPr>
          <w:rFonts w:ascii="Times New Roman" w:hint="eastAsia"/>
          <w:sz w:val="22"/>
          <w:szCs w:val="23"/>
        </w:rPr>
        <w:t xml:space="preserve">(Purchase Order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의미한다</w:t>
      </w:r>
      <w:r>
        <w:rPr>
          <w:rFonts w:ascii="Times New Roman" w:hint="eastAsia"/>
          <w:sz w:val="22"/>
          <w:szCs w:val="23"/>
        </w:rPr>
        <w:t>.</w:t>
      </w:r>
    </w:p>
    <w:p w14:paraId="4449B826" w14:textId="77777777" w:rsidR="00F10A7E" w:rsidRDefault="00F10A7E">
      <w:pPr>
        <w:topLinePunct/>
        <w:autoSpaceDE w:val="0"/>
        <w:autoSpaceDN w:val="0"/>
        <w:spacing w:before="0" w:after="0" w:line="360" w:lineRule="auto"/>
        <w:ind w:left="220" w:hangingChars="100" w:hanging="220"/>
        <w:rPr>
          <w:rFonts w:ascii="Times New Roman"/>
          <w:sz w:val="22"/>
          <w:szCs w:val="22"/>
        </w:rPr>
      </w:pPr>
    </w:p>
    <w:p w14:paraId="5B2A6152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필요적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정부인허가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어느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당사자에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대하여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계약의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체결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및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이행과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관련하여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당해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당사자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또는</w:t>
      </w:r>
      <w:r>
        <w:rPr>
          <w:rFonts w:ascii="Times New Roman" w:eastAsia="바탕체" w:hint="eastAsia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sz w:val="22"/>
          <w:szCs w:val="22"/>
        </w:rPr>
        <w:t>대상회사등이</w:t>
      </w:r>
      <w:proofErr w:type="spellEnd"/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받거나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완료해야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하는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정부</w:t>
      </w:r>
      <w:r>
        <w:rPr>
          <w:rFonts w:ascii="Times New Roman" w:eastAsia="바탕체" w:hint="eastAsia"/>
          <w:sz w:val="22"/>
          <w:szCs w:val="22"/>
        </w:rPr>
        <w:t>인허가를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의미한다</w:t>
      </w:r>
      <w:r>
        <w:rPr>
          <w:rFonts w:ascii="Times New Roman" w:eastAsia="바탕체"/>
          <w:sz w:val="22"/>
          <w:szCs w:val="22"/>
        </w:rPr>
        <w:t>.</w:t>
      </w:r>
    </w:p>
    <w:p w14:paraId="03E466A0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C41C7D0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필요적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제</w:t>
      </w:r>
      <w:r>
        <w:rPr>
          <w:rFonts w:ascii="Times New Roman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자승인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대상회사등이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받거나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완료해야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승인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사전협의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사전통지를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</w:t>
      </w:r>
      <w:r>
        <w:rPr>
          <w:rFonts w:ascii="Times New Roman" w:hint="eastAsia"/>
          <w:sz w:val="22"/>
          <w:szCs w:val="22"/>
        </w:rPr>
        <w:t>하며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상대방인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구성하는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해지권을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행사하거나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제기하지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내용의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서면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포함한다</w:t>
      </w:r>
      <w:r>
        <w:rPr>
          <w:rFonts w:ascii="Times New Roman" w:hint="eastAsia"/>
          <w:sz w:val="22"/>
          <w:szCs w:val="22"/>
        </w:rPr>
        <w:t>.</w:t>
      </w:r>
    </w:p>
    <w:p w14:paraId="329B5F8A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DACF70B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ins w:id="376" w:author="Yulchon" w:date="2025-06-18T18:37:00Z" w16du:dateUtc="2025-06-18T09:37:00Z"/>
          <w:rFonts w:ascii="Times New Roman"/>
          <w:sz w:val="22"/>
          <w:szCs w:val="22"/>
        </w:rPr>
      </w:pPr>
      <w:ins w:id="377" w:author="Yulchon" w:date="2025-06-18T18:37:00Z" w16du:dateUtc="2025-06-18T09:37:00Z">
        <w:r>
          <w:rPr>
            <w:rFonts w:ascii="Times New Roman"/>
            <w:sz w:val="22"/>
            <w:szCs w:val="22"/>
          </w:rPr>
          <w:lastRenderedPageBreak/>
          <w:t>“</w:t>
        </w:r>
        <w:r>
          <w:rPr>
            <w:rFonts w:ascii="Times New Roman"/>
            <w:b/>
            <w:bCs/>
            <w:sz w:val="22"/>
            <w:szCs w:val="22"/>
            <w:u w:val="single"/>
          </w:rPr>
          <w:t>METALLIFE</w:t>
        </w:r>
        <w:r>
          <w:rPr>
            <w:rFonts w:ascii="Times New Roman"/>
            <w:sz w:val="22"/>
            <w:szCs w:val="22"/>
          </w:rPr>
          <w:t>”</w:t>
        </w:r>
        <w:r>
          <w:rPr>
            <w:rFonts w:ascii="Times New Roman" w:hint="eastAsia"/>
            <w:sz w:val="22"/>
            <w:szCs w:val="22"/>
          </w:rPr>
          <w:t>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함은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미합중국</w:t>
        </w:r>
        <w:r>
          <w:rPr>
            <w:rFonts w:ascii="Times New Roman" w:hint="eastAsia"/>
            <w:sz w:val="22"/>
            <w:szCs w:val="22"/>
          </w:rPr>
          <w:t xml:space="preserve"> </w:t>
        </w:r>
        <w:proofErr w:type="spellStart"/>
        <w:r>
          <w:rPr>
            <w:rFonts w:ascii="Times New Roman" w:hint="eastAsia"/>
            <w:sz w:val="22"/>
            <w:szCs w:val="22"/>
          </w:rPr>
          <w:t>미주리주에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유효하게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존속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중인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법인으로서</w:t>
        </w:r>
        <w:r>
          <w:rPr>
            <w:rFonts w:ascii="Times New Roman" w:hint="eastAsia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대표매도인</w:t>
        </w:r>
        <w:r>
          <w:rPr>
            <w:rFonts w:ascii="Times New Roman" w:hint="eastAsia"/>
            <w:sz w:val="22"/>
            <w:szCs w:val="22"/>
          </w:rPr>
          <w:t>2</w:t>
        </w:r>
        <w:r>
          <w:rPr>
            <w:rFonts w:ascii="Times New Roman" w:hint="eastAsia"/>
            <w:sz w:val="22"/>
            <w:szCs w:val="22"/>
          </w:rPr>
          <w:t>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그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특수관계인인</w:t>
        </w:r>
        <w:r>
          <w:rPr>
            <w:rFonts w:ascii="Times New Roman" w:hint="eastAsia"/>
            <w:sz w:val="22"/>
            <w:szCs w:val="22"/>
          </w:rPr>
          <w:t xml:space="preserve"> Eun Kyong Chao</w:t>
        </w:r>
        <w:r>
          <w:rPr>
            <w:rFonts w:ascii="Times New Roman" w:hint="eastAsia"/>
            <w:sz w:val="22"/>
            <w:szCs w:val="22"/>
          </w:rPr>
          <w:t>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통해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지배하고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있는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법인인</w:t>
        </w:r>
        <w:r>
          <w:rPr>
            <w:rFonts w:ascii="Times New Roman" w:hint="eastAsia"/>
            <w:sz w:val="22"/>
            <w:szCs w:val="22"/>
          </w:rPr>
          <w:t xml:space="preserve"> METALLIFE USA, INC</w:t>
        </w:r>
        <w:r>
          <w:rPr>
            <w:rFonts w:ascii="Times New Roman" w:hint="eastAsia"/>
            <w:sz w:val="22"/>
            <w:szCs w:val="22"/>
          </w:rPr>
          <w:t>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의미한다</w:t>
        </w:r>
        <w:r>
          <w:rPr>
            <w:rFonts w:ascii="Times New Roman" w:hint="eastAsia"/>
            <w:sz w:val="22"/>
            <w:szCs w:val="22"/>
          </w:rPr>
          <w:t>.</w:t>
        </w:r>
      </w:ins>
    </w:p>
    <w:p w14:paraId="3F8E2688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B68F876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1510A488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4</w:t>
      </w:r>
      <w:r>
        <w:rPr>
          <w:rFonts w:ascii="Times New Roman"/>
          <w:b/>
          <w:sz w:val="22"/>
          <w:szCs w:val="22"/>
          <w:u w:val="single"/>
        </w:rPr>
        <w:t>.</w:t>
      </w: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7</w:t>
      </w:r>
      <w:r>
        <w:rPr>
          <w:rFonts w:ascii="Times New Roman"/>
          <w:b/>
          <w:sz w:val="22"/>
          <w:szCs w:val="22"/>
          <w:u w:val="single"/>
        </w:rPr>
        <w:t>)</w:t>
      </w:r>
    </w:p>
    <w:p w14:paraId="3A84AAD5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proofErr w:type="spellStart"/>
      <w:r>
        <w:rPr>
          <w:rFonts w:ascii="Times New Roman" w:hint="eastAsia"/>
          <w:b/>
          <w:sz w:val="22"/>
          <w:szCs w:val="22"/>
        </w:rPr>
        <w:t>선행조건충족확인서</w:t>
      </w:r>
      <w:proofErr w:type="spellEnd"/>
      <w:r>
        <w:rPr>
          <w:rFonts w:ascii="Times New Roman" w:hint="eastAsia"/>
          <w:b/>
          <w:sz w:val="22"/>
          <w:szCs w:val="22"/>
        </w:rPr>
        <w:t>(</w:t>
      </w:r>
      <w:r>
        <w:rPr>
          <w:rFonts w:ascii="Times New Roman" w:hint="eastAsia"/>
          <w:b/>
          <w:sz w:val="22"/>
          <w:szCs w:val="22"/>
        </w:rPr>
        <w:t>양식</w:t>
      </w:r>
      <w:r>
        <w:rPr>
          <w:rFonts w:ascii="Times New Roman" w:hint="eastAsia"/>
          <w:b/>
          <w:sz w:val="22"/>
          <w:szCs w:val="22"/>
        </w:rPr>
        <w:t>)</w:t>
      </w:r>
    </w:p>
    <w:p w14:paraId="0E9A746A" w14:textId="77777777" w:rsidR="00F10A7E" w:rsidRDefault="00F10A7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 w14:paraId="5670C17A" w14:textId="77777777" w:rsidR="00F10A7E" w:rsidRDefault="008D394E">
      <w:pPr>
        <w:spacing w:before="0" w:line="360" w:lineRule="auto"/>
        <w:rPr>
          <w:ins w:id="378" w:author="Yulchon" w:date="2025-06-18T18:37:00Z" w16du:dateUtc="2025-06-18T09:37:00Z"/>
          <w:rFonts w:ascii="Times New Roman"/>
          <w:sz w:val="22"/>
          <w:szCs w:val="22"/>
        </w:rPr>
      </w:pPr>
      <w:ins w:id="379" w:author="Yulchon" w:date="2025-06-18T18:37:00Z" w16du:dateUtc="2025-06-18T09:37:00Z">
        <w:r>
          <w:rPr>
            <w:rFonts w:ascii="Times New Roman"/>
            <w:sz w:val="22"/>
            <w:szCs w:val="22"/>
          </w:rPr>
          <w:t>수신인</w:t>
        </w:r>
        <w:r>
          <w:rPr>
            <w:rFonts w:ascii="Times New Roman"/>
            <w:sz w:val="22"/>
            <w:szCs w:val="22"/>
          </w:rPr>
          <w:t xml:space="preserve">: </w:t>
        </w:r>
        <w:r>
          <w:rPr>
            <w:rFonts w:ascii="Times New Roman" w:hint="eastAsia"/>
            <w:sz w:val="22"/>
            <w:szCs w:val="22"/>
            <w:highlight w:val="yellow"/>
          </w:rPr>
          <w:t>[</w:t>
        </w:r>
        <w:r>
          <w:rPr>
            <w:rFonts w:ascii="Times New Roman" w:hint="eastAsia"/>
            <w:sz w:val="22"/>
            <w:szCs w:val="22"/>
            <w:highlight w:val="yellow"/>
          </w:rPr>
          <w:t>매수인</w:t>
        </w:r>
        <w:r>
          <w:rPr>
            <w:rFonts w:ascii="Times New Roman" w:hint="eastAsia"/>
            <w:sz w:val="22"/>
            <w:szCs w:val="22"/>
            <w:highlight w:val="yellow"/>
          </w:rPr>
          <w:t>]</w:t>
        </w:r>
      </w:ins>
    </w:p>
    <w:p w14:paraId="3EBB3D49" w14:textId="77777777" w:rsidR="00F10A7E" w:rsidRDefault="008D394E">
      <w:pPr>
        <w:spacing w:before="0" w:line="360" w:lineRule="auto"/>
        <w:ind w:firstLine="800"/>
        <w:rPr>
          <w:ins w:id="380" w:author="Yulchon" w:date="2025-06-18T18:37:00Z" w16du:dateUtc="2025-06-18T09:37:00Z"/>
          <w:rFonts w:ascii="Times New Roman"/>
          <w:sz w:val="22"/>
          <w:szCs w:val="22"/>
        </w:rPr>
      </w:pPr>
      <w:ins w:id="381" w:author="Yulchon" w:date="2025-06-18T18:37:00Z" w16du:dateUtc="2025-06-18T09:37:00Z">
        <w:r>
          <w:rPr>
            <w:rFonts w:ascii="Times New Roman" w:hint="eastAsia"/>
            <w:sz w:val="22"/>
            <w:highlight w:val="yellow"/>
          </w:rPr>
          <w:t>[</w:t>
        </w:r>
        <w:r>
          <w:rPr>
            <w:rFonts w:ascii="Times New Roman" w:hint="eastAsia"/>
            <w:sz w:val="22"/>
            <w:highlight w:val="yellow"/>
          </w:rPr>
          <w:t>주소</w:t>
        </w:r>
        <w:r>
          <w:rPr>
            <w:rFonts w:ascii="Times New Roman" w:hint="eastAsia"/>
            <w:sz w:val="22"/>
            <w:highlight w:val="yellow"/>
          </w:rPr>
          <w:t>]</w:t>
        </w:r>
      </w:ins>
    </w:p>
    <w:p w14:paraId="302AFCCD" w14:textId="77777777" w:rsidR="00F10A7E" w:rsidRDefault="00F10A7E">
      <w:pPr>
        <w:tabs>
          <w:tab w:val="left" w:pos="-720"/>
          <w:tab w:val="left" w:pos="0"/>
        </w:tabs>
        <w:suppressAutoHyphens/>
        <w:spacing w:line="360" w:lineRule="auto"/>
        <w:ind w:left="720" w:hanging="720"/>
        <w:rPr>
          <w:ins w:id="382" w:author="Yulchon" w:date="2025-06-18T18:37:00Z" w16du:dateUtc="2025-06-18T09:37:00Z"/>
          <w:b/>
          <w:sz w:val="22"/>
          <w:szCs w:val="22"/>
        </w:rPr>
      </w:pPr>
    </w:p>
    <w:p w14:paraId="7C3111CC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ins w:id="383" w:author="Yulchon" w:date="2025-06-18T18:37:00Z" w16du:dateUtc="2025-06-18T09:37:00Z"/>
          <w:rFonts w:ascii="Times New Roman"/>
          <w:sz w:val="22"/>
          <w:szCs w:val="22"/>
        </w:rPr>
      </w:pPr>
      <w:ins w:id="384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본</w:t>
        </w:r>
        <w:r>
          <w:rPr>
            <w:rFonts w:ascii="Times New Roman" w:hint="eastAsia"/>
            <w:sz w:val="22"/>
            <w:szCs w:val="22"/>
          </w:rPr>
          <w:t xml:space="preserve"> </w:t>
        </w:r>
        <w:proofErr w:type="spellStart"/>
        <w:r>
          <w:rPr>
            <w:rFonts w:ascii="Times New Roman" w:hint="eastAsia"/>
            <w:sz w:val="22"/>
            <w:szCs w:val="22"/>
          </w:rPr>
          <w:t>선행조건충족확인서는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proofErr w:type="spellStart"/>
        <w:r>
          <w:rPr>
            <w:rFonts w:ascii="Times New Roman" w:hint="eastAsia"/>
            <w:sz w:val="22"/>
            <w:szCs w:val="22"/>
          </w:rPr>
          <w:t>엠피닉스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주식회사</w:t>
        </w:r>
        <w:r>
          <w:rPr>
            <w:rFonts w:ascii="Times New Roman" w:hint="eastAsia"/>
            <w:sz w:val="22"/>
            <w:szCs w:val="22"/>
          </w:rPr>
          <w:t>(</w:t>
        </w:r>
        <w:r>
          <w:rPr>
            <w:rFonts w:ascii="Times New Roman" w:hint="eastAsia"/>
            <w:sz w:val="22"/>
            <w:szCs w:val="22"/>
          </w:rPr>
          <w:t>이하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“</w:t>
        </w:r>
        <w:r>
          <w:rPr>
            <w:rFonts w:ascii="Times New Roman" w:hint="eastAsia"/>
            <w:sz w:val="22"/>
            <w:szCs w:val="22"/>
            <w:u w:val="single"/>
          </w:rPr>
          <w:t>대상회사</w:t>
        </w:r>
        <w:r>
          <w:rPr>
            <w:rFonts w:ascii="Times New Roman"/>
            <w:sz w:val="22"/>
            <w:szCs w:val="22"/>
          </w:rPr>
          <w:t>”</w:t>
        </w:r>
        <w:r>
          <w:rPr>
            <w:rFonts w:ascii="Times New Roman" w:hint="eastAsia"/>
            <w:sz w:val="22"/>
            <w:szCs w:val="22"/>
          </w:rPr>
          <w:t>)</w:t>
        </w:r>
        <w:r>
          <w:rPr>
            <w:rFonts w:ascii="Times New Roman" w:hint="eastAsia"/>
            <w:sz w:val="22"/>
            <w:szCs w:val="22"/>
          </w:rPr>
          <w:t>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기존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주주로서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강상도</w:t>
        </w:r>
        <w:r>
          <w:rPr>
            <w:rFonts w:ascii="Times New Roman" w:hint="eastAsia"/>
            <w:sz w:val="22"/>
            <w:szCs w:val="22"/>
          </w:rPr>
          <w:t xml:space="preserve">, Jenn S. Chao, </w:t>
        </w:r>
        <w:r>
          <w:rPr>
            <w:rFonts w:ascii="Times New Roman"/>
            <w:sz w:val="22"/>
            <w:szCs w:val="22"/>
          </w:rPr>
          <w:t xml:space="preserve">Eun Kyoung Chao, Katherine Ying-Hsu Chao, Faith Chao, Frank Chao, Gordon K. Owyang, Jenn-Jen Owyang, Adam Hsu-Fan, Katelynn Yun-Yu Owyang, Daria Ming-Yu Owyang, </w:t>
        </w:r>
        <w:proofErr w:type="spellStart"/>
        <w:r>
          <w:rPr>
            <w:rFonts w:ascii="Times New Roman" w:hint="eastAsia"/>
            <w:sz w:val="22"/>
            <w:szCs w:val="22"/>
          </w:rPr>
          <w:t>백승준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, </w:t>
        </w:r>
        <w:proofErr w:type="spellStart"/>
        <w:r>
          <w:rPr>
            <w:rFonts w:ascii="Times New Roman" w:hint="eastAsia"/>
            <w:sz w:val="22"/>
            <w:szCs w:val="22"/>
          </w:rPr>
          <w:t>권형준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오승근</w:t>
        </w:r>
        <w:r>
          <w:rPr>
            <w:rFonts w:ascii="Times New Roman" w:hint="eastAsia"/>
            <w:sz w:val="22"/>
            <w:szCs w:val="22"/>
          </w:rPr>
          <w:t xml:space="preserve">, </w:t>
        </w:r>
        <w:proofErr w:type="spellStart"/>
        <w:r>
          <w:rPr>
            <w:rFonts w:ascii="Times New Roman" w:hint="eastAsia"/>
            <w:sz w:val="22"/>
            <w:szCs w:val="22"/>
          </w:rPr>
          <w:t>노문혁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, </w:t>
        </w:r>
        <w:proofErr w:type="spellStart"/>
        <w:r>
          <w:rPr>
            <w:rFonts w:ascii="Times New Roman" w:hint="eastAsia"/>
            <w:sz w:val="22"/>
            <w:szCs w:val="22"/>
          </w:rPr>
          <w:t>김영중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유태환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및</w:t>
        </w:r>
        <w:r>
          <w:rPr>
            <w:rFonts w:ascii="Times New Roman" w:hint="eastAsia"/>
            <w:sz w:val="22"/>
            <w:szCs w:val="22"/>
          </w:rPr>
          <w:t xml:space="preserve"> Steve Im(</w:t>
        </w:r>
        <w:r>
          <w:rPr>
            <w:rFonts w:ascii="Times New Roman" w:hint="eastAsia"/>
            <w:sz w:val="22"/>
            <w:szCs w:val="22"/>
          </w:rPr>
          <w:t>이하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총칭하여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“</w:t>
        </w:r>
        <w:r>
          <w:rPr>
            <w:rFonts w:ascii="Times New Roman" w:hint="eastAsia"/>
            <w:sz w:val="22"/>
            <w:szCs w:val="22"/>
          </w:rPr>
          <w:t>매도인들</w:t>
        </w:r>
        <w:r>
          <w:rPr>
            <w:rFonts w:ascii="Times New Roman"/>
            <w:sz w:val="22"/>
            <w:szCs w:val="22"/>
          </w:rPr>
          <w:t>”</w:t>
        </w:r>
        <w:r>
          <w:rPr>
            <w:rFonts w:ascii="Times New Roman" w:hint="eastAsia"/>
            <w:sz w:val="22"/>
            <w:szCs w:val="22"/>
          </w:rPr>
          <w:t>)</w:t>
        </w:r>
        <w:r>
          <w:rPr>
            <w:rFonts w:ascii="Times New Roman" w:hint="eastAsia"/>
            <w:sz w:val="22"/>
            <w:szCs w:val="22"/>
          </w:rPr>
          <w:t>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  <w:highlight w:val="yellow"/>
          </w:rPr>
          <w:t>[*]</w:t>
        </w:r>
        <w:r>
          <w:rPr>
            <w:rFonts w:ascii="Times New Roman" w:hint="eastAsia"/>
            <w:sz w:val="22"/>
            <w:szCs w:val="22"/>
          </w:rPr>
          <w:t>(</w:t>
        </w:r>
        <w:r>
          <w:rPr>
            <w:rFonts w:ascii="Times New Roman" w:hint="eastAsia"/>
            <w:sz w:val="22"/>
            <w:szCs w:val="22"/>
          </w:rPr>
          <w:t>이하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“</w:t>
        </w:r>
        <w:r>
          <w:rPr>
            <w:rFonts w:ascii="Times New Roman" w:hint="eastAsia"/>
            <w:sz w:val="22"/>
            <w:szCs w:val="22"/>
            <w:u w:val="single"/>
          </w:rPr>
          <w:t>매수인</w:t>
        </w:r>
        <w:r>
          <w:rPr>
            <w:rFonts w:ascii="Times New Roman"/>
            <w:sz w:val="22"/>
            <w:szCs w:val="22"/>
          </w:rPr>
          <w:t>”</w:t>
        </w:r>
        <w:r>
          <w:rPr>
            <w:rFonts w:ascii="Times New Roman" w:hint="eastAsia"/>
            <w:sz w:val="22"/>
            <w:szCs w:val="22"/>
          </w:rPr>
          <w:t xml:space="preserve">) </w:t>
        </w:r>
        <w:r>
          <w:rPr>
            <w:rFonts w:ascii="Times New Roman" w:hint="eastAsia"/>
            <w:sz w:val="22"/>
            <w:szCs w:val="22"/>
          </w:rPr>
          <w:t>사이에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대상회사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발행주식</w:t>
        </w:r>
        <w:r>
          <w:rPr>
            <w:rFonts w:ascii="Times New Roman" w:hint="eastAsia"/>
            <w:sz w:val="22"/>
            <w:szCs w:val="22"/>
          </w:rPr>
          <w:t xml:space="preserve"> [*]</w:t>
        </w:r>
        <w:r>
          <w:rPr>
            <w:rFonts w:ascii="Times New Roman" w:hint="eastAsia"/>
            <w:sz w:val="22"/>
            <w:szCs w:val="22"/>
          </w:rPr>
          <w:t>주의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매매에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관하여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체결된</w:t>
        </w:r>
        <w:r>
          <w:rPr>
            <w:rFonts w:ascii="Times New Roman" w:hint="eastAsia"/>
            <w:sz w:val="22"/>
            <w:szCs w:val="22"/>
          </w:rPr>
          <w:t xml:space="preserve"> 2025</w:t>
        </w:r>
        <w:r>
          <w:rPr>
            <w:rFonts w:ascii="Times New Roman" w:hint="eastAsia"/>
            <w:sz w:val="22"/>
            <w:szCs w:val="22"/>
          </w:rPr>
          <w:t>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  <w:highlight w:val="yellow"/>
          </w:rPr>
          <w:t>[*]</w:t>
        </w:r>
        <w:r>
          <w:rPr>
            <w:rFonts w:ascii="Times New Roman" w:hint="eastAsia"/>
            <w:sz w:val="22"/>
            <w:szCs w:val="22"/>
          </w:rPr>
          <w:t>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  <w:highlight w:val="yellow"/>
          </w:rPr>
          <w:t>[*]</w:t>
        </w:r>
        <w:r>
          <w:rPr>
            <w:rFonts w:ascii="Times New Roman" w:hint="eastAsia"/>
            <w:sz w:val="22"/>
            <w:szCs w:val="22"/>
          </w:rPr>
          <w:t>일자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주식매매계약</w:t>
        </w:r>
        <w:r>
          <w:rPr>
            <w:rFonts w:ascii="Times New Roman" w:hint="eastAsia"/>
            <w:sz w:val="22"/>
            <w:szCs w:val="22"/>
          </w:rPr>
          <w:t>(</w:t>
        </w:r>
        <w:r>
          <w:rPr>
            <w:rFonts w:ascii="Times New Roman" w:hint="eastAsia"/>
            <w:sz w:val="22"/>
            <w:szCs w:val="22"/>
          </w:rPr>
          <w:t>이하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“</w:t>
        </w:r>
        <w:r>
          <w:rPr>
            <w:rFonts w:ascii="Times New Roman" w:hint="eastAsia"/>
            <w:sz w:val="22"/>
            <w:szCs w:val="22"/>
            <w:u w:val="single"/>
          </w:rPr>
          <w:t>본</w:t>
        </w:r>
        <w:r>
          <w:rPr>
            <w:rFonts w:ascii="Times New Roman" w:hint="eastAsia"/>
            <w:sz w:val="22"/>
            <w:szCs w:val="22"/>
            <w:u w:val="single"/>
          </w:rPr>
          <w:t xml:space="preserve"> </w:t>
        </w:r>
        <w:r>
          <w:rPr>
            <w:rFonts w:ascii="Times New Roman" w:hint="eastAsia"/>
            <w:sz w:val="22"/>
            <w:szCs w:val="22"/>
            <w:u w:val="single"/>
          </w:rPr>
          <w:t>계약</w:t>
        </w:r>
        <w:r>
          <w:rPr>
            <w:rFonts w:ascii="Times New Roman"/>
            <w:sz w:val="22"/>
            <w:szCs w:val="22"/>
          </w:rPr>
          <w:t>”</w:t>
        </w:r>
        <w:r>
          <w:rPr>
            <w:rFonts w:ascii="Times New Roman" w:hint="eastAsia"/>
            <w:sz w:val="22"/>
            <w:szCs w:val="22"/>
          </w:rPr>
          <w:t>)</w:t>
        </w:r>
        <w:r>
          <w:rPr>
            <w:rFonts w:ascii="Times New Roman" w:hint="eastAsia"/>
            <w:sz w:val="22"/>
            <w:szCs w:val="22"/>
          </w:rPr>
          <w:t>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관련됩니다</w:t>
        </w:r>
        <w:r>
          <w:rPr>
            <w:rFonts w:ascii="Times New Roman" w:hint="eastAsia"/>
            <w:sz w:val="22"/>
            <w:szCs w:val="22"/>
          </w:rPr>
          <w:t xml:space="preserve">. </w:t>
        </w:r>
      </w:ins>
    </w:p>
    <w:p w14:paraId="0184AA5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ins w:id="385" w:author="Yulchon" w:date="2025-06-18T18:37:00Z" w16du:dateUtc="2025-06-18T09:37:00Z"/>
          <w:rFonts w:ascii="Times New Roman"/>
          <w:sz w:val="22"/>
          <w:szCs w:val="22"/>
        </w:rPr>
      </w:pPr>
    </w:p>
    <w:p w14:paraId="59875605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ins w:id="386" w:author="Yulchon" w:date="2025-06-18T18:37:00Z" w16du:dateUtc="2025-06-18T09:37:00Z"/>
          <w:rFonts w:ascii="Times New Roman"/>
          <w:sz w:val="22"/>
          <w:szCs w:val="22"/>
        </w:rPr>
      </w:pPr>
      <w:ins w:id="387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매도인들은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본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계약상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거래종결일인</w:t>
        </w:r>
        <w:r>
          <w:rPr>
            <w:rFonts w:ascii="Times New Roman"/>
            <w:sz w:val="22"/>
            <w:szCs w:val="22"/>
          </w:rPr>
          <w:t xml:space="preserve"> 202</w:t>
        </w:r>
        <w:r>
          <w:rPr>
            <w:rFonts w:ascii="Times New Roman" w:hint="eastAsia"/>
            <w:sz w:val="22"/>
            <w:szCs w:val="22"/>
          </w:rPr>
          <w:t>5</w:t>
        </w:r>
        <w:r>
          <w:rPr>
            <w:rFonts w:ascii="Times New Roman"/>
            <w:sz w:val="22"/>
            <w:szCs w:val="22"/>
          </w:rPr>
          <w:t>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[*]</w:t>
        </w:r>
        <w:r>
          <w:rPr>
            <w:rFonts w:ascii="Times New Roman"/>
            <w:sz w:val="22"/>
            <w:szCs w:val="22"/>
          </w:rPr>
          <w:t>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[*]</w:t>
        </w:r>
        <w:r>
          <w:rPr>
            <w:rFonts w:ascii="Times New Roman"/>
            <w:sz w:val="22"/>
            <w:szCs w:val="22"/>
          </w:rPr>
          <w:t>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현재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본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계약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제</w:t>
        </w:r>
        <w:r>
          <w:rPr>
            <w:rFonts w:ascii="Times New Roman" w:hint="eastAsia"/>
            <w:sz w:val="22"/>
            <w:szCs w:val="22"/>
          </w:rPr>
          <w:t>5.1</w:t>
        </w:r>
        <w:r>
          <w:rPr>
            <w:rFonts w:ascii="Times New Roman" w:hint="eastAsia"/>
            <w:sz w:val="22"/>
            <w:szCs w:val="22"/>
          </w:rPr>
          <w:t>조</w:t>
        </w:r>
        <w:r>
          <w:rPr>
            <w:rFonts w:ascii="Times New Roman"/>
            <w:sz w:val="22"/>
            <w:szCs w:val="22"/>
          </w:rPr>
          <w:t>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규정된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매수인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의무이행의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선행조건이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모두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충족되어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유지되고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있음을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확인합니다</w:t>
        </w:r>
        <w:r>
          <w:rPr>
            <w:rFonts w:ascii="Times New Roman"/>
            <w:sz w:val="22"/>
            <w:szCs w:val="22"/>
          </w:rPr>
          <w:t>.</w:t>
        </w:r>
      </w:ins>
    </w:p>
    <w:p w14:paraId="37FBE12C" w14:textId="77777777" w:rsidR="00F10A7E" w:rsidRDefault="00F10A7E">
      <w:pPr>
        <w:spacing w:line="360" w:lineRule="auto"/>
        <w:rPr>
          <w:ins w:id="388" w:author="Yulchon" w:date="2025-06-18T18:37:00Z" w16du:dateUtc="2025-06-18T09:37:00Z"/>
          <w:rFonts w:ascii="Times New Roman"/>
          <w:sz w:val="22"/>
          <w:szCs w:val="22"/>
        </w:rPr>
      </w:pPr>
    </w:p>
    <w:p w14:paraId="54FA34BE" w14:textId="77777777" w:rsidR="00F10A7E" w:rsidRDefault="008D394E">
      <w:pPr>
        <w:spacing w:line="360" w:lineRule="auto"/>
        <w:jc w:val="center"/>
        <w:rPr>
          <w:ins w:id="389" w:author="Yulchon" w:date="2025-06-18T18:37:00Z" w16du:dateUtc="2025-06-18T09:37:00Z"/>
          <w:rFonts w:ascii="Times New Roman"/>
          <w:sz w:val="22"/>
          <w:szCs w:val="22"/>
        </w:rPr>
      </w:pPr>
      <w:ins w:id="390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2025</w:t>
        </w:r>
        <w:r>
          <w:rPr>
            <w:rFonts w:ascii="Times New Roman" w:hint="eastAsia"/>
            <w:sz w:val="22"/>
            <w:szCs w:val="22"/>
          </w:rPr>
          <w:t>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  <w:highlight w:val="yellow"/>
          </w:rPr>
          <w:t>[*]</w:t>
        </w:r>
        <w:r>
          <w:rPr>
            <w:rFonts w:ascii="Times New Roman" w:hint="eastAsia"/>
            <w:sz w:val="22"/>
            <w:szCs w:val="22"/>
          </w:rPr>
          <w:t>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  <w:highlight w:val="yellow"/>
          </w:rPr>
          <w:t>[*]</w:t>
        </w:r>
        <w:r>
          <w:rPr>
            <w:rFonts w:ascii="Times New Roman" w:hint="eastAsia"/>
            <w:sz w:val="22"/>
            <w:szCs w:val="22"/>
          </w:rPr>
          <w:t>일</w:t>
        </w:r>
      </w:ins>
    </w:p>
    <w:p w14:paraId="1DC63C1C" w14:textId="77777777" w:rsidR="00F10A7E" w:rsidRDefault="00F10A7E">
      <w:pPr>
        <w:spacing w:line="360" w:lineRule="auto"/>
        <w:rPr>
          <w:ins w:id="391" w:author="Yulchon" w:date="2025-06-18T18:37:00Z" w16du:dateUtc="2025-06-18T09:37:00Z"/>
          <w:rFonts w:ascii="Times New Roman"/>
          <w:sz w:val="22"/>
          <w:szCs w:val="22"/>
        </w:rPr>
      </w:pPr>
    </w:p>
    <w:p w14:paraId="58FCC4E7" w14:textId="77777777" w:rsidR="00F10A7E" w:rsidRDefault="008D394E">
      <w:pPr>
        <w:spacing w:line="360" w:lineRule="auto"/>
        <w:rPr>
          <w:ins w:id="392" w:author="Yulchon" w:date="2025-06-18T18:37:00Z" w16du:dateUtc="2025-06-18T09:37:00Z"/>
          <w:rFonts w:ascii="Times New Roman"/>
          <w:sz w:val="22"/>
          <w:szCs w:val="22"/>
        </w:rPr>
      </w:pPr>
      <w:ins w:id="393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[</w:t>
        </w:r>
        <w:r>
          <w:rPr>
            <w:rFonts w:ascii="Times New Roman" w:hint="eastAsia"/>
            <w:sz w:val="22"/>
            <w:szCs w:val="22"/>
          </w:rPr>
          <w:t>매도인</w:t>
        </w:r>
        <w:r>
          <w:rPr>
            <w:rFonts w:ascii="Times New Roman" w:hint="eastAsia"/>
            <w:sz w:val="22"/>
            <w:szCs w:val="22"/>
          </w:rPr>
          <w:t>](</w:t>
        </w:r>
        <w:r>
          <w:rPr>
            <w:rFonts w:ascii="Times New Roman" w:hint="eastAsia"/>
            <w:sz w:val="22"/>
            <w:szCs w:val="22"/>
          </w:rPr>
          <w:t>생년월일</w:t>
        </w:r>
        <w:r>
          <w:rPr>
            <w:rFonts w:ascii="Times New Roman" w:hint="eastAsia"/>
            <w:sz w:val="22"/>
            <w:szCs w:val="22"/>
          </w:rPr>
          <w:t xml:space="preserve">: </w:t>
        </w:r>
        <w:r>
          <w:rPr>
            <w:rFonts w:ascii="Times New Roman" w:hint="eastAsia"/>
            <w:sz w:val="22"/>
            <w:szCs w:val="22"/>
            <w:highlight w:val="yellow"/>
          </w:rPr>
          <w:t>[*]</w:t>
        </w:r>
        <w:r>
          <w:rPr>
            <w:rFonts w:ascii="Times New Roman" w:hint="eastAsia"/>
            <w:sz w:val="22"/>
            <w:szCs w:val="22"/>
          </w:rPr>
          <w:t>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  <w:highlight w:val="yellow"/>
          </w:rPr>
          <w:t>[*]</w:t>
        </w:r>
        <w:r>
          <w:rPr>
            <w:rFonts w:ascii="Times New Roman" w:hint="eastAsia"/>
            <w:sz w:val="22"/>
            <w:szCs w:val="22"/>
          </w:rPr>
          <w:t>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  <w:highlight w:val="yellow"/>
          </w:rPr>
          <w:t>[*]</w:t>
        </w:r>
        <w:r>
          <w:rPr>
            <w:rFonts w:ascii="Times New Roman" w:hint="eastAsia"/>
            <w:sz w:val="22"/>
            <w:szCs w:val="22"/>
          </w:rPr>
          <w:t>일</w:t>
        </w:r>
        <w:r>
          <w:rPr>
            <w:rFonts w:ascii="Times New Roman" w:hint="eastAsia"/>
            <w:sz w:val="22"/>
            <w:szCs w:val="22"/>
          </w:rPr>
          <w:t>)</w:t>
        </w:r>
        <w:r>
          <w:rPr>
            <w:rFonts w:ascii="Times New Roman"/>
            <w:sz w:val="22"/>
            <w:szCs w:val="22"/>
          </w:rPr>
          <w:tab/>
        </w:r>
        <w:r>
          <w:rPr>
            <w:rFonts w:ascii="Times New Roman" w:hint="eastAsia"/>
            <w:sz w:val="22"/>
            <w:szCs w:val="22"/>
          </w:rPr>
          <w:t>(</w:t>
        </w:r>
        <w:r>
          <w:rPr>
            <w:rFonts w:ascii="Times New Roman" w:hint="eastAsia"/>
            <w:sz w:val="22"/>
            <w:szCs w:val="22"/>
          </w:rPr>
          <w:t>인</w:t>
        </w:r>
        <w:r>
          <w:rPr>
            <w:rFonts w:ascii="Times New Roman" w:hint="eastAsia"/>
            <w:sz w:val="22"/>
            <w:szCs w:val="22"/>
          </w:rPr>
          <w:t>)</w:t>
        </w:r>
      </w:ins>
    </w:p>
    <w:p w14:paraId="741ABDBD" w14:textId="77777777" w:rsidR="00F10A7E" w:rsidRDefault="008D394E">
      <w:pPr>
        <w:spacing w:line="360" w:lineRule="auto"/>
        <w:rPr>
          <w:ins w:id="394" w:author="Yulchon" w:date="2025-06-18T18:37:00Z" w16du:dateUtc="2025-06-18T09:37:00Z"/>
          <w:rFonts w:ascii="Times New Roman"/>
          <w:sz w:val="22"/>
          <w:szCs w:val="22"/>
        </w:rPr>
      </w:pPr>
      <w:ins w:id="395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[</w:t>
        </w:r>
        <w:r>
          <w:rPr>
            <w:rFonts w:ascii="Times New Roman" w:hint="eastAsia"/>
            <w:sz w:val="22"/>
            <w:szCs w:val="22"/>
          </w:rPr>
          <w:t>주소</w:t>
        </w:r>
        <w:r>
          <w:rPr>
            <w:rFonts w:ascii="Times New Roman" w:hint="eastAsia"/>
            <w:sz w:val="22"/>
            <w:szCs w:val="22"/>
          </w:rPr>
          <w:t>]</w:t>
        </w:r>
      </w:ins>
    </w:p>
    <w:p w14:paraId="40EDE41C" w14:textId="77777777" w:rsidR="00F10A7E" w:rsidRDefault="00F10A7E" w:rsidP="00C006CE">
      <w:pPr>
        <w:widowControl/>
        <w:wordWrap/>
        <w:adjustRightInd/>
        <w:snapToGrid/>
        <w:spacing w:before="0" w:after="0" w:line="360" w:lineRule="auto"/>
        <w:textAlignment w:val="auto"/>
        <w:rPr>
          <w:ins w:id="396" w:author="Yulchon" w:date="2025-06-18T18:37:00Z" w16du:dateUtc="2025-06-18T09:37:00Z"/>
          <w:rFonts w:ascii="Times New Roman"/>
          <w:bCs/>
          <w:sz w:val="22"/>
          <w:szCs w:val="22"/>
          <w:highlight w:val="yellow"/>
        </w:rPr>
      </w:pPr>
    </w:p>
    <w:p w14:paraId="0154E81B" w14:textId="7CD0292B" w:rsidR="00F10A7E" w:rsidRDefault="008D394E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sz w:val="22"/>
          <w:highlight w:val="yellow"/>
          <w:rPrChange w:id="397" w:author="Yulchon" w:date="2025-06-18T18:37:00Z" w16du:dateUtc="2025-06-18T09:37:00Z">
            <w:rPr>
              <w:rFonts w:ascii="Times New Roman"/>
              <w:sz w:val="22"/>
            </w:rPr>
          </w:rPrChange>
        </w:rPr>
      </w:pPr>
      <w:moveFromRangeStart w:id="398" w:author="Yulchon" w:date="2025-06-18T18:37:00Z" w:name="move201164254"/>
      <w:moveFrom w:id="399" w:author="Yulchon" w:date="2025-06-18T18:37:00Z" w16du:dateUtc="2025-06-18T09:37:00Z">
        <w:r>
          <w:rPr>
            <w:rFonts w:ascii="Times New Roman" w:hint="eastAsia"/>
            <w:bCs/>
            <w:sz w:val="22"/>
            <w:szCs w:val="22"/>
            <w:highlight w:val="yellow"/>
          </w:rPr>
          <w:t>[</w:t>
        </w:r>
        <w:r>
          <w:rPr>
            <w:rFonts w:ascii="Times New Roman" w:hint="eastAsia"/>
            <w:bCs/>
            <w:sz w:val="22"/>
            <w:szCs w:val="22"/>
            <w:highlight w:val="yellow"/>
          </w:rPr>
          <w:t>추가예정</w:t>
        </w:r>
        <w:r>
          <w:rPr>
            <w:rFonts w:ascii="Times New Roman" w:hint="eastAsia"/>
            <w:bCs/>
            <w:sz w:val="22"/>
            <w:szCs w:val="22"/>
            <w:highlight w:val="yellow"/>
          </w:rPr>
          <w:t>]</w:t>
        </w:r>
      </w:moveFrom>
      <w:moveFromRangeEnd w:id="398"/>
    </w:p>
    <w:p w14:paraId="41CC526C" w14:textId="77777777" w:rsidR="00F10A7E" w:rsidRPr="00C006C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rPrChange w:id="400" w:author="Yulchon" w:date="2025-06-18T18:37:00Z" w16du:dateUtc="2025-06-18T09:37:00Z">
            <w:rPr>
              <w:rFonts w:ascii="Times New Roman"/>
              <w:b/>
              <w:sz w:val="22"/>
              <w:u w:val="single"/>
            </w:rPr>
          </w:rPrChange>
        </w:rPr>
      </w:pPr>
      <w:r w:rsidRPr="00C006CE">
        <w:rPr>
          <w:rFonts w:ascii="Times New Roman"/>
          <w:b/>
          <w:sz w:val="22"/>
          <w:rPrChange w:id="401" w:author="Yulchon" w:date="2025-06-18T18:37:00Z" w16du:dateUtc="2025-06-18T09:37:00Z">
            <w:rPr>
              <w:rFonts w:ascii="Times New Roman"/>
              <w:b/>
              <w:sz w:val="22"/>
              <w:u w:val="single"/>
            </w:rPr>
          </w:rPrChange>
        </w:rPr>
        <w:br w:type="page"/>
      </w:r>
    </w:p>
    <w:p w14:paraId="5682D50F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lastRenderedPageBreak/>
        <w:t>별지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6.1(</w:t>
      </w:r>
      <w:r>
        <w:rPr>
          <w:rFonts w:ascii="Times New Roman" w:hint="eastAsia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)</w:t>
      </w:r>
    </w:p>
    <w:p w14:paraId="74347E1B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 w14:paraId="1CD6D3F6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사전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동의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사항</w:t>
      </w:r>
    </w:p>
    <w:p w14:paraId="788E4B79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 w14:paraId="05F24943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전환사채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/>
          <w:sz w:val="22"/>
          <w:szCs w:val="22"/>
        </w:rPr>
        <w:t>신주인수권부사채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증권의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발행이나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주식매수선택권을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증권의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취득에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부여</w:t>
      </w:r>
    </w:p>
    <w:p w14:paraId="3AF13CD2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유</w:t>
      </w:r>
      <w:r>
        <w:rPr>
          <w:rFonts w:ascii="Times New Roman"/>
          <w:sz w:val="22"/>
          <w:szCs w:val="22"/>
        </w:rPr>
        <w:t>∙</w:t>
      </w:r>
      <w:r>
        <w:rPr>
          <w:rFonts w:ascii="Times New Roman"/>
          <w:sz w:val="22"/>
          <w:szCs w:val="22"/>
        </w:rPr>
        <w:t>무상감자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감소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병합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자본구조에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변동을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초래하는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</w:t>
      </w:r>
    </w:p>
    <w:p w14:paraId="53B727F1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내부규정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자회사의</w:t>
      </w:r>
      <w:r>
        <w:rPr>
          <w:rFonts w:ascii="Times New Roman" w:hint="eastAsia"/>
          <w:sz w:val="22"/>
          <w:szCs w:val="22"/>
        </w:rPr>
        <w:t xml:space="preserve"> Limited Liability Company Operating Agreement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폐지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변경</w:t>
      </w:r>
    </w:p>
    <w:p w14:paraId="348438B8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해산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청산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채무자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파산에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법률에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파산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회생절차의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신청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기업구조조정촉진법에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채권금융기관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공동관리절차의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신청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워크아웃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유사한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신청</w:t>
      </w:r>
    </w:p>
    <w:p w14:paraId="4F80C176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배당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출자환급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자기주식의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취득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소각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처분</w:t>
      </w:r>
    </w:p>
    <w:p w14:paraId="198AA4CF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사업의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신규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중단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합병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합작회사의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설립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지분구조의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변동을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초래할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분할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분할합병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양도</w:t>
      </w:r>
      <w:r>
        <w:rPr>
          <w:rFonts w:ascii="Times New Roman"/>
          <w:sz w:val="22"/>
          <w:szCs w:val="22"/>
        </w:rPr>
        <w:t>∙</w:t>
      </w:r>
      <w:r>
        <w:rPr>
          <w:rFonts w:ascii="Times New Roman"/>
          <w:sz w:val="22"/>
          <w:szCs w:val="22"/>
        </w:rPr>
        <w:t>양수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포괄적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교환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영업의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경영위임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타인과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손익을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같이하는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준하는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>∙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해약</w:t>
      </w:r>
    </w:p>
    <w:p w14:paraId="76E163FA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법령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단체협약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취업규칙에서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요구되지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연례적인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인상은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임직원에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특별상여금</w:t>
      </w:r>
      <w:r>
        <w:rPr>
          <w:rFonts w:ascii="Times New Roman"/>
          <w:sz w:val="22"/>
          <w:szCs w:val="22"/>
        </w:rPr>
        <w:t>{</w:t>
      </w:r>
      <w:r>
        <w:rPr>
          <w:rFonts w:ascii="Times New Roman"/>
          <w:sz w:val="22"/>
          <w:szCs w:val="22"/>
        </w:rPr>
        <w:t>지급의무가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없음에도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이유로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퇴직하는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위로금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상여금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특별퇴직금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명목과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여하를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직접적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간접적인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관련성을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일부에게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금원을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의미함</w:t>
      </w:r>
      <w:r>
        <w:rPr>
          <w:rFonts w:ascii="Times New Roman"/>
          <w:sz w:val="22"/>
          <w:szCs w:val="22"/>
        </w:rPr>
        <w:t>)}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약속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부합하는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특별상여금은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</w:t>
      </w:r>
      <w:r>
        <w:rPr>
          <w:rFonts w:ascii="Times New Roman"/>
          <w:sz w:val="22"/>
          <w:szCs w:val="22"/>
        </w:rPr>
        <w:t>)</w:t>
      </w:r>
    </w:p>
    <w:p w14:paraId="3FC5524D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lastRenderedPageBreak/>
        <w:t>통상의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일반적으로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이루어지는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범위를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초과하는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전적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해고</w:t>
      </w:r>
    </w:p>
    <w:p w14:paraId="0FF31DC8" w14:textId="627BD3F5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10</w:t>
      </w:r>
      <w:r>
        <w:rPr>
          <w:rFonts w:ascii="Times New Roman" w:hint="eastAsia"/>
          <w:sz w:val="22"/>
          <w:szCs w:val="22"/>
        </w:rPr>
        <w:t>억</w:t>
      </w:r>
      <w:r>
        <w:rPr>
          <w:rFonts w:ascii="Times New Roman"/>
          <w:sz w:val="22"/>
          <w:szCs w:val="22"/>
        </w:rPr>
        <w:t>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초과하는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자본적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법령이나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이루어지는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</w:t>
      </w:r>
      <w:r>
        <w:rPr>
          <w:rFonts w:ascii="Times New Roman" w:hint="eastAsia"/>
          <w:sz w:val="22"/>
          <w:szCs w:val="22"/>
        </w:rPr>
        <w:t>하되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통보하기로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</w:t>
      </w:r>
      <w:r>
        <w:rPr>
          <w:rFonts w:ascii="Times New Roman"/>
          <w:sz w:val="22"/>
          <w:szCs w:val="22"/>
        </w:rPr>
        <w:t>)</w:t>
      </w:r>
    </w:p>
    <w:p w14:paraId="7CCA31E8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신규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자금차입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사채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>)</w:t>
      </w:r>
    </w:p>
    <w:p w14:paraId="73E99095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신용공여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금전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증권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경제적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가치가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채무이행의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자금지원적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증권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매입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담보제공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배서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>)</w:t>
      </w:r>
    </w:p>
    <w:p w14:paraId="625C9558" w14:textId="437F45DB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금</w:t>
      </w:r>
      <w:r>
        <w:rPr>
          <w:rFonts w:ascii="Times New Roman" w:hint="eastAsia"/>
          <w:sz w:val="22"/>
          <w:szCs w:val="22"/>
        </w:rPr>
        <w:t xml:space="preserve"> 10</w:t>
      </w:r>
      <w:r>
        <w:rPr>
          <w:rFonts w:ascii="Times New Roman" w:hint="eastAsia"/>
          <w:sz w:val="22"/>
          <w:szCs w:val="22"/>
        </w:rPr>
        <w:t>억</w:t>
      </w:r>
      <w:r>
        <w:rPr>
          <w:rFonts w:ascii="Times New Roman"/>
          <w:sz w:val="22"/>
          <w:szCs w:val="22"/>
        </w:rPr>
        <w:t>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중요자산의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구매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자본적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매각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임대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처분행위</w:t>
      </w:r>
    </w:p>
    <w:p w14:paraId="14DA3C7E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중요계약의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갱신거절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갱신의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표시하지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않는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갱신거절이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해제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해지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취소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부정적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</w:p>
    <w:p w14:paraId="134F7A5A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상표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지식재산권의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양도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사용권의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부여행위</w:t>
      </w:r>
      <w:r>
        <w:rPr>
          <w:rFonts w:ascii="Times New Roman" w:hint="eastAsia"/>
          <w:sz w:val="22"/>
          <w:szCs w:val="22"/>
        </w:rPr>
        <w:t>.</w:t>
      </w:r>
    </w:p>
    <w:p w14:paraId="6B159A98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회계원칙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절차의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일반적으로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이루어지는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회계처리기준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법령에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요구되는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외부감사인의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선임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</w:p>
    <w:p w14:paraId="36D8B97F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소송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분쟁의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취하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화해</w:t>
      </w:r>
    </w:p>
    <w:p w14:paraId="335115C7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임원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주주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상대방으로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권리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지급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채무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부담</w:t>
      </w:r>
      <w:r>
        <w:rPr>
          <w:rFonts w:ascii="Times New Roman" w:hint="eastAsia"/>
          <w:sz w:val="22"/>
          <w:szCs w:val="22"/>
        </w:rPr>
        <w:t>.</w:t>
      </w:r>
    </w:p>
    <w:p w14:paraId="48BD4890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상법상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주주총회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이사회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결의를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</w:t>
      </w:r>
    </w:p>
    <w:p w14:paraId="20958AEA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이상의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약속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</w:p>
    <w:p w14:paraId="23FEFB3E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highlight w:val="yellow"/>
        </w:rPr>
        <w:pPrChange w:id="402" w:author="Yulchon" w:date="2025-06-18T18:37:00Z" w16du:dateUtc="2025-06-18T09:37:00Z">
          <w:pPr>
            <w:widowControl/>
            <w:wordWrap/>
            <w:adjustRightInd/>
            <w:snapToGrid/>
            <w:spacing w:before="0" w:after="0" w:line="360" w:lineRule="auto"/>
            <w:jc w:val="left"/>
            <w:textAlignment w:val="auto"/>
            <w:outlineLvl w:val="0"/>
          </w:pPr>
        </w:pPrChange>
      </w:pPr>
    </w:p>
    <w:p w14:paraId="07F930E6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highlight w:val="yellow"/>
        </w:rPr>
        <w:pPrChange w:id="403" w:author="Yulchon" w:date="2025-06-18T18:37:00Z" w16du:dateUtc="2025-06-18T09:37:00Z">
          <w:pPr>
            <w:widowControl/>
            <w:wordWrap/>
            <w:adjustRightInd/>
            <w:snapToGrid/>
            <w:spacing w:before="0" w:after="0" w:line="360" w:lineRule="auto"/>
            <w:jc w:val="left"/>
            <w:textAlignment w:val="auto"/>
            <w:outlineLvl w:val="0"/>
          </w:pPr>
        </w:pPrChange>
      </w:pPr>
    </w:p>
    <w:p w14:paraId="7DD5A3F2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6.1(4)</w:t>
      </w:r>
      <w:r>
        <w:rPr>
          <w:rFonts w:ascii="Times New Roman" w:hint="eastAsia"/>
          <w:b/>
          <w:sz w:val="22"/>
          <w:szCs w:val="22"/>
          <w:u w:val="single"/>
        </w:rPr>
        <w:t>(</w:t>
      </w:r>
      <w:proofErr w:type="spellStart"/>
      <w:r>
        <w:rPr>
          <w:rFonts w:ascii="Times New Roman" w:hint="eastAsia"/>
          <w:b/>
          <w:sz w:val="22"/>
          <w:szCs w:val="22"/>
          <w:u w:val="single"/>
        </w:rPr>
        <w:t>i</w:t>
      </w:r>
      <w:proofErr w:type="spellEnd"/>
      <w:r>
        <w:rPr>
          <w:rFonts w:ascii="Times New Roman" w:hint="eastAsia"/>
          <w:b/>
          <w:sz w:val="22"/>
          <w:szCs w:val="22"/>
          <w:u w:val="single"/>
        </w:rPr>
        <w:t>)</w:t>
      </w:r>
    </w:p>
    <w:p w14:paraId="07FF6431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사임서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 w14:paraId="6BB36737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5C8BAAC1" w14:textId="77777777" w:rsidR="00F10A7E" w:rsidRDefault="008D394E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proofErr w:type="spellStart"/>
      <w:r>
        <w:rPr>
          <w:rFonts w:ascii="Times New Roman" w:hint="eastAsia"/>
          <w:sz w:val="22"/>
          <w:szCs w:val="22"/>
        </w:rPr>
        <w:t>엠피닉스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</w:p>
    <w:p w14:paraId="75229F07" w14:textId="77777777" w:rsidR="00F10A7E" w:rsidRDefault="008D394E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</w:rPr>
        <w:t>광주광역시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북구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첨단벤처소로</w:t>
      </w:r>
      <w:r>
        <w:rPr>
          <w:rFonts w:ascii="Times New Roman" w:hint="eastAsia"/>
          <w:sz w:val="22"/>
        </w:rPr>
        <w:t xml:space="preserve"> 45(</w:t>
      </w:r>
      <w:proofErr w:type="spellStart"/>
      <w:r>
        <w:rPr>
          <w:rFonts w:ascii="Times New Roman" w:hint="eastAsia"/>
          <w:sz w:val="22"/>
        </w:rPr>
        <w:t>월출동</w:t>
      </w:r>
      <w:proofErr w:type="spellEnd"/>
      <w:r>
        <w:rPr>
          <w:rFonts w:ascii="Times New Roman" w:hint="eastAsia"/>
          <w:sz w:val="22"/>
        </w:rPr>
        <w:t>)</w:t>
      </w:r>
    </w:p>
    <w:p w14:paraId="4C3BC57B" w14:textId="77777777" w:rsidR="00F10A7E" w:rsidRDefault="00F10A7E">
      <w:pPr>
        <w:spacing w:line="360" w:lineRule="auto"/>
        <w:rPr>
          <w:rFonts w:ascii="Times New Roman"/>
          <w:sz w:val="22"/>
          <w:szCs w:val="22"/>
        </w:rPr>
      </w:pPr>
    </w:p>
    <w:p w14:paraId="2C13D5ED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엠피닉스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등기이사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등기감사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인바</w:t>
      </w:r>
      <w:r>
        <w:rPr>
          <w:rFonts w:ascii="Times New Roman"/>
          <w:sz w:val="22"/>
          <w:szCs w:val="22"/>
        </w:rPr>
        <w:t>, 2025. [*]. [*]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귀사의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등기이사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등기감사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직에서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사임합니다</w:t>
      </w:r>
      <w:r>
        <w:rPr>
          <w:rFonts w:ascii="Times New Roman"/>
          <w:sz w:val="22"/>
          <w:szCs w:val="22"/>
        </w:rPr>
        <w:t>.</w:t>
      </w:r>
    </w:p>
    <w:p w14:paraId="1002C190" w14:textId="77777777" w:rsidR="00F10A7E" w:rsidRDefault="00F10A7E">
      <w:pPr>
        <w:spacing w:line="360" w:lineRule="auto"/>
        <w:rPr>
          <w:rFonts w:ascii="Times New Roman"/>
          <w:sz w:val="22"/>
          <w:szCs w:val="22"/>
        </w:rPr>
      </w:pPr>
    </w:p>
    <w:p w14:paraId="54C86A55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사임은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자발적인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ins w:id="404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귀사로부터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임금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기타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일체의</w:t>
        </w:r>
        <w:r>
          <w:rPr>
            <w:rFonts w:ascii="Times New Roman" w:hint="eastAsia"/>
            <w:sz w:val="22"/>
            <w:szCs w:val="22"/>
          </w:rPr>
          <w:t xml:space="preserve"> </w:t>
        </w:r>
        <w:proofErr w:type="spellStart"/>
        <w:r>
          <w:rPr>
            <w:rFonts w:ascii="Times New Roman" w:hint="eastAsia"/>
            <w:sz w:val="22"/>
            <w:szCs w:val="22"/>
          </w:rPr>
          <w:t>금원을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지급받았고</w:t>
        </w:r>
        <w:r>
          <w:rPr>
            <w:rFonts w:ascii="Times New Roman" w:hint="eastAsia"/>
            <w:sz w:val="22"/>
            <w:szCs w:val="22"/>
          </w:rPr>
          <w:t>,</w:t>
        </w:r>
        <w:r>
          <w:rPr>
            <w:rFonts w:ascii="Times New Roman"/>
            <w:sz w:val="22"/>
            <w:szCs w:val="22"/>
          </w:rPr>
          <w:t xml:space="preserve"> </w:t>
        </w:r>
      </w:ins>
      <w:r>
        <w:rPr>
          <w:rFonts w:ascii="Times New Roman"/>
          <w:sz w:val="22"/>
          <w:szCs w:val="22"/>
        </w:rPr>
        <w:t>귀사에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퇴직금을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제외하고는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채권도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귀사가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면제하고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/>
          <w:sz w:val="22"/>
          <w:szCs w:val="22"/>
        </w:rPr>
        <w:t>여하한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사유로든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사임일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잔여보수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퇴직금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확인합니다</w:t>
      </w:r>
      <w:r>
        <w:rPr>
          <w:rFonts w:ascii="Times New Roman"/>
          <w:sz w:val="22"/>
          <w:szCs w:val="22"/>
        </w:rPr>
        <w:t>.</w:t>
      </w:r>
    </w:p>
    <w:p w14:paraId="27A4217D" w14:textId="77777777" w:rsidR="00F10A7E" w:rsidRDefault="00F10A7E">
      <w:pPr>
        <w:spacing w:line="360" w:lineRule="auto"/>
        <w:rPr>
          <w:rFonts w:ascii="Times New Roman"/>
        </w:rPr>
      </w:pPr>
    </w:p>
    <w:p w14:paraId="5EA56D62" w14:textId="77777777" w:rsidR="00F10A7E" w:rsidRDefault="008D394E">
      <w:pPr>
        <w:spacing w:line="360" w:lineRule="auto"/>
        <w:jc w:val="center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2025</w:t>
      </w:r>
      <w:r>
        <w:rPr>
          <w:rFonts w:ascii="Times New Roman"/>
          <w:sz w:val="22"/>
          <w:szCs w:val="22"/>
        </w:rPr>
        <w:t>년</w:t>
      </w:r>
      <w:r>
        <w:rPr>
          <w:rFonts w:ascii="Times New Roman"/>
          <w:sz w:val="22"/>
          <w:szCs w:val="22"/>
        </w:rPr>
        <w:t xml:space="preserve">   [*]</w:t>
      </w:r>
      <w:r>
        <w:rPr>
          <w:rFonts w:ascii="Times New Roman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  [*]</w:t>
      </w:r>
      <w:r>
        <w:rPr>
          <w:rFonts w:ascii="Times New Roman"/>
          <w:sz w:val="22"/>
          <w:szCs w:val="22"/>
        </w:rPr>
        <w:t>일</w:t>
      </w:r>
    </w:p>
    <w:p w14:paraId="0B62328E" w14:textId="77777777" w:rsidR="00F10A7E" w:rsidRDefault="00F10A7E">
      <w:pPr>
        <w:spacing w:line="360" w:lineRule="auto"/>
        <w:rPr>
          <w:rFonts w:ascii="Times New Roman"/>
          <w:sz w:val="22"/>
          <w:szCs w:val="22"/>
        </w:rPr>
      </w:pPr>
    </w:p>
    <w:p w14:paraId="513A1EEB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/>
          <w:sz w:val="22"/>
          <w:szCs w:val="22"/>
        </w:rPr>
        <w:t>직위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proofErr w:type="gramStart"/>
      <w:r>
        <w:rPr>
          <w:rFonts w:ascii="Times New Roman"/>
          <w:sz w:val="22"/>
          <w:szCs w:val="22"/>
        </w:rPr>
        <w:tab/>
        <w:t xml:space="preserve">  (</w:t>
      </w:r>
      <w:proofErr w:type="gramEnd"/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3DC0F317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[*]</w:t>
      </w:r>
    </w:p>
    <w:p w14:paraId="2E3A8B67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>: [*]</w:t>
      </w:r>
    </w:p>
    <w:p w14:paraId="1702C44A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</w:rPr>
      </w:pPr>
    </w:p>
    <w:p w14:paraId="60310480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5386967D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 w14:paraId="6D481A24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br w:type="page"/>
      </w:r>
    </w:p>
    <w:p w14:paraId="021FC407" w14:textId="58C85673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6.1(4)</w:t>
      </w:r>
      <w:r>
        <w:rPr>
          <w:rFonts w:ascii="Times New Roman" w:hint="eastAsia"/>
          <w:b/>
          <w:sz w:val="22"/>
          <w:szCs w:val="22"/>
          <w:u w:val="single"/>
        </w:rPr>
        <w:t>(</w:t>
      </w:r>
      <w:del w:id="405" w:author="Yulchon" w:date="2025-06-18T18:37:00Z" w16du:dateUtc="2025-06-18T09:37:00Z">
        <w:r w:rsidR="00C23CF8">
          <w:rPr>
            <w:rFonts w:ascii="Times New Roman" w:hint="eastAsia"/>
            <w:b/>
            <w:sz w:val="22"/>
            <w:szCs w:val="22"/>
            <w:u w:val="single"/>
          </w:rPr>
          <w:delText>i</w:delText>
        </w:r>
      </w:del>
      <w:ins w:id="406" w:author="Yulchon" w:date="2025-06-18T18:37:00Z" w16du:dateUtc="2025-06-18T09:37:00Z">
        <w:r>
          <w:rPr>
            <w:rFonts w:ascii="Times New Roman" w:hint="eastAsia"/>
            <w:b/>
            <w:sz w:val="22"/>
            <w:szCs w:val="22"/>
            <w:u w:val="single"/>
          </w:rPr>
          <w:t>ii</w:t>
        </w:r>
      </w:ins>
      <w:r>
        <w:rPr>
          <w:rFonts w:ascii="Times New Roman" w:hint="eastAsia"/>
          <w:b/>
          <w:sz w:val="22"/>
          <w:szCs w:val="22"/>
          <w:u w:val="single"/>
        </w:rPr>
        <w:t>)</w:t>
      </w:r>
    </w:p>
    <w:p w14:paraId="17AFF838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사</w:t>
      </w:r>
      <w:r>
        <w:rPr>
          <w:rFonts w:ascii="Times New Roman" w:hint="eastAsia"/>
          <w:b/>
          <w:sz w:val="22"/>
          <w:szCs w:val="22"/>
        </w:rPr>
        <w:t>직</w:t>
      </w:r>
      <w:r>
        <w:rPr>
          <w:rFonts w:ascii="Times New Roman"/>
          <w:b/>
          <w:sz w:val="22"/>
          <w:szCs w:val="22"/>
        </w:rPr>
        <w:t>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 w14:paraId="54D22E3F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18A94F20" w14:textId="77777777" w:rsidR="00CF3DD0" w:rsidRPr="00C23CF8" w:rsidRDefault="00C23CF8" w:rsidP="00C23CF8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del w:id="407" w:author="Yulchon" w:date="2025-06-18T18:37:00Z" w16du:dateUtc="2025-06-18T09:37:00Z"/>
          <w:rFonts w:ascii="Times New Roman"/>
          <w:bCs/>
          <w:sz w:val="22"/>
          <w:szCs w:val="22"/>
        </w:rPr>
      </w:pPr>
      <w:del w:id="408" w:author="Yulchon" w:date="2025-06-18T18:37:00Z" w16du:dateUtc="2025-06-18T09:37:00Z">
        <w:r w:rsidRPr="00C23CF8">
          <w:rPr>
            <w:rFonts w:ascii="Times New Roman" w:hint="eastAsia"/>
            <w:bCs/>
            <w:sz w:val="22"/>
            <w:szCs w:val="22"/>
            <w:highlight w:val="yellow"/>
          </w:rPr>
          <w:delText>[</w:delText>
        </w:r>
        <w:r w:rsidRPr="00C23CF8">
          <w:rPr>
            <w:rFonts w:ascii="Times New Roman" w:hint="eastAsia"/>
            <w:bCs/>
            <w:sz w:val="22"/>
            <w:szCs w:val="22"/>
            <w:highlight w:val="yellow"/>
          </w:rPr>
          <w:delText>추가예정</w:delText>
        </w:r>
        <w:r w:rsidRPr="00C23CF8">
          <w:rPr>
            <w:rFonts w:ascii="Times New Roman" w:hint="eastAsia"/>
            <w:bCs/>
            <w:sz w:val="22"/>
            <w:szCs w:val="22"/>
            <w:highlight w:val="yellow"/>
          </w:rPr>
          <w:delText>]</w:delText>
        </w:r>
      </w:del>
    </w:p>
    <w:p w14:paraId="1E4516AF" w14:textId="77777777" w:rsidR="00F10A7E" w:rsidRDefault="008D394E">
      <w:pPr>
        <w:spacing w:before="0" w:line="360" w:lineRule="auto"/>
        <w:rPr>
          <w:ins w:id="409" w:author="Yulchon" w:date="2025-06-18T18:37:00Z" w16du:dateUtc="2025-06-18T09:37:00Z"/>
          <w:rFonts w:ascii="Times New Roman"/>
          <w:sz w:val="22"/>
          <w:szCs w:val="22"/>
        </w:rPr>
      </w:pPr>
      <w:ins w:id="410" w:author="Yulchon" w:date="2025-06-18T18:37:00Z" w16du:dateUtc="2025-06-18T09:37:00Z">
        <w:r>
          <w:rPr>
            <w:rFonts w:ascii="Times New Roman"/>
            <w:sz w:val="22"/>
            <w:szCs w:val="22"/>
          </w:rPr>
          <w:t>수신인</w:t>
        </w:r>
        <w:r>
          <w:rPr>
            <w:rFonts w:ascii="Times New Roman"/>
            <w:sz w:val="22"/>
            <w:szCs w:val="22"/>
          </w:rPr>
          <w:t xml:space="preserve">: </w:t>
        </w:r>
        <w:proofErr w:type="spellStart"/>
        <w:r>
          <w:rPr>
            <w:rFonts w:ascii="Times New Roman"/>
            <w:sz w:val="22"/>
            <w:szCs w:val="22"/>
          </w:rPr>
          <w:t>엠피닉스</w:t>
        </w:r>
        <w:proofErr w:type="spellEnd"/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주식회사</w:t>
        </w:r>
      </w:ins>
    </w:p>
    <w:p w14:paraId="5B83EB59" w14:textId="77777777" w:rsidR="00F10A7E" w:rsidRDefault="008D394E">
      <w:pPr>
        <w:spacing w:before="0" w:line="360" w:lineRule="auto"/>
        <w:ind w:firstLine="800"/>
        <w:rPr>
          <w:ins w:id="411" w:author="Yulchon" w:date="2025-06-18T18:37:00Z" w16du:dateUtc="2025-06-18T09:37:00Z"/>
          <w:rFonts w:ascii="Times New Roman"/>
          <w:sz w:val="22"/>
          <w:szCs w:val="22"/>
        </w:rPr>
      </w:pPr>
      <w:ins w:id="412" w:author="Yulchon" w:date="2025-06-18T18:37:00Z" w16du:dateUtc="2025-06-18T09:37:00Z">
        <w:r>
          <w:rPr>
            <w:rFonts w:ascii="Times New Roman"/>
            <w:sz w:val="22"/>
          </w:rPr>
          <w:t>광주광역시</w:t>
        </w:r>
        <w:r>
          <w:rPr>
            <w:rFonts w:ascii="Times New Roman"/>
            <w:sz w:val="22"/>
          </w:rPr>
          <w:t xml:space="preserve"> </w:t>
        </w:r>
        <w:r>
          <w:rPr>
            <w:rFonts w:ascii="Times New Roman"/>
            <w:sz w:val="22"/>
          </w:rPr>
          <w:t>북구</w:t>
        </w:r>
        <w:r>
          <w:rPr>
            <w:rFonts w:ascii="Times New Roman"/>
            <w:sz w:val="22"/>
          </w:rPr>
          <w:t xml:space="preserve"> </w:t>
        </w:r>
        <w:r>
          <w:rPr>
            <w:rFonts w:ascii="Times New Roman"/>
            <w:sz w:val="22"/>
          </w:rPr>
          <w:t>첨단벤처소로</w:t>
        </w:r>
        <w:r>
          <w:rPr>
            <w:rFonts w:ascii="Times New Roman"/>
            <w:sz w:val="22"/>
          </w:rPr>
          <w:t xml:space="preserve"> 45(</w:t>
        </w:r>
        <w:proofErr w:type="spellStart"/>
        <w:r>
          <w:rPr>
            <w:rFonts w:ascii="Times New Roman"/>
            <w:sz w:val="22"/>
          </w:rPr>
          <w:t>월출동</w:t>
        </w:r>
        <w:proofErr w:type="spellEnd"/>
        <w:r>
          <w:rPr>
            <w:rFonts w:ascii="Times New Roman"/>
            <w:sz w:val="22"/>
          </w:rPr>
          <w:t>)</w:t>
        </w:r>
      </w:ins>
    </w:p>
    <w:p w14:paraId="6EE8A2E0" w14:textId="77777777" w:rsidR="00F10A7E" w:rsidRDefault="00F10A7E">
      <w:pPr>
        <w:spacing w:line="360" w:lineRule="auto"/>
        <w:rPr>
          <w:ins w:id="413" w:author="Yulchon" w:date="2025-06-18T18:37:00Z" w16du:dateUtc="2025-06-18T09:37:00Z"/>
          <w:rFonts w:ascii="Times New Roman"/>
          <w:sz w:val="22"/>
          <w:szCs w:val="22"/>
        </w:rPr>
      </w:pPr>
    </w:p>
    <w:p w14:paraId="6DBD5AA4" w14:textId="77777777" w:rsidR="00F10A7E" w:rsidRDefault="008D394E">
      <w:pPr>
        <w:spacing w:line="360" w:lineRule="auto"/>
        <w:rPr>
          <w:ins w:id="414" w:author="Yulchon" w:date="2025-06-18T18:37:00Z" w16du:dateUtc="2025-06-18T09:37:00Z"/>
          <w:rFonts w:ascii="Times New Roman"/>
          <w:sz w:val="22"/>
          <w:szCs w:val="22"/>
        </w:rPr>
      </w:pPr>
      <w:ins w:id="415" w:author="Yulchon" w:date="2025-06-18T18:37:00Z" w16du:dateUtc="2025-06-18T09:37:00Z">
        <w:r>
          <w:rPr>
            <w:rFonts w:ascii="Times New Roman"/>
            <w:sz w:val="22"/>
            <w:szCs w:val="22"/>
          </w:rPr>
          <w:t>하기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본인은</w:t>
        </w:r>
        <w:r>
          <w:rPr>
            <w:rFonts w:ascii="Times New Roman"/>
            <w:sz w:val="22"/>
            <w:szCs w:val="22"/>
          </w:rPr>
          <w:t xml:space="preserve"> </w:t>
        </w:r>
        <w:proofErr w:type="spellStart"/>
        <w:r>
          <w:rPr>
            <w:rFonts w:ascii="Times New Roman"/>
            <w:sz w:val="22"/>
            <w:szCs w:val="22"/>
          </w:rPr>
          <w:t>엠피닉스</w:t>
        </w:r>
        <w:proofErr w:type="spellEnd"/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주식회사의</w:t>
        </w:r>
        <w:r>
          <w:rPr>
            <w:rFonts w:ascii="Times New Roman"/>
            <w:sz w:val="22"/>
            <w:szCs w:val="22"/>
          </w:rPr>
          <w:t xml:space="preserve"> [</w:t>
        </w:r>
        <w:proofErr w:type="spellStart"/>
        <w:r>
          <w:rPr>
            <w:rFonts w:ascii="Times New Roman" w:hint="eastAsia"/>
            <w:sz w:val="22"/>
            <w:szCs w:val="22"/>
          </w:rPr>
          <w:t>경영지원부서장이자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CFO]</w:t>
        </w:r>
        <w:r>
          <w:rPr>
            <w:rFonts w:ascii="Times New Roman" w:hint="eastAsia"/>
            <w:sz w:val="22"/>
            <w:szCs w:val="22"/>
          </w:rPr>
          <w:t>로서</w:t>
        </w:r>
        <w:r>
          <w:rPr>
            <w:rFonts w:ascii="Times New Roman"/>
            <w:sz w:val="22"/>
            <w:szCs w:val="22"/>
          </w:rPr>
          <w:t>, 2025. [*]. [*]</w:t>
        </w:r>
        <w:r>
          <w:rPr>
            <w:rFonts w:ascii="Times New Roman"/>
            <w:sz w:val="22"/>
            <w:szCs w:val="22"/>
          </w:rPr>
          <w:t>자로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귀사의</w:t>
        </w:r>
        <w:r>
          <w:rPr>
            <w:rFonts w:ascii="Times New Roman"/>
            <w:sz w:val="22"/>
            <w:szCs w:val="22"/>
          </w:rPr>
          <w:t xml:space="preserve"> [</w:t>
        </w:r>
        <w:r>
          <w:rPr>
            <w:rFonts w:ascii="Times New Roman" w:hint="eastAsia"/>
            <w:sz w:val="22"/>
            <w:szCs w:val="22"/>
          </w:rPr>
          <w:t>경영지원부서장과</w:t>
        </w:r>
        <w:r>
          <w:rPr>
            <w:rFonts w:ascii="Times New Roman" w:hint="eastAsia"/>
            <w:sz w:val="22"/>
            <w:szCs w:val="22"/>
          </w:rPr>
          <w:t xml:space="preserve"> CFO</w:t>
        </w:r>
        <w:r>
          <w:rPr>
            <w:rFonts w:ascii="Times New Roman"/>
            <w:sz w:val="22"/>
            <w:szCs w:val="22"/>
          </w:rPr>
          <w:t>]</w:t>
        </w:r>
        <w:r>
          <w:rPr>
            <w:rFonts w:ascii="Times New Roman"/>
            <w:sz w:val="22"/>
            <w:szCs w:val="22"/>
          </w:rPr>
          <w:t>직에서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모두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</w:t>
        </w:r>
        <w:r>
          <w:rPr>
            <w:rFonts w:ascii="Times New Roman" w:hint="eastAsia"/>
            <w:sz w:val="22"/>
            <w:szCs w:val="22"/>
          </w:rPr>
          <w:t>직</w:t>
        </w:r>
        <w:r>
          <w:rPr>
            <w:rFonts w:ascii="Times New Roman"/>
            <w:sz w:val="22"/>
            <w:szCs w:val="22"/>
          </w:rPr>
          <w:t>합니다</w:t>
        </w:r>
        <w:r>
          <w:rPr>
            <w:rFonts w:ascii="Times New Roman"/>
            <w:sz w:val="22"/>
            <w:szCs w:val="22"/>
          </w:rPr>
          <w:t>.</w:t>
        </w:r>
      </w:ins>
    </w:p>
    <w:p w14:paraId="144B3BBE" w14:textId="77777777" w:rsidR="00F10A7E" w:rsidRDefault="00F10A7E">
      <w:pPr>
        <w:spacing w:line="360" w:lineRule="auto"/>
        <w:rPr>
          <w:ins w:id="416" w:author="Yulchon" w:date="2025-06-18T18:37:00Z" w16du:dateUtc="2025-06-18T09:37:00Z"/>
          <w:rFonts w:ascii="Times New Roman"/>
          <w:sz w:val="22"/>
          <w:szCs w:val="22"/>
        </w:rPr>
      </w:pPr>
    </w:p>
    <w:p w14:paraId="253FACBC" w14:textId="77777777" w:rsidR="00F10A7E" w:rsidRDefault="008D394E">
      <w:pPr>
        <w:spacing w:line="360" w:lineRule="auto"/>
        <w:rPr>
          <w:ins w:id="417" w:author="Yulchon" w:date="2025-06-18T18:37:00Z" w16du:dateUtc="2025-06-18T09:37:00Z"/>
          <w:rFonts w:ascii="Times New Roman"/>
          <w:sz w:val="22"/>
          <w:szCs w:val="22"/>
        </w:rPr>
      </w:pPr>
      <w:ins w:id="418" w:author="Yulchon" w:date="2025-06-18T18:37:00Z" w16du:dateUtc="2025-06-18T09:37:00Z">
        <w:r>
          <w:rPr>
            <w:rFonts w:ascii="Times New Roman"/>
            <w:sz w:val="22"/>
            <w:szCs w:val="22"/>
          </w:rPr>
          <w:t>본인의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</w:t>
        </w:r>
        <w:r>
          <w:rPr>
            <w:rFonts w:ascii="Times New Roman" w:hint="eastAsia"/>
            <w:sz w:val="22"/>
            <w:szCs w:val="22"/>
          </w:rPr>
          <w:t>직</w:t>
        </w:r>
        <w:r>
          <w:rPr>
            <w:rFonts w:ascii="Times New Roman"/>
            <w:sz w:val="22"/>
            <w:szCs w:val="22"/>
          </w:rPr>
          <w:t>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본인의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자발적인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의사에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기한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것으로서</w:t>
        </w:r>
        <w:r>
          <w:rPr>
            <w:rFonts w:ascii="Times New Roman"/>
            <w:sz w:val="22"/>
            <w:szCs w:val="22"/>
          </w:rPr>
          <w:t xml:space="preserve">, </w:t>
        </w:r>
        <w:r>
          <w:rPr>
            <w:rFonts w:ascii="Times New Roman"/>
            <w:sz w:val="22"/>
            <w:szCs w:val="22"/>
          </w:rPr>
          <w:t>본인은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귀사</w:t>
        </w:r>
        <w:r>
          <w:rPr>
            <w:rFonts w:ascii="Times New Roman" w:hint="eastAsia"/>
            <w:sz w:val="22"/>
            <w:szCs w:val="22"/>
          </w:rPr>
          <w:t>로부터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임금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기타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일체의</w:t>
        </w:r>
        <w:r>
          <w:rPr>
            <w:rFonts w:ascii="Times New Roman" w:hint="eastAsia"/>
            <w:sz w:val="22"/>
            <w:szCs w:val="22"/>
          </w:rPr>
          <w:t xml:space="preserve"> </w:t>
        </w:r>
        <w:proofErr w:type="spellStart"/>
        <w:r>
          <w:rPr>
            <w:rFonts w:ascii="Times New Roman" w:hint="eastAsia"/>
            <w:sz w:val="22"/>
            <w:szCs w:val="22"/>
          </w:rPr>
          <w:t>금원을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지급받았고</w:t>
        </w:r>
        <w:r>
          <w:rPr>
            <w:rFonts w:ascii="Times New Roman" w:hint="eastAsia"/>
            <w:sz w:val="22"/>
            <w:szCs w:val="22"/>
          </w:rPr>
          <w:t>,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귀사에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대하여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퇴직금을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제외하고는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어떠한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채권도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보유하고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있지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않으며</w:t>
        </w:r>
        <w:r>
          <w:rPr>
            <w:rFonts w:ascii="Times New Roman"/>
            <w:sz w:val="22"/>
            <w:szCs w:val="22"/>
          </w:rPr>
          <w:t xml:space="preserve">, </w:t>
        </w:r>
        <w:r>
          <w:rPr>
            <w:rFonts w:ascii="Times New Roman"/>
            <w:sz w:val="22"/>
            <w:szCs w:val="22"/>
          </w:rPr>
          <w:t>귀사가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부담하는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일체의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채무와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책임을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면제하고</w:t>
        </w:r>
        <w:r>
          <w:rPr>
            <w:rFonts w:ascii="Times New Roman"/>
            <w:sz w:val="22"/>
            <w:szCs w:val="22"/>
          </w:rPr>
          <w:t xml:space="preserve">, </w:t>
        </w:r>
        <w:proofErr w:type="spellStart"/>
        <w:r>
          <w:rPr>
            <w:rFonts w:ascii="Times New Roman"/>
            <w:sz w:val="22"/>
            <w:szCs w:val="22"/>
          </w:rPr>
          <w:t>여하한</w:t>
        </w:r>
        <w:proofErr w:type="spellEnd"/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사유로든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</w:t>
        </w:r>
        <w:r>
          <w:rPr>
            <w:rFonts w:ascii="Times New Roman" w:hint="eastAsia"/>
            <w:sz w:val="22"/>
            <w:szCs w:val="22"/>
          </w:rPr>
          <w:t>직</w:t>
        </w:r>
        <w:r>
          <w:rPr>
            <w:rFonts w:ascii="Times New Roman"/>
            <w:sz w:val="22"/>
            <w:szCs w:val="22"/>
          </w:rPr>
          <w:t>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이후의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기간에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관한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잔여보수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및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퇴직금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등에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대한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권리를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행사하지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않을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것임을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확인합니다</w:t>
        </w:r>
        <w:r>
          <w:rPr>
            <w:rFonts w:ascii="Times New Roman"/>
            <w:sz w:val="22"/>
            <w:szCs w:val="22"/>
          </w:rPr>
          <w:t>.</w:t>
        </w:r>
      </w:ins>
    </w:p>
    <w:p w14:paraId="16D2716E" w14:textId="77777777" w:rsidR="00F10A7E" w:rsidRDefault="00F10A7E">
      <w:pPr>
        <w:spacing w:line="360" w:lineRule="auto"/>
        <w:rPr>
          <w:ins w:id="419" w:author="Yulchon" w:date="2025-06-18T18:37:00Z" w16du:dateUtc="2025-06-18T09:37:00Z"/>
          <w:rFonts w:ascii="Times New Roman"/>
        </w:rPr>
      </w:pPr>
    </w:p>
    <w:p w14:paraId="2256473A" w14:textId="77777777" w:rsidR="00F10A7E" w:rsidRDefault="008D394E">
      <w:pPr>
        <w:spacing w:line="360" w:lineRule="auto"/>
        <w:jc w:val="center"/>
        <w:rPr>
          <w:ins w:id="420" w:author="Yulchon" w:date="2025-06-18T18:37:00Z" w16du:dateUtc="2025-06-18T09:37:00Z"/>
          <w:rFonts w:ascii="Times New Roman"/>
          <w:sz w:val="22"/>
          <w:szCs w:val="22"/>
        </w:rPr>
      </w:pPr>
      <w:ins w:id="421" w:author="Yulchon" w:date="2025-06-18T18:37:00Z" w16du:dateUtc="2025-06-18T09:37:00Z">
        <w:r>
          <w:rPr>
            <w:rFonts w:ascii="Times New Roman"/>
            <w:sz w:val="22"/>
            <w:szCs w:val="22"/>
          </w:rPr>
          <w:t>2025</w:t>
        </w:r>
        <w:r>
          <w:rPr>
            <w:rFonts w:ascii="Times New Roman"/>
            <w:sz w:val="22"/>
            <w:szCs w:val="22"/>
          </w:rPr>
          <w:t>년</w:t>
        </w:r>
        <w:r>
          <w:rPr>
            <w:rFonts w:ascii="Times New Roman"/>
            <w:sz w:val="22"/>
            <w:szCs w:val="22"/>
          </w:rPr>
          <w:t xml:space="preserve">   [*]</w:t>
        </w:r>
        <w:r>
          <w:rPr>
            <w:rFonts w:ascii="Times New Roman"/>
            <w:sz w:val="22"/>
            <w:szCs w:val="22"/>
          </w:rPr>
          <w:t>월</w:t>
        </w:r>
        <w:r>
          <w:rPr>
            <w:rFonts w:ascii="Times New Roman"/>
            <w:sz w:val="22"/>
            <w:szCs w:val="22"/>
          </w:rPr>
          <w:t xml:space="preserve">   [*]</w:t>
        </w:r>
        <w:r>
          <w:rPr>
            <w:rFonts w:ascii="Times New Roman"/>
            <w:sz w:val="22"/>
            <w:szCs w:val="22"/>
          </w:rPr>
          <w:t>일</w:t>
        </w:r>
      </w:ins>
    </w:p>
    <w:p w14:paraId="62F753BC" w14:textId="77777777" w:rsidR="00F10A7E" w:rsidRDefault="00F10A7E">
      <w:pPr>
        <w:spacing w:line="360" w:lineRule="auto"/>
        <w:rPr>
          <w:ins w:id="422" w:author="Yulchon" w:date="2025-06-18T18:37:00Z" w16du:dateUtc="2025-06-18T09:37:00Z"/>
          <w:rFonts w:ascii="Times New Roman"/>
          <w:sz w:val="22"/>
          <w:szCs w:val="22"/>
        </w:rPr>
      </w:pPr>
    </w:p>
    <w:p w14:paraId="45544111" w14:textId="77777777" w:rsidR="00F10A7E" w:rsidRDefault="008D394E">
      <w:pPr>
        <w:spacing w:line="360" w:lineRule="auto"/>
        <w:rPr>
          <w:ins w:id="423" w:author="Yulchon" w:date="2025-06-18T18:37:00Z" w16du:dateUtc="2025-06-18T09:37:00Z"/>
          <w:rFonts w:ascii="Times New Roman"/>
          <w:sz w:val="22"/>
          <w:szCs w:val="22"/>
        </w:rPr>
      </w:pPr>
      <w:ins w:id="424" w:author="Yulchon" w:date="2025-06-18T18:37:00Z" w16du:dateUtc="2025-06-18T09:37:00Z">
        <w:r>
          <w:rPr>
            <w:rFonts w:ascii="Times New Roman"/>
            <w:sz w:val="22"/>
            <w:szCs w:val="22"/>
          </w:rPr>
          <w:t>[</w:t>
        </w:r>
        <w:r>
          <w:rPr>
            <w:rFonts w:ascii="Times New Roman" w:hint="eastAsia"/>
            <w:sz w:val="22"/>
            <w:szCs w:val="22"/>
          </w:rPr>
          <w:t>경영지원부서장</w:t>
        </w:r>
        <w:r>
          <w:rPr>
            <w:rFonts w:ascii="Times New Roman" w:hint="eastAsia"/>
            <w:sz w:val="22"/>
            <w:szCs w:val="22"/>
          </w:rPr>
          <w:t>/CFO</w:t>
        </w:r>
        <w:r>
          <w:rPr>
            <w:rFonts w:ascii="Times New Roman"/>
            <w:sz w:val="22"/>
            <w:szCs w:val="22"/>
          </w:rPr>
          <w:t>] [</w:t>
        </w:r>
        <w:r>
          <w:rPr>
            <w:rFonts w:ascii="Times New Roman"/>
            <w:sz w:val="22"/>
            <w:szCs w:val="22"/>
          </w:rPr>
          <w:t>성명</w:t>
        </w:r>
        <w:r>
          <w:rPr>
            <w:rFonts w:ascii="Times New Roman"/>
            <w:sz w:val="22"/>
            <w:szCs w:val="22"/>
          </w:rPr>
          <w:t>]</w:t>
        </w:r>
        <w:r>
          <w:rPr>
            <w:rFonts w:ascii="Times New Roman"/>
            <w:sz w:val="22"/>
            <w:szCs w:val="22"/>
          </w:rPr>
          <w:tab/>
        </w:r>
        <w:proofErr w:type="gramStart"/>
        <w:r>
          <w:rPr>
            <w:rFonts w:ascii="Times New Roman"/>
            <w:sz w:val="22"/>
            <w:szCs w:val="22"/>
          </w:rPr>
          <w:tab/>
          <w:t xml:space="preserve">  (</w:t>
        </w:r>
        <w:proofErr w:type="gramEnd"/>
        <w:r>
          <w:rPr>
            <w:rFonts w:ascii="Times New Roman"/>
            <w:sz w:val="22"/>
            <w:szCs w:val="22"/>
          </w:rPr>
          <w:t>인</w:t>
        </w:r>
        <w:r>
          <w:rPr>
            <w:rFonts w:ascii="Times New Roman"/>
            <w:sz w:val="22"/>
            <w:szCs w:val="22"/>
          </w:rPr>
          <w:t>)</w:t>
        </w:r>
      </w:ins>
    </w:p>
    <w:p w14:paraId="4C5106FC" w14:textId="77777777" w:rsidR="00F10A7E" w:rsidRDefault="008D394E">
      <w:pPr>
        <w:spacing w:line="360" w:lineRule="auto"/>
        <w:rPr>
          <w:ins w:id="425" w:author="Yulchon" w:date="2025-06-18T18:37:00Z" w16du:dateUtc="2025-06-18T09:37:00Z"/>
          <w:rFonts w:ascii="Times New Roman"/>
          <w:sz w:val="22"/>
          <w:szCs w:val="22"/>
        </w:rPr>
      </w:pPr>
      <w:ins w:id="426" w:author="Yulchon" w:date="2025-06-18T18:37:00Z" w16du:dateUtc="2025-06-18T09:37:00Z">
        <w:r>
          <w:rPr>
            <w:rFonts w:ascii="Times New Roman"/>
            <w:sz w:val="22"/>
            <w:szCs w:val="22"/>
          </w:rPr>
          <w:t>생년월일</w:t>
        </w:r>
        <w:r>
          <w:rPr>
            <w:rFonts w:ascii="Times New Roman"/>
            <w:sz w:val="22"/>
            <w:szCs w:val="22"/>
          </w:rPr>
          <w:t>: [*]</w:t>
        </w:r>
      </w:ins>
    </w:p>
    <w:p w14:paraId="5B85DB45" w14:textId="77777777" w:rsidR="00F10A7E" w:rsidRDefault="008D394E">
      <w:pPr>
        <w:spacing w:line="360" w:lineRule="auto"/>
        <w:rPr>
          <w:ins w:id="427" w:author="Yulchon" w:date="2025-06-18T18:37:00Z" w16du:dateUtc="2025-06-18T09:37:00Z"/>
          <w:rFonts w:ascii="Times New Roman"/>
          <w:sz w:val="22"/>
          <w:szCs w:val="22"/>
        </w:rPr>
      </w:pPr>
      <w:ins w:id="428" w:author="Yulchon" w:date="2025-06-18T18:37:00Z" w16du:dateUtc="2025-06-18T09:37:00Z">
        <w:r>
          <w:rPr>
            <w:rFonts w:ascii="Times New Roman"/>
            <w:sz w:val="22"/>
            <w:szCs w:val="22"/>
          </w:rPr>
          <w:t>주소</w:t>
        </w:r>
        <w:r>
          <w:rPr>
            <w:rFonts w:ascii="Times New Roman"/>
            <w:sz w:val="22"/>
            <w:szCs w:val="22"/>
          </w:rPr>
          <w:t>: [*]</w:t>
        </w:r>
      </w:ins>
    </w:p>
    <w:p w14:paraId="3939CB38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ins w:id="429" w:author="Yulchon" w:date="2025-06-18T18:37:00Z" w16du:dateUtc="2025-06-18T09:37:00Z"/>
          <w:rFonts w:ascii="Times New Roman"/>
          <w:sz w:val="22"/>
          <w:szCs w:val="22"/>
        </w:rPr>
      </w:pPr>
    </w:p>
    <w:p w14:paraId="7936056C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ins w:id="430" w:author="Yulchon" w:date="2025-06-18T18:37:00Z" w16du:dateUtc="2025-06-18T09:37:00Z"/>
          <w:rFonts w:ascii="Times New Roman"/>
          <w:b/>
          <w:sz w:val="22"/>
          <w:szCs w:val="22"/>
        </w:rPr>
      </w:pPr>
    </w:p>
    <w:p w14:paraId="287AF786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ins w:id="431" w:author="Yulchon" w:date="2025-06-18T18:37:00Z" w16du:dateUtc="2025-06-18T09:37:00Z"/>
          <w:rFonts w:ascii="Times New Roman"/>
          <w:sz w:val="22"/>
          <w:szCs w:val="22"/>
          <w:u w:val="single"/>
          <w:lang w:val="en-GB"/>
        </w:rPr>
      </w:pPr>
      <w:ins w:id="432" w:author="Yulchon" w:date="2025-06-18T18:37:00Z" w16du:dateUtc="2025-06-18T09:37:00Z">
        <w:r>
          <w:rPr>
            <w:rFonts w:ascii="Times New Roman"/>
            <w:sz w:val="22"/>
            <w:szCs w:val="22"/>
            <w:u w:val="single"/>
            <w:lang w:val="en-GB"/>
          </w:rPr>
          <w:t>첨부</w:t>
        </w:r>
        <w:r>
          <w:rPr>
            <w:rFonts w:ascii="Times New Roman"/>
            <w:sz w:val="22"/>
            <w:szCs w:val="22"/>
            <w:u w:val="single"/>
            <w:lang w:val="en-GB"/>
          </w:rPr>
          <w:t xml:space="preserve">. </w:t>
        </w:r>
        <w:r>
          <w:rPr>
            <w:rFonts w:ascii="Times New Roman"/>
            <w:sz w:val="22"/>
            <w:szCs w:val="22"/>
            <w:u w:val="single"/>
            <w:lang w:val="en-GB"/>
          </w:rPr>
          <w:t>개인</w:t>
        </w:r>
        <w:r>
          <w:rPr>
            <w:rFonts w:ascii="Times New Roman"/>
            <w:sz w:val="22"/>
            <w:szCs w:val="22"/>
            <w:u w:val="single"/>
            <w:lang w:val="en-GB"/>
          </w:rPr>
          <w:t xml:space="preserve"> </w:t>
        </w:r>
        <w:r>
          <w:rPr>
            <w:rFonts w:ascii="Times New Roman"/>
            <w:sz w:val="22"/>
            <w:szCs w:val="22"/>
            <w:u w:val="single"/>
            <w:lang w:val="en-GB"/>
          </w:rPr>
          <w:t>인감증명서</w:t>
        </w:r>
      </w:ins>
    </w:p>
    <w:p w14:paraId="107689C1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lang w:val="en-GB"/>
          <w:rPrChange w:id="433" w:author="Yulchon" w:date="2025-06-18T18:37:00Z" w16du:dateUtc="2025-06-18T09:37:00Z">
            <w:rPr>
              <w:rFonts w:ascii="Times New Roman"/>
              <w:b/>
              <w:sz w:val="22"/>
            </w:rPr>
          </w:rPrChange>
        </w:rPr>
      </w:pPr>
      <w:r>
        <w:rPr>
          <w:rFonts w:ascii="Times New Roman"/>
          <w:b/>
          <w:sz w:val="22"/>
          <w:lang w:val="en-GB"/>
          <w:rPrChange w:id="434" w:author="Yulchon" w:date="2025-06-18T18:37:00Z" w16du:dateUtc="2025-06-18T09:37:00Z">
            <w:rPr>
              <w:rFonts w:ascii="Times New Roman"/>
              <w:b/>
              <w:sz w:val="22"/>
            </w:rPr>
          </w:rPrChange>
        </w:rPr>
        <w:br w:type="page"/>
      </w:r>
    </w:p>
    <w:p w14:paraId="2E8F5BD3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ins w:id="435" w:author="Yulchon" w:date="2025-06-18T18:37:00Z" w16du:dateUtc="2025-06-18T09:37:00Z"/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</w:t>
      </w:r>
      <w:r>
        <w:rPr>
          <w:rFonts w:ascii="Times New Roman" w:hint="eastAsia"/>
          <w:b/>
          <w:sz w:val="22"/>
          <w:szCs w:val="22"/>
          <w:u w:val="single"/>
        </w:rPr>
        <w:t>9</w:t>
      </w:r>
      <w:ins w:id="436" w:author="Yulchon" w:date="2025-06-18T18:37:00Z" w16du:dateUtc="2025-06-18T09:37:00Z">
        <w:r>
          <w:rPr>
            <w:rFonts w:ascii="Times New Roman"/>
            <w:b/>
            <w:sz w:val="22"/>
            <w:szCs w:val="22"/>
            <w:u w:val="single"/>
          </w:rPr>
          <w:t>)(</w:t>
        </w:r>
        <w:proofErr w:type="spellStart"/>
        <w:r>
          <w:rPr>
            <w:rFonts w:ascii="Times New Roman" w:hint="eastAsia"/>
            <w:b/>
            <w:sz w:val="22"/>
            <w:szCs w:val="22"/>
            <w:u w:val="single"/>
          </w:rPr>
          <w:t>i</w:t>
        </w:r>
        <w:proofErr w:type="spellEnd"/>
        <w:r>
          <w:rPr>
            <w:rFonts w:ascii="Times New Roman" w:hint="eastAsia"/>
            <w:b/>
            <w:sz w:val="22"/>
            <w:szCs w:val="22"/>
            <w:u w:val="single"/>
          </w:rPr>
          <w:t>)</w:t>
        </w:r>
      </w:ins>
    </w:p>
    <w:p w14:paraId="4CC275A8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ins w:id="437" w:author="Yulchon" w:date="2025-06-18T18:37:00Z" w16du:dateUtc="2025-06-18T09:37:00Z"/>
          <w:rFonts w:ascii="Times New Roman"/>
          <w:b/>
          <w:sz w:val="22"/>
          <w:szCs w:val="22"/>
        </w:rPr>
      </w:pPr>
      <w:ins w:id="438" w:author="Yulchon" w:date="2025-06-18T18:37:00Z" w16du:dateUtc="2025-06-18T09:37:00Z">
        <w:r>
          <w:rPr>
            <w:rFonts w:ascii="Times New Roman" w:hint="eastAsia"/>
            <w:b/>
            <w:sz w:val="22"/>
            <w:szCs w:val="22"/>
          </w:rPr>
          <w:t>직무발명</w:t>
        </w:r>
      </w:ins>
    </w:p>
    <w:p w14:paraId="5B289D39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ins w:id="439" w:author="Yulchon" w:date="2025-06-18T18:37:00Z" w16du:dateUtc="2025-06-18T09:37:00Z"/>
          <w:rFonts w:ascii="Times New Roman"/>
          <w:b/>
          <w:sz w:val="22"/>
          <w:szCs w:val="22"/>
        </w:rPr>
      </w:pPr>
    </w:p>
    <w:p w14:paraId="402482D3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ins w:id="440" w:author="Yulchon" w:date="2025-06-18T18:37:00Z" w16du:dateUtc="2025-06-18T09:37:00Z"/>
          <w:rFonts w:ascii="Times New Roman"/>
          <w:bCs/>
          <w:sz w:val="22"/>
          <w:szCs w:val="22"/>
        </w:rPr>
      </w:pPr>
      <w:moveToRangeStart w:id="441" w:author="Yulchon" w:date="2025-06-18T18:37:00Z" w:name="move201164254"/>
      <w:moveTo w:id="442" w:author="Yulchon" w:date="2025-06-18T18:37:00Z" w16du:dateUtc="2025-06-18T09:37:00Z">
        <w:r>
          <w:rPr>
            <w:rFonts w:ascii="Times New Roman" w:hint="eastAsia"/>
            <w:bCs/>
            <w:sz w:val="22"/>
            <w:szCs w:val="22"/>
            <w:highlight w:val="yellow"/>
          </w:rPr>
          <w:t>[</w:t>
        </w:r>
        <w:r>
          <w:rPr>
            <w:rFonts w:ascii="Times New Roman" w:hint="eastAsia"/>
            <w:bCs/>
            <w:sz w:val="22"/>
            <w:szCs w:val="22"/>
            <w:highlight w:val="yellow"/>
          </w:rPr>
          <w:t>추가예정</w:t>
        </w:r>
        <w:r>
          <w:rPr>
            <w:rFonts w:ascii="Times New Roman" w:hint="eastAsia"/>
            <w:bCs/>
            <w:sz w:val="22"/>
            <w:szCs w:val="22"/>
            <w:highlight w:val="yellow"/>
          </w:rPr>
          <w:t>]</w:t>
        </w:r>
      </w:moveTo>
      <w:moveToRangeEnd w:id="441"/>
    </w:p>
    <w:p w14:paraId="53BBC0CD" w14:textId="77777777" w:rsidR="00F10A7E" w:rsidRPr="00C006C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ins w:id="443" w:author="Yulchon" w:date="2025-06-18T18:37:00Z" w16du:dateUtc="2025-06-18T09:37:00Z"/>
          <w:rFonts w:ascii="Times New Roman"/>
          <w:b/>
          <w:sz w:val="22"/>
          <w:szCs w:val="22"/>
          <w:lang w:val="en-GB"/>
        </w:rPr>
      </w:pPr>
    </w:p>
    <w:p w14:paraId="64E064BE" w14:textId="1B10A8BD" w:rsidR="00F10A7E" w:rsidRDefault="00F10A7E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ins w:id="444" w:author="Yulchon" w:date="2025-06-18T18:37:00Z" w16du:dateUtc="2025-06-18T09:37:00Z"/>
          <w:rFonts w:ascii="Times New Roman"/>
          <w:bCs/>
          <w:sz w:val="22"/>
          <w:szCs w:val="22"/>
        </w:rPr>
      </w:pPr>
    </w:p>
    <w:p w14:paraId="0F85B8EC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ins w:id="445" w:author="Yulchon" w:date="2025-06-18T18:37:00Z" w16du:dateUtc="2025-06-18T09:37:00Z"/>
          <w:rFonts w:ascii="Times New Roman"/>
          <w:b/>
          <w:sz w:val="22"/>
          <w:szCs w:val="22"/>
        </w:rPr>
      </w:pPr>
      <w:ins w:id="446" w:author="Yulchon" w:date="2025-06-18T18:37:00Z" w16du:dateUtc="2025-06-18T09:37:00Z">
        <w:r>
          <w:rPr>
            <w:rFonts w:ascii="Times New Roman"/>
            <w:b/>
            <w:sz w:val="22"/>
            <w:szCs w:val="22"/>
          </w:rPr>
          <w:br w:type="page"/>
        </w:r>
      </w:ins>
    </w:p>
    <w:p w14:paraId="1813FECB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ins w:id="447" w:author="Yulchon" w:date="2025-06-18T18:37:00Z" w16du:dateUtc="2025-06-18T09:37:00Z">
        <w:r>
          <w:rPr>
            <w:rFonts w:ascii="Times New Roman"/>
            <w:b/>
            <w:sz w:val="22"/>
            <w:szCs w:val="22"/>
            <w:u w:val="single"/>
          </w:rPr>
          <w:lastRenderedPageBreak/>
          <w:t>별지</w:t>
        </w:r>
        <w:r>
          <w:rPr>
            <w:rFonts w:ascii="Times New Roman"/>
            <w:b/>
            <w:sz w:val="22"/>
            <w:szCs w:val="22"/>
            <w:u w:val="single"/>
          </w:rPr>
          <w:t xml:space="preserve"> 6.1(</w:t>
        </w:r>
        <w:r>
          <w:rPr>
            <w:rFonts w:ascii="Times New Roman" w:hint="eastAsia"/>
            <w:b/>
            <w:sz w:val="22"/>
            <w:szCs w:val="22"/>
            <w:u w:val="single"/>
          </w:rPr>
          <w:t>9</w:t>
        </w:r>
        <w:r>
          <w:rPr>
            <w:rFonts w:ascii="Times New Roman"/>
            <w:b/>
            <w:sz w:val="22"/>
            <w:szCs w:val="22"/>
            <w:u w:val="single"/>
          </w:rPr>
          <w:t>)(</w:t>
        </w:r>
        <w:r>
          <w:rPr>
            <w:rFonts w:ascii="Times New Roman" w:hint="eastAsia"/>
            <w:b/>
            <w:sz w:val="22"/>
            <w:szCs w:val="22"/>
            <w:u w:val="single"/>
          </w:rPr>
          <w:t>ii</w:t>
        </w:r>
      </w:ins>
      <w:r>
        <w:rPr>
          <w:rFonts w:ascii="Times New Roman" w:hint="eastAsia"/>
          <w:b/>
          <w:sz w:val="22"/>
          <w:szCs w:val="22"/>
          <w:u w:val="single"/>
        </w:rPr>
        <w:t>)</w:t>
      </w:r>
    </w:p>
    <w:p w14:paraId="5222690B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직무발명보상금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포기확약서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 w14:paraId="521F340D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rPrChange w:id="448" w:author="Yulchon" w:date="2025-06-18T18:37:00Z" w16du:dateUtc="2025-06-18T09:37:00Z">
            <w:rPr>
              <w:rFonts w:ascii="Times New Roman"/>
              <w:b/>
              <w:sz w:val="22"/>
            </w:rPr>
          </w:rPrChange>
        </w:rPr>
      </w:pPr>
    </w:p>
    <w:p w14:paraId="324D2DD5" w14:textId="77777777" w:rsidR="00C23CF8" w:rsidRPr="00C23CF8" w:rsidRDefault="00C23CF8" w:rsidP="00C23CF8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del w:id="449" w:author="Yulchon" w:date="2025-06-18T18:37:00Z" w16du:dateUtc="2025-06-18T09:37:00Z"/>
          <w:rFonts w:ascii="Times New Roman"/>
          <w:bCs/>
          <w:sz w:val="22"/>
          <w:szCs w:val="22"/>
        </w:rPr>
      </w:pPr>
      <w:del w:id="450" w:author="Yulchon" w:date="2025-06-18T18:37:00Z" w16du:dateUtc="2025-06-18T09:37:00Z">
        <w:r w:rsidRPr="00C23CF8">
          <w:rPr>
            <w:rFonts w:ascii="Times New Roman" w:hint="eastAsia"/>
            <w:bCs/>
            <w:sz w:val="22"/>
            <w:szCs w:val="22"/>
            <w:highlight w:val="yellow"/>
          </w:rPr>
          <w:delText>[</w:delText>
        </w:r>
        <w:r w:rsidRPr="00C23CF8">
          <w:rPr>
            <w:rFonts w:ascii="Times New Roman" w:hint="eastAsia"/>
            <w:bCs/>
            <w:sz w:val="22"/>
            <w:szCs w:val="22"/>
            <w:highlight w:val="yellow"/>
          </w:rPr>
          <w:delText>추가예정</w:delText>
        </w:r>
        <w:r w:rsidRPr="00C23CF8">
          <w:rPr>
            <w:rFonts w:ascii="Times New Roman" w:hint="eastAsia"/>
            <w:bCs/>
            <w:sz w:val="22"/>
            <w:szCs w:val="22"/>
            <w:highlight w:val="yellow"/>
          </w:rPr>
          <w:delText>]</w:delText>
        </w:r>
      </w:del>
    </w:p>
    <w:p w14:paraId="121CB80F" w14:textId="77777777" w:rsidR="00F10A7E" w:rsidRDefault="008D394E">
      <w:pPr>
        <w:spacing w:before="0" w:line="360" w:lineRule="auto"/>
        <w:rPr>
          <w:ins w:id="451" w:author="Yulchon" w:date="2025-06-18T18:37:00Z" w16du:dateUtc="2025-06-18T09:37:00Z"/>
          <w:rFonts w:ascii="Times New Roman"/>
          <w:sz w:val="22"/>
          <w:szCs w:val="22"/>
        </w:rPr>
      </w:pPr>
      <w:ins w:id="452" w:author="Yulchon" w:date="2025-06-18T18:37:00Z" w16du:dateUtc="2025-06-18T09:37:00Z">
        <w:r>
          <w:rPr>
            <w:rFonts w:ascii="Times New Roman"/>
            <w:sz w:val="22"/>
            <w:szCs w:val="22"/>
          </w:rPr>
          <w:t>수신인</w:t>
        </w:r>
        <w:r>
          <w:rPr>
            <w:rFonts w:ascii="Times New Roman"/>
            <w:sz w:val="22"/>
            <w:szCs w:val="22"/>
          </w:rPr>
          <w:t xml:space="preserve">: </w:t>
        </w:r>
        <w:proofErr w:type="spellStart"/>
        <w:r>
          <w:rPr>
            <w:rFonts w:ascii="Times New Roman"/>
            <w:sz w:val="22"/>
            <w:szCs w:val="22"/>
          </w:rPr>
          <w:t>엠피닉스</w:t>
        </w:r>
        <w:proofErr w:type="spellEnd"/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주식회사</w:t>
        </w:r>
      </w:ins>
    </w:p>
    <w:p w14:paraId="72CDC90D" w14:textId="77777777" w:rsidR="00F10A7E" w:rsidRDefault="008D394E">
      <w:pPr>
        <w:spacing w:before="0" w:line="360" w:lineRule="auto"/>
        <w:ind w:firstLine="800"/>
        <w:rPr>
          <w:ins w:id="453" w:author="Yulchon" w:date="2025-06-18T18:37:00Z" w16du:dateUtc="2025-06-18T09:37:00Z"/>
          <w:rFonts w:ascii="Times New Roman"/>
          <w:sz w:val="22"/>
          <w:szCs w:val="22"/>
        </w:rPr>
      </w:pPr>
      <w:ins w:id="454" w:author="Yulchon" w:date="2025-06-18T18:37:00Z" w16du:dateUtc="2025-06-18T09:37:00Z">
        <w:r>
          <w:rPr>
            <w:rFonts w:ascii="Times New Roman"/>
            <w:sz w:val="22"/>
          </w:rPr>
          <w:t>광주광역시</w:t>
        </w:r>
        <w:r>
          <w:rPr>
            <w:rFonts w:ascii="Times New Roman"/>
            <w:sz w:val="22"/>
          </w:rPr>
          <w:t xml:space="preserve"> </w:t>
        </w:r>
        <w:r>
          <w:rPr>
            <w:rFonts w:ascii="Times New Roman"/>
            <w:sz w:val="22"/>
          </w:rPr>
          <w:t>북구</w:t>
        </w:r>
        <w:r>
          <w:rPr>
            <w:rFonts w:ascii="Times New Roman"/>
            <w:sz w:val="22"/>
          </w:rPr>
          <w:t xml:space="preserve"> </w:t>
        </w:r>
        <w:r>
          <w:rPr>
            <w:rFonts w:ascii="Times New Roman"/>
            <w:sz w:val="22"/>
          </w:rPr>
          <w:t>첨단벤처소로</w:t>
        </w:r>
        <w:r>
          <w:rPr>
            <w:rFonts w:ascii="Times New Roman"/>
            <w:sz w:val="22"/>
          </w:rPr>
          <w:t xml:space="preserve"> 45(</w:t>
        </w:r>
        <w:proofErr w:type="spellStart"/>
        <w:r>
          <w:rPr>
            <w:rFonts w:ascii="Times New Roman"/>
            <w:sz w:val="22"/>
          </w:rPr>
          <w:t>월출동</w:t>
        </w:r>
        <w:proofErr w:type="spellEnd"/>
        <w:r>
          <w:rPr>
            <w:rFonts w:ascii="Times New Roman"/>
            <w:sz w:val="22"/>
          </w:rPr>
          <w:t>)</w:t>
        </w:r>
      </w:ins>
    </w:p>
    <w:p w14:paraId="5BA6DB00" w14:textId="77777777" w:rsidR="00F10A7E" w:rsidRDefault="00F10A7E">
      <w:pPr>
        <w:widowControl/>
        <w:spacing w:before="180" w:after="240" w:line="312" w:lineRule="auto"/>
        <w:rPr>
          <w:ins w:id="455" w:author="Yulchon" w:date="2025-06-18T18:37:00Z" w16du:dateUtc="2025-06-18T09:37:00Z"/>
          <w:rFonts w:ascii="Times New Roman" w:eastAsia="바탕체"/>
          <w:sz w:val="22"/>
          <w:szCs w:val="22"/>
        </w:rPr>
      </w:pPr>
    </w:p>
    <w:p w14:paraId="2B2C82C4" w14:textId="77777777" w:rsidR="00F10A7E" w:rsidRDefault="008D394E">
      <w:pPr>
        <w:widowControl/>
        <w:spacing w:before="180" w:after="240" w:line="312" w:lineRule="auto"/>
        <w:ind w:left="220" w:hangingChars="100" w:hanging="220"/>
        <w:rPr>
          <w:ins w:id="456" w:author="Yulchon" w:date="2025-06-18T18:37:00Z" w16du:dateUtc="2025-06-18T09:37:00Z"/>
          <w:rFonts w:ascii="Times New Roman" w:eastAsia="바탕체"/>
          <w:sz w:val="22"/>
          <w:szCs w:val="22"/>
          <w:lang w:val="x-none"/>
        </w:rPr>
      </w:pPr>
      <w:ins w:id="457" w:author="Yulchon" w:date="2025-06-18T18:37:00Z" w16du:dateUtc="2025-06-18T09:37:00Z">
        <w:r>
          <w:rPr>
            <w:rFonts w:ascii="Times New Roman"/>
            <w:sz w:val="22"/>
            <w:szCs w:val="22"/>
          </w:rPr>
          <w:t>하기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본인은</w:t>
        </w:r>
        <w:r>
          <w:rPr>
            <w:rFonts w:ascii="Times New Roman"/>
            <w:sz w:val="22"/>
            <w:szCs w:val="22"/>
          </w:rPr>
          <w:t xml:space="preserve"> </w:t>
        </w:r>
        <w:proofErr w:type="spellStart"/>
        <w:r>
          <w:rPr>
            <w:rFonts w:ascii="Times New Roman"/>
            <w:sz w:val="22"/>
            <w:szCs w:val="22"/>
          </w:rPr>
          <w:t>엠피닉스</w:t>
        </w:r>
        <w:proofErr w:type="spellEnd"/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주식회사</w:t>
        </w:r>
        <w:r>
          <w:rPr>
            <w:rFonts w:ascii="Times New Roman"/>
            <w:sz w:val="22"/>
            <w:szCs w:val="22"/>
          </w:rPr>
          <w:t>(</w:t>
        </w:r>
        <w:r>
          <w:rPr>
            <w:rFonts w:ascii="Times New Roman" w:hint="eastAsia"/>
            <w:sz w:val="22"/>
            <w:szCs w:val="22"/>
          </w:rPr>
          <w:t>이하</w:t>
        </w:r>
        <w:r>
          <w:rPr>
            <w:rFonts w:ascii="Times New Roman"/>
            <w:sz w:val="22"/>
            <w:szCs w:val="22"/>
          </w:rPr>
          <w:t xml:space="preserve"> “</w:t>
        </w:r>
        <w:r>
          <w:rPr>
            <w:rFonts w:ascii="Times New Roman" w:hint="eastAsia"/>
            <w:sz w:val="22"/>
            <w:szCs w:val="22"/>
          </w:rPr>
          <w:t>회사</w:t>
        </w:r>
        <w:r>
          <w:rPr>
            <w:rFonts w:ascii="Times New Roman"/>
            <w:sz w:val="22"/>
            <w:szCs w:val="22"/>
          </w:rPr>
          <w:t>”)</w:t>
        </w:r>
        <w:r>
          <w:rPr>
            <w:rFonts w:ascii="Times New Roman" w:hint="eastAsia"/>
            <w:sz w:val="22"/>
            <w:szCs w:val="22"/>
          </w:rPr>
          <w:t>의</w:t>
        </w:r>
        <w:r>
          <w:rPr>
            <w:rFonts w:ascii="Times New Roman"/>
            <w:sz w:val="22"/>
            <w:szCs w:val="22"/>
          </w:rPr>
          <w:t xml:space="preserve"> [*]</w:t>
        </w:r>
        <w:r>
          <w:rPr>
            <w:rFonts w:ascii="Times New Roman" w:hint="eastAsia"/>
            <w:sz w:val="22"/>
            <w:szCs w:val="22"/>
          </w:rPr>
          <w:t>로서</w:t>
        </w:r>
        <w:r>
          <w:rPr>
            <w:rFonts w:ascii="Times New Roman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아</w:t>
        </w:r>
        <w:r>
          <w:rPr>
            <w:rFonts w:ascii="Times New Roman" w:eastAsia="바탕체" w:hint="eastAsia"/>
            <w:sz w:val="22"/>
            <w:szCs w:val="22"/>
            <w:lang w:val="x-none"/>
          </w:rPr>
          <w:t>래</w:t>
        </w:r>
        <w:r>
          <w:rPr>
            <w:rFonts w:ascii="Times New Roman" w:eastAsia="바탕체"/>
            <w:sz w:val="22"/>
            <w:szCs w:val="22"/>
            <w:lang w:val="x-none"/>
          </w:rPr>
          <w:t xml:space="preserve"> </w:t>
        </w:r>
        <w:r>
          <w:rPr>
            <w:rFonts w:ascii="Times New Roman" w:eastAsia="바탕체" w:hint="eastAsia"/>
            <w:sz w:val="22"/>
            <w:szCs w:val="22"/>
            <w:lang w:val="x-none"/>
          </w:rPr>
          <w:t>각</w:t>
        </w:r>
        <w:r>
          <w:rPr>
            <w:rFonts w:ascii="Times New Roman" w:eastAsia="바탕체"/>
            <w:sz w:val="22"/>
            <w:szCs w:val="22"/>
            <w:lang w:val="x-none"/>
          </w:rPr>
          <w:t xml:space="preserve"> </w:t>
        </w:r>
        <w:r>
          <w:rPr>
            <w:rFonts w:ascii="Times New Roman" w:eastAsia="바탕체" w:hint="eastAsia"/>
            <w:sz w:val="22"/>
            <w:szCs w:val="22"/>
            <w:lang w:val="x-none"/>
          </w:rPr>
          <w:t>사항을</w:t>
        </w:r>
        <w:r>
          <w:rPr>
            <w:rFonts w:ascii="Times New Roman" w:eastAsia="바탕체"/>
            <w:sz w:val="22"/>
            <w:szCs w:val="22"/>
            <w:lang w:val="x-none"/>
          </w:rPr>
          <w:t xml:space="preserve"> </w:t>
        </w:r>
        <w:r>
          <w:rPr>
            <w:rFonts w:ascii="Times New Roman" w:eastAsia="바탕체" w:hint="eastAsia"/>
            <w:sz w:val="22"/>
            <w:szCs w:val="22"/>
            <w:lang w:val="x-none"/>
          </w:rPr>
          <w:t>확약합니다</w:t>
        </w:r>
        <w:r>
          <w:rPr>
            <w:rFonts w:ascii="Times New Roman" w:eastAsia="바탕체"/>
            <w:sz w:val="22"/>
            <w:szCs w:val="22"/>
            <w:lang w:val="x-none"/>
          </w:rPr>
          <w:t>.</w:t>
        </w:r>
      </w:ins>
    </w:p>
    <w:p w14:paraId="65A16507" w14:textId="77777777" w:rsidR="00F10A7E" w:rsidRDefault="00F10A7E">
      <w:pPr>
        <w:widowControl/>
        <w:spacing w:before="180" w:after="240" w:line="312" w:lineRule="auto"/>
        <w:rPr>
          <w:ins w:id="458" w:author="Yulchon" w:date="2025-06-18T18:37:00Z" w16du:dateUtc="2025-06-18T09:37:00Z"/>
          <w:rFonts w:ascii="Times New Roman" w:eastAsia="바탕체"/>
          <w:sz w:val="22"/>
          <w:szCs w:val="22"/>
          <w:lang w:val="x-none"/>
        </w:rPr>
      </w:pPr>
    </w:p>
    <w:p w14:paraId="7BADB6D9" w14:textId="77777777" w:rsidR="00F10A7E" w:rsidRDefault="008D394E">
      <w:pPr>
        <w:widowControl/>
        <w:numPr>
          <w:ilvl w:val="0"/>
          <w:numId w:val="72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ins w:id="459" w:author="Yulchon" w:date="2025-06-18T18:37:00Z" w16du:dateUtc="2025-06-18T09:37:00Z"/>
          <w:rFonts w:ascii="Times New Roman" w:eastAsia="바탕체"/>
          <w:sz w:val="22"/>
          <w:szCs w:val="22"/>
        </w:rPr>
      </w:pPr>
      <w:ins w:id="460" w:author="Yulchon" w:date="2025-06-18T18:37:00Z" w16du:dateUtc="2025-06-18T09:37:00Z">
        <w:r>
          <w:rPr>
            <w:rFonts w:ascii="Times New Roman" w:eastAsia="바탕체" w:hint="eastAsia"/>
            <w:sz w:val="22"/>
            <w:szCs w:val="22"/>
          </w:rPr>
          <w:t>본인은</w:t>
        </w:r>
        <w:r>
          <w:rPr>
            <w:rFonts w:ascii="Times New Roman" w:eastAsia="바탕체"/>
            <w:sz w:val="22"/>
            <w:szCs w:val="22"/>
          </w:rPr>
          <w:t xml:space="preserve">, </w:t>
        </w:r>
        <w:r>
          <w:rPr>
            <w:rFonts w:ascii="Times New Roman" w:eastAsia="바탕체" w:hint="eastAsia"/>
            <w:sz w:val="22"/>
            <w:szCs w:val="22"/>
          </w:rPr>
          <w:t>회사가</w:t>
        </w:r>
        <w:r>
          <w:rPr>
            <w:rFonts w:ascii="Times New Roman" w:eastAsia="바탕체"/>
            <w:sz w:val="22"/>
            <w:szCs w:val="22"/>
          </w:rPr>
          <w:t xml:space="preserve"> [</w:t>
        </w:r>
        <w:r>
          <w:rPr>
            <w:rFonts w:ascii="Times New Roman" w:eastAsia="바탕체" w:hint="eastAsia"/>
            <w:sz w:val="22"/>
            <w:szCs w:val="22"/>
          </w:rPr>
          <w:t>등록권리자</w:t>
        </w:r>
        <w:r>
          <w:rPr>
            <w:rFonts w:ascii="Times New Roman" w:eastAsia="바탕체"/>
            <w:sz w:val="22"/>
            <w:szCs w:val="22"/>
          </w:rPr>
          <w:t>/</w:t>
        </w:r>
        <w:proofErr w:type="spellStart"/>
        <w:r>
          <w:rPr>
            <w:rFonts w:ascii="Times New Roman" w:eastAsia="바탕체" w:hint="eastAsia"/>
            <w:sz w:val="22"/>
            <w:szCs w:val="22"/>
          </w:rPr>
          <w:t>출원자</w:t>
        </w:r>
        <w:proofErr w:type="spellEnd"/>
        <w:r>
          <w:rPr>
            <w:rFonts w:ascii="Times New Roman" w:eastAsia="바탕체"/>
            <w:sz w:val="22"/>
            <w:szCs w:val="22"/>
          </w:rPr>
          <w:t>]</w:t>
        </w:r>
        <w:r>
          <w:rPr>
            <w:rFonts w:ascii="Times New Roman" w:eastAsia="바탕체" w:hint="eastAsia"/>
            <w:sz w:val="22"/>
            <w:szCs w:val="22"/>
          </w:rPr>
          <w:t>로서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보유하고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있는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[</w:t>
        </w:r>
        <w:r>
          <w:rPr>
            <w:rFonts w:ascii="Times New Roman" w:eastAsia="바탕체" w:hint="eastAsia"/>
            <w:sz w:val="22"/>
            <w:szCs w:val="22"/>
          </w:rPr>
          <w:t>등록번호</w:t>
        </w:r>
        <w:r>
          <w:rPr>
            <w:rFonts w:ascii="Times New Roman" w:eastAsia="바탕체" w:hint="eastAsia"/>
            <w:sz w:val="22"/>
            <w:szCs w:val="22"/>
          </w:rPr>
          <w:t>/</w:t>
        </w:r>
        <w:r>
          <w:rPr>
            <w:rFonts w:ascii="Times New Roman" w:eastAsia="바탕체" w:hint="eastAsia"/>
            <w:sz w:val="22"/>
            <w:szCs w:val="22"/>
          </w:rPr>
          <w:t>출원번호</w:t>
        </w:r>
        <w:r>
          <w:rPr>
            <w:rFonts w:ascii="Times New Roman" w:eastAsia="바탕체" w:hint="eastAsia"/>
            <w:sz w:val="22"/>
            <w:szCs w:val="22"/>
          </w:rPr>
          <w:t>]</w:t>
        </w:r>
        <w:r>
          <w:rPr>
            <w:rFonts w:ascii="Times New Roman" w:eastAsia="바탕체"/>
            <w:sz w:val="22"/>
            <w:szCs w:val="22"/>
          </w:rPr>
          <w:t xml:space="preserve"> [*]</w:t>
        </w:r>
        <w:r>
          <w:rPr>
            <w:rFonts w:ascii="Times New Roman" w:eastAsia="바탕체" w:hint="eastAsia"/>
            <w:sz w:val="22"/>
            <w:szCs w:val="22"/>
          </w:rPr>
          <w:t>의</w:t>
        </w:r>
        <w:r>
          <w:rPr>
            <w:rFonts w:ascii="Times New Roman" w:eastAsia="바탕체"/>
            <w:sz w:val="22"/>
            <w:szCs w:val="22"/>
          </w:rPr>
          <w:t xml:space="preserve"> [</w:t>
        </w:r>
        <w:r>
          <w:rPr>
            <w:rFonts w:ascii="Times New Roman" w:eastAsia="바탕체" w:hint="eastAsia"/>
            <w:sz w:val="22"/>
            <w:szCs w:val="22"/>
          </w:rPr>
          <w:t>특허</w:t>
        </w:r>
        <w:r>
          <w:rPr>
            <w:rFonts w:ascii="Times New Roman" w:eastAsia="바탕체"/>
            <w:sz w:val="22"/>
            <w:szCs w:val="22"/>
          </w:rPr>
          <w:t>(</w:t>
        </w:r>
        <w:r>
          <w:rPr>
            <w:rFonts w:ascii="Times New Roman" w:eastAsia="바탕체" w:hint="eastAsia"/>
            <w:sz w:val="22"/>
            <w:szCs w:val="22"/>
          </w:rPr>
          <w:t>발명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명칭</w:t>
        </w:r>
        <w:r>
          <w:rPr>
            <w:rFonts w:ascii="Times New Roman" w:eastAsia="바탕체"/>
            <w:sz w:val="22"/>
            <w:szCs w:val="22"/>
          </w:rPr>
          <w:t>: [*])</w:t>
        </w:r>
        <w:r>
          <w:rPr>
            <w:rFonts w:ascii="Times New Roman" w:eastAsia="바탕체" w:hint="eastAsia"/>
            <w:sz w:val="22"/>
            <w:szCs w:val="22"/>
          </w:rPr>
          <w:t>][</w:t>
        </w:r>
        <w:r>
          <w:rPr>
            <w:rFonts w:ascii="Times New Roman" w:eastAsia="바탕체" w:hint="eastAsia"/>
            <w:sz w:val="22"/>
            <w:szCs w:val="22"/>
          </w:rPr>
          <w:t>디자인</w:t>
        </w:r>
        <w:r>
          <w:rPr>
            <w:rFonts w:ascii="Times New Roman" w:eastAsia="바탕체" w:hint="eastAsia"/>
            <w:sz w:val="22"/>
            <w:szCs w:val="22"/>
          </w:rPr>
          <w:t>(</w:t>
        </w:r>
        <w:proofErr w:type="spellStart"/>
        <w:r>
          <w:rPr>
            <w:rFonts w:ascii="Times New Roman" w:eastAsia="바탕체" w:hint="eastAsia"/>
            <w:sz w:val="22"/>
            <w:szCs w:val="22"/>
          </w:rPr>
          <w:t>물품류</w:t>
        </w:r>
        <w:proofErr w:type="spellEnd"/>
        <w:r>
          <w:rPr>
            <w:rFonts w:ascii="Times New Roman" w:eastAsia="바탕체" w:hint="eastAsia"/>
            <w:sz w:val="22"/>
            <w:szCs w:val="22"/>
          </w:rPr>
          <w:t xml:space="preserve">: [*], </w:t>
        </w:r>
        <w:r>
          <w:rPr>
            <w:rFonts w:ascii="Times New Roman" w:eastAsia="바탕체" w:hint="eastAsia"/>
            <w:sz w:val="22"/>
            <w:szCs w:val="22"/>
          </w:rPr>
          <w:t>물품</w:t>
        </w:r>
        <w:r>
          <w:rPr>
            <w:rFonts w:ascii="Times New Roman" w:eastAsia="바탕체" w:hint="eastAsia"/>
            <w:sz w:val="22"/>
            <w:szCs w:val="22"/>
          </w:rPr>
          <w:t>: [*])]</w:t>
        </w:r>
        <w:r>
          <w:rPr>
            <w:rFonts w:ascii="Times New Roman" w:eastAsia="바탕체"/>
            <w:sz w:val="22"/>
            <w:szCs w:val="22"/>
          </w:rPr>
          <w:t>(</w:t>
        </w:r>
        <w:r>
          <w:rPr>
            <w:rFonts w:ascii="Times New Roman" w:eastAsia="바탕체" w:hint="eastAsia"/>
            <w:sz w:val="22"/>
            <w:szCs w:val="22"/>
          </w:rPr>
          <w:t>이하</w:t>
        </w:r>
        <w:r>
          <w:rPr>
            <w:rFonts w:ascii="Times New Roman" w:eastAsia="바탕체"/>
            <w:sz w:val="22"/>
            <w:szCs w:val="22"/>
          </w:rPr>
          <w:t xml:space="preserve"> “</w:t>
        </w:r>
        <w:r>
          <w:rPr>
            <w:rFonts w:ascii="Times New Roman" w:eastAsia="바탕체" w:hint="eastAsia"/>
            <w:sz w:val="22"/>
            <w:szCs w:val="22"/>
            <w:u w:val="single"/>
          </w:rPr>
          <w:t>본건</w:t>
        </w:r>
        <w:r>
          <w:rPr>
            <w:rFonts w:ascii="Times New Roman" w:eastAsia="바탕체"/>
            <w:sz w:val="22"/>
            <w:szCs w:val="22"/>
            <w:u w:val="single"/>
          </w:rPr>
          <w:t xml:space="preserve"> </w:t>
        </w:r>
        <w:r>
          <w:rPr>
            <w:rFonts w:ascii="Times New Roman" w:eastAsia="바탕체" w:hint="eastAsia"/>
            <w:sz w:val="22"/>
            <w:szCs w:val="22"/>
            <w:u w:val="single"/>
          </w:rPr>
          <w:t>특허</w:t>
        </w:r>
        <w:r>
          <w:rPr>
            <w:rFonts w:ascii="Times New Roman" w:eastAsia="바탕체"/>
            <w:sz w:val="22"/>
            <w:szCs w:val="22"/>
          </w:rPr>
          <w:t>”)</w:t>
        </w:r>
        <w:r>
          <w:rPr>
            <w:rFonts w:ascii="Times New Roman" w:eastAsia="바탕체" w:hint="eastAsia"/>
            <w:sz w:val="22"/>
            <w:szCs w:val="22"/>
          </w:rPr>
          <w:t>(</w:t>
        </w:r>
        <w:r>
          <w:rPr>
            <w:rFonts w:ascii="Times New Roman" w:eastAsia="바탕체" w:hint="eastAsia"/>
            <w:sz w:val="22"/>
            <w:szCs w:val="22"/>
          </w:rPr>
          <w:t>이하</w:t>
        </w:r>
        <w:r>
          <w:rPr>
            <w:rFonts w:ascii="Times New Roman" w:eastAsia="바탕체" w:hint="eastAsia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“</w:t>
        </w:r>
        <w:r>
          <w:rPr>
            <w:rFonts w:ascii="Times New Roman" w:eastAsia="바탕체" w:hint="eastAsia"/>
            <w:sz w:val="22"/>
            <w:szCs w:val="22"/>
            <w:u w:val="single"/>
          </w:rPr>
          <w:t>본건</w:t>
        </w:r>
        <w:r>
          <w:rPr>
            <w:rFonts w:ascii="Times New Roman" w:eastAsia="바탕체"/>
            <w:sz w:val="22"/>
            <w:szCs w:val="22"/>
            <w:u w:val="single"/>
          </w:rPr>
          <w:t xml:space="preserve"> </w:t>
        </w:r>
        <w:r>
          <w:rPr>
            <w:rFonts w:ascii="Times New Roman" w:eastAsia="바탕체" w:hint="eastAsia"/>
            <w:sz w:val="22"/>
            <w:szCs w:val="22"/>
            <w:u w:val="single"/>
          </w:rPr>
          <w:t>디자인</w:t>
        </w:r>
        <w:r>
          <w:rPr>
            <w:rFonts w:ascii="Times New Roman" w:eastAsia="바탕체"/>
            <w:sz w:val="22"/>
            <w:szCs w:val="22"/>
          </w:rPr>
          <w:t>”</w:t>
        </w:r>
        <w:r>
          <w:rPr>
            <w:rFonts w:ascii="Times New Roman" w:eastAsia="바탕체" w:hint="eastAsia"/>
            <w:sz w:val="22"/>
            <w:szCs w:val="22"/>
          </w:rPr>
          <w:t>)</w:t>
        </w:r>
        <w:r>
          <w:rPr>
            <w:rFonts w:ascii="Times New Roman" w:eastAsia="바탕체" w:hint="eastAsia"/>
            <w:sz w:val="22"/>
            <w:szCs w:val="22"/>
          </w:rPr>
          <w:t>에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관하여</w:t>
        </w:r>
        <w:r>
          <w:rPr>
            <w:rFonts w:ascii="Times New Roman" w:eastAsia="바탕체"/>
            <w:sz w:val="22"/>
            <w:szCs w:val="22"/>
          </w:rPr>
          <w:t xml:space="preserve">, </w:t>
        </w:r>
        <w:r>
          <w:rPr>
            <w:rFonts w:ascii="Times New Roman" w:eastAsia="바탕체" w:hint="eastAsia"/>
            <w:sz w:val="22"/>
            <w:szCs w:val="22"/>
          </w:rPr>
          <w:t>발명진흥법에</w:t>
        </w:r>
        <w:r>
          <w:rPr>
            <w:rFonts w:ascii="Times New Roman" w:eastAsia="바탕체" w:hint="eastAsia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따른</w:t>
        </w:r>
        <w:r>
          <w:rPr>
            <w:rFonts w:ascii="Times New Roman" w:eastAsia="바탕체" w:hint="eastAsia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직무발명보상금의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지급청구권을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확정적으로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포기합니다</w:t>
        </w:r>
        <w:r>
          <w:rPr>
            <w:rFonts w:ascii="Times New Roman" w:eastAsia="바탕체"/>
            <w:sz w:val="22"/>
            <w:szCs w:val="22"/>
          </w:rPr>
          <w:t>.</w:t>
        </w:r>
      </w:ins>
    </w:p>
    <w:p w14:paraId="524CA5F5" w14:textId="77777777" w:rsidR="00F10A7E" w:rsidRDefault="008D394E">
      <w:pPr>
        <w:widowControl/>
        <w:numPr>
          <w:ilvl w:val="0"/>
          <w:numId w:val="72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ins w:id="461" w:author="Yulchon" w:date="2025-06-18T18:37:00Z" w16du:dateUtc="2025-06-18T09:37:00Z"/>
          <w:rFonts w:ascii="Times New Roman" w:eastAsia="바탕체"/>
          <w:sz w:val="22"/>
          <w:szCs w:val="22"/>
        </w:rPr>
      </w:pPr>
      <w:ins w:id="462" w:author="Yulchon" w:date="2025-06-18T18:37:00Z" w16du:dateUtc="2025-06-18T09:37:00Z">
        <w:r>
          <w:rPr>
            <w:rFonts w:ascii="Times New Roman" w:eastAsia="바탕체" w:hint="eastAsia"/>
            <w:sz w:val="22"/>
            <w:szCs w:val="22"/>
          </w:rPr>
          <w:t>본인은</w:t>
        </w:r>
        <w:r>
          <w:rPr>
            <w:rFonts w:ascii="Times New Roman" w:eastAsia="바탕체" w:hint="eastAsia"/>
            <w:sz w:val="22"/>
            <w:szCs w:val="22"/>
          </w:rPr>
          <w:t xml:space="preserve"> [</w:t>
        </w:r>
        <w:r>
          <w:rPr>
            <w:rFonts w:ascii="Times New Roman" w:eastAsia="바탕체" w:hint="eastAsia"/>
            <w:sz w:val="22"/>
            <w:szCs w:val="22"/>
          </w:rPr>
          <w:t>본건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특허</w:t>
        </w:r>
        <w:r>
          <w:rPr>
            <w:rFonts w:ascii="Times New Roman" w:eastAsia="바탕체" w:hint="eastAsia"/>
            <w:sz w:val="22"/>
            <w:szCs w:val="22"/>
          </w:rPr>
          <w:t>/</w:t>
        </w:r>
        <w:r>
          <w:rPr>
            <w:rFonts w:ascii="Times New Roman" w:eastAsia="바탕체" w:hint="eastAsia"/>
            <w:sz w:val="22"/>
            <w:szCs w:val="22"/>
          </w:rPr>
          <w:t>본건</w:t>
        </w:r>
        <w:r>
          <w:rPr>
            <w:rFonts w:ascii="Times New Roman" w:eastAsia="바탕체" w:hint="eastAsia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디자인</w:t>
        </w:r>
        <w:r>
          <w:rPr>
            <w:rFonts w:ascii="Times New Roman" w:eastAsia="바탕체" w:hint="eastAsia"/>
            <w:sz w:val="22"/>
            <w:szCs w:val="22"/>
          </w:rPr>
          <w:t>]</w:t>
        </w:r>
        <w:r>
          <w:rPr>
            <w:rFonts w:ascii="Times New Roman" w:eastAsia="바탕체" w:hint="eastAsia"/>
            <w:sz w:val="22"/>
            <w:szCs w:val="22"/>
          </w:rPr>
          <w:t>와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관련하여</w:t>
        </w:r>
        <w:r>
          <w:rPr>
            <w:rFonts w:ascii="Times New Roman" w:eastAsia="바탕체" w:hint="eastAsia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대상회사를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상대로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proofErr w:type="spellStart"/>
        <w:r>
          <w:rPr>
            <w:rFonts w:ascii="Times New Roman" w:eastAsia="바탕체" w:hint="eastAsia"/>
            <w:sz w:val="22"/>
            <w:szCs w:val="22"/>
          </w:rPr>
          <w:t>여하한</w:t>
        </w:r>
        <w:proofErr w:type="spellEnd"/>
        <w:r>
          <w:rPr>
            <w:rFonts w:ascii="Times New Roman" w:eastAsia="바탕체"/>
            <w:sz w:val="22"/>
            <w:szCs w:val="22"/>
          </w:rPr>
          <w:t xml:space="preserve"> </w:t>
        </w:r>
        <w:proofErr w:type="spellStart"/>
        <w:r>
          <w:rPr>
            <w:rFonts w:ascii="Times New Roman" w:eastAsia="바탕체" w:hint="eastAsia"/>
            <w:sz w:val="22"/>
            <w:szCs w:val="22"/>
          </w:rPr>
          <w:t>금원을</w:t>
        </w:r>
        <w:proofErr w:type="spellEnd"/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청구할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수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없음을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확인합니다</w:t>
        </w:r>
        <w:r>
          <w:rPr>
            <w:rFonts w:ascii="Times New Roman" w:eastAsia="바탕체"/>
            <w:sz w:val="22"/>
            <w:szCs w:val="22"/>
          </w:rPr>
          <w:t>.</w:t>
        </w:r>
      </w:ins>
    </w:p>
    <w:p w14:paraId="61877D0C" w14:textId="77777777" w:rsidR="00F10A7E" w:rsidRDefault="008D394E">
      <w:pPr>
        <w:widowControl/>
        <w:numPr>
          <w:ilvl w:val="0"/>
          <w:numId w:val="72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ins w:id="463" w:author="Yulchon" w:date="2025-06-18T18:37:00Z" w16du:dateUtc="2025-06-18T09:37:00Z"/>
          <w:rFonts w:ascii="Times New Roman" w:eastAsia="바탕체"/>
          <w:sz w:val="22"/>
          <w:szCs w:val="22"/>
        </w:rPr>
      </w:pPr>
      <w:ins w:id="464" w:author="Yulchon" w:date="2025-06-18T18:37:00Z" w16du:dateUtc="2025-06-18T09:37:00Z">
        <w:r>
          <w:rPr>
            <w:rFonts w:ascii="Times New Roman" w:eastAsia="바탕체" w:hint="eastAsia"/>
            <w:sz w:val="22"/>
            <w:szCs w:val="22"/>
          </w:rPr>
          <w:t>본인은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본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확약서에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기재된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사항과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관련하여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향후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어떠한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이의도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제기하지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아니할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것임을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확약합니다</w:t>
        </w:r>
        <w:r>
          <w:rPr>
            <w:rFonts w:ascii="Times New Roman" w:eastAsia="바탕체"/>
            <w:sz w:val="22"/>
            <w:szCs w:val="22"/>
          </w:rPr>
          <w:t>.</w:t>
        </w:r>
      </w:ins>
    </w:p>
    <w:p w14:paraId="25D5156B" w14:textId="77777777" w:rsidR="00F10A7E" w:rsidRDefault="008D394E">
      <w:pPr>
        <w:spacing w:before="240" w:after="240"/>
        <w:jc w:val="center"/>
        <w:rPr>
          <w:ins w:id="465" w:author="Yulchon" w:date="2025-06-18T18:37:00Z" w16du:dateUtc="2025-06-18T09:37:00Z"/>
          <w:rFonts w:ascii="Times New Roman" w:eastAsia="바탕체"/>
          <w:spacing w:val="-2"/>
          <w:sz w:val="22"/>
          <w:szCs w:val="22"/>
        </w:rPr>
      </w:pPr>
      <w:ins w:id="466" w:author="Yulchon" w:date="2025-06-18T18:37:00Z" w16du:dateUtc="2025-06-18T09:37:00Z">
        <w:r>
          <w:rPr>
            <w:rFonts w:ascii="Times New Roman" w:eastAsia="바탕체"/>
            <w:spacing w:val="-2"/>
            <w:sz w:val="22"/>
            <w:szCs w:val="22"/>
          </w:rPr>
          <w:t>202</w:t>
        </w:r>
        <w:r>
          <w:rPr>
            <w:rFonts w:ascii="Times New Roman" w:eastAsia="바탕체" w:hint="eastAsia"/>
            <w:spacing w:val="-2"/>
            <w:sz w:val="22"/>
            <w:szCs w:val="22"/>
          </w:rPr>
          <w:t>5</w:t>
        </w:r>
        <w:r>
          <w:rPr>
            <w:rFonts w:ascii="Times New Roman" w:eastAsia="바탕체" w:hint="eastAsia"/>
            <w:spacing w:val="-2"/>
            <w:sz w:val="22"/>
            <w:szCs w:val="22"/>
          </w:rPr>
          <w:t>년</w:t>
        </w:r>
        <w:r>
          <w:rPr>
            <w:rFonts w:ascii="Times New Roman" w:eastAsia="바탕체"/>
            <w:spacing w:val="-2"/>
            <w:sz w:val="22"/>
            <w:szCs w:val="22"/>
          </w:rPr>
          <w:t xml:space="preserve"> [*]</w:t>
        </w:r>
        <w:r>
          <w:rPr>
            <w:rFonts w:ascii="Times New Roman" w:eastAsia="바탕체" w:hint="eastAsia"/>
            <w:spacing w:val="-2"/>
            <w:sz w:val="22"/>
            <w:szCs w:val="22"/>
          </w:rPr>
          <w:t>월</w:t>
        </w:r>
        <w:r>
          <w:rPr>
            <w:rFonts w:ascii="Times New Roman" w:eastAsia="바탕체"/>
            <w:spacing w:val="-2"/>
            <w:sz w:val="22"/>
            <w:szCs w:val="22"/>
          </w:rPr>
          <w:t xml:space="preserve"> [*]</w:t>
        </w:r>
        <w:r>
          <w:rPr>
            <w:rFonts w:ascii="Times New Roman" w:eastAsia="바탕체" w:hint="eastAsia"/>
            <w:spacing w:val="-2"/>
            <w:sz w:val="22"/>
            <w:szCs w:val="22"/>
          </w:rPr>
          <w:t>일</w:t>
        </w:r>
      </w:ins>
    </w:p>
    <w:p w14:paraId="7AA37E76" w14:textId="77777777" w:rsidR="00F10A7E" w:rsidRDefault="00F10A7E">
      <w:pPr>
        <w:spacing w:line="360" w:lineRule="auto"/>
        <w:rPr>
          <w:ins w:id="467" w:author="Yulchon" w:date="2025-06-18T18:37:00Z" w16du:dateUtc="2025-06-18T09:37:00Z"/>
          <w:rFonts w:ascii="Times New Roman"/>
          <w:sz w:val="22"/>
          <w:szCs w:val="22"/>
        </w:rPr>
      </w:pPr>
    </w:p>
    <w:p w14:paraId="6D3777D7" w14:textId="77777777" w:rsidR="00F10A7E" w:rsidRDefault="008D394E">
      <w:pPr>
        <w:spacing w:line="360" w:lineRule="auto"/>
        <w:rPr>
          <w:ins w:id="468" w:author="Yulchon" w:date="2025-06-18T18:37:00Z" w16du:dateUtc="2025-06-18T09:37:00Z"/>
          <w:rFonts w:ascii="Times New Roman"/>
          <w:sz w:val="22"/>
          <w:szCs w:val="22"/>
        </w:rPr>
      </w:pPr>
      <w:ins w:id="469" w:author="Yulchon" w:date="2025-06-18T18:37:00Z" w16du:dateUtc="2025-06-18T09:37:00Z">
        <w:r>
          <w:rPr>
            <w:rFonts w:ascii="Times New Roman"/>
            <w:sz w:val="22"/>
            <w:szCs w:val="22"/>
          </w:rPr>
          <w:t>[</w:t>
        </w:r>
        <w:r>
          <w:rPr>
            <w:rFonts w:ascii="Times New Roman"/>
            <w:sz w:val="22"/>
            <w:szCs w:val="22"/>
          </w:rPr>
          <w:t>직위</w:t>
        </w:r>
        <w:r>
          <w:rPr>
            <w:rFonts w:ascii="Times New Roman"/>
            <w:sz w:val="22"/>
            <w:szCs w:val="22"/>
          </w:rPr>
          <w:t>] [</w:t>
        </w:r>
        <w:r>
          <w:rPr>
            <w:rFonts w:ascii="Times New Roman"/>
            <w:sz w:val="22"/>
            <w:szCs w:val="22"/>
          </w:rPr>
          <w:t>성명</w:t>
        </w:r>
        <w:r>
          <w:rPr>
            <w:rFonts w:ascii="Times New Roman"/>
            <w:sz w:val="22"/>
            <w:szCs w:val="22"/>
          </w:rPr>
          <w:t>]</w:t>
        </w:r>
        <w:r>
          <w:rPr>
            <w:rFonts w:ascii="Times New Roman"/>
            <w:sz w:val="22"/>
            <w:szCs w:val="22"/>
          </w:rPr>
          <w:tab/>
        </w:r>
        <w:proofErr w:type="gramStart"/>
        <w:r>
          <w:rPr>
            <w:rFonts w:ascii="Times New Roman"/>
            <w:sz w:val="22"/>
            <w:szCs w:val="22"/>
          </w:rPr>
          <w:tab/>
          <w:t xml:space="preserve">  (</w:t>
        </w:r>
        <w:proofErr w:type="gramEnd"/>
        <w:r>
          <w:rPr>
            <w:rFonts w:ascii="Times New Roman"/>
            <w:sz w:val="22"/>
            <w:szCs w:val="22"/>
          </w:rPr>
          <w:t>인</w:t>
        </w:r>
        <w:r>
          <w:rPr>
            <w:rFonts w:ascii="Times New Roman"/>
            <w:sz w:val="22"/>
            <w:szCs w:val="22"/>
          </w:rPr>
          <w:t>)</w:t>
        </w:r>
      </w:ins>
    </w:p>
    <w:p w14:paraId="03FD606E" w14:textId="77777777" w:rsidR="00F10A7E" w:rsidRDefault="008D394E">
      <w:pPr>
        <w:spacing w:line="360" w:lineRule="auto"/>
        <w:rPr>
          <w:ins w:id="470" w:author="Yulchon" w:date="2025-06-18T18:37:00Z" w16du:dateUtc="2025-06-18T09:37:00Z"/>
          <w:rFonts w:ascii="Times New Roman"/>
          <w:sz w:val="22"/>
          <w:szCs w:val="22"/>
        </w:rPr>
      </w:pPr>
      <w:ins w:id="471" w:author="Yulchon" w:date="2025-06-18T18:37:00Z" w16du:dateUtc="2025-06-18T09:37:00Z">
        <w:r>
          <w:rPr>
            <w:rFonts w:ascii="Times New Roman"/>
            <w:sz w:val="22"/>
            <w:szCs w:val="22"/>
          </w:rPr>
          <w:t>생년월일</w:t>
        </w:r>
        <w:r>
          <w:rPr>
            <w:rFonts w:ascii="Times New Roman"/>
            <w:sz w:val="22"/>
            <w:szCs w:val="22"/>
          </w:rPr>
          <w:t>: [*]</w:t>
        </w:r>
      </w:ins>
    </w:p>
    <w:p w14:paraId="2A69100A" w14:textId="77777777" w:rsidR="00F10A7E" w:rsidRDefault="008D394E">
      <w:pPr>
        <w:spacing w:line="360" w:lineRule="auto"/>
        <w:rPr>
          <w:ins w:id="472" w:author="Yulchon" w:date="2025-06-18T18:37:00Z" w16du:dateUtc="2025-06-18T09:37:00Z"/>
          <w:rFonts w:ascii="Times New Roman"/>
          <w:sz w:val="22"/>
          <w:szCs w:val="22"/>
        </w:rPr>
      </w:pPr>
      <w:ins w:id="473" w:author="Yulchon" w:date="2025-06-18T18:37:00Z" w16du:dateUtc="2025-06-18T09:37:00Z">
        <w:r>
          <w:rPr>
            <w:rFonts w:ascii="Times New Roman"/>
            <w:sz w:val="22"/>
            <w:szCs w:val="22"/>
          </w:rPr>
          <w:t>주소</w:t>
        </w:r>
        <w:r>
          <w:rPr>
            <w:rFonts w:ascii="Times New Roman"/>
            <w:sz w:val="22"/>
            <w:szCs w:val="22"/>
          </w:rPr>
          <w:t>: [*]</w:t>
        </w:r>
      </w:ins>
    </w:p>
    <w:p w14:paraId="1B990C54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ins w:id="474" w:author="Yulchon" w:date="2025-06-18T18:37:00Z" w16du:dateUtc="2025-06-18T09:37:00Z"/>
          <w:rFonts w:ascii="Times New Roman"/>
          <w:b/>
          <w:sz w:val="22"/>
          <w:szCs w:val="22"/>
        </w:rPr>
      </w:pPr>
    </w:p>
    <w:p w14:paraId="597AAAEF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ins w:id="475" w:author="Yulchon" w:date="2025-06-18T18:37:00Z" w16du:dateUtc="2025-06-18T09:37:00Z"/>
          <w:rFonts w:ascii="Times New Roman"/>
          <w:sz w:val="22"/>
          <w:szCs w:val="22"/>
          <w:u w:val="single"/>
          <w:lang w:val="en-GB"/>
        </w:rPr>
      </w:pPr>
      <w:ins w:id="476" w:author="Yulchon" w:date="2025-06-18T18:37:00Z" w16du:dateUtc="2025-06-18T09:37:00Z">
        <w:r>
          <w:rPr>
            <w:rFonts w:ascii="Times New Roman"/>
            <w:sz w:val="22"/>
            <w:szCs w:val="22"/>
            <w:u w:val="single"/>
            <w:lang w:val="en-GB"/>
          </w:rPr>
          <w:t>첨부</w:t>
        </w:r>
        <w:r>
          <w:rPr>
            <w:rFonts w:ascii="Times New Roman"/>
            <w:sz w:val="22"/>
            <w:szCs w:val="22"/>
            <w:u w:val="single"/>
            <w:lang w:val="en-GB"/>
          </w:rPr>
          <w:t xml:space="preserve">. </w:t>
        </w:r>
        <w:r>
          <w:rPr>
            <w:rFonts w:ascii="Times New Roman"/>
            <w:sz w:val="22"/>
            <w:szCs w:val="22"/>
            <w:u w:val="single"/>
            <w:lang w:val="en-GB"/>
          </w:rPr>
          <w:t>개인</w:t>
        </w:r>
        <w:r>
          <w:rPr>
            <w:rFonts w:ascii="Times New Roman"/>
            <w:sz w:val="22"/>
            <w:szCs w:val="22"/>
            <w:u w:val="single"/>
            <w:lang w:val="en-GB"/>
          </w:rPr>
          <w:t xml:space="preserve"> </w:t>
        </w:r>
        <w:r>
          <w:rPr>
            <w:rFonts w:ascii="Times New Roman"/>
            <w:sz w:val="22"/>
            <w:szCs w:val="22"/>
            <w:u w:val="single"/>
            <w:lang w:val="en-GB"/>
          </w:rPr>
          <w:t>인감증명서</w:t>
        </w:r>
      </w:ins>
    </w:p>
    <w:p w14:paraId="51FC8A69" w14:textId="77777777" w:rsidR="00F10A7E" w:rsidRPr="00C006C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ins w:id="477" w:author="Yulchon" w:date="2025-06-18T18:37:00Z" w16du:dateUtc="2025-06-18T09:37:00Z"/>
          <w:rFonts w:ascii="Times New Roman"/>
          <w:b/>
          <w:sz w:val="22"/>
          <w:szCs w:val="22"/>
          <w:lang w:val="en-GB"/>
        </w:rPr>
      </w:pPr>
    </w:p>
    <w:p w14:paraId="6056B416" w14:textId="2BFF5939" w:rsidR="00F10A7E" w:rsidRDefault="00F10A7E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ins w:id="478" w:author="Yulchon" w:date="2025-06-18T18:37:00Z" w16du:dateUtc="2025-06-18T09:37:00Z"/>
          <w:rFonts w:ascii="Times New Roman"/>
          <w:bCs/>
          <w:sz w:val="22"/>
          <w:szCs w:val="22"/>
        </w:rPr>
      </w:pPr>
    </w:p>
    <w:p w14:paraId="794796F1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lastRenderedPageBreak/>
        <w:br w:type="page"/>
      </w:r>
    </w:p>
    <w:p w14:paraId="4A768B6B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</w:t>
      </w: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)</w:t>
      </w:r>
      <w:r>
        <w:rPr>
          <w:rFonts w:ascii="Times New Roman" w:hint="eastAsia"/>
          <w:b/>
          <w:sz w:val="22"/>
          <w:szCs w:val="22"/>
          <w:u w:val="single"/>
        </w:rPr>
        <w:t>(</w:t>
      </w:r>
      <w:proofErr w:type="spellStart"/>
      <w:r>
        <w:rPr>
          <w:rFonts w:ascii="Times New Roman" w:hint="eastAsia"/>
          <w:b/>
          <w:sz w:val="22"/>
          <w:szCs w:val="22"/>
          <w:u w:val="single"/>
        </w:rPr>
        <w:t>i</w:t>
      </w:r>
      <w:proofErr w:type="spellEnd"/>
      <w:r>
        <w:rPr>
          <w:rFonts w:ascii="Times New Roman" w:hint="eastAsia"/>
          <w:b/>
          <w:sz w:val="22"/>
          <w:szCs w:val="22"/>
          <w:u w:val="single"/>
        </w:rPr>
        <w:t>)</w:t>
      </w:r>
    </w:p>
    <w:p w14:paraId="40CF690E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핵심인력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명단</w:t>
      </w:r>
    </w:p>
    <w:p w14:paraId="6FFE081D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46"/>
        <w:gridCol w:w="1860"/>
        <w:gridCol w:w="1557"/>
        <w:gridCol w:w="1698"/>
        <w:gridCol w:w="1701"/>
        <w:gridCol w:w="1698"/>
      </w:tblGrid>
      <w:tr w:rsidR="00F10A7E" w14:paraId="5317EA4B" w14:textId="77777777">
        <w:trPr>
          <w:trHeight w:val="298"/>
        </w:trPr>
        <w:tc>
          <w:tcPr>
            <w:tcW w:w="301" w:type="pct"/>
            <w:shd w:val="clear" w:color="auto" w:fill="F2F2F2" w:themeFill="background1" w:themeFillShade="F2"/>
            <w:vAlign w:val="center"/>
          </w:tcPr>
          <w:p w14:paraId="7F8A2C0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1026" w:type="pct"/>
            <w:shd w:val="clear" w:color="auto" w:fill="F2F2F2" w:themeFill="background1" w:themeFillShade="F2"/>
            <w:vAlign w:val="center"/>
          </w:tcPr>
          <w:p w14:paraId="72C9081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핵심인력</w:t>
            </w:r>
          </w:p>
        </w:tc>
        <w:tc>
          <w:tcPr>
            <w:tcW w:w="859" w:type="pct"/>
            <w:shd w:val="clear" w:color="auto" w:fill="F2F2F2" w:themeFill="background1" w:themeFillShade="F2"/>
            <w:vAlign w:val="center"/>
          </w:tcPr>
          <w:p w14:paraId="2548A06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생년월일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6E3DF92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소속회사</w:t>
            </w:r>
          </w:p>
        </w:tc>
        <w:tc>
          <w:tcPr>
            <w:tcW w:w="939" w:type="pct"/>
            <w:shd w:val="clear" w:color="auto" w:fill="F2F2F2" w:themeFill="background1" w:themeFillShade="F2"/>
          </w:tcPr>
          <w:p w14:paraId="5A8C9C1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직위</w:t>
            </w:r>
          </w:p>
        </w:tc>
        <w:tc>
          <w:tcPr>
            <w:tcW w:w="937" w:type="pct"/>
            <w:shd w:val="clear" w:color="auto" w:fill="F2F2F2" w:themeFill="background1" w:themeFillShade="F2"/>
            <w:vAlign w:val="center"/>
          </w:tcPr>
          <w:p w14:paraId="5F4E1F6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직책</w:t>
            </w:r>
          </w:p>
        </w:tc>
      </w:tr>
      <w:tr w:rsidR="00F10A7E" w14:paraId="50CF3252" w14:textId="77777777">
        <w:tc>
          <w:tcPr>
            <w:tcW w:w="301" w:type="pct"/>
          </w:tcPr>
          <w:p w14:paraId="57840F5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</w:t>
            </w:r>
          </w:p>
        </w:tc>
        <w:tc>
          <w:tcPr>
            <w:tcW w:w="1026" w:type="pct"/>
            <w:vAlign w:val="center"/>
          </w:tcPr>
          <w:p w14:paraId="004D837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강상도</w:t>
            </w:r>
          </w:p>
        </w:tc>
        <w:tc>
          <w:tcPr>
            <w:tcW w:w="859" w:type="pct"/>
          </w:tcPr>
          <w:p w14:paraId="38B9B75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47BC2EA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1957541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464143B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26AA0DB2" w14:textId="77777777">
        <w:tc>
          <w:tcPr>
            <w:tcW w:w="301" w:type="pct"/>
          </w:tcPr>
          <w:p w14:paraId="37CA5D2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2</w:t>
            </w:r>
          </w:p>
        </w:tc>
        <w:tc>
          <w:tcPr>
            <w:tcW w:w="1026" w:type="pct"/>
            <w:vAlign w:val="center"/>
          </w:tcPr>
          <w:p w14:paraId="6963F06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ins w:id="479" w:author="Yulchon" w:date="2025-06-18T18:37:00Z" w16du:dateUtc="2025-06-18T09:37:00Z"/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 S. Chao</w:t>
            </w:r>
            <w:r>
              <w:rPr>
                <w:rFonts w:ascii="Times New Roman" w:hint="eastAsia"/>
                <w:sz w:val="22"/>
                <w:szCs w:val="23"/>
              </w:rPr>
              <w:t xml:space="preserve"> </w:t>
            </w:r>
          </w:p>
          <w:p w14:paraId="3A09FCA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859" w:type="pct"/>
          </w:tcPr>
          <w:p w14:paraId="2C2E61B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0A679B8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43C628B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2413CCF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F384A73" w14:textId="77777777">
        <w:tc>
          <w:tcPr>
            <w:tcW w:w="301" w:type="pct"/>
          </w:tcPr>
          <w:p w14:paraId="64DC3ED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3</w:t>
            </w:r>
          </w:p>
        </w:tc>
        <w:tc>
          <w:tcPr>
            <w:tcW w:w="1026" w:type="pct"/>
          </w:tcPr>
          <w:p w14:paraId="70632AB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백승준</w:t>
            </w:r>
            <w:proofErr w:type="spellEnd"/>
          </w:p>
        </w:tc>
        <w:tc>
          <w:tcPr>
            <w:tcW w:w="859" w:type="pct"/>
          </w:tcPr>
          <w:p w14:paraId="2769ED2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25BB6F4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22A97BB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5AFB214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A71281E" w14:textId="77777777">
        <w:tc>
          <w:tcPr>
            <w:tcW w:w="301" w:type="pct"/>
          </w:tcPr>
          <w:p w14:paraId="5D8D1DA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4</w:t>
            </w:r>
          </w:p>
        </w:tc>
        <w:tc>
          <w:tcPr>
            <w:tcW w:w="1026" w:type="pct"/>
          </w:tcPr>
          <w:p w14:paraId="09B8787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권형준</w:t>
            </w:r>
            <w:proofErr w:type="spellEnd"/>
          </w:p>
        </w:tc>
        <w:tc>
          <w:tcPr>
            <w:tcW w:w="859" w:type="pct"/>
          </w:tcPr>
          <w:p w14:paraId="04F19E4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4451129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7542B85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1BA6D61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24F5D3D1" w14:textId="77777777">
        <w:tc>
          <w:tcPr>
            <w:tcW w:w="301" w:type="pct"/>
          </w:tcPr>
          <w:p w14:paraId="121D045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5</w:t>
            </w:r>
          </w:p>
        </w:tc>
        <w:tc>
          <w:tcPr>
            <w:tcW w:w="1026" w:type="pct"/>
          </w:tcPr>
          <w:p w14:paraId="7E3BE6E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오승근</w:t>
            </w:r>
          </w:p>
        </w:tc>
        <w:tc>
          <w:tcPr>
            <w:tcW w:w="859" w:type="pct"/>
          </w:tcPr>
          <w:p w14:paraId="5B16045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76B1179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02E3704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6A56F4A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25620C3F" w14:textId="77777777">
        <w:tc>
          <w:tcPr>
            <w:tcW w:w="301" w:type="pct"/>
          </w:tcPr>
          <w:p w14:paraId="05CBB52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6</w:t>
            </w:r>
          </w:p>
        </w:tc>
        <w:tc>
          <w:tcPr>
            <w:tcW w:w="1026" w:type="pct"/>
          </w:tcPr>
          <w:p w14:paraId="72F20DF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노문혁</w:t>
            </w:r>
            <w:proofErr w:type="spellEnd"/>
          </w:p>
        </w:tc>
        <w:tc>
          <w:tcPr>
            <w:tcW w:w="859" w:type="pct"/>
          </w:tcPr>
          <w:p w14:paraId="4B0E59F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009DB97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3DE1ADB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15D19C3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1B0BBE70" w14:textId="77777777">
        <w:tc>
          <w:tcPr>
            <w:tcW w:w="301" w:type="pct"/>
          </w:tcPr>
          <w:p w14:paraId="3D7C9DC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7</w:t>
            </w:r>
          </w:p>
        </w:tc>
        <w:tc>
          <w:tcPr>
            <w:tcW w:w="1026" w:type="pct"/>
          </w:tcPr>
          <w:p w14:paraId="70BEEEA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김영중</w:t>
            </w:r>
            <w:proofErr w:type="spellEnd"/>
          </w:p>
        </w:tc>
        <w:tc>
          <w:tcPr>
            <w:tcW w:w="859" w:type="pct"/>
          </w:tcPr>
          <w:p w14:paraId="67D58DE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06B2854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09AEE56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15A2A11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7EE9A417" w14:textId="77777777">
        <w:tc>
          <w:tcPr>
            <w:tcW w:w="301" w:type="pct"/>
          </w:tcPr>
          <w:p w14:paraId="2C958D8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1026" w:type="pct"/>
          </w:tcPr>
          <w:p w14:paraId="0064434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ins w:id="480" w:author="Yulchon" w:date="2025-06-18T18:37:00Z" w16du:dateUtc="2025-06-18T09:37:00Z"/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Steve Im</w:t>
            </w:r>
            <w:r>
              <w:rPr>
                <w:rFonts w:ascii="Times New Roman" w:hint="eastAsia"/>
                <w:sz w:val="22"/>
                <w:szCs w:val="23"/>
              </w:rPr>
              <w:t xml:space="preserve"> </w:t>
            </w:r>
          </w:p>
          <w:p w14:paraId="2175A13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[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국적</w:t>
            </w:r>
            <w:r>
              <w:rPr>
                <w:rFonts w:ascii="Times New Roman"/>
                <w:sz w:val="22"/>
                <w:szCs w:val="23"/>
              </w:rPr>
              <w:t>])</w:t>
            </w:r>
          </w:p>
        </w:tc>
        <w:tc>
          <w:tcPr>
            <w:tcW w:w="859" w:type="pct"/>
          </w:tcPr>
          <w:p w14:paraId="38B7353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6782677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10C7EED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612260D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</w:tbl>
    <w:p w14:paraId="644908F4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60E9698E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75836285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</w:t>
      </w: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)</w:t>
      </w:r>
      <w:r>
        <w:rPr>
          <w:rFonts w:ascii="Times New Roman" w:hint="eastAsia"/>
          <w:b/>
          <w:sz w:val="22"/>
          <w:szCs w:val="22"/>
          <w:u w:val="single"/>
        </w:rPr>
        <w:t>(ii</w:t>
      </w:r>
      <w:ins w:id="481" w:author="Yulchon" w:date="2025-06-18T18:37:00Z" w16du:dateUtc="2025-06-18T09:37:00Z">
        <w:r>
          <w:rPr>
            <w:rFonts w:ascii="Times New Roman" w:hint="eastAsia"/>
            <w:b/>
            <w:sz w:val="22"/>
            <w:szCs w:val="22"/>
            <w:u w:val="single"/>
          </w:rPr>
          <w:t>)</w:t>
        </w:r>
        <w:r>
          <w:rPr>
            <w:rFonts w:ascii="Times New Roman"/>
            <w:b/>
            <w:sz w:val="22"/>
            <w:szCs w:val="22"/>
            <w:u w:val="single"/>
          </w:rPr>
          <w:t>(</w:t>
        </w:r>
        <w:r>
          <w:rPr>
            <w:rFonts w:ascii="Times New Roman" w:hint="eastAsia"/>
            <w:b/>
            <w:sz w:val="22"/>
            <w:szCs w:val="22"/>
            <w:u w:val="single"/>
          </w:rPr>
          <w:t>x</w:t>
        </w:r>
      </w:ins>
      <w:r>
        <w:rPr>
          <w:rFonts w:ascii="Times New Roman" w:hint="eastAsia"/>
          <w:b/>
          <w:sz w:val="22"/>
          <w:szCs w:val="22"/>
          <w:u w:val="single"/>
        </w:rPr>
        <w:t>)</w:t>
      </w:r>
    </w:p>
    <w:p w14:paraId="4C6784C6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proofErr w:type="spellStart"/>
      <w:r>
        <w:rPr>
          <w:rFonts w:ascii="Times New Roman" w:hint="eastAsia"/>
          <w:b/>
          <w:sz w:val="22"/>
          <w:szCs w:val="22"/>
        </w:rPr>
        <w:t>경업</w:t>
      </w:r>
      <w:r>
        <w:rPr>
          <w:rFonts w:ascii="맑은 고딕" w:eastAsia="맑은 고딕" w:hAnsi="맑은 고딕" w:hint="eastAsia"/>
          <w:b/>
          <w:sz w:val="22"/>
          <w:szCs w:val="22"/>
        </w:rPr>
        <w:t>·</w:t>
      </w:r>
      <w:r>
        <w:rPr>
          <w:rFonts w:ascii="Times New Roman" w:hint="eastAsia"/>
          <w:b/>
          <w:sz w:val="22"/>
          <w:szCs w:val="22"/>
        </w:rPr>
        <w:t>유인금지확약서</w:t>
      </w:r>
      <w:proofErr w:type="spellEnd"/>
      <w:r>
        <w:rPr>
          <w:rFonts w:ascii="Times New Roman" w:hint="eastAsia"/>
          <w:b/>
          <w:sz w:val="22"/>
          <w:szCs w:val="22"/>
        </w:rPr>
        <w:t>(</w:t>
      </w:r>
      <w:ins w:id="482" w:author="Yulchon" w:date="2025-06-18T18:37:00Z" w16du:dateUtc="2025-06-18T09:37:00Z">
        <w:r>
          <w:rPr>
            <w:rFonts w:ascii="Times New Roman" w:hint="eastAsia"/>
            <w:b/>
            <w:sz w:val="22"/>
            <w:szCs w:val="22"/>
          </w:rPr>
          <w:t>대표매도인들</w:t>
        </w:r>
        <w:r>
          <w:rPr>
            <w:rFonts w:ascii="Times New Roman" w:hint="eastAsia"/>
            <w:b/>
            <w:sz w:val="22"/>
            <w:szCs w:val="22"/>
          </w:rPr>
          <w:t xml:space="preserve"> </w:t>
        </w:r>
      </w:ins>
      <w:r>
        <w:rPr>
          <w:rFonts w:ascii="Times New Roman" w:hint="eastAsia"/>
          <w:b/>
          <w:sz w:val="22"/>
          <w:szCs w:val="22"/>
        </w:rPr>
        <w:t>양식</w:t>
      </w:r>
      <w:r>
        <w:rPr>
          <w:rFonts w:ascii="Times New Roman" w:hint="eastAsia"/>
          <w:b/>
          <w:sz w:val="22"/>
          <w:szCs w:val="22"/>
        </w:rPr>
        <w:t>)</w:t>
      </w:r>
    </w:p>
    <w:p w14:paraId="3A5D6E88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2D661FA3" w14:textId="55E4087D" w:rsidR="00F10A7E" w:rsidRDefault="00C23CF8">
      <w:pPr>
        <w:spacing w:before="0" w:line="360" w:lineRule="auto"/>
        <w:rPr>
          <w:ins w:id="483" w:author="Yulchon" w:date="2025-06-18T18:37:00Z" w16du:dateUtc="2025-06-18T09:37:00Z"/>
          <w:rFonts w:ascii="Times New Roman"/>
          <w:sz w:val="22"/>
          <w:szCs w:val="22"/>
        </w:rPr>
      </w:pPr>
      <w:del w:id="484" w:author="Yulchon" w:date="2025-06-18T18:37:00Z" w16du:dateUtc="2025-06-18T09:37:00Z">
        <w:r w:rsidRPr="00C23CF8">
          <w:rPr>
            <w:rFonts w:ascii="Times New Roman" w:hint="eastAsia"/>
            <w:bCs/>
            <w:sz w:val="22"/>
            <w:szCs w:val="22"/>
            <w:highlight w:val="yellow"/>
          </w:rPr>
          <w:delText>[</w:delText>
        </w:r>
        <w:r w:rsidRPr="00C23CF8">
          <w:rPr>
            <w:rFonts w:ascii="Times New Roman" w:hint="eastAsia"/>
            <w:bCs/>
            <w:sz w:val="22"/>
            <w:szCs w:val="22"/>
            <w:highlight w:val="yellow"/>
          </w:rPr>
          <w:delText>추가예정</w:delText>
        </w:r>
        <w:r w:rsidRPr="00C23CF8">
          <w:rPr>
            <w:rFonts w:ascii="Times New Roman" w:hint="eastAsia"/>
            <w:bCs/>
            <w:sz w:val="22"/>
            <w:szCs w:val="22"/>
            <w:highlight w:val="yellow"/>
          </w:rPr>
          <w:delText>]</w:delText>
        </w:r>
      </w:del>
      <w:ins w:id="485" w:author="Yulchon" w:date="2025-06-18T18:37:00Z" w16du:dateUtc="2025-06-18T09:37:00Z">
        <w:r w:rsidR="008D394E">
          <w:rPr>
            <w:rFonts w:ascii="Times New Roman"/>
            <w:sz w:val="22"/>
            <w:szCs w:val="22"/>
          </w:rPr>
          <w:t>수신인</w:t>
        </w:r>
        <w:r w:rsidR="008D394E">
          <w:rPr>
            <w:rFonts w:ascii="Times New Roman"/>
            <w:sz w:val="22"/>
            <w:szCs w:val="22"/>
          </w:rPr>
          <w:t xml:space="preserve">: </w:t>
        </w:r>
        <w:proofErr w:type="spellStart"/>
        <w:r w:rsidR="008D394E">
          <w:rPr>
            <w:rFonts w:ascii="Times New Roman"/>
            <w:sz w:val="22"/>
            <w:szCs w:val="22"/>
          </w:rPr>
          <w:t>엠피닉스</w:t>
        </w:r>
        <w:proofErr w:type="spellEnd"/>
        <w:r w:rsidR="008D394E">
          <w:rPr>
            <w:rFonts w:ascii="Times New Roman"/>
            <w:sz w:val="22"/>
            <w:szCs w:val="22"/>
          </w:rPr>
          <w:t xml:space="preserve"> </w:t>
        </w:r>
        <w:r w:rsidR="008D394E">
          <w:rPr>
            <w:rFonts w:ascii="Times New Roman"/>
            <w:sz w:val="22"/>
            <w:szCs w:val="22"/>
          </w:rPr>
          <w:t>주식회사</w:t>
        </w:r>
      </w:ins>
    </w:p>
    <w:p w14:paraId="41D88DF3" w14:textId="77777777" w:rsidR="00F10A7E" w:rsidRDefault="008D394E">
      <w:pPr>
        <w:spacing w:before="0" w:line="360" w:lineRule="auto"/>
        <w:ind w:firstLine="800"/>
        <w:rPr>
          <w:ins w:id="486" w:author="Yulchon" w:date="2025-06-18T18:37:00Z" w16du:dateUtc="2025-06-18T09:37:00Z"/>
          <w:rFonts w:ascii="Times New Roman"/>
          <w:sz w:val="22"/>
          <w:szCs w:val="22"/>
        </w:rPr>
      </w:pPr>
      <w:ins w:id="487" w:author="Yulchon" w:date="2025-06-18T18:37:00Z" w16du:dateUtc="2025-06-18T09:37:00Z">
        <w:r>
          <w:rPr>
            <w:rFonts w:ascii="Times New Roman"/>
            <w:sz w:val="22"/>
          </w:rPr>
          <w:t>광주광역시</w:t>
        </w:r>
        <w:r>
          <w:rPr>
            <w:rFonts w:ascii="Times New Roman"/>
            <w:sz w:val="22"/>
          </w:rPr>
          <w:t xml:space="preserve"> </w:t>
        </w:r>
        <w:r>
          <w:rPr>
            <w:rFonts w:ascii="Times New Roman"/>
            <w:sz w:val="22"/>
          </w:rPr>
          <w:t>북구</w:t>
        </w:r>
        <w:r>
          <w:rPr>
            <w:rFonts w:ascii="Times New Roman"/>
            <w:sz w:val="22"/>
          </w:rPr>
          <w:t xml:space="preserve"> </w:t>
        </w:r>
        <w:r>
          <w:rPr>
            <w:rFonts w:ascii="Times New Roman"/>
            <w:sz w:val="22"/>
          </w:rPr>
          <w:t>첨단벤처소로</w:t>
        </w:r>
        <w:r>
          <w:rPr>
            <w:rFonts w:ascii="Times New Roman"/>
            <w:sz w:val="22"/>
          </w:rPr>
          <w:t xml:space="preserve"> 45(</w:t>
        </w:r>
        <w:proofErr w:type="spellStart"/>
        <w:r>
          <w:rPr>
            <w:rFonts w:ascii="Times New Roman"/>
            <w:sz w:val="22"/>
          </w:rPr>
          <w:t>월출동</w:t>
        </w:r>
        <w:proofErr w:type="spellEnd"/>
        <w:r>
          <w:rPr>
            <w:rFonts w:ascii="Times New Roman"/>
            <w:sz w:val="22"/>
          </w:rPr>
          <w:t>)</w:t>
        </w:r>
      </w:ins>
    </w:p>
    <w:p w14:paraId="2BCA8609" w14:textId="77777777" w:rsidR="00F10A7E" w:rsidRDefault="00F10A7E">
      <w:pPr>
        <w:widowControl/>
        <w:spacing w:before="180" w:after="240" w:line="312" w:lineRule="auto"/>
        <w:rPr>
          <w:ins w:id="488" w:author="Yulchon" w:date="2025-06-18T18:37:00Z" w16du:dateUtc="2025-06-18T09:37:00Z"/>
          <w:rFonts w:ascii="Times New Roman" w:eastAsia="바탕체"/>
          <w:sz w:val="22"/>
          <w:szCs w:val="22"/>
        </w:rPr>
      </w:pPr>
    </w:p>
    <w:p w14:paraId="1384CA2F" w14:textId="77777777" w:rsidR="00F10A7E" w:rsidRDefault="008D394E">
      <w:pPr>
        <w:widowControl/>
        <w:spacing w:before="180" w:after="240" w:line="312" w:lineRule="auto"/>
        <w:ind w:leftChars="-1" w:left="-1" w:hanging="2"/>
        <w:rPr>
          <w:ins w:id="489" w:author="Yulchon" w:date="2025-06-18T18:37:00Z" w16du:dateUtc="2025-06-18T09:37:00Z"/>
          <w:rFonts w:ascii="Times New Roman" w:eastAsia="바탕체"/>
          <w:sz w:val="22"/>
          <w:szCs w:val="22"/>
          <w:lang w:val="x-none"/>
        </w:rPr>
      </w:pPr>
      <w:ins w:id="490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본</w:t>
        </w:r>
        <w:r>
          <w:rPr>
            <w:rFonts w:ascii="Times New Roman" w:hint="eastAsia"/>
            <w:sz w:val="22"/>
            <w:szCs w:val="22"/>
          </w:rPr>
          <w:t xml:space="preserve"> </w:t>
        </w:r>
        <w:proofErr w:type="spellStart"/>
        <w:r>
          <w:rPr>
            <w:rFonts w:ascii="Times New Roman" w:hint="eastAsia"/>
            <w:sz w:val="22"/>
            <w:szCs w:val="22"/>
          </w:rPr>
          <w:t>경업</w:t>
        </w:r>
        <w:r>
          <w:rPr>
            <w:rFonts w:ascii="맑은 고딕" w:eastAsia="맑은 고딕" w:hAnsi="맑은 고딕" w:hint="eastAsia"/>
            <w:sz w:val="22"/>
            <w:szCs w:val="22"/>
          </w:rPr>
          <w:t>·</w:t>
        </w:r>
        <w:r>
          <w:rPr>
            <w:rFonts w:ascii="Times New Roman" w:hint="eastAsia"/>
            <w:sz w:val="22"/>
            <w:szCs w:val="22"/>
          </w:rPr>
          <w:t>유인금지확약서는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proofErr w:type="spellStart"/>
        <w:r>
          <w:rPr>
            <w:rFonts w:ascii="Times New Roman" w:hint="eastAsia"/>
            <w:sz w:val="22"/>
            <w:szCs w:val="22"/>
          </w:rPr>
          <w:t>엠피닉스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주식회사</w:t>
        </w:r>
        <w:r>
          <w:rPr>
            <w:rFonts w:ascii="Times New Roman" w:hint="eastAsia"/>
            <w:sz w:val="22"/>
            <w:szCs w:val="22"/>
          </w:rPr>
          <w:t>(</w:t>
        </w:r>
        <w:r>
          <w:rPr>
            <w:rFonts w:ascii="Times New Roman" w:hint="eastAsia"/>
            <w:sz w:val="22"/>
            <w:szCs w:val="22"/>
          </w:rPr>
          <w:t>이하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“</w:t>
        </w:r>
        <w:r>
          <w:rPr>
            <w:rFonts w:ascii="Times New Roman" w:hint="eastAsia"/>
            <w:sz w:val="22"/>
            <w:szCs w:val="22"/>
            <w:u w:val="single"/>
          </w:rPr>
          <w:t>대상회사</w:t>
        </w:r>
        <w:r>
          <w:rPr>
            <w:rFonts w:ascii="Times New Roman"/>
            <w:sz w:val="22"/>
            <w:szCs w:val="22"/>
          </w:rPr>
          <w:t>”</w:t>
        </w:r>
        <w:r>
          <w:rPr>
            <w:rFonts w:ascii="Times New Roman" w:hint="eastAsia"/>
            <w:sz w:val="22"/>
            <w:szCs w:val="22"/>
          </w:rPr>
          <w:t>)</w:t>
        </w:r>
        <w:r>
          <w:rPr>
            <w:rFonts w:ascii="Times New Roman" w:hint="eastAsia"/>
            <w:sz w:val="22"/>
            <w:szCs w:val="22"/>
          </w:rPr>
          <w:t>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기존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주주로서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강상도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외</w:t>
        </w:r>
        <w:r>
          <w:rPr>
            <w:rFonts w:ascii="Times New Roman" w:hint="eastAsia"/>
            <w:sz w:val="22"/>
            <w:szCs w:val="22"/>
          </w:rPr>
          <w:t xml:space="preserve"> 8</w:t>
        </w:r>
        <w:r>
          <w:rPr>
            <w:rFonts w:ascii="Times New Roman" w:hint="eastAsia"/>
            <w:sz w:val="22"/>
            <w:szCs w:val="22"/>
          </w:rPr>
          <w:t>인과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  <w:highlight w:val="yellow"/>
          </w:rPr>
          <w:t>[*]</w:t>
        </w:r>
        <w:r>
          <w:rPr>
            <w:rFonts w:ascii="Times New Roman" w:hint="eastAsia"/>
            <w:sz w:val="22"/>
            <w:szCs w:val="22"/>
          </w:rPr>
          <w:t>(</w:t>
        </w:r>
        <w:r>
          <w:rPr>
            <w:rFonts w:ascii="Times New Roman" w:hint="eastAsia"/>
            <w:sz w:val="22"/>
            <w:szCs w:val="22"/>
          </w:rPr>
          <w:t>이하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“</w:t>
        </w:r>
        <w:r>
          <w:rPr>
            <w:rFonts w:ascii="Times New Roman" w:hint="eastAsia"/>
            <w:sz w:val="22"/>
            <w:szCs w:val="22"/>
            <w:u w:val="single"/>
          </w:rPr>
          <w:t>매수인</w:t>
        </w:r>
        <w:r>
          <w:rPr>
            <w:rFonts w:ascii="Times New Roman"/>
            <w:sz w:val="22"/>
            <w:szCs w:val="22"/>
          </w:rPr>
          <w:t>”</w:t>
        </w:r>
        <w:r>
          <w:rPr>
            <w:rFonts w:ascii="Times New Roman" w:hint="eastAsia"/>
            <w:sz w:val="22"/>
            <w:szCs w:val="22"/>
          </w:rPr>
          <w:t xml:space="preserve">) </w:t>
        </w:r>
        <w:r>
          <w:rPr>
            <w:rFonts w:ascii="Times New Roman" w:hint="eastAsia"/>
            <w:sz w:val="22"/>
            <w:szCs w:val="22"/>
          </w:rPr>
          <w:t>사이에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대상회사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발행주식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  <w:highlight w:val="yellow"/>
          </w:rPr>
          <w:t>[*]</w:t>
        </w:r>
        <w:r>
          <w:rPr>
            <w:rFonts w:ascii="Times New Roman" w:hint="eastAsia"/>
            <w:sz w:val="22"/>
            <w:szCs w:val="22"/>
          </w:rPr>
          <w:t>주의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매매에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관하여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체결된</w:t>
        </w:r>
        <w:r>
          <w:rPr>
            <w:rFonts w:ascii="Times New Roman" w:hint="eastAsia"/>
            <w:sz w:val="22"/>
            <w:szCs w:val="22"/>
          </w:rPr>
          <w:t xml:space="preserve"> 2025</w:t>
        </w:r>
        <w:r>
          <w:rPr>
            <w:rFonts w:ascii="Times New Roman" w:hint="eastAsia"/>
            <w:sz w:val="22"/>
            <w:szCs w:val="22"/>
          </w:rPr>
          <w:t>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  <w:highlight w:val="yellow"/>
          </w:rPr>
          <w:t>[*]</w:t>
        </w:r>
        <w:r>
          <w:rPr>
            <w:rFonts w:ascii="Times New Roman" w:hint="eastAsia"/>
            <w:sz w:val="22"/>
            <w:szCs w:val="22"/>
          </w:rPr>
          <w:t>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  <w:highlight w:val="yellow"/>
          </w:rPr>
          <w:t>[*]</w:t>
        </w:r>
        <w:r>
          <w:rPr>
            <w:rFonts w:ascii="Times New Roman" w:hint="eastAsia"/>
            <w:sz w:val="22"/>
            <w:szCs w:val="22"/>
          </w:rPr>
          <w:t>일자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주식매매계약과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관련됩니다</w:t>
        </w:r>
        <w:r>
          <w:rPr>
            <w:rFonts w:ascii="Times New Roman" w:hint="eastAsia"/>
            <w:sz w:val="22"/>
            <w:szCs w:val="22"/>
          </w:rPr>
          <w:t xml:space="preserve">. </w:t>
        </w:r>
        <w:r>
          <w:rPr>
            <w:rFonts w:ascii="Times New Roman"/>
            <w:sz w:val="22"/>
            <w:szCs w:val="22"/>
          </w:rPr>
          <w:t>하기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본인은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[</w:t>
        </w:r>
        <w:r>
          <w:rPr>
            <w:rFonts w:ascii="Times New Roman" w:hint="eastAsia"/>
            <w:sz w:val="22"/>
            <w:szCs w:val="22"/>
          </w:rPr>
          <w:t>대상회사</w:t>
        </w:r>
        <w:r>
          <w:rPr>
            <w:rFonts w:ascii="Times New Roman" w:hint="eastAsia"/>
            <w:sz w:val="22"/>
            <w:szCs w:val="22"/>
          </w:rPr>
          <w:t>/</w:t>
        </w:r>
        <w:r>
          <w:rPr>
            <w:rFonts w:ascii="Times New Roman" w:hint="eastAsia"/>
            <w:sz w:val="22"/>
            <w:szCs w:val="22"/>
          </w:rPr>
          <w:t>대상회사의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자회사인</w:t>
        </w:r>
        <w:r>
          <w:rPr>
            <w:rFonts w:ascii="Times New Roman" w:hint="eastAsia"/>
            <w:sz w:val="22"/>
            <w:szCs w:val="22"/>
          </w:rPr>
          <w:t xml:space="preserve"> MPNICS-USA, LLC(</w:t>
        </w:r>
        <w:r>
          <w:rPr>
            <w:rFonts w:ascii="Times New Roman" w:hint="eastAsia"/>
            <w:sz w:val="22"/>
            <w:szCs w:val="22"/>
          </w:rPr>
          <w:t>이하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“</w:t>
        </w:r>
        <w:r>
          <w:rPr>
            <w:rFonts w:ascii="Times New Roman" w:hint="eastAsia"/>
            <w:sz w:val="22"/>
            <w:szCs w:val="22"/>
            <w:u w:val="single"/>
          </w:rPr>
          <w:t>미국자회사</w:t>
        </w:r>
        <w:r>
          <w:rPr>
            <w:rFonts w:ascii="Times New Roman"/>
            <w:sz w:val="22"/>
            <w:szCs w:val="22"/>
          </w:rPr>
          <w:t>”</w:t>
        </w:r>
        <w:r>
          <w:rPr>
            <w:rFonts w:ascii="Times New Roman" w:hint="eastAsia"/>
            <w:sz w:val="22"/>
            <w:szCs w:val="22"/>
          </w:rPr>
          <w:t>)]</w:t>
        </w:r>
        <w:r>
          <w:rPr>
            <w:rFonts w:ascii="Times New Roman" w:hint="eastAsia"/>
            <w:sz w:val="22"/>
            <w:szCs w:val="22"/>
          </w:rPr>
          <w:t>의</w:t>
        </w:r>
        <w:r>
          <w:rPr>
            <w:rFonts w:ascii="Times New Roman"/>
            <w:sz w:val="22"/>
            <w:szCs w:val="22"/>
          </w:rPr>
          <w:t xml:space="preserve"> [*]</w:t>
        </w:r>
        <w:r>
          <w:rPr>
            <w:rFonts w:ascii="Times New Roman"/>
            <w:sz w:val="22"/>
            <w:szCs w:val="22"/>
          </w:rPr>
          <w:t>로서</w:t>
        </w:r>
        <w:r>
          <w:rPr>
            <w:rFonts w:ascii="Times New Roman"/>
            <w:sz w:val="22"/>
            <w:szCs w:val="22"/>
          </w:rPr>
          <w:t xml:space="preserve">, </w:t>
        </w:r>
        <w:r>
          <w:rPr>
            <w:rFonts w:ascii="Times New Roman"/>
            <w:sz w:val="22"/>
            <w:szCs w:val="22"/>
          </w:rPr>
          <w:t>아</w:t>
        </w:r>
        <w:r>
          <w:rPr>
            <w:rFonts w:ascii="Times New Roman" w:eastAsia="바탕체"/>
            <w:sz w:val="22"/>
            <w:szCs w:val="22"/>
            <w:lang w:val="x-none"/>
          </w:rPr>
          <w:t>래</w:t>
        </w:r>
        <w:r>
          <w:rPr>
            <w:rFonts w:ascii="Times New Roman" w:eastAsia="바탕체"/>
            <w:sz w:val="22"/>
            <w:szCs w:val="22"/>
            <w:lang w:val="x-none"/>
          </w:rPr>
          <w:t xml:space="preserve"> </w:t>
        </w:r>
        <w:r>
          <w:rPr>
            <w:rFonts w:ascii="Times New Roman" w:eastAsia="바탕체"/>
            <w:sz w:val="22"/>
            <w:szCs w:val="22"/>
            <w:lang w:val="x-none"/>
          </w:rPr>
          <w:t>각</w:t>
        </w:r>
        <w:r>
          <w:rPr>
            <w:rFonts w:ascii="Times New Roman" w:eastAsia="바탕체"/>
            <w:sz w:val="22"/>
            <w:szCs w:val="22"/>
            <w:lang w:val="x-none"/>
          </w:rPr>
          <w:t xml:space="preserve"> </w:t>
        </w:r>
        <w:r>
          <w:rPr>
            <w:rFonts w:ascii="Times New Roman" w:eastAsia="바탕체"/>
            <w:sz w:val="22"/>
            <w:szCs w:val="22"/>
            <w:lang w:val="x-none"/>
          </w:rPr>
          <w:t>사항을</w:t>
        </w:r>
        <w:r>
          <w:rPr>
            <w:rFonts w:ascii="Times New Roman" w:eastAsia="바탕체"/>
            <w:sz w:val="22"/>
            <w:szCs w:val="22"/>
            <w:lang w:val="x-none"/>
          </w:rPr>
          <w:t xml:space="preserve"> </w:t>
        </w:r>
        <w:r>
          <w:rPr>
            <w:rFonts w:ascii="Times New Roman" w:eastAsia="바탕체"/>
            <w:sz w:val="22"/>
            <w:szCs w:val="22"/>
            <w:lang w:val="x-none"/>
          </w:rPr>
          <w:t>확약합니다</w:t>
        </w:r>
        <w:r>
          <w:rPr>
            <w:rFonts w:ascii="Times New Roman" w:eastAsia="바탕체"/>
            <w:sz w:val="22"/>
            <w:szCs w:val="22"/>
            <w:lang w:val="x-none"/>
          </w:rPr>
          <w:t>.</w:t>
        </w:r>
      </w:ins>
    </w:p>
    <w:p w14:paraId="684D286A" w14:textId="77777777" w:rsidR="00F10A7E" w:rsidRDefault="00F10A7E">
      <w:pPr>
        <w:widowControl/>
        <w:spacing w:before="180" w:after="240" w:line="312" w:lineRule="auto"/>
        <w:rPr>
          <w:ins w:id="491" w:author="Yulchon" w:date="2025-06-18T18:37:00Z" w16du:dateUtc="2025-06-18T09:37:00Z"/>
          <w:rFonts w:ascii="Times New Roman"/>
          <w:sz w:val="22"/>
          <w:szCs w:val="22"/>
        </w:rPr>
      </w:pPr>
    </w:p>
    <w:p w14:paraId="73146550" w14:textId="77777777" w:rsidR="00F10A7E" w:rsidRDefault="008D394E"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ins w:id="492" w:author="Yulchon" w:date="2025-06-18T18:37:00Z" w16du:dateUtc="2025-06-18T09:37:00Z"/>
          <w:rFonts w:ascii="Times New Roman"/>
          <w:sz w:val="22"/>
          <w:szCs w:val="22"/>
        </w:rPr>
      </w:pPr>
      <w:ins w:id="493" w:author="Yulchon" w:date="2025-06-18T18:37:00Z" w16du:dateUtc="2025-06-18T09:37:00Z">
        <w:r>
          <w:rPr>
            <w:rFonts w:ascii="Times New Roman" w:eastAsia="바탕체" w:hint="eastAsia"/>
            <w:sz w:val="22"/>
            <w:szCs w:val="22"/>
          </w:rPr>
          <w:t>본인은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2025</w:t>
        </w:r>
        <w:r>
          <w:rPr>
            <w:rFonts w:ascii="Times New Roman" w:hint="eastAsia"/>
            <w:sz w:val="22"/>
            <w:szCs w:val="22"/>
          </w:rPr>
          <w:t>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  <w:highlight w:val="yellow"/>
          </w:rPr>
          <w:t>[*]</w:t>
        </w:r>
        <w:r>
          <w:rPr>
            <w:rFonts w:ascii="Times New Roman" w:hint="eastAsia"/>
            <w:sz w:val="22"/>
            <w:szCs w:val="22"/>
          </w:rPr>
          <w:t>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  <w:highlight w:val="yellow"/>
          </w:rPr>
          <w:t>[*]</w:t>
        </w:r>
        <w:r>
          <w:rPr>
            <w:rFonts w:ascii="Times New Roman" w:hint="eastAsia"/>
            <w:sz w:val="22"/>
            <w:szCs w:val="22"/>
          </w:rPr>
          <w:t>일부터</w:t>
        </w:r>
        <w:r>
          <w:rPr>
            <w:rFonts w:ascii="Times New Roman" w:hint="eastAsia"/>
            <w:sz w:val="22"/>
            <w:szCs w:val="22"/>
          </w:rPr>
          <w:t xml:space="preserve"> [</w:t>
        </w:r>
        <w:r>
          <w:rPr>
            <w:rFonts w:ascii="Times New Roman"/>
            <w:sz w:val="22"/>
            <w:szCs w:val="22"/>
          </w:rPr>
          <w:t>3</w:t>
        </w:r>
        <w:r>
          <w:rPr>
            <w:rFonts w:ascii="Times New Roman" w:hint="eastAsia"/>
            <w:sz w:val="22"/>
            <w:szCs w:val="22"/>
          </w:rPr>
          <w:t>]</w:t>
        </w:r>
        <w:r>
          <w:rPr>
            <w:rFonts w:ascii="Times New Roman"/>
            <w:sz w:val="22"/>
            <w:szCs w:val="22"/>
          </w:rPr>
          <w:t>년이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날</w:t>
        </w:r>
        <w:r>
          <w:rPr>
            <w:rFonts w:ascii="Times New Roman"/>
            <w:sz w:val="22"/>
            <w:szCs w:val="22"/>
          </w:rPr>
          <w:t>(</w:t>
        </w:r>
        <w:r>
          <w:rPr>
            <w:rFonts w:ascii="Times New Roman"/>
            <w:sz w:val="22"/>
            <w:szCs w:val="22"/>
          </w:rPr>
          <w:t>이하</w:t>
        </w:r>
        <w:r>
          <w:rPr>
            <w:rFonts w:ascii="Times New Roman"/>
            <w:sz w:val="22"/>
            <w:szCs w:val="22"/>
          </w:rPr>
          <w:t xml:space="preserve"> “</w:t>
        </w:r>
        <w:r>
          <w:rPr>
            <w:rFonts w:ascii="Times New Roman" w:hint="eastAsia"/>
            <w:sz w:val="22"/>
            <w:szCs w:val="22"/>
            <w:u w:val="single"/>
          </w:rPr>
          <w:t>재직기간</w:t>
        </w:r>
        <w:r>
          <w:rPr>
            <w:rFonts w:ascii="Times New Roman"/>
            <w:sz w:val="22"/>
            <w:szCs w:val="22"/>
          </w:rPr>
          <w:t>”)</w:t>
        </w:r>
        <w:r>
          <w:rPr>
            <w:rFonts w:ascii="Times New Roman"/>
            <w:sz w:val="22"/>
            <w:szCs w:val="22"/>
          </w:rPr>
          <w:t>까지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[</w:t>
        </w:r>
        <w:r>
          <w:rPr>
            <w:rFonts w:ascii="Times New Roman" w:hint="eastAsia"/>
            <w:sz w:val="22"/>
            <w:szCs w:val="22"/>
          </w:rPr>
          <w:t>대상</w:t>
        </w:r>
        <w:r>
          <w:rPr>
            <w:rFonts w:ascii="Times New Roman"/>
            <w:sz w:val="22"/>
            <w:szCs w:val="22"/>
          </w:rPr>
          <w:t>회사</w:t>
        </w:r>
        <w:r>
          <w:rPr>
            <w:rFonts w:ascii="Times New Roman" w:hint="eastAsia"/>
            <w:sz w:val="22"/>
            <w:szCs w:val="22"/>
          </w:rPr>
          <w:t>/</w:t>
        </w:r>
        <w:r>
          <w:rPr>
            <w:rFonts w:ascii="Times New Roman" w:hint="eastAsia"/>
            <w:sz w:val="22"/>
            <w:szCs w:val="22"/>
          </w:rPr>
          <w:t>미국자회사</w:t>
        </w:r>
        <w:r>
          <w:rPr>
            <w:rFonts w:ascii="Times New Roman" w:hint="eastAsia"/>
            <w:sz w:val="22"/>
            <w:szCs w:val="22"/>
          </w:rPr>
          <w:t>]</w:t>
        </w:r>
        <w:r>
          <w:rPr>
            <w:rFonts w:ascii="Times New Roman"/>
            <w:sz w:val="22"/>
            <w:szCs w:val="22"/>
          </w:rPr>
          <w:t>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[*]</w:t>
        </w:r>
        <w:r>
          <w:rPr>
            <w:rFonts w:ascii="Times New Roman"/>
            <w:sz w:val="22"/>
            <w:szCs w:val="22"/>
          </w:rPr>
          <w:t>으로서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재직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및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성실히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근무한다</w:t>
        </w:r>
        <w:r>
          <w:rPr>
            <w:rFonts w:ascii="Times New Roman"/>
            <w:sz w:val="22"/>
            <w:szCs w:val="22"/>
          </w:rPr>
          <w:t xml:space="preserve">. </w:t>
        </w:r>
        <w:r>
          <w:rPr>
            <w:rFonts w:ascii="Times New Roman"/>
            <w:sz w:val="22"/>
            <w:szCs w:val="22"/>
          </w:rPr>
          <w:t>단</w:t>
        </w:r>
        <w:r>
          <w:rPr>
            <w:rFonts w:ascii="Times New Roman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매수인은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그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재량과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판단에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따라</w:t>
        </w:r>
        <w:r>
          <w:rPr>
            <w:rFonts w:ascii="Times New Roman" w:hint="eastAsia"/>
            <w:sz w:val="22"/>
            <w:szCs w:val="22"/>
          </w:rPr>
          <w:t xml:space="preserve"> [</w:t>
        </w:r>
        <w:r>
          <w:rPr>
            <w:rFonts w:ascii="Times New Roman" w:hint="eastAsia"/>
            <w:sz w:val="22"/>
            <w:szCs w:val="22"/>
          </w:rPr>
          <w:t>대상회사</w:t>
        </w:r>
        <w:r>
          <w:rPr>
            <w:rFonts w:ascii="Times New Roman" w:hint="eastAsia"/>
            <w:sz w:val="22"/>
            <w:szCs w:val="22"/>
          </w:rPr>
          <w:t>/</w:t>
        </w:r>
        <w:r>
          <w:rPr>
            <w:rFonts w:ascii="Times New Roman" w:hint="eastAsia"/>
            <w:sz w:val="22"/>
            <w:szCs w:val="22"/>
          </w:rPr>
          <w:t>미국자회사</w:t>
        </w:r>
        <w:r>
          <w:rPr>
            <w:rFonts w:ascii="Times New Roman" w:hint="eastAsia"/>
            <w:sz w:val="22"/>
            <w:szCs w:val="22"/>
          </w:rPr>
          <w:t>]</w:t>
        </w:r>
        <w:r>
          <w:rPr>
            <w:rFonts w:ascii="Times New Roman" w:hint="eastAsia"/>
            <w:sz w:val="22"/>
            <w:szCs w:val="22"/>
          </w:rPr>
          <w:t>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하여금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재직기간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중에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본인과의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위임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또는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고용관계를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해지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또는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종료하도록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할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있으며</w:t>
        </w:r>
        <w:r>
          <w:rPr>
            <w:rFonts w:ascii="Times New Roman" w:hint="eastAsia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본인은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이를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확인한다</w:t>
        </w:r>
        <w:r>
          <w:rPr>
            <w:rFonts w:ascii="Times New Roman" w:hint="eastAsia"/>
            <w:sz w:val="22"/>
            <w:szCs w:val="22"/>
          </w:rPr>
          <w:t>.</w:t>
        </w:r>
      </w:ins>
    </w:p>
    <w:p w14:paraId="707FA319" w14:textId="006F33C3" w:rsidR="00F10A7E" w:rsidRDefault="008D394E"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ins w:id="494" w:author="Yulchon" w:date="2025-06-18T18:37:00Z" w16du:dateUtc="2025-06-18T09:37:00Z"/>
          <w:rFonts w:ascii="Times New Roman"/>
          <w:sz w:val="22"/>
          <w:szCs w:val="22"/>
        </w:rPr>
      </w:pPr>
      <w:ins w:id="495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본인은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본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확약서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작성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이후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그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사유를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불문하고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[</w:t>
        </w:r>
        <w:r>
          <w:rPr>
            <w:rFonts w:ascii="Times New Roman" w:hint="eastAsia"/>
            <w:sz w:val="22"/>
            <w:szCs w:val="22"/>
          </w:rPr>
          <w:t>대상</w:t>
        </w:r>
        <w:r>
          <w:rPr>
            <w:rFonts w:ascii="Times New Roman"/>
            <w:sz w:val="22"/>
            <w:szCs w:val="22"/>
          </w:rPr>
          <w:t>회사</w:t>
        </w:r>
        <w:r>
          <w:rPr>
            <w:rFonts w:ascii="Times New Roman" w:hint="eastAsia"/>
            <w:sz w:val="22"/>
            <w:szCs w:val="22"/>
          </w:rPr>
          <w:t>/</w:t>
        </w:r>
        <w:r>
          <w:rPr>
            <w:rFonts w:ascii="Times New Roman" w:hint="eastAsia"/>
            <w:sz w:val="22"/>
            <w:szCs w:val="22"/>
          </w:rPr>
          <w:t>미국자회사</w:t>
        </w:r>
        <w:r>
          <w:rPr>
            <w:rFonts w:ascii="Times New Roman" w:hint="eastAsia"/>
            <w:sz w:val="22"/>
            <w:szCs w:val="22"/>
          </w:rPr>
          <w:t>]</w:t>
        </w:r>
        <w:r>
          <w:rPr>
            <w:rFonts w:ascii="Times New Roman"/>
            <w:sz w:val="22"/>
            <w:szCs w:val="22"/>
          </w:rPr>
          <w:t>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위임관계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및</w:t>
        </w:r>
        <w:r>
          <w:rPr>
            <w:rFonts w:ascii="Times New Roman"/>
            <w:sz w:val="22"/>
            <w:szCs w:val="22"/>
          </w:rPr>
          <w:t>/</w:t>
        </w:r>
        <w:r>
          <w:rPr>
            <w:rFonts w:ascii="Times New Roman"/>
            <w:sz w:val="22"/>
            <w:szCs w:val="22"/>
          </w:rPr>
          <w:t>또는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고용</w:t>
        </w:r>
        <w:r>
          <w:rPr>
            <w:rFonts w:ascii="Times New Roman"/>
            <w:sz w:val="22"/>
            <w:szCs w:val="22"/>
          </w:rPr>
          <w:t>관계가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종료한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eastAsia="바탕체" w:hint="eastAsia"/>
            <w:sz w:val="22"/>
            <w:szCs w:val="22"/>
          </w:rPr>
          <w:t>날로부터</w:t>
        </w:r>
        <w:r>
          <w:rPr>
            <w:rFonts w:ascii="Times New Roman"/>
            <w:sz w:val="22"/>
            <w:szCs w:val="22"/>
          </w:rPr>
          <w:t xml:space="preserve"> [</w:t>
        </w:r>
        <w:r w:rsidR="0064233E">
          <w:rPr>
            <w:rFonts w:ascii="Times New Roman" w:hint="eastAsia"/>
            <w:sz w:val="22"/>
            <w:szCs w:val="22"/>
          </w:rPr>
          <w:t>4</w:t>
        </w:r>
        <w:r>
          <w:rPr>
            <w:rFonts w:ascii="Times New Roman"/>
            <w:sz w:val="22"/>
            <w:szCs w:val="22"/>
          </w:rPr>
          <w:t>]</w:t>
        </w:r>
        <w:r>
          <w:rPr>
            <w:rFonts w:ascii="Times New Roman"/>
            <w:sz w:val="22"/>
            <w:szCs w:val="22"/>
          </w:rPr>
          <w:t>년이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날까지</w:t>
        </w:r>
        <w:r>
          <w:rPr>
            <w:rFonts w:ascii="Times New Roman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매수인</w:t>
        </w:r>
        <w:r>
          <w:rPr>
            <w:rFonts w:ascii="Times New Roman"/>
            <w:sz w:val="22"/>
            <w:szCs w:val="22"/>
          </w:rPr>
          <w:t>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서면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동의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없이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직접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또는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제</w:t>
        </w:r>
        <w:r>
          <w:rPr>
            <w:rFonts w:ascii="Times New Roman"/>
            <w:sz w:val="22"/>
            <w:szCs w:val="22"/>
          </w:rPr>
          <w:t>3</w:t>
        </w:r>
        <w:r>
          <w:rPr>
            <w:rFonts w:ascii="Times New Roman"/>
            <w:sz w:val="22"/>
            <w:szCs w:val="22"/>
          </w:rPr>
          <w:t>자를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통하여</w:t>
        </w:r>
        <w:r>
          <w:rPr>
            <w:rFonts w:ascii="Times New Roman"/>
            <w:sz w:val="22"/>
            <w:szCs w:val="22"/>
          </w:rPr>
          <w:t xml:space="preserve"> (</w:t>
        </w:r>
        <w:proofErr w:type="spellStart"/>
        <w:r>
          <w:rPr>
            <w:rFonts w:ascii="Times New Roman"/>
            <w:sz w:val="22"/>
            <w:szCs w:val="22"/>
          </w:rPr>
          <w:t>i</w:t>
        </w:r>
        <w:proofErr w:type="spellEnd"/>
        <w:r>
          <w:rPr>
            <w:rFonts w:ascii="Times New Roman"/>
            <w:sz w:val="22"/>
            <w:szCs w:val="22"/>
          </w:rPr>
          <w:t xml:space="preserve">) </w:t>
        </w:r>
        <w:r>
          <w:rPr>
            <w:rFonts w:ascii="Times New Roman" w:hint="eastAsia"/>
            <w:sz w:val="22"/>
            <w:szCs w:val="22"/>
          </w:rPr>
          <w:t>대상</w:t>
        </w:r>
        <w:r>
          <w:rPr>
            <w:rFonts w:ascii="Times New Roman"/>
            <w:sz w:val="22"/>
            <w:szCs w:val="22"/>
          </w:rPr>
          <w:t>회사</w:t>
        </w:r>
        <w:r>
          <w:rPr>
            <w:rFonts w:ascii="Times New Roman" w:hint="eastAsia"/>
            <w:sz w:val="22"/>
            <w:szCs w:val="22"/>
          </w:rPr>
          <w:t>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미국자회사</w:t>
        </w:r>
        <w:r>
          <w:rPr>
            <w:rFonts w:ascii="Times New Roman" w:hint="eastAsia"/>
            <w:sz w:val="22"/>
            <w:szCs w:val="22"/>
          </w:rPr>
          <w:t>(</w:t>
        </w:r>
        <w:r>
          <w:rPr>
            <w:rFonts w:ascii="Times New Roman" w:hint="eastAsia"/>
            <w:sz w:val="22"/>
            <w:szCs w:val="22"/>
          </w:rPr>
          <w:t>이하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총칭하여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“</w:t>
        </w:r>
        <w:proofErr w:type="spellStart"/>
        <w:r>
          <w:rPr>
            <w:rFonts w:ascii="Times New Roman" w:hint="eastAsia"/>
            <w:sz w:val="22"/>
            <w:szCs w:val="22"/>
            <w:u w:val="single"/>
          </w:rPr>
          <w:t>대상회사등</w:t>
        </w:r>
        <w:proofErr w:type="spellEnd"/>
        <w:r>
          <w:rPr>
            <w:rFonts w:ascii="Times New Roman"/>
            <w:sz w:val="22"/>
            <w:szCs w:val="22"/>
          </w:rPr>
          <w:t>”</w:t>
        </w:r>
        <w:r>
          <w:rPr>
            <w:rFonts w:ascii="Times New Roman" w:hint="eastAsia"/>
            <w:sz w:val="22"/>
            <w:szCs w:val="22"/>
          </w:rPr>
          <w:t>)</w:t>
        </w:r>
        <w:r>
          <w:rPr>
            <w:rFonts w:ascii="Times New Roman"/>
            <w:sz w:val="22"/>
            <w:szCs w:val="22"/>
          </w:rPr>
          <w:t>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영위하는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사업과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직간접적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경쟁이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사</w:t>
        </w:r>
        <w:r>
          <w:rPr>
            <w:rFonts w:ascii="Times New Roman"/>
            <w:sz w:val="22"/>
            <w:szCs w:val="22"/>
          </w:rPr>
          <w:t>업</w:t>
        </w:r>
        <w:r>
          <w:rPr>
            <w:rFonts w:ascii="Times New Roman" w:hint="eastAsia"/>
            <w:sz w:val="22"/>
            <w:szCs w:val="22"/>
          </w:rPr>
          <w:t>(</w:t>
        </w:r>
        <w:r>
          <w:rPr>
            <w:rFonts w:ascii="Times New Roman"/>
            <w:sz w:val="22"/>
            <w:szCs w:val="22"/>
          </w:rPr>
          <w:t>명확히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하기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위하여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부언하면</w:t>
        </w:r>
        <w:r>
          <w:rPr>
            <w:rFonts w:ascii="Times New Roman"/>
            <w:sz w:val="22"/>
            <w:szCs w:val="22"/>
          </w:rPr>
          <w:t xml:space="preserve">, </w:t>
        </w:r>
        <w:proofErr w:type="spellStart"/>
        <w:r>
          <w:rPr>
            <w:rFonts w:ascii="Times New Roman" w:hint="eastAsia"/>
            <w:sz w:val="22"/>
            <w:szCs w:val="22"/>
          </w:rPr>
          <w:t>대상</w:t>
        </w:r>
        <w:r>
          <w:rPr>
            <w:rFonts w:ascii="Times New Roman"/>
            <w:sz w:val="22"/>
            <w:szCs w:val="22"/>
          </w:rPr>
          <w:t>회사</w:t>
        </w:r>
        <w:r>
          <w:rPr>
            <w:rFonts w:ascii="Times New Roman" w:hint="eastAsia"/>
            <w:sz w:val="22"/>
            <w:szCs w:val="22"/>
          </w:rPr>
          <w:t>등이</w:t>
        </w:r>
        <w:proofErr w:type="spellEnd"/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영위하는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사업과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직간접적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경쟁이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영업이라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함은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본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확약서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작성일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현재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대상</w:t>
        </w:r>
        <w:r>
          <w:rPr>
            <w:rFonts w:ascii="Times New Roman"/>
            <w:sz w:val="22"/>
            <w:szCs w:val="22"/>
          </w:rPr>
          <w:t>회사의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정관상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사업목적에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기재된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사업을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말함</w:t>
        </w:r>
        <w:r>
          <w:rPr>
            <w:rFonts w:ascii="Times New Roman" w:hint="eastAsia"/>
            <w:sz w:val="22"/>
            <w:szCs w:val="22"/>
          </w:rPr>
          <w:t>)</w:t>
        </w:r>
        <w:r>
          <w:rPr>
            <w:rFonts w:ascii="Times New Roman"/>
            <w:sz w:val="22"/>
            <w:szCs w:val="22"/>
          </w:rPr>
          <w:t>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영위하거나</w:t>
        </w:r>
        <w:r>
          <w:rPr>
            <w:rFonts w:ascii="Times New Roman"/>
            <w:sz w:val="22"/>
            <w:szCs w:val="22"/>
          </w:rPr>
          <w:t xml:space="preserve">, (ii) </w:t>
        </w:r>
        <w:proofErr w:type="spellStart"/>
        <w:r>
          <w:rPr>
            <w:rFonts w:ascii="Times New Roman" w:hint="eastAsia"/>
            <w:sz w:val="22"/>
            <w:szCs w:val="22"/>
          </w:rPr>
          <w:t>대상</w:t>
        </w:r>
        <w:r>
          <w:rPr>
            <w:rFonts w:ascii="Times New Roman"/>
            <w:sz w:val="22"/>
            <w:szCs w:val="22"/>
          </w:rPr>
          <w:t>회사</w:t>
        </w:r>
        <w:r>
          <w:rPr>
            <w:rFonts w:ascii="Times New Roman" w:hint="eastAsia"/>
            <w:sz w:val="22"/>
            <w:szCs w:val="22"/>
          </w:rPr>
          <w:t>등이</w:t>
        </w:r>
        <w:proofErr w:type="spellEnd"/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영위하는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사업과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직간접적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경쟁이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영업을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영위하는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회사</w:t>
        </w:r>
        <w:r>
          <w:rPr>
            <w:rFonts w:ascii="Times New Roman"/>
            <w:sz w:val="22"/>
            <w:szCs w:val="22"/>
          </w:rPr>
          <w:t>(</w:t>
        </w:r>
        <w:r>
          <w:rPr>
            <w:rFonts w:ascii="Times New Roman"/>
            <w:sz w:val="22"/>
            <w:szCs w:val="22"/>
          </w:rPr>
          <w:t>이하</w:t>
        </w:r>
        <w:r>
          <w:rPr>
            <w:rFonts w:ascii="Times New Roman"/>
            <w:sz w:val="22"/>
            <w:szCs w:val="22"/>
          </w:rPr>
          <w:t xml:space="preserve"> “</w:t>
        </w:r>
        <w:r>
          <w:rPr>
            <w:rFonts w:ascii="Times New Roman" w:hint="eastAsia"/>
            <w:sz w:val="22"/>
            <w:szCs w:val="22"/>
            <w:u w:val="single"/>
          </w:rPr>
          <w:t>경쟁사</w:t>
        </w:r>
        <w:r>
          <w:rPr>
            <w:rFonts w:ascii="Times New Roman"/>
            <w:sz w:val="22"/>
            <w:szCs w:val="22"/>
          </w:rPr>
          <w:t>”)</w:t>
        </w:r>
        <w:r>
          <w:rPr>
            <w:rFonts w:ascii="Times New Roman"/>
            <w:sz w:val="22"/>
            <w:szCs w:val="22"/>
          </w:rPr>
          <w:t>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지분인수</w:t>
        </w:r>
        <w:r>
          <w:rPr>
            <w:rFonts w:ascii="Times New Roman"/>
            <w:sz w:val="22"/>
            <w:szCs w:val="22"/>
          </w:rPr>
          <w:t xml:space="preserve">, </w:t>
        </w:r>
        <w:r>
          <w:rPr>
            <w:rFonts w:ascii="Times New Roman"/>
            <w:sz w:val="22"/>
            <w:szCs w:val="22"/>
          </w:rPr>
          <w:t>주식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관련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사채에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대한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투자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등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경쟁사의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경영에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영향을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미치거나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경쟁사의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영업실적에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연동하여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이익을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수취하는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방식으로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투자하거나</w:t>
        </w:r>
        <w:r>
          <w:rPr>
            <w:rFonts w:ascii="Times New Roman"/>
            <w:sz w:val="22"/>
            <w:szCs w:val="22"/>
          </w:rPr>
          <w:t xml:space="preserve">, (iii) </w:t>
        </w:r>
        <w:r>
          <w:rPr>
            <w:rFonts w:ascii="Times New Roman"/>
            <w:sz w:val="22"/>
            <w:szCs w:val="22"/>
          </w:rPr>
          <w:t>경쟁사의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경영진</w:t>
        </w:r>
        <w:r>
          <w:rPr>
            <w:rFonts w:ascii="Times New Roman"/>
            <w:sz w:val="22"/>
            <w:szCs w:val="22"/>
          </w:rPr>
          <w:t xml:space="preserve">, </w:t>
        </w:r>
        <w:r>
          <w:rPr>
            <w:rFonts w:ascii="Times New Roman"/>
            <w:sz w:val="22"/>
            <w:szCs w:val="22"/>
          </w:rPr>
          <w:t>고문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및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직원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등으로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참여하거나</w:t>
        </w:r>
        <w:r>
          <w:rPr>
            <w:rFonts w:ascii="Times New Roman"/>
            <w:sz w:val="22"/>
            <w:szCs w:val="22"/>
          </w:rPr>
          <w:t xml:space="preserve">, (iv) </w:t>
        </w:r>
        <w:r>
          <w:rPr>
            <w:rFonts w:ascii="Times New Roman"/>
            <w:sz w:val="22"/>
            <w:szCs w:val="22"/>
          </w:rPr>
          <w:t>기타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경쟁사의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사업에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참여하거나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자문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제공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기타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지원하는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행위를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하</w:t>
        </w:r>
        <w:r>
          <w:rPr>
            <w:rFonts w:ascii="Times New Roman" w:hint="eastAsia"/>
            <w:sz w:val="22"/>
            <w:szCs w:val="22"/>
          </w:rPr>
          <w:t>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아니한다</w:t>
        </w:r>
        <w:r>
          <w:rPr>
            <w:rFonts w:ascii="Times New Roman" w:hint="eastAsia"/>
            <w:sz w:val="22"/>
            <w:szCs w:val="22"/>
          </w:rPr>
          <w:t>.</w:t>
        </w:r>
      </w:ins>
    </w:p>
    <w:p w14:paraId="6BA0EBCB" w14:textId="51CED68C" w:rsidR="00F10A7E" w:rsidRDefault="008D394E"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ins w:id="496" w:author="Yulchon" w:date="2025-06-18T18:37:00Z" w16du:dateUtc="2025-06-18T09:37:00Z"/>
          <w:rFonts w:ascii="Times New Roman"/>
          <w:sz w:val="22"/>
          <w:szCs w:val="22"/>
        </w:rPr>
      </w:pPr>
      <w:ins w:id="497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본인은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본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확약서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작성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이후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그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사유를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불문하고</w:t>
        </w:r>
        <w:r>
          <w:rPr>
            <w:rFonts w:ascii="Times New Roman" w:hint="eastAsia"/>
            <w:sz w:val="22"/>
            <w:szCs w:val="22"/>
          </w:rPr>
          <w:t xml:space="preserve"> [</w:t>
        </w:r>
        <w:r>
          <w:rPr>
            <w:rFonts w:ascii="Times New Roman" w:hint="eastAsia"/>
            <w:sz w:val="22"/>
            <w:szCs w:val="22"/>
          </w:rPr>
          <w:t>대상회사</w:t>
        </w:r>
        <w:r>
          <w:rPr>
            <w:rFonts w:ascii="Times New Roman" w:hint="eastAsia"/>
            <w:sz w:val="22"/>
            <w:szCs w:val="22"/>
          </w:rPr>
          <w:t>/</w:t>
        </w:r>
        <w:r>
          <w:rPr>
            <w:rFonts w:ascii="Times New Roman" w:hint="eastAsia"/>
            <w:sz w:val="22"/>
            <w:szCs w:val="22"/>
          </w:rPr>
          <w:t>미국자회사</w:t>
        </w:r>
        <w:r>
          <w:rPr>
            <w:rFonts w:ascii="Times New Roman" w:hint="eastAsia"/>
            <w:sz w:val="22"/>
            <w:szCs w:val="22"/>
          </w:rPr>
          <w:t>]</w:t>
        </w:r>
        <w:r>
          <w:rPr>
            <w:rFonts w:ascii="Times New Roman" w:hint="eastAsia"/>
            <w:sz w:val="22"/>
            <w:szCs w:val="22"/>
          </w:rPr>
          <w:t>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위임관계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및</w:t>
        </w:r>
        <w:r>
          <w:rPr>
            <w:rFonts w:ascii="Times New Roman" w:hint="eastAsia"/>
            <w:sz w:val="22"/>
            <w:szCs w:val="22"/>
          </w:rPr>
          <w:t>/</w:t>
        </w:r>
        <w:r>
          <w:rPr>
            <w:rFonts w:ascii="Times New Roman" w:hint="eastAsia"/>
            <w:sz w:val="22"/>
            <w:szCs w:val="22"/>
          </w:rPr>
          <w:t>또는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근로관계가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종료한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날로부터</w:t>
        </w:r>
        <w:r>
          <w:rPr>
            <w:rFonts w:ascii="Times New Roman" w:hint="eastAsia"/>
            <w:sz w:val="22"/>
            <w:szCs w:val="22"/>
          </w:rPr>
          <w:t xml:space="preserve"> [</w:t>
        </w:r>
        <w:r w:rsidR="0064233E">
          <w:rPr>
            <w:rFonts w:ascii="Times New Roman" w:hint="eastAsia"/>
            <w:sz w:val="22"/>
            <w:szCs w:val="22"/>
          </w:rPr>
          <w:t>5</w:t>
        </w:r>
        <w:r>
          <w:rPr>
            <w:rFonts w:ascii="Times New Roman" w:hint="eastAsia"/>
            <w:sz w:val="22"/>
            <w:szCs w:val="22"/>
          </w:rPr>
          <w:t>]</w:t>
        </w:r>
        <w:r>
          <w:rPr>
            <w:rFonts w:ascii="Times New Roman" w:hint="eastAsia"/>
            <w:sz w:val="22"/>
            <w:szCs w:val="22"/>
          </w:rPr>
          <w:t>년이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되는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날까지</w:t>
        </w:r>
        <w:r>
          <w:rPr>
            <w:rFonts w:ascii="Times New Roman" w:hint="eastAsia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매수인의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사전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서면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동의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없이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직접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또는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제</w:t>
        </w:r>
        <w:r>
          <w:rPr>
            <w:rFonts w:ascii="Times New Roman" w:hint="eastAsia"/>
            <w:sz w:val="22"/>
            <w:szCs w:val="22"/>
          </w:rPr>
          <w:t>3</w:t>
        </w:r>
        <w:r>
          <w:rPr>
            <w:rFonts w:ascii="Times New Roman" w:hint="eastAsia"/>
            <w:sz w:val="22"/>
            <w:szCs w:val="22"/>
          </w:rPr>
          <w:t>자를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통하여</w:t>
        </w:r>
        <w:r>
          <w:rPr>
            <w:rFonts w:ascii="Times New Roman" w:hint="eastAsia"/>
            <w:sz w:val="22"/>
            <w:szCs w:val="22"/>
          </w:rPr>
          <w:t xml:space="preserve"> </w:t>
        </w:r>
        <w:proofErr w:type="spellStart"/>
        <w:r>
          <w:rPr>
            <w:rFonts w:ascii="Times New Roman" w:hint="eastAsia"/>
            <w:sz w:val="22"/>
            <w:szCs w:val="22"/>
          </w:rPr>
          <w:t>대상회사등의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임직원을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고용하거나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이를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목적으로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해당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임직원에게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접근하거나</w:t>
        </w:r>
        <w:r>
          <w:rPr>
            <w:rFonts w:ascii="Times New Roman" w:hint="eastAsia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이들에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대하여</w:t>
        </w:r>
        <w:r>
          <w:rPr>
            <w:rFonts w:ascii="Times New Roman" w:hint="eastAsia"/>
            <w:sz w:val="22"/>
            <w:szCs w:val="22"/>
          </w:rPr>
          <w:t xml:space="preserve"> </w:t>
        </w:r>
        <w:proofErr w:type="spellStart"/>
        <w:r>
          <w:rPr>
            <w:rFonts w:ascii="Times New Roman" w:hint="eastAsia"/>
            <w:sz w:val="22"/>
            <w:szCs w:val="22"/>
          </w:rPr>
          <w:t>대상회사등과의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고용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또는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위임관</w:t>
        </w:r>
        <w:r>
          <w:rPr>
            <w:rFonts w:ascii="Times New Roman" w:hint="eastAsia"/>
            <w:sz w:val="22"/>
            <w:szCs w:val="22"/>
          </w:rPr>
          <w:lastRenderedPageBreak/>
          <w:t>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종료를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권유하는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행위를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하지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아니하고</w:t>
        </w:r>
        <w:r>
          <w:rPr>
            <w:rFonts w:ascii="Times New Roman" w:hint="eastAsia"/>
            <w:sz w:val="22"/>
            <w:szCs w:val="22"/>
          </w:rPr>
          <w:t xml:space="preserve">, </w:t>
        </w:r>
        <w:proofErr w:type="spellStart"/>
        <w:r>
          <w:rPr>
            <w:rFonts w:ascii="Times New Roman" w:hint="eastAsia"/>
            <w:sz w:val="22"/>
            <w:szCs w:val="22"/>
          </w:rPr>
          <w:t>대상회사등의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고객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및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거래처를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유인하거나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이들로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하여금</w:t>
        </w:r>
        <w:r>
          <w:rPr>
            <w:rFonts w:ascii="Times New Roman" w:hint="eastAsia"/>
            <w:sz w:val="22"/>
            <w:szCs w:val="22"/>
          </w:rPr>
          <w:t xml:space="preserve"> </w:t>
        </w:r>
        <w:proofErr w:type="spellStart"/>
        <w:r>
          <w:rPr>
            <w:rFonts w:ascii="Times New Roman" w:hint="eastAsia"/>
            <w:sz w:val="22"/>
            <w:szCs w:val="22"/>
          </w:rPr>
          <w:t>대상회사등과의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계약관계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및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기타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거래관계를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축소</w:t>
        </w:r>
        <w:r>
          <w:rPr>
            <w:rFonts w:ascii="Times New Roman" w:hint="eastAsia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변경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또는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종료하게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하지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아니한다</w:t>
        </w:r>
        <w:r>
          <w:rPr>
            <w:rFonts w:ascii="Times New Roman" w:hint="eastAsia"/>
            <w:sz w:val="22"/>
            <w:szCs w:val="22"/>
          </w:rPr>
          <w:t xml:space="preserve">. </w:t>
        </w:r>
      </w:ins>
    </w:p>
    <w:p w14:paraId="1782B260" w14:textId="77777777" w:rsidR="00F10A7E" w:rsidRDefault="008D394E"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ins w:id="498" w:author="Yulchon" w:date="2025-06-18T18:37:00Z" w16du:dateUtc="2025-06-18T09:37:00Z"/>
          <w:rFonts w:ascii="Times New Roman"/>
          <w:sz w:val="22"/>
          <w:szCs w:val="22"/>
        </w:rPr>
      </w:pPr>
      <w:ins w:id="499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본인이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본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확약서를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위반하는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경우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그로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인해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매수인과</w:t>
        </w:r>
        <w:r>
          <w:rPr>
            <w:rFonts w:ascii="Times New Roman" w:hint="eastAsia"/>
            <w:sz w:val="22"/>
            <w:szCs w:val="22"/>
          </w:rPr>
          <w:t xml:space="preserve"> </w:t>
        </w:r>
        <w:proofErr w:type="spellStart"/>
        <w:r>
          <w:rPr>
            <w:rFonts w:ascii="Times New Roman" w:hint="eastAsia"/>
            <w:sz w:val="22"/>
            <w:szCs w:val="22"/>
          </w:rPr>
          <w:t>대상회사등이</w:t>
        </w:r>
        <w:proofErr w:type="spellEnd"/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입은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모든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손해를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배상하여야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한다</w:t>
        </w:r>
        <w:r>
          <w:rPr>
            <w:rFonts w:ascii="Times New Roman"/>
            <w:sz w:val="22"/>
            <w:szCs w:val="22"/>
          </w:rPr>
          <w:t>.</w:t>
        </w:r>
        <w:r>
          <w:rPr>
            <w:rFonts w:ascii="Times New Roman" w:hint="eastAsia"/>
            <w:sz w:val="22"/>
            <w:szCs w:val="22"/>
          </w:rPr>
          <w:t xml:space="preserve"> </w:t>
        </w:r>
      </w:ins>
    </w:p>
    <w:p w14:paraId="0C01C872" w14:textId="549C8858" w:rsidR="00F10A7E" w:rsidRDefault="008D394E"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ins w:id="500" w:author="Yulchon" w:date="2025-06-18T18:37:00Z" w16du:dateUtc="2025-06-18T09:37:00Z"/>
          <w:rFonts w:ascii="Times New Roman"/>
          <w:sz w:val="22"/>
          <w:szCs w:val="22"/>
        </w:rPr>
      </w:pPr>
      <w:ins w:id="501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본인이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본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확약서를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위반하는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경우</w:t>
        </w:r>
        <w:r>
          <w:rPr>
            <w:rFonts w:ascii="Times New Roman"/>
            <w:sz w:val="22"/>
            <w:szCs w:val="22"/>
          </w:rPr>
          <w:t xml:space="preserve">, </w:t>
        </w:r>
        <w:proofErr w:type="gramStart"/>
        <w:r>
          <w:rPr>
            <w:rFonts w:ascii="Times New Roman" w:hint="eastAsia"/>
            <w:sz w:val="22"/>
            <w:szCs w:val="22"/>
          </w:rPr>
          <w:t>4.</w:t>
        </w:r>
        <w:r>
          <w:rPr>
            <w:rFonts w:ascii="Times New Roman" w:hint="eastAsia"/>
            <w:sz w:val="22"/>
            <w:szCs w:val="22"/>
          </w:rPr>
          <w:t>의</w:t>
        </w:r>
        <w:proofErr w:type="gramEnd"/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손해배상과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별도로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매수인에게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금</w:t>
        </w:r>
        <w:r>
          <w:rPr>
            <w:rFonts w:ascii="Times New Roman"/>
            <w:sz w:val="22"/>
            <w:szCs w:val="22"/>
          </w:rPr>
          <w:t xml:space="preserve"> [</w:t>
        </w:r>
        <w:r w:rsidR="008A2ADD">
          <w:rPr>
            <w:rFonts w:ascii="Times New Roman" w:hint="eastAsia"/>
            <w:sz w:val="22"/>
            <w:szCs w:val="22"/>
          </w:rPr>
          <w:t>*</w:t>
        </w:r>
        <w:r>
          <w:rPr>
            <w:rFonts w:ascii="Times New Roman"/>
            <w:sz w:val="22"/>
            <w:szCs w:val="22"/>
          </w:rPr>
          <w:t>]</w:t>
        </w:r>
        <w:r>
          <w:rPr>
            <w:rFonts w:ascii="Times New Roman" w:hint="eastAsia"/>
            <w:sz w:val="22"/>
            <w:szCs w:val="22"/>
          </w:rPr>
          <w:t>원을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위약벌로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지급하여야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한다</w:t>
        </w:r>
        <w:r>
          <w:rPr>
            <w:rFonts w:ascii="Times New Roman"/>
            <w:sz w:val="22"/>
            <w:szCs w:val="22"/>
          </w:rPr>
          <w:t xml:space="preserve">. </w:t>
        </w:r>
        <w:r>
          <w:rPr>
            <w:rFonts w:ascii="Times New Roman" w:hint="eastAsia"/>
            <w:sz w:val="22"/>
            <w:szCs w:val="22"/>
          </w:rPr>
          <w:t>본인은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금액이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손해배상액의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예정이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아닌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위약벌로서</w:t>
        </w:r>
        <w:r>
          <w:rPr>
            <w:rFonts w:ascii="Times New Roman" w:hint="eastAsia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합리적이고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적정한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금액이라는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점에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동의하고</w:t>
        </w:r>
        <w:r>
          <w:rPr>
            <w:rFonts w:ascii="Times New Roman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그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반환이나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감액청구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등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어떠한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이의도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제기하지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않을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것을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확약한다</w:t>
        </w:r>
        <w:r>
          <w:rPr>
            <w:rFonts w:ascii="Times New Roman"/>
            <w:sz w:val="22"/>
            <w:szCs w:val="22"/>
          </w:rPr>
          <w:t>.</w:t>
        </w:r>
      </w:ins>
    </w:p>
    <w:p w14:paraId="3B738067" w14:textId="77777777" w:rsidR="00F10A7E" w:rsidRDefault="00F10A7E">
      <w:pPr>
        <w:widowControl/>
        <w:spacing w:before="180" w:after="240" w:line="312" w:lineRule="auto"/>
        <w:ind w:left="220" w:hangingChars="100" w:hanging="220"/>
        <w:rPr>
          <w:ins w:id="502" w:author="Yulchon" w:date="2025-06-18T18:37:00Z" w16du:dateUtc="2025-06-18T09:37:00Z"/>
          <w:rFonts w:ascii="Times New Roman"/>
          <w:sz w:val="22"/>
          <w:szCs w:val="22"/>
        </w:rPr>
      </w:pPr>
    </w:p>
    <w:p w14:paraId="5911B1BA" w14:textId="77777777" w:rsidR="00F10A7E" w:rsidRDefault="008D394E">
      <w:pPr>
        <w:spacing w:before="240" w:after="240"/>
        <w:jc w:val="center"/>
        <w:rPr>
          <w:ins w:id="503" w:author="Yulchon" w:date="2025-06-18T18:37:00Z" w16du:dateUtc="2025-06-18T09:37:00Z"/>
          <w:rFonts w:ascii="Times New Roman" w:eastAsia="바탕체"/>
          <w:spacing w:val="-2"/>
          <w:sz w:val="22"/>
          <w:szCs w:val="22"/>
        </w:rPr>
      </w:pPr>
      <w:ins w:id="504" w:author="Yulchon" w:date="2025-06-18T18:37:00Z" w16du:dateUtc="2025-06-18T09:37:00Z">
        <w:r>
          <w:rPr>
            <w:rFonts w:ascii="Times New Roman" w:eastAsia="바탕체"/>
            <w:spacing w:val="-2"/>
            <w:sz w:val="22"/>
            <w:szCs w:val="22"/>
          </w:rPr>
          <w:t>202</w:t>
        </w:r>
        <w:r>
          <w:rPr>
            <w:rFonts w:ascii="Times New Roman" w:eastAsia="바탕체" w:hint="eastAsia"/>
            <w:spacing w:val="-2"/>
            <w:sz w:val="22"/>
            <w:szCs w:val="22"/>
          </w:rPr>
          <w:t>5</w:t>
        </w:r>
        <w:r>
          <w:rPr>
            <w:rFonts w:ascii="Times New Roman" w:eastAsia="바탕체"/>
            <w:spacing w:val="-2"/>
            <w:sz w:val="22"/>
            <w:szCs w:val="22"/>
          </w:rPr>
          <w:t>년</w:t>
        </w:r>
        <w:r>
          <w:rPr>
            <w:rFonts w:ascii="Times New Roman" w:eastAsia="바탕체"/>
            <w:spacing w:val="-2"/>
            <w:sz w:val="22"/>
            <w:szCs w:val="22"/>
          </w:rPr>
          <w:t xml:space="preserve"> [*]</w:t>
        </w:r>
        <w:r>
          <w:rPr>
            <w:rFonts w:ascii="Times New Roman" w:eastAsia="바탕체"/>
            <w:spacing w:val="-2"/>
            <w:sz w:val="22"/>
            <w:szCs w:val="22"/>
          </w:rPr>
          <w:t>월</w:t>
        </w:r>
        <w:r>
          <w:rPr>
            <w:rFonts w:ascii="Times New Roman" w:eastAsia="바탕체"/>
            <w:spacing w:val="-2"/>
            <w:sz w:val="22"/>
            <w:szCs w:val="22"/>
          </w:rPr>
          <w:t xml:space="preserve"> [*]</w:t>
        </w:r>
        <w:r>
          <w:rPr>
            <w:rFonts w:ascii="Times New Roman" w:eastAsia="바탕체"/>
            <w:spacing w:val="-2"/>
            <w:sz w:val="22"/>
            <w:szCs w:val="22"/>
          </w:rPr>
          <w:t>일</w:t>
        </w:r>
      </w:ins>
    </w:p>
    <w:p w14:paraId="16DC2342" w14:textId="77777777" w:rsidR="00F10A7E" w:rsidRDefault="00F10A7E">
      <w:pPr>
        <w:spacing w:line="360" w:lineRule="auto"/>
        <w:rPr>
          <w:ins w:id="505" w:author="Yulchon" w:date="2025-06-18T18:37:00Z" w16du:dateUtc="2025-06-18T09:37:00Z"/>
          <w:rFonts w:ascii="Times New Roman"/>
          <w:sz w:val="22"/>
          <w:szCs w:val="22"/>
        </w:rPr>
      </w:pPr>
    </w:p>
    <w:p w14:paraId="16416A07" w14:textId="77777777" w:rsidR="00F10A7E" w:rsidRDefault="008D394E">
      <w:pPr>
        <w:spacing w:line="360" w:lineRule="auto"/>
        <w:rPr>
          <w:ins w:id="506" w:author="Yulchon" w:date="2025-06-18T18:37:00Z" w16du:dateUtc="2025-06-18T09:37:00Z"/>
          <w:rFonts w:ascii="Times New Roman"/>
          <w:sz w:val="22"/>
          <w:szCs w:val="22"/>
        </w:rPr>
      </w:pPr>
      <w:ins w:id="507" w:author="Yulchon" w:date="2025-06-18T18:37:00Z" w16du:dateUtc="2025-06-18T09:37:00Z">
        <w:r>
          <w:rPr>
            <w:rFonts w:ascii="Times New Roman"/>
            <w:sz w:val="22"/>
            <w:szCs w:val="22"/>
          </w:rPr>
          <w:t>[</w:t>
        </w:r>
        <w:r>
          <w:rPr>
            <w:rFonts w:ascii="Times New Roman"/>
            <w:sz w:val="22"/>
            <w:szCs w:val="22"/>
          </w:rPr>
          <w:t>직위</w:t>
        </w:r>
        <w:r>
          <w:rPr>
            <w:rFonts w:ascii="Times New Roman"/>
            <w:sz w:val="22"/>
            <w:szCs w:val="22"/>
          </w:rPr>
          <w:t>] [</w:t>
        </w:r>
        <w:r>
          <w:rPr>
            <w:rFonts w:ascii="Times New Roman"/>
            <w:sz w:val="22"/>
            <w:szCs w:val="22"/>
          </w:rPr>
          <w:t>성명</w:t>
        </w:r>
        <w:r>
          <w:rPr>
            <w:rFonts w:ascii="Times New Roman"/>
            <w:sz w:val="22"/>
            <w:szCs w:val="22"/>
          </w:rPr>
          <w:t>]</w:t>
        </w:r>
        <w:r>
          <w:rPr>
            <w:rFonts w:ascii="Times New Roman"/>
            <w:sz w:val="22"/>
            <w:szCs w:val="22"/>
          </w:rPr>
          <w:tab/>
        </w:r>
        <w:proofErr w:type="gramStart"/>
        <w:r>
          <w:rPr>
            <w:rFonts w:ascii="Times New Roman"/>
            <w:sz w:val="22"/>
            <w:szCs w:val="22"/>
          </w:rPr>
          <w:tab/>
          <w:t xml:space="preserve">  (</w:t>
        </w:r>
        <w:proofErr w:type="gramEnd"/>
        <w:r>
          <w:rPr>
            <w:rFonts w:ascii="Times New Roman"/>
            <w:sz w:val="22"/>
            <w:szCs w:val="22"/>
          </w:rPr>
          <w:t>인</w:t>
        </w:r>
        <w:r>
          <w:rPr>
            <w:rFonts w:ascii="Times New Roman"/>
            <w:sz w:val="22"/>
            <w:szCs w:val="22"/>
          </w:rPr>
          <w:t>)</w:t>
        </w:r>
      </w:ins>
    </w:p>
    <w:p w14:paraId="668D5A38" w14:textId="77777777" w:rsidR="00F10A7E" w:rsidRDefault="008D394E">
      <w:pPr>
        <w:spacing w:line="360" w:lineRule="auto"/>
        <w:rPr>
          <w:ins w:id="508" w:author="Yulchon" w:date="2025-06-18T18:37:00Z" w16du:dateUtc="2025-06-18T09:37:00Z"/>
          <w:rFonts w:ascii="Times New Roman"/>
          <w:sz w:val="22"/>
          <w:szCs w:val="22"/>
        </w:rPr>
      </w:pPr>
      <w:ins w:id="509" w:author="Yulchon" w:date="2025-06-18T18:37:00Z" w16du:dateUtc="2025-06-18T09:37:00Z">
        <w:r>
          <w:rPr>
            <w:rFonts w:ascii="Times New Roman"/>
            <w:sz w:val="22"/>
            <w:szCs w:val="22"/>
          </w:rPr>
          <w:t>생년월일</w:t>
        </w:r>
        <w:r>
          <w:rPr>
            <w:rFonts w:ascii="Times New Roman"/>
            <w:sz w:val="22"/>
            <w:szCs w:val="22"/>
          </w:rPr>
          <w:t>: [*]</w:t>
        </w:r>
      </w:ins>
    </w:p>
    <w:p w14:paraId="57CB01B7" w14:textId="77777777" w:rsidR="00F10A7E" w:rsidRDefault="008D394E">
      <w:pPr>
        <w:spacing w:line="360" w:lineRule="auto"/>
        <w:rPr>
          <w:ins w:id="510" w:author="Yulchon" w:date="2025-06-18T18:37:00Z" w16du:dateUtc="2025-06-18T09:37:00Z"/>
          <w:rFonts w:ascii="Times New Roman"/>
          <w:sz w:val="22"/>
          <w:szCs w:val="22"/>
        </w:rPr>
      </w:pPr>
      <w:ins w:id="511" w:author="Yulchon" w:date="2025-06-18T18:37:00Z" w16du:dateUtc="2025-06-18T09:37:00Z">
        <w:r>
          <w:rPr>
            <w:rFonts w:ascii="Times New Roman"/>
            <w:sz w:val="22"/>
            <w:szCs w:val="22"/>
          </w:rPr>
          <w:t>주소</w:t>
        </w:r>
        <w:r>
          <w:rPr>
            <w:rFonts w:ascii="Times New Roman"/>
            <w:sz w:val="22"/>
            <w:szCs w:val="22"/>
          </w:rPr>
          <w:t>: [*]</w:t>
        </w:r>
      </w:ins>
    </w:p>
    <w:p w14:paraId="220DAE7C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ins w:id="512" w:author="Yulchon" w:date="2025-06-18T18:37:00Z" w16du:dateUtc="2025-06-18T09:37:00Z"/>
          <w:rFonts w:ascii="Times New Roman"/>
          <w:b/>
          <w:sz w:val="22"/>
          <w:szCs w:val="22"/>
        </w:rPr>
      </w:pPr>
    </w:p>
    <w:p w14:paraId="01EB9F32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ins w:id="513" w:author="Yulchon" w:date="2025-06-18T18:37:00Z" w16du:dateUtc="2025-06-18T09:37:00Z"/>
          <w:rFonts w:ascii="Times New Roman"/>
          <w:sz w:val="22"/>
          <w:szCs w:val="22"/>
          <w:u w:val="single"/>
          <w:lang w:val="en-GB"/>
        </w:rPr>
      </w:pPr>
      <w:ins w:id="514" w:author="Yulchon" w:date="2025-06-18T18:37:00Z" w16du:dateUtc="2025-06-18T09:37:00Z">
        <w:r>
          <w:rPr>
            <w:rFonts w:ascii="Times New Roman"/>
            <w:sz w:val="22"/>
            <w:szCs w:val="22"/>
            <w:u w:val="single"/>
            <w:lang w:val="en-GB"/>
          </w:rPr>
          <w:t>첨부</w:t>
        </w:r>
        <w:r>
          <w:rPr>
            <w:rFonts w:ascii="Times New Roman"/>
            <w:sz w:val="22"/>
            <w:szCs w:val="22"/>
            <w:u w:val="single"/>
            <w:lang w:val="en-GB"/>
          </w:rPr>
          <w:t xml:space="preserve">. </w:t>
        </w:r>
        <w:r>
          <w:rPr>
            <w:rFonts w:ascii="Times New Roman"/>
            <w:sz w:val="22"/>
            <w:szCs w:val="22"/>
            <w:u w:val="single"/>
            <w:lang w:val="en-GB"/>
          </w:rPr>
          <w:t>개인</w:t>
        </w:r>
        <w:r>
          <w:rPr>
            <w:rFonts w:ascii="Times New Roman"/>
            <w:sz w:val="22"/>
            <w:szCs w:val="22"/>
            <w:u w:val="single"/>
            <w:lang w:val="en-GB"/>
          </w:rPr>
          <w:t xml:space="preserve"> </w:t>
        </w:r>
        <w:r>
          <w:rPr>
            <w:rFonts w:ascii="Times New Roman"/>
            <w:sz w:val="22"/>
            <w:szCs w:val="22"/>
            <w:u w:val="single"/>
            <w:lang w:val="en-GB"/>
          </w:rPr>
          <w:t>인감증명서</w:t>
        </w:r>
      </w:ins>
    </w:p>
    <w:p w14:paraId="4746F3F7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ins w:id="515" w:author="Yulchon" w:date="2025-06-18T18:37:00Z" w16du:dateUtc="2025-06-18T09:37:00Z"/>
          <w:rFonts w:ascii="Times New Roman"/>
          <w:b/>
          <w:sz w:val="22"/>
          <w:szCs w:val="22"/>
          <w:lang w:val="en-GB"/>
        </w:rPr>
      </w:pPr>
      <w:ins w:id="516" w:author="Yulchon" w:date="2025-06-18T18:37:00Z" w16du:dateUtc="2025-06-18T09:37:00Z">
        <w:r>
          <w:rPr>
            <w:rFonts w:ascii="Times New Roman"/>
            <w:b/>
            <w:sz w:val="22"/>
            <w:szCs w:val="22"/>
            <w:lang w:val="en-GB"/>
          </w:rPr>
          <w:br w:type="page"/>
        </w:r>
      </w:ins>
    </w:p>
    <w:p w14:paraId="080A2A6C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ins w:id="517" w:author="Yulchon" w:date="2025-06-18T18:37:00Z" w16du:dateUtc="2025-06-18T09:37:00Z"/>
          <w:rFonts w:ascii="Times New Roman"/>
          <w:b/>
          <w:sz w:val="22"/>
          <w:szCs w:val="22"/>
        </w:rPr>
      </w:pPr>
      <w:ins w:id="518" w:author="Yulchon" w:date="2025-06-18T18:37:00Z" w16du:dateUtc="2025-06-18T09:37:00Z">
        <w:r>
          <w:rPr>
            <w:rFonts w:ascii="Times New Roman"/>
            <w:b/>
            <w:sz w:val="22"/>
            <w:szCs w:val="22"/>
            <w:u w:val="single"/>
          </w:rPr>
          <w:lastRenderedPageBreak/>
          <w:t>별지</w:t>
        </w:r>
        <w:r>
          <w:rPr>
            <w:rFonts w:ascii="Times New Roman"/>
            <w:b/>
            <w:sz w:val="22"/>
            <w:szCs w:val="22"/>
            <w:u w:val="single"/>
          </w:rPr>
          <w:t xml:space="preserve"> 6.2(3)(ii)</w:t>
        </w:r>
        <w:r>
          <w:rPr>
            <w:rFonts w:ascii="Times New Roman" w:hint="eastAsia"/>
            <w:b/>
            <w:sz w:val="22"/>
            <w:szCs w:val="22"/>
            <w:u w:val="single"/>
          </w:rPr>
          <w:t>(y)</w:t>
        </w:r>
      </w:ins>
    </w:p>
    <w:p w14:paraId="090A13A1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ins w:id="519" w:author="Yulchon" w:date="2025-06-18T18:37:00Z" w16du:dateUtc="2025-06-18T09:37:00Z"/>
          <w:rFonts w:ascii="Times New Roman"/>
          <w:b/>
          <w:sz w:val="22"/>
          <w:szCs w:val="22"/>
        </w:rPr>
      </w:pPr>
      <w:ins w:id="520" w:author="Yulchon" w:date="2025-06-18T18:37:00Z" w16du:dateUtc="2025-06-18T09:37:00Z">
        <w:r>
          <w:rPr>
            <w:rFonts w:ascii="Times New Roman"/>
            <w:b/>
            <w:sz w:val="22"/>
            <w:szCs w:val="22"/>
          </w:rPr>
          <w:t>경업</w:t>
        </w:r>
        <w:r>
          <w:rPr>
            <w:rFonts w:ascii="Times New Roman" w:eastAsia="맑은 고딕"/>
            <w:b/>
            <w:sz w:val="22"/>
            <w:szCs w:val="22"/>
          </w:rPr>
          <w:t>·</w:t>
        </w:r>
        <w:r>
          <w:rPr>
            <w:rFonts w:ascii="Times New Roman"/>
            <w:b/>
            <w:sz w:val="22"/>
            <w:szCs w:val="22"/>
          </w:rPr>
          <w:t>유인금지확약서</w:t>
        </w:r>
        <w:r>
          <w:rPr>
            <w:rFonts w:ascii="Times New Roman"/>
            <w:b/>
            <w:sz w:val="22"/>
            <w:szCs w:val="22"/>
          </w:rPr>
          <w:t>(</w:t>
        </w:r>
        <w:r>
          <w:rPr>
            <w:rFonts w:ascii="Times New Roman" w:hint="eastAsia"/>
            <w:b/>
            <w:sz w:val="22"/>
            <w:szCs w:val="22"/>
          </w:rPr>
          <w:t>기타</w:t>
        </w:r>
        <w:r>
          <w:rPr>
            <w:rFonts w:ascii="Times New Roman" w:hint="eastAsia"/>
            <w:b/>
            <w:sz w:val="22"/>
            <w:szCs w:val="22"/>
          </w:rPr>
          <w:t xml:space="preserve"> </w:t>
        </w:r>
        <w:r>
          <w:rPr>
            <w:rFonts w:ascii="Times New Roman" w:hint="eastAsia"/>
            <w:b/>
            <w:sz w:val="22"/>
            <w:szCs w:val="22"/>
          </w:rPr>
          <w:t>핵심인력</w:t>
        </w:r>
        <w:r>
          <w:rPr>
            <w:rFonts w:ascii="Times New Roman" w:hint="eastAsia"/>
            <w:b/>
            <w:sz w:val="22"/>
            <w:szCs w:val="22"/>
          </w:rPr>
          <w:t xml:space="preserve"> </w:t>
        </w:r>
        <w:r>
          <w:rPr>
            <w:rFonts w:ascii="Times New Roman"/>
            <w:b/>
            <w:sz w:val="22"/>
            <w:szCs w:val="22"/>
          </w:rPr>
          <w:t>양식</w:t>
        </w:r>
        <w:r>
          <w:rPr>
            <w:rFonts w:ascii="Times New Roman"/>
            <w:b/>
            <w:sz w:val="22"/>
            <w:szCs w:val="22"/>
          </w:rPr>
          <w:t>)</w:t>
        </w:r>
      </w:ins>
    </w:p>
    <w:p w14:paraId="629FC946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ins w:id="521" w:author="Yulchon" w:date="2025-06-18T18:37:00Z" w16du:dateUtc="2025-06-18T09:37:00Z"/>
          <w:rFonts w:ascii="Times New Roman"/>
          <w:b/>
          <w:sz w:val="22"/>
          <w:szCs w:val="22"/>
        </w:rPr>
      </w:pPr>
    </w:p>
    <w:p w14:paraId="26F96EB4" w14:textId="77777777" w:rsidR="00F10A7E" w:rsidRDefault="008D394E">
      <w:pPr>
        <w:spacing w:before="0" w:line="360" w:lineRule="auto"/>
        <w:rPr>
          <w:ins w:id="522" w:author="Yulchon" w:date="2025-06-18T18:37:00Z" w16du:dateUtc="2025-06-18T09:37:00Z"/>
          <w:rFonts w:ascii="Times New Roman"/>
          <w:sz w:val="22"/>
          <w:szCs w:val="22"/>
        </w:rPr>
      </w:pPr>
      <w:ins w:id="523" w:author="Yulchon" w:date="2025-06-18T18:37:00Z" w16du:dateUtc="2025-06-18T09:37:00Z">
        <w:r>
          <w:rPr>
            <w:rFonts w:ascii="Times New Roman"/>
            <w:sz w:val="22"/>
            <w:szCs w:val="22"/>
          </w:rPr>
          <w:t>수신인</w:t>
        </w:r>
        <w:r>
          <w:rPr>
            <w:rFonts w:ascii="Times New Roman"/>
            <w:sz w:val="22"/>
            <w:szCs w:val="22"/>
          </w:rPr>
          <w:t xml:space="preserve">: </w:t>
        </w:r>
        <w:proofErr w:type="spellStart"/>
        <w:r>
          <w:rPr>
            <w:rFonts w:ascii="Times New Roman"/>
            <w:sz w:val="22"/>
            <w:szCs w:val="22"/>
          </w:rPr>
          <w:t>엠피닉스</w:t>
        </w:r>
        <w:proofErr w:type="spellEnd"/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주식회사</w:t>
        </w:r>
      </w:ins>
    </w:p>
    <w:p w14:paraId="4A18B4EC" w14:textId="77777777" w:rsidR="00F10A7E" w:rsidRDefault="008D394E">
      <w:pPr>
        <w:spacing w:before="0" w:line="360" w:lineRule="auto"/>
        <w:ind w:firstLine="800"/>
        <w:rPr>
          <w:ins w:id="524" w:author="Yulchon" w:date="2025-06-18T18:37:00Z" w16du:dateUtc="2025-06-18T09:37:00Z"/>
          <w:rFonts w:ascii="Times New Roman"/>
          <w:sz w:val="22"/>
          <w:szCs w:val="22"/>
        </w:rPr>
      </w:pPr>
      <w:ins w:id="525" w:author="Yulchon" w:date="2025-06-18T18:37:00Z" w16du:dateUtc="2025-06-18T09:37:00Z">
        <w:r>
          <w:rPr>
            <w:rFonts w:ascii="Times New Roman"/>
            <w:sz w:val="22"/>
          </w:rPr>
          <w:t>광주광역시</w:t>
        </w:r>
        <w:r>
          <w:rPr>
            <w:rFonts w:ascii="Times New Roman"/>
            <w:sz w:val="22"/>
          </w:rPr>
          <w:t xml:space="preserve"> </w:t>
        </w:r>
        <w:r>
          <w:rPr>
            <w:rFonts w:ascii="Times New Roman"/>
            <w:sz w:val="22"/>
          </w:rPr>
          <w:t>북구</w:t>
        </w:r>
        <w:r>
          <w:rPr>
            <w:rFonts w:ascii="Times New Roman"/>
            <w:sz w:val="22"/>
          </w:rPr>
          <w:t xml:space="preserve"> </w:t>
        </w:r>
        <w:r>
          <w:rPr>
            <w:rFonts w:ascii="Times New Roman"/>
            <w:sz w:val="22"/>
          </w:rPr>
          <w:t>첨단벤처소로</w:t>
        </w:r>
        <w:r>
          <w:rPr>
            <w:rFonts w:ascii="Times New Roman"/>
            <w:sz w:val="22"/>
          </w:rPr>
          <w:t xml:space="preserve"> 45(</w:t>
        </w:r>
        <w:proofErr w:type="spellStart"/>
        <w:r>
          <w:rPr>
            <w:rFonts w:ascii="Times New Roman"/>
            <w:sz w:val="22"/>
          </w:rPr>
          <w:t>월출동</w:t>
        </w:r>
        <w:proofErr w:type="spellEnd"/>
        <w:r>
          <w:rPr>
            <w:rFonts w:ascii="Times New Roman"/>
            <w:sz w:val="22"/>
          </w:rPr>
          <w:t>)</w:t>
        </w:r>
      </w:ins>
    </w:p>
    <w:p w14:paraId="30E1B127" w14:textId="77777777" w:rsidR="00F10A7E" w:rsidRDefault="00F10A7E">
      <w:pPr>
        <w:widowControl/>
        <w:spacing w:before="180" w:after="240" w:line="312" w:lineRule="auto"/>
        <w:rPr>
          <w:ins w:id="526" w:author="Yulchon" w:date="2025-06-18T18:37:00Z" w16du:dateUtc="2025-06-18T09:37:00Z"/>
          <w:rFonts w:ascii="Times New Roman" w:eastAsia="바탕체"/>
          <w:sz w:val="22"/>
          <w:szCs w:val="22"/>
        </w:rPr>
      </w:pPr>
    </w:p>
    <w:p w14:paraId="5D5602D4" w14:textId="77777777" w:rsidR="00F10A7E" w:rsidRDefault="008D394E">
      <w:pPr>
        <w:widowControl/>
        <w:spacing w:before="180" w:after="240" w:line="312" w:lineRule="auto"/>
        <w:ind w:leftChars="-1" w:left="-1" w:hanging="2"/>
        <w:rPr>
          <w:ins w:id="527" w:author="Yulchon" w:date="2025-06-18T18:37:00Z" w16du:dateUtc="2025-06-18T09:37:00Z"/>
          <w:rFonts w:ascii="Times New Roman" w:eastAsia="바탕체"/>
          <w:sz w:val="22"/>
          <w:szCs w:val="22"/>
          <w:lang w:val="x-none"/>
        </w:rPr>
      </w:pPr>
      <w:ins w:id="528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본</w:t>
        </w:r>
        <w:r>
          <w:rPr>
            <w:rFonts w:ascii="Times New Roman" w:hint="eastAsia"/>
            <w:sz w:val="22"/>
            <w:szCs w:val="22"/>
          </w:rPr>
          <w:t xml:space="preserve"> </w:t>
        </w:r>
        <w:proofErr w:type="spellStart"/>
        <w:r>
          <w:rPr>
            <w:rFonts w:ascii="Times New Roman" w:hint="eastAsia"/>
            <w:sz w:val="22"/>
            <w:szCs w:val="22"/>
          </w:rPr>
          <w:t>경업</w:t>
        </w:r>
        <w:r>
          <w:rPr>
            <w:rFonts w:ascii="맑은 고딕" w:eastAsia="맑은 고딕" w:hAnsi="맑은 고딕" w:hint="eastAsia"/>
            <w:sz w:val="22"/>
            <w:szCs w:val="22"/>
          </w:rPr>
          <w:t>·</w:t>
        </w:r>
        <w:r>
          <w:rPr>
            <w:rFonts w:ascii="Times New Roman" w:hint="eastAsia"/>
            <w:sz w:val="22"/>
            <w:szCs w:val="22"/>
          </w:rPr>
          <w:t>유인금지확약서는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proofErr w:type="spellStart"/>
        <w:r>
          <w:rPr>
            <w:rFonts w:ascii="Times New Roman" w:hint="eastAsia"/>
            <w:sz w:val="22"/>
            <w:szCs w:val="22"/>
          </w:rPr>
          <w:t>엠피닉스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주식회사</w:t>
        </w:r>
        <w:r>
          <w:rPr>
            <w:rFonts w:ascii="Times New Roman" w:hint="eastAsia"/>
            <w:sz w:val="22"/>
            <w:szCs w:val="22"/>
          </w:rPr>
          <w:t>(</w:t>
        </w:r>
        <w:r>
          <w:rPr>
            <w:rFonts w:ascii="Times New Roman" w:hint="eastAsia"/>
            <w:sz w:val="22"/>
            <w:szCs w:val="22"/>
          </w:rPr>
          <w:t>이하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“</w:t>
        </w:r>
        <w:r>
          <w:rPr>
            <w:rFonts w:ascii="Times New Roman" w:hint="eastAsia"/>
            <w:sz w:val="22"/>
            <w:szCs w:val="22"/>
            <w:u w:val="single"/>
          </w:rPr>
          <w:t>대상회사</w:t>
        </w:r>
        <w:r>
          <w:rPr>
            <w:rFonts w:ascii="Times New Roman"/>
            <w:sz w:val="22"/>
            <w:szCs w:val="22"/>
          </w:rPr>
          <w:t>”</w:t>
        </w:r>
        <w:r>
          <w:rPr>
            <w:rFonts w:ascii="Times New Roman" w:hint="eastAsia"/>
            <w:sz w:val="22"/>
            <w:szCs w:val="22"/>
          </w:rPr>
          <w:t>)</w:t>
        </w:r>
        <w:r>
          <w:rPr>
            <w:rFonts w:ascii="Times New Roman" w:hint="eastAsia"/>
            <w:sz w:val="22"/>
            <w:szCs w:val="22"/>
          </w:rPr>
          <w:t>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기존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주주로서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강상도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외</w:t>
        </w:r>
        <w:r>
          <w:rPr>
            <w:rFonts w:ascii="Times New Roman" w:hint="eastAsia"/>
            <w:sz w:val="22"/>
            <w:szCs w:val="22"/>
          </w:rPr>
          <w:t xml:space="preserve"> 8</w:t>
        </w:r>
        <w:r>
          <w:rPr>
            <w:rFonts w:ascii="Times New Roman" w:hint="eastAsia"/>
            <w:sz w:val="22"/>
            <w:szCs w:val="22"/>
          </w:rPr>
          <w:t>인과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  <w:highlight w:val="yellow"/>
          </w:rPr>
          <w:t>[*]</w:t>
        </w:r>
        <w:r>
          <w:rPr>
            <w:rFonts w:ascii="Times New Roman" w:hint="eastAsia"/>
            <w:sz w:val="22"/>
            <w:szCs w:val="22"/>
          </w:rPr>
          <w:t>(</w:t>
        </w:r>
        <w:r>
          <w:rPr>
            <w:rFonts w:ascii="Times New Roman" w:hint="eastAsia"/>
            <w:sz w:val="22"/>
            <w:szCs w:val="22"/>
          </w:rPr>
          <w:t>이하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“</w:t>
        </w:r>
        <w:r>
          <w:rPr>
            <w:rFonts w:ascii="Times New Roman" w:hint="eastAsia"/>
            <w:sz w:val="22"/>
            <w:szCs w:val="22"/>
            <w:u w:val="single"/>
          </w:rPr>
          <w:t>매수인</w:t>
        </w:r>
        <w:r>
          <w:rPr>
            <w:rFonts w:ascii="Times New Roman"/>
            <w:sz w:val="22"/>
            <w:szCs w:val="22"/>
          </w:rPr>
          <w:t>”</w:t>
        </w:r>
        <w:r>
          <w:rPr>
            <w:rFonts w:ascii="Times New Roman" w:hint="eastAsia"/>
            <w:sz w:val="22"/>
            <w:szCs w:val="22"/>
          </w:rPr>
          <w:t xml:space="preserve">) </w:t>
        </w:r>
        <w:r>
          <w:rPr>
            <w:rFonts w:ascii="Times New Roman" w:hint="eastAsia"/>
            <w:sz w:val="22"/>
            <w:szCs w:val="22"/>
          </w:rPr>
          <w:t>사이에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대상회사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발행주식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  <w:highlight w:val="yellow"/>
          </w:rPr>
          <w:t>[*]</w:t>
        </w:r>
        <w:r>
          <w:rPr>
            <w:rFonts w:ascii="Times New Roman" w:hint="eastAsia"/>
            <w:sz w:val="22"/>
            <w:szCs w:val="22"/>
          </w:rPr>
          <w:t>주의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매매에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관하여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체결된</w:t>
        </w:r>
        <w:r>
          <w:rPr>
            <w:rFonts w:ascii="Times New Roman" w:hint="eastAsia"/>
            <w:sz w:val="22"/>
            <w:szCs w:val="22"/>
          </w:rPr>
          <w:t xml:space="preserve"> 2025</w:t>
        </w:r>
        <w:r>
          <w:rPr>
            <w:rFonts w:ascii="Times New Roman" w:hint="eastAsia"/>
            <w:sz w:val="22"/>
            <w:szCs w:val="22"/>
          </w:rPr>
          <w:t>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  <w:highlight w:val="yellow"/>
          </w:rPr>
          <w:t>[*]</w:t>
        </w:r>
        <w:r>
          <w:rPr>
            <w:rFonts w:ascii="Times New Roman" w:hint="eastAsia"/>
            <w:sz w:val="22"/>
            <w:szCs w:val="22"/>
          </w:rPr>
          <w:t>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  <w:highlight w:val="yellow"/>
          </w:rPr>
          <w:t>[*]</w:t>
        </w:r>
        <w:r>
          <w:rPr>
            <w:rFonts w:ascii="Times New Roman" w:hint="eastAsia"/>
            <w:sz w:val="22"/>
            <w:szCs w:val="22"/>
          </w:rPr>
          <w:t>일자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주식매매계약과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관련됩니다</w:t>
        </w:r>
        <w:r>
          <w:rPr>
            <w:rFonts w:ascii="Times New Roman" w:hint="eastAsia"/>
            <w:sz w:val="22"/>
            <w:szCs w:val="22"/>
          </w:rPr>
          <w:t xml:space="preserve">. </w:t>
        </w:r>
        <w:r>
          <w:rPr>
            <w:rFonts w:ascii="Times New Roman"/>
            <w:sz w:val="22"/>
            <w:szCs w:val="22"/>
          </w:rPr>
          <w:t>하기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본인은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[</w:t>
        </w:r>
        <w:r>
          <w:rPr>
            <w:rFonts w:ascii="Times New Roman" w:hint="eastAsia"/>
            <w:sz w:val="22"/>
            <w:szCs w:val="22"/>
          </w:rPr>
          <w:t>대상회사</w:t>
        </w:r>
        <w:r>
          <w:rPr>
            <w:rFonts w:ascii="Times New Roman" w:hint="eastAsia"/>
            <w:sz w:val="22"/>
            <w:szCs w:val="22"/>
          </w:rPr>
          <w:t>/</w:t>
        </w:r>
        <w:r>
          <w:rPr>
            <w:rFonts w:ascii="Times New Roman" w:hint="eastAsia"/>
            <w:sz w:val="22"/>
            <w:szCs w:val="22"/>
          </w:rPr>
          <w:t>대상회사의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자회사인</w:t>
        </w:r>
        <w:r>
          <w:rPr>
            <w:rFonts w:ascii="Times New Roman" w:hint="eastAsia"/>
            <w:sz w:val="22"/>
            <w:szCs w:val="22"/>
          </w:rPr>
          <w:t xml:space="preserve"> MPNICS-USA, LLC(</w:t>
        </w:r>
        <w:r>
          <w:rPr>
            <w:rFonts w:ascii="Times New Roman" w:hint="eastAsia"/>
            <w:sz w:val="22"/>
            <w:szCs w:val="22"/>
          </w:rPr>
          <w:t>이하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“</w:t>
        </w:r>
        <w:r>
          <w:rPr>
            <w:rFonts w:ascii="Times New Roman" w:hint="eastAsia"/>
            <w:sz w:val="22"/>
            <w:szCs w:val="22"/>
            <w:u w:val="single"/>
          </w:rPr>
          <w:t>미국자회사</w:t>
        </w:r>
        <w:r>
          <w:rPr>
            <w:rFonts w:ascii="Times New Roman"/>
            <w:sz w:val="22"/>
            <w:szCs w:val="22"/>
          </w:rPr>
          <w:t>”</w:t>
        </w:r>
        <w:r>
          <w:rPr>
            <w:rFonts w:ascii="Times New Roman" w:hint="eastAsia"/>
            <w:sz w:val="22"/>
            <w:szCs w:val="22"/>
          </w:rPr>
          <w:t>)]</w:t>
        </w:r>
        <w:r>
          <w:rPr>
            <w:rFonts w:ascii="Times New Roman" w:hint="eastAsia"/>
            <w:sz w:val="22"/>
            <w:szCs w:val="22"/>
          </w:rPr>
          <w:t>의</w:t>
        </w:r>
        <w:r>
          <w:rPr>
            <w:rFonts w:ascii="Times New Roman"/>
            <w:sz w:val="22"/>
            <w:szCs w:val="22"/>
          </w:rPr>
          <w:t xml:space="preserve"> [*]</w:t>
        </w:r>
        <w:r>
          <w:rPr>
            <w:rFonts w:ascii="Times New Roman"/>
            <w:sz w:val="22"/>
            <w:szCs w:val="22"/>
          </w:rPr>
          <w:t>로서</w:t>
        </w:r>
        <w:r>
          <w:rPr>
            <w:rFonts w:ascii="Times New Roman"/>
            <w:sz w:val="22"/>
            <w:szCs w:val="22"/>
          </w:rPr>
          <w:t xml:space="preserve">, </w:t>
        </w:r>
        <w:r>
          <w:rPr>
            <w:rFonts w:ascii="Times New Roman"/>
            <w:sz w:val="22"/>
            <w:szCs w:val="22"/>
          </w:rPr>
          <w:t>아</w:t>
        </w:r>
        <w:r>
          <w:rPr>
            <w:rFonts w:ascii="Times New Roman" w:eastAsia="바탕체"/>
            <w:sz w:val="22"/>
            <w:szCs w:val="22"/>
            <w:lang w:val="x-none"/>
          </w:rPr>
          <w:t>래</w:t>
        </w:r>
        <w:r>
          <w:rPr>
            <w:rFonts w:ascii="Times New Roman" w:eastAsia="바탕체"/>
            <w:sz w:val="22"/>
            <w:szCs w:val="22"/>
            <w:lang w:val="x-none"/>
          </w:rPr>
          <w:t xml:space="preserve"> </w:t>
        </w:r>
        <w:r>
          <w:rPr>
            <w:rFonts w:ascii="Times New Roman" w:eastAsia="바탕체"/>
            <w:sz w:val="22"/>
            <w:szCs w:val="22"/>
            <w:lang w:val="x-none"/>
          </w:rPr>
          <w:t>각</w:t>
        </w:r>
        <w:r>
          <w:rPr>
            <w:rFonts w:ascii="Times New Roman" w:eastAsia="바탕체"/>
            <w:sz w:val="22"/>
            <w:szCs w:val="22"/>
            <w:lang w:val="x-none"/>
          </w:rPr>
          <w:t xml:space="preserve"> </w:t>
        </w:r>
        <w:r>
          <w:rPr>
            <w:rFonts w:ascii="Times New Roman" w:eastAsia="바탕체"/>
            <w:sz w:val="22"/>
            <w:szCs w:val="22"/>
            <w:lang w:val="x-none"/>
          </w:rPr>
          <w:t>사항을</w:t>
        </w:r>
        <w:r>
          <w:rPr>
            <w:rFonts w:ascii="Times New Roman" w:eastAsia="바탕체"/>
            <w:sz w:val="22"/>
            <w:szCs w:val="22"/>
            <w:lang w:val="x-none"/>
          </w:rPr>
          <w:t xml:space="preserve"> </w:t>
        </w:r>
        <w:r>
          <w:rPr>
            <w:rFonts w:ascii="Times New Roman" w:eastAsia="바탕체"/>
            <w:sz w:val="22"/>
            <w:szCs w:val="22"/>
            <w:lang w:val="x-none"/>
          </w:rPr>
          <w:t>확약합니다</w:t>
        </w:r>
        <w:r>
          <w:rPr>
            <w:rFonts w:ascii="Times New Roman" w:eastAsia="바탕체"/>
            <w:sz w:val="22"/>
            <w:szCs w:val="22"/>
            <w:lang w:val="x-none"/>
          </w:rPr>
          <w:t>.</w:t>
        </w:r>
      </w:ins>
    </w:p>
    <w:p w14:paraId="47B75ACD" w14:textId="77777777" w:rsidR="00F10A7E" w:rsidRDefault="00F10A7E">
      <w:pPr>
        <w:widowControl/>
        <w:spacing w:before="180" w:after="240" w:line="312" w:lineRule="auto"/>
        <w:rPr>
          <w:ins w:id="529" w:author="Yulchon" w:date="2025-06-18T18:37:00Z" w16du:dateUtc="2025-06-18T09:37:00Z"/>
          <w:rFonts w:ascii="Times New Roman"/>
          <w:sz w:val="22"/>
          <w:szCs w:val="22"/>
          <w:lang w:val="x-none"/>
        </w:rPr>
      </w:pPr>
    </w:p>
    <w:p w14:paraId="602357DE" w14:textId="77777777" w:rsidR="00F10A7E" w:rsidRDefault="008D394E"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ins w:id="530" w:author="Yulchon" w:date="2025-06-18T18:37:00Z" w16du:dateUtc="2025-06-18T09:37:00Z"/>
          <w:rFonts w:ascii="Times New Roman"/>
          <w:sz w:val="22"/>
          <w:szCs w:val="22"/>
        </w:rPr>
      </w:pPr>
      <w:ins w:id="531" w:author="Yulchon" w:date="2025-06-18T18:37:00Z" w16du:dateUtc="2025-06-18T09:37:00Z">
        <w:r>
          <w:rPr>
            <w:rFonts w:ascii="Times New Roman" w:eastAsia="바탕체" w:hint="eastAsia"/>
            <w:sz w:val="22"/>
            <w:szCs w:val="22"/>
          </w:rPr>
          <w:t>본인은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2025</w:t>
        </w:r>
        <w:r>
          <w:rPr>
            <w:rFonts w:ascii="Times New Roman" w:hint="eastAsia"/>
            <w:sz w:val="22"/>
            <w:szCs w:val="22"/>
          </w:rPr>
          <w:t>년</w:t>
        </w:r>
        <w:r>
          <w:rPr>
            <w:rFonts w:ascii="Times New Roman" w:hint="eastAsia"/>
            <w:sz w:val="22"/>
            <w:szCs w:val="22"/>
          </w:rPr>
          <w:t xml:space="preserve"> [*]</w:t>
        </w:r>
        <w:r>
          <w:rPr>
            <w:rFonts w:ascii="Times New Roman" w:hint="eastAsia"/>
            <w:sz w:val="22"/>
            <w:szCs w:val="22"/>
          </w:rPr>
          <w:t>월</w:t>
        </w:r>
        <w:r>
          <w:rPr>
            <w:rFonts w:ascii="Times New Roman" w:hint="eastAsia"/>
            <w:sz w:val="22"/>
            <w:szCs w:val="22"/>
          </w:rPr>
          <w:t xml:space="preserve"> [*]</w:t>
        </w:r>
        <w:r>
          <w:rPr>
            <w:rFonts w:ascii="Times New Roman" w:hint="eastAsia"/>
            <w:sz w:val="22"/>
            <w:szCs w:val="22"/>
          </w:rPr>
          <w:t>일부터</w:t>
        </w:r>
        <w:r>
          <w:rPr>
            <w:rFonts w:ascii="Times New Roman" w:hint="eastAsia"/>
            <w:sz w:val="22"/>
            <w:szCs w:val="22"/>
          </w:rPr>
          <w:t xml:space="preserve"> [5]</w:t>
        </w:r>
        <w:r>
          <w:rPr>
            <w:rFonts w:ascii="Times New Roman"/>
            <w:sz w:val="22"/>
            <w:szCs w:val="22"/>
          </w:rPr>
          <w:t>년이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날</w:t>
        </w:r>
        <w:r>
          <w:rPr>
            <w:rFonts w:ascii="Times New Roman"/>
            <w:sz w:val="22"/>
            <w:szCs w:val="22"/>
          </w:rPr>
          <w:t>(</w:t>
        </w:r>
        <w:r>
          <w:rPr>
            <w:rFonts w:ascii="Times New Roman"/>
            <w:sz w:val="22"/>
            <w:szCs w:val="22"/>
          </w:rPr>
          <w:t>이하</w:t>
        </w:r>
        <w:r>
          <w:rPr>
            <w:rFonts w:ascii="Times New Roman"/>
            <w:sz w:val="22"/>
            <w:szCs w:val="22"/>
          </w:rPr>
          <w:t xml:space="preserve"> “</w:t>
        </w:r>
        <w:r>
          <w:rPr>
            <w:rFonts w:ascii="Times New Roman"/>
            <w:sz w:val="22"/>
            <w:szCs w:val="22"/>
            <w:u w:val="single"/>
          </w:rPr>
          <w:t>재직기간</w:t>
        </w:r>
        <w:r>
          <w:rPr>
            <w:rFonts w:ascii="Times New Roman"/>
            <w:sz w:val="22"/>
            <w:szCs w:val="22"/>
          </w:rPr>
          <w:t>”)</w:t>
        </w:r>
        <w:r>
          <w:rPr>
            <w:rFonts w:ascii="Times New Roman"/>
            <w:sz w:val="22"/>
            <w:szCs w:val="22"/>
          </w:rPr>
          <w:t>까지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[</w:t>
        </w:r>
        <w:r>
          <w:rPr>
            <w:rFonts w:ascii="Times New Roman" w:hint="eastAsia"/>
            <w:sz w:val="22"/>
            <w:szCs w:val="22"/>
          </w:rPr>
          <w:t>대상</w:t>
        </w:r>
        <w:r>
          <w:rPr>
            <w:rFonts w:ascii="Times New Roman"/>
            <w:sz w:val="22"/>
            <w:szCs w:val="22"/>
          </w:rPr>
          <w:t>회사</w:t>
        </w:r>
        <w:r>
          <w:rPr>
            <w:rFonts w:ascii="Times New Roman" w:hint="eastAsia"/>
            <w:sz w:val="22"/>
            <w:szCs w:val="22"/>
          </w:rPr>
          <w:t>/</w:t>
        </w:r>
        <w:r>
          <w:rPr>
            <w:rFonts w:ascii="Times New Roman" w:hint="eastAsia"/>
            <w:sz w:val="22"/>
            <w:szCs w:val="22"/>
          </w:rPr>
          <w:t>미국자회사</w:t>
        </w:r>
        <w:r>
          <w:rPr>
            <w:rFonts w:ascii="Times New Roman" w:hint="eastAsia"/>
            <w:sz w:val="22"/>
            <w:szCs w:val="22"/>
          </w:rPr>
          <w:t>]</w:t>
        </w:r>
        <w:r>
          <w:rPr>
            <w:rFonts w:ascii="Times New Roman"/>
            <w:sz w:val="22"/>
            <w:szCs w:val="22"/>
          </w:rPr>
          <w:t>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[*]</w:t>
        </w:r>
        <w:r>
          <w:rPr>
            <w:rFonts w:ascii="Times New Roman"/>
            <w:sz w:val="22"/>
            <w:szCs w:val="22"/>
          </w:rPr>
          <w:t>으로서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재직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및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성실히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근무한다</w:t>
        </w:r>
        <w:r>
          <w:rPr>
            <w:rFonts w:ascii="Times New Roman"/>
            <w:sz w:val="22"/>
            <w:szCs w:val="22"/>
          </w:rPr>
          <w:t xml:space="preserve">. </w:t>
        </w:r>
        <w:r>
          <w:rPr>
            <w:rFonts w:ascii="Times New Roman"/>
            <w:sz w:val="22"/>
            <w:szCs w:val="22"/>
          </w:rPr>
          <w:t>단</w:t>
        </w:r>
        <w:r>
          <w:rPr>
            <w:rFonts w:ascii="Times New Roman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매수인은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그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재량과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판단에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따라</w:t>
        </w:r>
        <w:r>
          <w:rPr>
            <w:rFonts w:ascii="Times New Roman" w:hint="eastAsia"/>
            <w:sz w:val="22"/>
            <w:szCs w:val="22"/>
          </w:rPr>
          <w:t xml:space="preserve"> [</w:t>
        </w:r>
        <w:r>
          <w:rPr>
            <w:rFonts w:ascii="Times New Roman" w:hint="eastAsia"/>
            <w:sz w:val="22"/>
            <w:szCs w:val="22"/>
          </w:rPr>
          <w:t>대상회사</w:t>
        </w:r>
        <w:r>
          <w:rPr>
            <w:rFonts w:ascii="Times New Roman" w:hint="eastAsia"/>
            <w:sz w:val="22"/>
            <w:szCs w:val="22"/>
          </w:rPr>
          <w:t>/</w:t>
        </w:r>
        <w:r>
          <w:rPr>
            <w:rFonts w:ascii="Times New Roman" w:hint="eastAsia"/>
            <w:sz w:val="22"/>
            <w:szCs w:val="22"/>
          </w:rPr>
          <w:t>미국자회사</w:t>
        </w:r>
        <w:r>
          <w:rPr>
            <w:rFonts w:ascii="Times New Roman" w:hint="eastAsia"/>
            <w:sz w:val="22"/>
            <w:szCs w:val="22"/>
          </w:rPr>
          <w:t>]</w:t>
        </w:r>
        <w:r>
          <w:rPr>
            <w:rFonts w:ascii="Times New Roman" w:hint="eastAsia"/>
            <w:sz w:val="22"/>
            <w:szCs w:val="22"/>
          </w:rPr>
          <w:t>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하여금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재직기간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중에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본인과의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위임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또는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고용관계를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해지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또는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종료하도록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할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있으며</w:t>
        </w:r>
        <w:r>
          <w:rPr>
            <w:rFonts w:ascii="Times New Roman" w:hint="eastAsia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본인은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이를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확인한다</w:t>
        </w:r>
        <w:r>
          <w:rPr>
            <w:rFonts w:ascii="Times New Roman" w:hint="eastAsia"/>
            <w:sz w:val="22"/>
            <w:szCs w:val="22"/>
          </w:rPr>
          <w:t>.</w:t>
        </w:r>
      </w:ins>
    </w:p>
    <w:p w14:paraId="46EEC0FB" w14:textId="6E38A0DE" w:rsidR="00F10A7E" w:rsidRDefault="008D394E"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ins w:id="532" w:author="Yulchon" w:date="2025-06-18T18:37:00Z" w16du:dateUtc="2025-06-18T09:37:00Z"/>
          <w:rFonts w:ascii="Times New Roman"/>
          <w:sz w:val="22"/>
          <w:szCs w:val="22"/>
        </w:rPr>
      </w:pPr>
      <w:ins w:id="533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본인은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본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확약서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작성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이후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그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사유를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불문하고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[</w:t>
        </w:r>
        <w:r>
          <w:rPr>
            <w:rFonts w:ascii="Times New Roman" w:hint="eastAsia"/>
            <w:sz w:val="22"/>
            <w:szCs w:val="22"/>
          </w:rPr>
          <w:t>대상</w:t>
        </w:r>
        <w:r>
          <w:rPr>
            <w:rFonts w:ascii="Times New Roman"/>
            <w:sz w:val="22"/>
            <w:szCs w:val="22"/>
          </w:rPr>
          <w:t>회사</w:t>
        </w:r>
        <w:r>
          <w:rPr>
            <w:rFonts w:ascii="Times New Roman" w:hint="eastAsia"/>
            <w:sz w:val="22"/>
            <w:szCs w:val="22"/>
          </w:rPr>
          <w:t>/</w:t>
        </w:r>
        <w:r>
          <w:rPr>
            <w:rFonts w:ascii="Times New Roman" w:hint="eastAsia"/>
            <w:sz w:val="22"/>
            <w:szCs w:val="22"/>
          </w:rPr>
          <w:t>미국자회사</w:t>
        </w:r>
        <w:r>
          <w:rPr>
            <w:rFonts w:ascii="Times New Roman" w:hint="eastAsia"/>
            <w:sz w:val="22"/>
            <w:szCs w:val="22"/>
          </w:rPr>
          <w:t>]</w:t>
        </w:r>
        <w:r>
          <w:rPr>
            <w:rFonts w:ascii="Times New Roman"/>
            <w:sz w:val="22"/>
            <w:szCs w:val="22"/>
          </w:rPr>
          <w:t>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위임관계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및</w:t>
        </w:r>
        <w:r>
          <w:rPr>
            <w:rFonts w:ascii="Times New Roman"/>
            <w:sz w:val="22"/>
            <w:szCs w:val="22"/>
          </w:rPr>
          <w:t>/</w:t>
        </w:r>
        <w:r>
          <w:rPr>
            <w:rFonts w:ascii="Times New Roman"/>
            <w:sz w:val="22"/>
            <w:szCs w:val="22"/>
          </w:rPr>
          <w:t>또는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고용</w:t>
        </w:r>
        <w:r>
          <w:rPr>
            <w:rFonts w:ascii="Times New Roman"/>
            <w:sz w:val="22"/>
            <w:szCs w:val="22"/>
          </w:rPr>
          <w:t>관계가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종료한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날로부터</w:t>
        </w:r>
        <w:r>
          <w:rPr>
            <w:rFonts w:ascii="Times New Roman"/>
            <w:sz w:val="22"/>
            <w:szCs w:val="22"/>
          </w:rPr>
          <w:t xml:space="preserve"> [</w:t>
        </w:r>
        <w:r w:rsidR="0064233E">
          <w:rPr>
            <w:rFonts w:ascii="Times New Roman" w:hint="eastAsia"/>
            <w:sz w:val="22"/>
            <w:szCs w:val="22"/>
          </w:rPr>
          <w:t>2</w:t>
        </w:r>
        <w:r>
          <w:rPr>
            <w:rFonts w:ascii="Times New Roman"/>
            <w:sz w:val="22"/>
            <w:szCs w:val="22"/>
          </w:rPr>
          <w:t>]</w:t>
        </w:r>
        <w:r>
          <w:rPr>
            <w:rFonts w:ascii="Times New Roman"/>
            <w:sz w:val="22"/>
            <w:szCs w:val="22"/>
          </w:rPr>
          <w:t>년이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날까지</w:t>
        </w:r>
        <w:r>
          <w:rPr>
            <w:rFonts w:ascii="Times New Roman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매수인</w:t>
        </w:r>
        <w:r>
          <w:rPr>
            <w:rFonts w:ascii="Times New Roman"/>
            <w:sz w:val="22"/>
            <w:szCs w:val="22"/>
          </w:rPr>
          <w:t>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서면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동의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없이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직접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또는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제</w:t>
        </w:r>
        <w:r>
          <w:rPr>
            <w:rFonts w:ascii="Times New Roman"/>
            <w:sz w:val="22"/>
            <w:szCs w:val="22"/>
          </w:rPr>
          <w:t>3</w:t>
        </w:r>
        <w:r>
          <w:rPr>
            <w:rFonts w:ascii="Times New Roman"/>
            <w:sz w:val="22"/>
            <w:szCs w:val="22"/>
          </w:rPr>
          <w:t>자를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통하여</w:t>
        </w:r>
        <w:r>
          <w:rPr>
            <w:rFonts w:ascii="Times New Roman"/>
            <w:sz w:val="22"/>
            <w:szCs w:val="22"/>
          </w:rPr>
          <w:t xml:space="preserve"> (</w:t>
        </w:r>
        <w:proofErr w:type="spellStart"/>
        <w:r>
          <w:rPr>
            <w:rFonts w:ascii="Times New Roman"/>
            <w:sz w:val="22"/>
            <w:szCs w:val="22"/>
          </w:rPr>
          <w:t>i</w:t>
        </w:r>
        <w:proofErr w:type="spellEnd"/>
        <w:r>
          <w:rPr>
            <w:rFonts w:ascii="Times New Roman"/>
            <w:sz w:val="22"/>
            <w:szCs w:val="22"/>
          </w:rPr>
          <w:t xml:space="preserve">) </w:t>
        </w:r>
        <w:r>
          <w:rPr>
            <w:rFonts w:ascii="Times New Roman" w:hint="eastAsia"/>
            <w:sz w:val="22"/>
            <w:szCs w:val="22"/>
          </w:rPr>
          <w:t>대상</w:t>
        </w:r>
        <w:r>
          <w:rPr>
            <w:rFonts w:ascii="Times New Roman"/>
            <w:sz w:val="22"/>
            <w:szCs w:val="22"/>
          </w:rPr>
          <w:t>회사</w:t>
        </w:r>
        <w:r>
          <w:rPr>
            <w:rFonts w:ascii="Times New Roman" w:hint="eastAsia"/>
            <w:sz w:val="22"/>
            <w:szCs w:val="22"/>
          </w:rPr>
          <w:t>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미국자회사</w:t>
        </w:r>
        <w:r>
          <w:rPr>
            <w:rFonts w:ascii="Times New Roman" w:hint="eastAsia"/>
            <w:sz w:val="22"/>
            <w:szCs w:val="22"/>
          </w:rPr>
          <w:t>(</w:t>
        </w:r>
        <w:r>
          <w:rPr>
            <w:rFonts w:ascii="Times New Roman" w:hint="eastAsia"/>
            <w:sz w:val="22"/>
            <w:szCs w:val="22"/>
          </w:rPr>
          <w:t>이하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총칭하여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“</w:t>
        </w:r>
        <w:proofErr w:type="spellStart"/>
        <w:r>
          <w:rPr>
            <w:rFonts w:ascii="Times New Roman" w:hint="eastAsia"/>
            <w:sz w:val="22"/>
            <w:szCs w:val="22"/>
            <w:u w:val="single"/>
          </w:rPr>
          <w:t>대상회사등</w:t>
        </w:r>
        <w:proofErr w:type="spellEnd"/>
        <w:r>
          <w:rPr>
            <w:rFonts w:ascii="Times New Roman"/>
            <w:sz w:val="22"/>
            <w:szCs w:val="22"/>
          </w:rPr>
          <w:t>”</w:t>
        </w:r>
        <w:r>
          <w:rPr>
            <w:rFonts w:ascii="Times New Roman" w:hint="eastAsia"/>
            <w:sz w:val="22"/>
            <w:szCs w:val="22"/>
          </w:rPr>
          <w:t>)</w:t>
        </w:r>
        <w:r>
          <w:rPr>
            <w:rFonts w:ascii="Times New Roman"/>
            <w:sz w:val="22"/>
            <w:szCs w:val="22"/>
          </w:rPr>
          <w:t>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영위하는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사업과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직간접적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경쟁이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사</w:t>
        </w:r>
        <w:r>
          <w:rPr>
            <w:rFonts w:ascii="Times New Roman"/>
            <w:sz w:val="22"/>
            <w:szCs w:val="22"/>
          </w:rPr>
          <w:t>업</w:t>
        </w:r>
        <w:r>
          <w:rPr>
            <w:rFonts w:ascii="Times New Roman" w:hint="eastAsia"/>
            <w:sz w:val="22"/>
            <w:szCs w:val="22"/>
          </w:rPr>
          <w:t>(</w:t>
        </w:r>
        <w:r>
          <w:rPr>
            <w:rFonts w:ascii="Times New Roman"/>
            <w:sz w:val="22"/>
            <w:szCs w:val="22"/>
          </w:rPr>
          <w:t>명확히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하기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위하여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부언하면</w:t>
        </w:r>
        <w:r>
          <w:rPr>
            <w:rFonts w:ascii="Times New Roman"/>
            <w:sz w:val="22"/>
            <w:szCs w:val="22"/>
          </w:rPr>
          <w:t xml:space="preserve">, </w:t>
        </w:r>
        <w:proofErr w:type="spellStart"/>
        <w:r>
          <w:rPr>
            <w:rFonts w:ascii="Times New Roman" w:hint="eastAsia"/>
            <w:sz w:val="22"/>
            <w:szCs w:val="22"/>
          </w:rPr>
          <w:t>대상</w:t>
        </w:r>
        <w:r>
          <w:rPr>
            <w:rFonts w:ascii="Times New Roman"/>
            <w:sz w:val="22"/>
            <w:szCs w:val="22"/>
          </w:rPr>
          <w:t>회사</w:t>
        </w:r>
        <w:r>
          <w:rPr>
            <w:rFonts w:ascii="Times New Roman" w:hint="eastAsia"/>
            <w:sz w:val="22"/>
            <w:szCs w:val="22"/>
          </w:rPr>
          <w:t>등이</w:t>
        </w:r>
        <w:proofErr w:type="spellEnd"/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영위하는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사업과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직간접적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경쟁이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영업이라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함은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본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확약서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작성일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현재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대상</w:t>
        </w:r>
        <w:r>
          <w:rPr>
            <w:rFonts w:ascii="Times New Roman"/>
            <w:sz w:val="22"/>
            <w:szCs w:val="22"/>
          </w:rPr>
          <w:t>회사의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정관상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사업목적에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기재된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사업을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말함</w:t>
        </w:r>
        <w:r>
          <w:rPr>
            <w:rFonts w:ascii="Times New Roman" w:hint="eastAsia"/>
            <w:sz w:val="22"/>
            <w:szCs w:val="22"/>
          </w:rPr>
          <w:t>)</w:t>
        </w:r>
        <w:r>
          <w:rPr>
            <w:rFonts w:ascii="Times New Roman"/>
            <w:sz w:val="22"/>
            <w:szCs w:val="22"/>
          </w:rPr>
          <w:t>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영위하거나</w:t>
        </w:r>
        <w:r>
          <w:rPr>
            <w:rFonts w:ascii="Times New Roman"/>
            <w:sz w:val="22"/>
            <w:szCs w:val="22"/>
          </w:rPr>
          <w:t xml:space="preserve">, (ii) </w:t>
        </w:r>
        <w:proofErr w:type="spellStart"/>
        <w:r>
          <w:rPr>
            <w:rFonts w:ascii="Times New Roman" w:hint="eastAsia"/>
            <w:sz w:val="22"/>
            <w:szCs w:val="22"/>
          </w:rPr>
          <w:t>대상</w:t>
        </w:r>
        <w:r>
          <w:rPr>
            <w:rFonts w:ascii="Times New Roman"/>
            <w:sz w:val="22"/>
            <w:szCs w:val="22"/>
          </w:rPr>
          <w:t>회사</w:t>
        </w:r>
        <w:r>
          <w:rPr>
            <w:rFonts w:ascii="Times New Roman" w:hint="eastAsia"/>
            <w:sz w:val="22"/>
            <w:szCs w:val="22"/>
          </w:rPr>
          <w:t>등이</w:t>
        </w:r>
        <w:proofErr w:type="spellEnd"/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영위하는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사업과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직간접적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경쟁이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영업을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영위하는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회사</w:t>
        </w:r>
        <w:r>
          <w:rPr>
            <w:rFonts w:ascii="Times New Roman"/>
            <w:sz w:val="22"/>
            <w:szCs w:val="22"/>
          </w:rPr>
          <w:t>(</w:t>
        </w:r>
        <w:r>
          <w:rPr>
            <w:rFonts w:ascii="Times New Roman"/>
            <w:sz w:val="22"/>
            <w:szCs w:val="22"/>
          </w:rPr>
          <w:t>이하</w:t>
        </w:r>
        <w:r>
          <w:rPr>
            <w:rFonts w:ascii="Times New Roman"/>
            <w:sz w:val="22"/>
            <w:szCs w:val="22"/>
          </w:rPr>
          <w:t xml:space="preserve"> “</w:t>
        </w:r>
        <w:r>
          <w:rPr>
            <w:rFonts w:ascii="Times New Roman"/>
            <w:sz w:val="22"/>
            <w:szCs w:val="22"/>
            <w:u w:val="single"/>
          </w:rPr>
          <w:t>경쟁사</w:t>
        </w:r>
        <w:r>
          <w:rPr>
            <w:rFonts w:ascii="Times New Roman"/>
            <w:sz w:val="22"/>
            <w:szCs w:val="22"/>
          </w:rPr>
          <w:t>”)</w:t>
        </w:r>
        <w:r>
          <w:rPr>
            <w:rFonts w:ascii="Times New Roman"/>
            <w:sz w:val="22"/>
            <w:szCs w:val="22"/>
          </w:rPr>
          <w:t>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지분인수</w:t>
        </w:r>
        <w:r>
          <w:rPr>
            <w:rFonts w:ascii="Times New Roman"/>
            <w:sz w:val="22"/>
            <w:szCs w:val="22"/>
          </w:rPr>
          <w:t xml:space="preserve">, </w:t>
        </w:r>
        <w:r>
          <w:rPr>
            <w:rFonts w:ascii="Times New Roman"/>
            <w:sz w:val="22"/>
            <w:szCs w:val="22"/>
          </w:rPr>
          <w:t>주식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관련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사채에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대한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투자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등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경쟁사의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경영에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영향을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미치거나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경쟁사의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영업실적에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연동하여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이익을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수취하는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방식으로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투자하거나</w:t>
        </w:r>
        <w:r>
          <w:rPr>
            <w:rFonts w:ascii="Times New Roman"/>
            <w:sz w:val="22"/>
            <w:szCs w:val="22"/>
          </w:rPr>
          <w:t xml:space="preserve">, (iii) </w:t>
        </w:r>
        <w:r>
          <w:rPr>
            <w:rFonts w:ascii="Times New Roman"/>
            <w:sz w:val="22"/>
            <w:szCs w:val="22"/>
          </w:rPr>
          <w:t>경쟁사의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경영진</w:t>
        </w:r>
        <w:r>
          <w:rPr>
            <w:rFonts w:ascii="Times New Roman"/>
            <w:sz w:val="22"/>
            <w:szCs w:val="22"/>
          </w:rPr>
          <w:t xml:space="preserve">, </w:t>
        </w:r>
        <w:r>
          <w:rPr>
            <w:rFonts w:ascii="Times New Roman"/>
            <w:sz w:val="22"/>
            <w:szCs w:val="22"/>
          </w:rPr>
          <w:t>고문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및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직원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등으로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참여하거나</w:t>
        </w:r>
        <w:r>
          <w:rPr>
            <w:rFonts w:ascii="Times New Roman"/>
            <w:sz w:val="22"/>
            <w:szCs w:val="22"/>
          </w:rPr>
          <w:t xml:space="preserve">, (iv) </w:t>
        </w:r>
        <w:r>
          <w:rPr>
            <w:rFonts w:ascii="Times New Roman"/>
            <w:sz w:val="22"/>
            <w:szCs w:val="22"/>
          </w:rPr>
          <w:t>기타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경쟁사의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사업에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참여하거나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자문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제공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기타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지원하는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행위를</w:t>
        </w:r>
        <w:r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하</w:t>
        </w:r>
        <w:r>
          <w:rPr>
            <w:rFonts w:ascii="Times New Roman" w:hint="eastAsia"/>
            <w:sz w:val="22"/>
            <w:szCs w:val="22"/>
          </w:rPr>
          <w:t>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아니한다</w:t>
        </w:r>
        <w:r>
          <w:rPr>
            <w:rFonts w:ascii="Times New Roman" w:hint="eastAsia"/>
            <w:sz w:val="22"/>
            <w:szCs w:val="22"/>
          </w:rPr>
          <w:t>.</w:t>
        </w:r>
      </w:ins>
    </w:p>
    <w:p w14:paraId="506E3526" w14:textId="4BABDF54" w:rsidR="00F10A7E" w:rsidRDefault="008D394E"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ins w:id="534" w:author="Yulchon" w:date="2025-06-18T18:37:00Z" w16du:dateUtc="2025-06-18T09:37:00Z"/>
          <w:rFonts w:ascii="Times New Roman"/>
          <w:sz w:val="22"/>
          <w:szCs w:val="22"/>
        </w:rPr>
      </w:pPr>
      <w:ins w:id="535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본인은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본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확약서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작성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이후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그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사유를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불문하고</w:t>
        </w:r>
        <w:r>
          <w:rPr>
            <w:rFonts w:ascii="Times New Roman" w:hint="eastAsia"/>
            <w:sz w:val="22"/>
            <w:szCs w:val="22"/>
          </w:rPr>
          <w:t xml:space="preserve"> [</w:t>
        </w:r>
        <w:r>
          <w:rPr>
            <w:rFonts w:ascii="Times New Roman" w:hint="eastAsia"/>
            <w:sz w:val="22"/>
            <w:szCs w:val="22"/>
          </w:rPr>
          <w:t>대상회사</w:t>
        </w:r>
        <w:r>
          <w:rPr>
            <w:rFonts w:ascii="Times New Roman" w:hint="eastAsia"/>
            <w:sz w:val="22"/>
            <w:szCs w:val="22"/>
          </w:rPr>
          <w:t>/</w:t>
        </w:r>
        <w:r>
          <w:rPr>
            <w:rFonts w:ascii="Times New Roman" w:hint="eastAsia"/>
            <w:sz w:val="22"/>
            <w:szCs w:val="22"/>
          </w:rPr>
          <w:t>미국자회사</w:t>
        </w:r>
        <w:r>
          <w:rPr>
            <w:rFonts w:ascii="Times New Roman" w:hint="eastAsia"/>
            <w:sz w:val="22"/>
            <w:szCs w:val="22"/>
          </w:rPr>
          <w:t>]</w:t>
        </w:r>
        <w:r>
          <w:rPr>
            <w:rFonts w:ascii="Times New Roman" w:hint="eastAsia"/>
            <w:sz w:val="22"/>
            <w:szCs w:val="22"/>
          </w:rPr>
          <w:t>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위임관계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및</w:t>
        </w:r>
        <w:r>
          <w:rPr>
            <w:rFonts w:ascii="Times New Roman" w:hint="eastAsia"/>
            <w:sz w:val="22"/>
            <w:szCs w:val="22"/>
          </w:rPr>
          <w:t>/</w:t>
        </w:r>
        <w:r>
          <w:rPr>
            <w:rFonts w:ascii="Times New Roman" w:hint="eastAsia"/>
            <w:sz w:val="22"/>
            <w:szCs w:val="22"/>
          </w:rPr>
          <w:t>또는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근로관계가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종료한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날로부터</w:t>
        </w:r>
        <w:r>
          <w:rPr>
            <w:rFonts w:ascii="Times New Roman" w:hint="eastAsia"/>
            <w:sz w:val="22"/>
            <w:szCs w:val="22"/>
          </w:rPr>
          <w:t xml:space="preserve"> [</w:t>
        </w:r>
        <w:r w:rsidR="0064233E">
          <w:rPr>
            <w:rFonts w:ascii="Times New Roman" w:hint="eastAsia"/>
            <w:sz w:val="22"/>
            <w:szCs w:val="22"/>
          </w:rPr>
          <w:t>2</w:t>
        </w:r>
        <w:r>
          <w:rPr>
            <w:rFonts w:ascii="Times New Roman" w:hint="eastAsia"/>
            <w:sz w:val="22"/>
            <w:szCs w:val="22"/>
          </w:rPr>
          <w:t>]</w:t>
        </w:r>
        <w:r>
          <w:rPr>
            <w:rFonts w:ascii="Times New Roman" w:hint="eastAsia"/>
            <w:sz w:val="22"/>
            <w:szCs w:val="22"/>
          </w:rPr>
          <w:t>년이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되는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날까지</w:t>
        </w:r>
        <w:r>
          <w:rPr>
            <w:rFonts w:ascii="Times New Roman" w:hint="eastAsia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매수인의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사전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서면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동의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없이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직접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또는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제</w:t>
        </w:r>
        <w:r>
          <w:rPr>
            <w:rFonts w:ascii="Times New Roman" w:hint="eastAsia"/>
            <w:sz w:val="22"/>
            <w:szCs w:val="22"/>
          </w:rPr>
          <w:t>3</w:t>
        </w:r>
        <w:r>
          <w:rPr>
            <w:rFonts w:ascii="Times New Roman" w:hint="eastAsia"/>
            <w:sz w:val="22"/>
            <w:szCs w:val="22"/>
          </w:rPr>
          <w:t>자를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통하여</w:t>
        </w:r>
        <w:r>
          <w:rPr>
            <w:rFonts w:ascii="Times New Roman" w:hint="eastAsia"/>
            <w:sz w:val="22"/>
            <w:szCs w:val="22"/>
          </w:rPr>
          <w:t xml:space="preserve"> </w:t>
        </w:r>
        <w:proofErr w:type="spellStart"/>
        <w:r>
          <w:rPr>
            <w:rFonts w:ascii="Times New Roman" w:hint="eastAsia"/>
            <w:sz w:val="22"/>
            <w:szCs w:val="22"/>
          </w:rPr>
          <w:t>대상회사등의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임직원을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고용하거나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이를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목적으로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해당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임직원에게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접근하거나</w:t>
        </w:r>
        <w:r>
          <w:rPr>
            <w:rFonts w:ascii="Times New Roman" w:hint="eastAsia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이들에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대하여</w:t>
        </w:r>
        <w:r>
          <w:rPr>
            <w:rFonts w:ascii="Times New Roman" w:hint="eastAsia"/>
            <w:sz w:val="22"/>
            <w:szCs w:val="22"/>
          </w:rPr>
          <w:t xml:space="preserve"> </w:t>
        </w:r>
        <w:proofErr w:type="spellStart"/>
        <w:r>
          <w:rPr>
            <w:rFonts w:ascii="Times New Roman" w:hint="eastAsia"/>
            <w:sz w:val="22"/>
            <w:szCs w:val="22"/>
          </w:rPr>
          <w:t>대상회사등과의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고용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또는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위임관</w:t>
        </w:r>
        <w:r>
          <w:rPr>
            <w:rFonts w:ascii="Times New Roman" w:hint="eastAsia"/>
            <w:sz w:val="22"/>
            <w:szCs w:val="22"/>
          </w:rPr>
          <w:lastRenderedPageBreak/>
          <w:t>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종료를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권유하는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행위를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하지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아니하고</w:t>
        </w:r>
        <w:r>
          <w:rPr>
            <w:rFonts w:ascii="Times New Roman" w:hint="eastAsia"/>
            <w:sz w:val="22"/>
            <w:szCs w:val="22"/>
          </w:rPr>
          <w:t xml:space="preserve">, </w:t>
        </w:r>
        <w:proofErr w:type="spellStart"/>
        <w:r>
          <w:rPr>
            <w:rFonts w:ascii="Times New Roman" w:hint="eastAsia"/>
            <w:sz w:val="22"/>
            <w:szCs w:val="22"/>
          </w:rPr>
          <w:t>대상회사등의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고객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및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거래처를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유인하거나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이들로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하여금</w:t>
        </w:r>
        <w:r>
          <w:rPr>
            <w:rFonts w:ascii="Times New Roman" w:hint="eastAsia"/>
            <w:sz w:val="22"/>
            <w:szCs w:val="22"/>
          </w:rPr>
          <w:t xml:space="preserve"> </w:t>
        </w:r>
        <w:proofErr w:type="spellStart"/>
        <w:r>
          <w:rPr>
            <w:rFonts w:ascii="Times New Roman" w:hint="eastAsia"/>
            <w:sz w:val="22"/>
            <w:szCs w:val="22"/>
          </w:rPr>
          <w:t>대상회사등과의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계약관계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및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기타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거래관계를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축소</w:t>
        </w:r>
        <w:r>
          <w:rPr>
            <w:rFonts w:ascii="Times New Roman" w:hint="eastAsia"/>
            <w:sz w:val="22"/>
            <w:szCs w:val="22"/>
          </w:rPr>
          <w:t xml:space="preserve">, </w:t>
        </w:r>
        <w:r>
          <w:rPr>
            <w:rFonts w:ascii="Times New Roman" w:hint="eastAsia"/>
            <w:sz w:val="22"/>
            <w:szCs w:val="22"/>
          </w:rPr>
          <w:t>변경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또는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종료하게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하지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아니한다</w:t>
        </w:r>
        <w:r>
          <w:rPr>
            <w:rFonts w:ascii="Times New Roman" w:hint="eastAsia"/>
            <w:sz w:val="22"/>
            <w:szCs w:val="22"/>
          </w:rPr>
          <w:t xml:space="preserve">. </w:t>
        </w:r>
      </w:ins>
    </w:p>
    <w:p w14:paraId="2EF9D616" w14:textId="77777777" w:rsidR="00F10A7E" w:rsidRDefault="008D394E"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ins w:id="536" w:author="Yulchon" w:date="2025-06-18T18:37:00Z" w16du:dateUtc="2025-06-18T09:37:00Z"/>
          <w:rFonts w:ascii="Times New Roman"/>
          <w:sz w:val="22"/>
          <w:szCs w:val="22"/>
        </w:rPr>
      </w:pPr>
      <w:ins w:id="537" w:author="Yulchon" w:date="2025-06-18T18:37:00Z" w16du:dateUtc="2025-06-18T09:37:00Z">
        <w:r>
          <w:rPr>
            <w:rFonts w:ascii="Times New Roman" w:hint="eastAsia"/>
            <w:sz w:val="22"/>
            <w:szCs w:val="22"/>
          </w:rPr>
          <w:t>본인이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본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확약서를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위반하는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경우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그로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인해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매수인과</w:t>
        </w:r>
        <w:r>
          <w:rPr>
            <w:rFonts w:ascii="Times New Roman" w:hint="eastAsia"/>
            <w:sz w:val="22"/>
            <w:szCs w:val="22"/>
          </w:rPr>
          <w:t xml:space="preserve"> </w:t>
        </w:r>
        <w:proofErr w:type="spellStart"/>
        <w:r>
          <w:rPr>
            <w:rFonts w:ascii="Times New Roman" w:hint="eastAsia"/>
            <w:sz w:val="22"/>
            <w:szCs w:val="22"/>
          </w:rPr>
          <w:t>대상회사등이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입은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모든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손해를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배상하여야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한다</w:t>
        </w:r>
        <w:r>
          <w:rPr>
            <w:rFonts w:ascii="Times New Roman" w:hint="eastAsia"/>
            <w:sz w:val="22"/>
            <w:szCs w:val="22"/>
          </w:rPr>
          <w:t xml:space="preserve">. </w:t>
        </w:r>
      </w:ins>
    </w:p>
    <w:p w14:paraId="4196D752" w14:textId="77777777" w:rsidR="00F10A7E" w:rsidRDefault="00F10A7E">
      <w:pPr>
        <w:widowControl/>
        <w:spacing w:before="180" w:after="240" w:line="312" w:lineRule="auto"/>
        <w:ind w:left="220" w:hangingChars="100" w:hanging="220"/>
        <w:rPr>
          <w:ins w:id="538" w:author="Yulchon" w:date="2025-06-18T18:37:00Z" w16du:dateUtc="2025-06-18T09:37:00Z"/>
          <w:rFonts w:ascii="Times New Roman"/>
          <w:sz w:val="22"/>
          <w:szCs w:val="22"/>
        </w:rPr>
      </w:pPr>
    </w:p>
    <w:p w14:paraId="52CF29A6" w14:textId="77777777" w:rsidR="00F10A7E" w:rsidRDefault="008D394E">
      <w:pPr>
        <w:spacing w:before="240" w:after="240"/>
        <w:jc w:val="center"/>
        <w:rPr>
          <w:ins w:id="539" w:author="Yulchon" w:date="2025-06-18T18:37:00Z" w16du:dateUtc="2025-06-18T09:37:00Z"/>
          <w:rFonts w:ascii="Times New Roman" w:eastAsia="바탕체"/>
          <w:spacing w:val="-2"/>
          <w:sz w:val="22"/>
          <w:szCs w:val="22"/>
        </w:rPr>
      </w:pPr>
      <w:ins w:id="540" w:author="Yulchon" w:date="2025-06-18T18:37:00Z" w16du:dateUtc="2025-06-18T09:37:00Z">
        <w:r>
          <w:rPr>
            <w:rFonts w:ascii="Times New Roman" w:eastAsia="바탕체"/>
            <w:spacing w:val="-2"/>
            <w:sz w:val="22"/>
            <w:szCs w:val="22"/>
          </w:rPr>
          <w:t>202</w:t>
        </w:r>
        <w:r>
          <w:rPr>
            <w:rFonts w:ascii="Times New Roman" w:eastAsia="바탕체" w:hint="eastAsia"/>
            <w:spacing w:val="-2"/>
            <w:sz w:val="22"/>
            <w:szCs w:val="22"/>
          </w:rPr>
          <w:t>5</w:t>
        </w:r>
        <w:r>
          <w:rPr>
            <w:rFonts w:ascii="Times New Roman" w:eastAsia="바탕체"/>
            <w:spacing w:val="-2"/>
            <w:sz w:val="22"/>
            <w:szCs w:val="22"/>
          </w:rPr>
          <w:t>년</w:t>
        </w:r>
        <w:r>
          <w:rPr>
            <w:rFonts w:ascii="Times New Roman" w:eastAsia="바탕체"/>
            <w:spacing w:val="-2"/>
            <w:sz w:val="22"/>
            <w:szCs w:val="22"/>
          </w:rPr>
          <w:t xml:space="preserve"> [*]</w:t>
        </w:r>
        <w:r>
          <w:rPr>
            <w:rFonts w:ascii="Times New Roman" w:eastAsia="바탕체"/>
            <w:spacing w:val="-2"/>
            <w:sz w:val="22"/>
            <w:szCs w:val="22"/>
          </w:rPr>
          <w:t>월</w:t>
        </w:r>
        <w:r>
          <w:rPr>
            <w:rFonts w:ascii="Times New Roman" w:eastAsia="바탕체"/>
            <w:spacing w:val="-2"/>
            <w:sz w:val="22"/>
            <w:szCs w:val="22"/>
          </w:rPr>
          <w:t xml:space="preserve"> [*]</w:t>
        </w:r>
        <w:r>
          <w:rPr>
            <w:rFonts w:ascii="Times New Roman" w:eastAsia="바탕체"/>
            <w:spacing w:val="-2"/>
            <w:sz w:val="22"/>
            <w:szCs w:val="22"/>
          </w:rPr>
          <w:t>일</w:t>
        </w:r>
      </w:ins>
    </w:p>
    <w:p w14:paraId="707D9C5E" w14:textId="77777777" w:rsidR="00F10A7E" w:rsidRDefault="00F10A7E">
      <w:pPr>
        <w:spacing w:line="360" w:lineRule="auto"/>
        <w:rPr>
          <w:ins w:id="541" w:author="Yulchon" w:date="2025-06-18T18:37:00Z" w16du:dateUtc="2025-06-18T09:37:00Z"/>
          <w:rFonts w:ascii="Times New Roman"/>
          <w:sz w:val="22"/>
          <w:szCs w:val="22"/>
        </w:rPr>
      </w:pPr>
    </w:p>
    <w:p w14:paraId="1DE4C4E7" w14:textId="77777777" w:rsidR="00F10A7E" w:rsidRDefault="008D394E">
      <w:pPr>
        <w:spacing w:line="360" w:lineRule="auto"/>
        <w:rPr>
          <w:ins w:id="542" w:author="Yulchon" w:date="2025-06-18T18:37:00Z" w16du:dateUtc="2025-06-18T09:37:00Z"/>
          <w:rFonts w:ascii="Times New Roman"/>
          <w:sz w:val="22"/>
          <w:szCs w:val="22"/>
        </w:rPr>
      </w:pPr>
      <w:ins w:id="543" w:author="Yulchon" w:date="2025-06-18T18:37:00Z" w16du:dateUtc="2025-06-18T09:37:00Z">
        <w:r>
          <w:rPr>
            <w:rFonts w:ascii="Times New Roman"/>
            <w:sz w:val="22"/>
            <w:szCs w:val="22"/>
          </w:rPr>
          <w:t>[</w:t>
        </w:r>
        <w:r>
          <w:rPr>
            <w:rFonts w:ascii="Times New Roman"/>
            <w:sz w:val="22"/>
            <w:szCs w:val="22"/>
          </w:rPr>
          <w:t>직위</w:t>
        </w:r>
        <w:r>
          <w:rPr>
            <w:rFonts w:ascii="Times New Roman"/>
            <w:sz w:val="22"/>
            <w:szCs w:val="22"/>
          </w:rPr>
          <w:t>] [</w:t>
        </w:r>
        <w:r>
          <w:rPr>
            <w:rFonts w:ascii="Times New Roman"/>
            <w:sz w:val="22"/>
            <w:szCs w:val="22"/>
          </w:rPr>
          <w:t>성명</w:t>
        </w:r>
        <w:r>
          <w:rPr>
            <w:rFonts w:ascii="Times New Roman"/>
            <w:sz w:val="22"/>
            <w:szCs w:val="22"/>
          </w:rPr>
          <w:t>]</w:t>
        </w:r>
        <w:r>
          <w:rPr>
            <w:rFonts w:ascii="Times New Roman"/>
            <w:sz w:val="22"/>
            <w:szCs w:val="22"/>
          </w:rPr>
          <w:tab/>
        </w:r>
        <w:proofErr w:type="gramStart"/>
        <w:r>
          <w:rPr>
            <w:rFonts w:ascii="Times New Roman"/>
            <w:sz w:val="22"/>
            <w:szCs w:val="22"/>
          </w:rPr>
          <w:tab/>
          <w:t xml:space="preserve">  (</w:t>
        </w:r>
        <w:proofErr w:type="gramEnd"/>
        <w:r>
          <w:rPr>
            <w:rFonts w:ascii="Times New Roman"/>
            <w:sz w:val="22"/>
            <w:szCs w:val="22"/>
          </w:rPr>
          <w:t>인</w:t>
        </w:r>
        <w:r>
          <w:rPr>
            <w:rFonts w:ascii="Times New Roman"/>
            <w:sz w:val="22"/>
            <w:szCs w:val="22"/>
          </w:rPr>
          <w:t>)</w:t>
        </w:r>
      </w:ins>
    </w:p>
    <w:p w14:paraId="6C62840B" w14:textId="77777777" w:rsidR="00F10A7E" w:rsidRDefault="008D394E">
      <w:pPr>
        <w:spacing w:line="360" w:lineRule="auto"/>
        <w:rPr>
          <w:ins w:id="544" w:author="Yulchon" w:date="2025-06-18T18:37:00Z" w16du:dateUtc="2025-06-18T09:37:00Z"/>
          <w:rFonts w:ascii="Times New Roman"/>
          <w:sz w:val="22"/>
          <w:szCs w:val="22"/>
        </w:rPr>
      </w:pPr>
      <w:ins w:id="545" w:author="Yulchon" w:date="2025-06-18T18:37:00Z" w16du:dateUtc="2025-06-18T09:37:00Z">
        <w:r>
          <w:rPr>
            <w:rFonts w:ascii="Times New Roman"/>
            <w:sz w:val="22"/>
            <w:szCs w:val="22"/>
          </w:rPr>
          <w:t>생년월일</w:t>
        </w:r>
        <w:r>
          <w:rPr>
            <w:rFonts w:ascii="Times New Roman"/>
            <w:sz w:val="22"/>
            <w:szCs w:val="22"/>
          </w:rPr>
          <w:t>: [*]</w:t>
        </w:r>
      </w:ins>
    </w:p>
    <w:p w14:paraId="1A7087B2" w14:textId="77777777" w:rsidR="00F10A7E" w:rsidRDefault="008D394E">
      <w:pPr>
        <w:spacing w:line="360" w:lineRule="auto"/>
        <w:rPr>
          <w:ins w:id="546" w:author="Yulchon" w:date="2025-06-18T18:37:00Z" w16du:dateUtc="2025-06-18T09:37:00Z"/>
          <w:rFonts w:ascii="Times New Roman"/>
          <w:sz w:val="22"/>
          <w:szCs w:val="22"/>
        </w:rPr>
      </w:pPr>
      <w:ins w:id="547" w:author="Yulchon" w:date="2025-06-18T18:37:00Z" w16du:dateUtc="2025-06-18T09:37:00Z">
        <w:r>
          <w:rPr>
            <w:rFonts w:ascii="Times New Roman"/>
            <w:sz w:val="22"/>
            <w:szCs w:val="22"/>
          </w:rPr>
          <w:t>주소</w:t>
        </w:r>
        <w:r>
          <w:rPr>
            <w:rFonts w:ascii="Times New Roman"/>
            <w:sz w:val="22"/>
            <w:szCs w:val="22"/>
          </w:rPr>
          <w:t>: [*]</w:t>
        </w:r>
      </w:ins>
    </w:p>
    <w:p w14:paraId="6A126824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ins w:id="548" w:author="Yulchon" w:date="2025-06-18T18:37:00Z" w16du:dateUtc="2025-06-18T09:37:00Z"/>
          <w:rFonts w:ascii="Times New Roman"/>
          <w:b/>
          <w:sz w:val="22"/>
          <w:szCs w:val="22"/>
        </w:rPr>
      </w:pPr>
    </w:p>
    <w:p w14:paraId="5F321AEC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ins w:id="549" w:author="Yulchon" w:date="2025-06-18T18:37:00Z" w16du:dateUtc="2025-06-18T09:37:00Z"/>
          <w:rFonts w:ascii="Times New Roman"/>
          <w:sz w:val="22"/>
          <w:szCs w:val="22"/>
          <w:u w:val="single"/>
          <w:lang w:val="en-GB"/>
        </w:rPr>
      </w:pPr>
      <w:ins w:id="550" w:author="Yulchon" w:date="2025-06-18T18:37:00Z" w16du:dateUtc="2025-06-18T09:37:00Z">
        <w:r>
          <w:rPr>
            <w:rFonts w:ascii="Times New Roman"/>
            <w:sz w:val="22"/>
            <w:szCs w:val="22"/>
            <w:u w:val="single"/>
            <w:lang w:val="en-GB"/>
          </w:rPr>
          <w:t>첨부</w:t>
        </w:r>
        <w:r>
          <w:rPr>
            <w:rFonts w:ascii="Times New Roman"/>
            <w:sz w:val="22"/>
            <w:szCs w:val="22"/>
            <w:u w:val="single"/>
            <w:lang w:val="en-GB"/>
          </w:rPr>
          <w:t xml:space="preserve">. </w:t>
        </w:r>
        <w:r>
          <w:rPr>
            <w:rFonts w:ascii="Times New Roman"/>
            <w:sz w:val="22"/>
            <w:szCs w:val="22"/>
            <w:u w:val="single"/>
            <w:lang w:val="en-GB"/>
          </w:rPr>
          <w:t>개인</w:t>
        </w:r>
        <w:r>
          <w:rPr>
            <w:rFonts w:ascii="Times New Roman"/>
            <w:sz w:val="22"/>
            <w:szCs w:val="22"/>
            <w:u w:val="single"/>
            <w:lang w:val="en-GB"/>
          </w:rPr>
          <w:t xml:space="preserve"> </w:t>
        </w:r>
        <w:r>
          <w:rPr>
            <w:rFonts w:ascii="Times New Roman"/>
            <w:sz w:val="22"/>
            <w:szCs w:val="22"/>
            <w:u w:val="single"/>
            <w:lang w:val="en-GB"/>
          </w:rPr>
          <w:t>인감증명서</w:t>
        </w:r>
      </w:ins>
    </w:p>
    <w:p w14:paraId="203FB484" w14:textId="77777777" w:rsidR="00F10A7E" w:rsidRPr="00C006C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lang w:val="en-GB"/>
          <w:rPrChange w:id="551" w:author="Yulchon" w:date="2025-06-18T18:37:00Z" w16du:dateUtc="2025-06-18T09:37:00Z">
            <w:rPr>
              <w:rFonts w:ascii="Times New Roman"/>
              <w:sz w:val="22"/>
            </w:rPr>
          </w:rPrChange>
        </w:rPr>
        <w:pPrChange w:id="552" w:author="Yulchon" w:date="2025-06-18T18:37:00Z" w16du:dateUtc="2025-06-18T09:37:00Z">
          <w:pPr>
            <w:widowControl/>
            <w:wordWrap/>
            <w:adjustRightInd/>
            <w:snapToGrid/>
            <w:spacing w:before="0" w:after="0" w:line="360" w:lineRule="auto"/>
            <w:jc w:val="center"/>
            <w:textAlignment w:val="auto"/>
          </w:pPr>
        </w:pPrChange>
      </w:pPr>
    </w:p>
    <w:p w14:paraId="6FD79C53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3D952113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bookmarkStart w:id="553" w:name="_Hlk200290124"/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7.1</w:t>
      </w:r>
    </w:p>
    <w:p w14:paraId="1D22B8BC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proofErr w:type="spellStart"/>
      <w:r>
        <w:rPr>
          <w:rFonts w:ascii="Times New Roman" w:hint="eastAsia"/>
          <w:b/>
          <w:sz w:val="22"/>
          <w:szCs w:val="22"/>
        </w:rPr>
        <w:t>대표</w:t>
      </w: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 w:hint="eastAsia"/>
          <w:b/>
          <w:sz w:val="22"/>
          <w:szCs w:val="22"/>
        </w:rPr>
        <w:t>등</w:t>
      </w:r>
      <w:r>
        <w:rPr>
          <w:rFonts w:ascii="Times New Roman"/>
          <w:b/>
          <w:sz w:val="22"/>
          <w:szCs w:val="22"/>
        </w:rPr>
        <w:t>의</w:t>
      </w:r>
      <w:proofErr w:type="spellEnd"/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진술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및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보장</w:t>
      </w:r>
    </w:p>
    <w:p w14:paraId="5815CE2D" w14:textId="77777777" w:rsidR="00F10A7E" w:rsidRDefault="00F10A7E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79371EF" w14:textId="77777777" w:rsidR="00F10A7E" w:rsidRDefault="008D394E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proofErr w:type="spellStart"/>
      <w:r>
        <w:rPr>
          <w:rFonts w:ascii="Times New Roman" w:hint="eastAsia"/>
          <w:sz w:val="22"/>
          <w:szCs w:val="22"/>
        </w:rPr>
        <w:t>대표</w:t>
      </w:r>
      <w:r>
        <w:rPr>
          <w:rFonts w:ascii="Times New Roman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은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>.</w:t>
      </w:r>
    </w:p>
    <w:p w14:paraId="4E86B2A4" w14:textId="77777777" w:rsidR="00F10A7E" w:rsidRDefault="00F10A7E">
      <w:pPr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p w14:paraId="20802F19" w14:textId="77777777" w:rsidR="00F10A7E" w:rsidRDefault="008D394E">
      <w:pPr>
        <w:pStyle w:val="af9"/>
        <w:numPr>
          <w:ilvl w:val="0"/>
          <w:numId w:val="59"/>
        </w:numPr>
        <w:autoSpaceDE w:val="0"/>
        <w:autoSpaceDN w:val="0"/>
        <w:spacing w:before="0" w:after="288" w:line="360" w:lineRule="auto"/>
        <w:ind w:leftChars="0"/>
        <w:rPr>
          <w:rFonts w:ascii="Times New Roman"/>
          <w:b/>
          <w:sz w:val="22"/>
          <w:szCs w:val="22"/>
        </w:rPr>
      </w:pPr>
      <w:proofErr w:type="spellStart"/>
      <w:r>
        <w:rPr>
          <w:rFonts w:ascii="Times New Roman" w:hint="eastAsia"/>
          <w:b/>
          <w:sz w:val="22"/>
          <w:szCs w:val="22"/>
        </w:rPr>
        <w:t>대표</w:t>
      </w: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 w:hint="eastAsia"/>
          <w:b/>
          <w:sz w:val="22"/>
          <w:szCs w:val="22"/>
        </w:rPr>
        <w:t>등</w:t>
      </w:r>
      <w:r>
        <w:rPr>
          <w:rFonts w:ascii="Times New Roman"/>
          <w:b/>
          <w:sz w:val="22"/>
          <w:szCs w:val="22"/>
        </w:rPr>
        <w:t>에</w:t>
      </w:r>
      <w:proofErr w:type="spellEnd"/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관한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사항</w:t>
      </w:r>
    </w:p>
    <w:p w14:paraId="709B8CAC" w14:textId="77777777" w:rsidR="00F10A7E" w:rsidRDefault="008D394E"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권한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실행할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능력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권한을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날인함으로써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 w14:paraId="1A70A456" w14:textId="77777777" w:rsidR="00F10A7E" w:rsidRDefault="008D394E"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동의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(ii) </w:t>
      </w:r>
      <w:proofErr w:type="spellStart"/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등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의무불이행을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구성하거나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이익을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상실시키지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등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정부인허가나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>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만약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사전동의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완료하였다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또한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6E5D48D6" w14:textId="77777777" w:rsidR="00F10A7E" w:rsidRDefault="008D394E"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2"/>
          <w:u w:val="single"/>
        </w:rPr>
        <w:t>소송의</w:t>
      </w:r>
      <w:r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/>
          <w:sz w:val="22"/>
          <w:szCs w:val="22"/>
          <w:u w:val="single"/>
        </w:rPr>
        <w:t>부존재</w:t>
      </w:r>
      <w:proofErr w:type="spellEnd"/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proofErr w:type="spellStart"/>
      <w:r>
        <w:rPr>
          <w:rFonts w:ascii="Times New Roman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에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</w:p>
    <w:p w14:paraId="0BC03288" w14:textId="77777777" w:rsidR="00F10A7E" w:rsidRDefault="008D394E"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proofErr w:type="spellStart"/>
      <w:r>
        <w:rPr>
          <w:rFonts w:ascii="Times New Roman" w:hint="eastAsia"/>
          <w:sz w:val="22"/>
          <w:szCs w:val="22"/>
          <w:u w:val="single"/>
        </w:rPr>
        <w:t>대표매도인등</w:t>
      </w:r>
      <w:proofErr w:type="spellEnd"/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보유</w:t>
      </w:r>
      <w:r>
        <w:rPr>
          <w:rFonts w:ascii="Times New Roman"/>
          <w:sz w:val="22"/>
          <w:szCs w:val="22"/>
          <w:u w:val="single"/>
        </w:rPr>
        <w:t>주식의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소유권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proofErr w:type="spellStart"/>
      <w:r>
        <w:rPr>
          <w:rFonts w:ascii="Times New Roman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은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매도할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대표매도인등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등록주주인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동시에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실질주주이며</w:t>
      </w:r>
      <w:proofErr w:type="spellEnd"/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 w:hint="eastAsia"/>
          <w:sz w:val="22"/>
          <w:szCs w:val="22"/>
        </w:rPr>
        <w:t>대표매도인등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 xml:space="preserve">. </w:t>
      </w:r>
      <w:proofErr w:type="spellStart"/>
      <w:r>
        <w:rPr>
          <w:rFonts w:ascii="Times New Roman" w:hint="eastAsia"/>
          <w:sz w:val="22"/>
          <w:szCs w:val="22"/>
        </w:rPr>
        <w:t>대표매도인등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lastRenderedPageBreak/>
        <w:t>보유</w:t>
      </w:r>
      <w:r>
        <w:rPr>
          <w:rFonts w:ascii="Times New Roman"/>
          <w:sz w:val="22"/>
          <w:szCs w:val="22"/>
        </w:rPr>
        <w:t>주식에는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/>
          <w:sz w:val="22"/>
          <w:szCs w:val="22"/>
        </w:rPr>
        <w:t>은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대표매도인등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권리행사에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제약이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  <w:proofErr w:type="spellStart"/>
      <w:r>
        <w:rPr>
          <w:rFonts w:ascii="Times New Roman" w:hint="eastAsia"/>
          <w:sz w:val="22"/>
          <w:szCs w:val="22"/>
        </w:rPr>
        <w:t>대표매도인등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발행되었고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/>
          <w:sz w:val="22"/>
          <w:szCs w:val="22"/>
        </w:rPr>
        <w:t>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대표매도인등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이전된다</w:t>
      </w:r>
      <w:r>
        <w:rPr>
          <w:rFonts w:ascii="Times New Roman"/>
          <w:sz w:val="22"/>
          <w:szCs w:val="22"/>
        </w:rPr>
        <w:t>.</w:t>
      </w:r>
    </w:p>
    <w:p w14:paraId="675F3763" w14:textId="77777777" w:rsidR="00F10A7E" w:rsidRDefault="008D394E"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ins w:id="554" w:author="Yulchon" w:date="2025-06-18T18:37:00Z" w16du:dateUtc="2025-06-18T09:37:00Z"/>
          <w:rFonts w:ascii="Times New Roman"/>
          <w:sz w:val="22"/>
          <w:szCs w:val="23"/>
        </w:rPr>
      </w:pPr>
      <w:proofErr w:type="spellStart"/>
      <w:ins w:id="555" w:author="Yulchon" w:date="2025-06-18T18:37:00Z" w16du:dateUtc="2025-06-18T09:37:00Z">
        <w:r>
          <w:rPr>
            <w:rFonts w:ascii="Times New Roman" w:hint="eastAsia"/>
            <w:sz w:val="22"/>
            <w:szCs w:val="23"/>
            <w:u w:val="single"/>
          </w:rPr>
          <w:t>경업</w:t>
        </w:r>
        <w:r>
          <w:rPr>
            <w:rFonts w:ascii="맑은 고딕" w:eastAsia="맑은 고딕" w:hAnsi="맑은 고딕" w:hint="eastAsia"/>
            <w:sz w:val="22"/>
            <w:szCs w:val="23"/>
            <w:u w:val="single"/>
          </w:rPr>
          <w:t>·</w:t>
        </w:r>
        <w:r>
          <w:rPr>
            <w:rFonts w:ascii="Times New Roman" w:hint="eastAsia"/>
            <w:sz w:val="22"/>
            <w:szCs w:val="23"/>
            <w:u w:val="single"/>
          </w:rPr>
          <w:t>유인금지</w:t>
        </w:r>
        <w:proofErr w:type="spellEnd"/>
        <w:r>
          <w:rPr>
            <w:rFonts w:ascii="Times New Roman"/>
            <w:sz w:val="22"/>
            <w:szCs w:val="23"/>
          </w:rPr>
          <w:t>.</w:t>
        </w:r>
        <w:r>
          <w:rPr>
            <w:rFonts w:ascii="Times New Roman" w:hint="eastAsia"/>
            <w:sz w:val="22"/>
            <w:szCs w:val="23"/>
          </w:rPr>
          <w:t xml:space="preserve">  </w:t>
        </w:r>
        <w:r>
          <w:rPr>
            <w:rFonts w:ascii="Times New Roman" w:hint="eastAsia"/>
            <w:sz w:val="22"/>
            <w:szCs w:val="22"/>
          </w:rPr>
          <w:t>METALIFE</w:t>
        </w:r>
        <w:r>
          <w:rPr>
            <w:rFonts w:ascii="Times New Roman" w:hint="eastAsia"/>
            <w:sz w:val="22"/>
            <w:szCs w:val="22"/>
          </w:rPr>
          <w:t>는</w:t>
        </w:r>
        <w:r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대표매도인</w:t>
        </w:r>
        <w:r w:rsidRPr="00250908">
          <w:rPr>
            <w:rFonts w:ascii="Times New Roman"/>
            <w:sz w:val="22"/>
            <w:szCs w:val="22"/>
          </w:rPr>
          <w:t>2</w:t>
        </w:r>
        <w:r w:rsidRPr="00250908">
          <w:rPr>
            <w:rFonts w:ascii="Times New Roman" w:hint="eastAsia"/>
            <w:sz w:val="22"/>
            <w:szCs w:val="22"/>
          </w:rPr>
          <w:t>가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그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특수관계인을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통해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지배하고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있는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법인으로서</w:t>
        </w:r>
        <w:r w:rsidRPr="00250908">
          <w:rPr>
            <w:rFonts w:ascii="Times New Roman"/>
            <w:sz w:val="22"/>
            <w:szCs w:val="22"/>
          </w:rPr>
          <w:t xml:space="preserve">, </w:t>
        </w:r>
        <w:proofErr w:type="spellStart"/>
        <w:r w:rsidRPr="00250908">
          <w:rPr>
            <w:rFonts w:ascii="Times New Roman" w:hint="eastAsia"/>
            <w:sz w:val="22"/>
            <w:szCs w:val="22"/>
          </w:rPr>
          <w:t>대상회사등이</w:t>
        </w:r>
        <w:proofErr w:type="spellEnd"/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영위하는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사업과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직간접적으로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경쟁이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되는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사업을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영위하고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있지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아니하고</w:t>
        </w:r>
        <w:r w:rsidRPr="00250908">
          <w:rPr>
            <w:rFonts w:ascii="Times New Roman"/>
            <w:sz w:val="22"/>
            <w:szCs w:val="22"/>
          </w:rPr>
          <w:t xml:space="preserve">, </w:t>
        </w:r>
        <w:proofErr w:type="spellStart"/>
        <w:r>
          <w:rPr>
            <w:rFonts w:ascii="Times New Roman" w:hint="eastAsia"/>
            <w:sz w:val="22"/>
            <w:szCs w:val="22"/>
          </w:rPr>
          <w:t>대상회사등의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고객</w:t>
        </w:r>
        <w:r>
          <w:rPr>
            <w:rFonts w:ascii="Times New Roman"/>
            <w:sz w:val="22"/>
            <w:szCs w:val="22"/>
          </w:rPr>
          <w:t xml:space="preserve">, </w:t>
        </w:r>
        <w:r w:rsidRPr="00250908">
          <w:rPr>
            <w:rFonts w:ascii="Times New Roman" w:hint="eastAsia"/>
            <w:sz w:val="22"/>
            <w:szCs w:val="22"/>
          </w:rPr>
          <w:t>공급업체</w:t>
        </w:r>
        <w:r w:rsidRPr="00250908">
          <w:rPr>
            <w:rFonts w:ascii="Times New Roman"/>
            <w:sz w:val="22"/>
            <w:szCs w:val="22"/>
          </w:rPr>
          <w:t xml:space="preserve">, </w:t>
        </w:r>
        <w:r w:rsidRPr="00250908">
          <w:rPr>
            <w:rFonts w:ascii="Times New Roman" w:hint="eastAsia"/>
            <w:sz w:val="22"/>
            <w:szCs w:val="22"/>
          </w:rPr>
          <w:t>거래처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등과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경쟁관계에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있는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제</w:t>
        </w:r>
        <w:r w:rsidRPr="00250908">
          <w:rPr>
            <w:rFonts w:ascii="Times New Roman"/>
            <w:sz w:val="22"/>
            <w:szCs w:val="22"/>
          </w:rPr>
          <w:t>3</w:t>
        </w:r>
        <w:r w:rsidRPr="00250908">
          <w:rPr>
            <w:rFonts w:ascii="Times New Roman" w:hint="eastAsia"/>
            <w:sz w:val="22"/>
            <w:szCs w:val="22"/>
          </w:rPr>
          <w:t>자의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이해관계를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대리하거나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이를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위한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자문을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제공하고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있지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아니하며</w:t>
        </w:r>
        <w:r w:rsidRPr="00250908">
          <w:rPr>
            <w:rFonts w:ascii="Times New Roman"/>
            <w:sz w:val="22"/>
            <w:szCs w:val="22"/>
          </w:rPr>
          <w:t xml:space="preserve">, </w:t>
        </w:r>
        <w:r w:rsidRPr="00250908">
          <w:rPr>
            <w:rFonts w:ascii="Times New Roman" w:hint="eastAsia"/>
            <w:sz w:val="22"/>
            <w:szCs w:val="22"/>
          </w:rPr>
          <w:t>대표매도인</w:t>
        </w:r>
        <w:r w:rsidRPr="00250908">
          <w:rPr>
            <w:rFonts w:ascii="Times New Roman"/>
            <w:sz w:val="22"/>
            <w:szCs w:val="22"/>
          </w:rPr>
          <w:t>2</w:t>
        </w:r>
        <w:r w:rsidRPr="00250908">
          <w:rPr>
            <w:rFonts w:ascii="Times New Roman" w:hint="eastAsia"/>
            <w:sz w:val="22"/>
            <w:szCs w:val="22"/>
          </w:rPr>
          <w:t>는</w:t>
        </w:r>
        <w:r w:rsidRPr="00250908">
          <w:rPr>
            <w:rFonts w:ascii="Times New Roman"/>
            <w:sz w:val="22"/>
            <w:szCs w:val="22"/>
          </w:rPr>
          <w:t xml:space="preserve"> </w:t>
        </w:r>
        <w:proofErr w:type="spellStart"/>
        <w:r>
          <w:rPr>
            <w:rFonts w:ascii="Times New Roman" w:hint="eastAsia"/>
            <w:sz w:val="22"/>
            <w:szCs w:val="22"/>
          </w:rPr>
          <w:t>대상회사등의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영업정보나</w:t>
        </w:r>
        <w:r>
          <w:rPr>
            <w:rFonts w:ascii="Times New Roman"/>
            <w:sz w:val="22"/>
            <w:szCs w:val="22"/>
          </w:rPr>
          <w:t xml:space="preserve"> </w:t>
        </w:r>
        <w:proofErr w:type="spellStart"/>
        <w:r w:rsidRPr="00250908">
          <w:rPr>
            <w:rFonts w:ascii="Times New Roman" w:hint="eastAsia"/>
            <w:sz w:val="22"/>
            <w:szCs w:val="22"/>
          </w:rPr>
          <w:t>인적</w:t>
        </w:r>
        <w:r w:rsidRPr="00C006CE">
          <w:rPr>
            <w:rFonts w:ascii="Times New Roman" w:hint="eastAsia"/>
            <w:sz w:val="22"/>
            <w:szCs w:val="22"/>
          </w:rPr>
          <w:t>·</w:t>
        </w:r>
        <w:r>
          <w:rPr>
            <w:rFonts w:ascii="Times New Roman" w:hint="eastAsia"/>
            <w:sz w:val="22"/>
            <w:szCs w:val="22"/>
          </w:rPr>
          <w:t>물적</w:t>
        </w:r>
        <w:proofErr w:type="spellEnd"/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자원을</w:t>
        </w:r>
        <w:r w:rsidRPr="00250908">
          <w:rPr>
            <w:rFonts w:ascii="Times New Roman"/>
            <w:sz w:val="22"/>
            <w:szCs w:val="22"/>
          </w:rPr>
          <w:t xml:space="preserve"> METALLIFE</w:t>
        </w:r>
        <w:r w:rsidRPr="00250908">
          <w:rPr>
            <w:rFonts w:ascii="Times New Roman" w:hint="eastAsia"/>
            <w:sz w:val="22"/>
            <w:szCs w:val="22"/>
          </w:rPr>
          <w:t>의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사업을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영위하는데</w:t>
        </w:r>
        <w:r w:rsidRPr="00250908">
          <w:rPr>
            <w:rFonts w:ascii="Times New Roman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이용하거나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이를</w:t>
        </w:r>
        <w:r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유용하는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행위</w:t>
        </w:r>
        <w:r w:rsidRPr="00250908">
          <w:rPr>
            <w:rFonts w:ascii="Times New Roman"/>
            <w:sz w:val="22"/>
            <w:szCs w:val="22"/>
          </w:rPr>
          <w:t>(</w:t>
        </w:r>
        <w:proofErr w:type="spellStart"/>
        <w:r w:rsidRPr="00250908">
          <w:rPr>
            <w:rFonts w:ascii="Times New Roman" w:hint="eastAsia"/>
            <w:sz w:val="22"/>
            <w:szCs w:val="22"/>
          </w:rPr>
          <w:t>대상회사등의</w:t>
        </w:r>
        <w:proofErr w:type="spellEnd"/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임직원을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고용하거나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이를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목적으로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해당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임직원에게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접근하거나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이들에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대하여</w:t>
        </w:r>
        <w:r w:rsidRPr="00250908">
          <w:rPr>
            <w:rFonts w:ascii="Times New Roman"/>
            <w:sz w:val="22"/>
            <w:szCs w:val="22"/>
          </w:rPr>
          <w:t xml:space="preserve"> </w:t>
        </w:r>
        <w:proofErr w:type="spellStart"/>
        <w:r w:rsidRPr="00250908">
          <w:rPr>
            <w:rFonts w:ascii="Times New Roman" w:hint="eastAsia"/>
            <w:sz w:val="22"/>
            <w:szCs w:val="22"/>
          </w:rPr>
          <w:t>대상회사등과의</w:t>
        </w:r>
        <w:proofErr w:type="spellEnd"/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고용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또는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위임관계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종료를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권유하는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행위를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포함하되</w:t>
        </w:r>
        <w:r w:rsidRPr="00250908">
          <w:rPr>
            <w:rFonts w:ascii="Times New Roman"/>
            <w:sz w:val="22"/>
            <w:szCs w:val="22"/>
          </w:rPr>
          <w:t xml:space="preserve">, </w:t>
        </w:r>
        <w:r w:rsidRPr="00250908">
          <w:rPr>
            <w:rFonts w:ascii="Times New Roman" w:hint="eastAsia"/>
            <w:sz w:val="22"/>
            <w:szCs w:val="22"/>
          </w:rPr>
          <w:t>이에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한정하지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아니함</w:t>
        </w:r>
        <w:r w:rsidRPr="00250908">
          <w:rPr>
            <w:rFonts w:ascii="Times New Roman"/>
            <w:sz w:val="22"/>
            <w:szCs w:val="22"/>
          </w:rPr>
          <w:t>)</w:t>
        </w:r>
        <w:r w:rsidRPr="00250908">
          <w:rPr>
            <w:rFonts w:ascii="Times New Roman" w:hint="eastAsia"/>
            <w:sz w:val="22"/>
            <w:szCs w:val="22"/>
          </w:rPr>
          <w:t>를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한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사실이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없다</w:t>
        </w:r>
        <w:r w:rsidRPr="00250908">
          <w:rPr>
            <w:rFonts w:ascii="Times New Roman"/>
            <w:sz w:val="22"/>
            <w:szCs w:val="22"/>
          </w:rPr>
          <w:t xml:space="preserve">. </w:t>
        </w:r>
        <w:proofErr w:type="spellStart"/>
        <w:r w:rsidRPr="00250908">
          <w:rPr>
            <w:rFonts w:ascii="Times New Roman" w:hint="eastAsia"/>
            <w:sz w:val="22"/>
            <w:szCs w:val="22"/>
          </w:rPr>
          <w:t>대표매도인등은</w:t>
        </w:r>
        <w:proofErr w:type="spellEnd"/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직접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또는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특수관계인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등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제</w:t>
        </w:r>
        <w:r w:rsidRPr="00250908">
          <w:rPr>
            <w:rFonts w:ascii="Times New Roman"/>
            <w:sz w:val="22"/>
            <w:szCs w:val="22"/>
          </w:rPr>
          <w:t>3</w:t>
        </w:r>
        <w:r w:rsidRPr="00250908">
          <w:rPr>
            <w:rFonts w:ascii="Times New Roman" w:hint="eastAsia"/>
            <w:sz w:val="22"/>
            <w:szCs w:val="22"/>
          </w:rPr>
          <w:t>자를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통하여</w:t>
        </w:r>
        <w:r w:rsidRPr="00250908">
          <w:rPr>
            <w:rFonts w:ascii="Times New Roman"/>
            <w:sz w:val="22"/>
            <w:szCs w:val="22"/>
          </w:rPr>
          <w:t xml:space="preserve"> </w:t>
        </w:r>
        <w:proofErr w:type="spellStart"/>
        <w:r w:rsidRPr="00250908">
          <w:rPr>
            <w:rFonts w:ascii="Times New Roman" w:hint="eastAsia"/>
            <w:sz w:val="22"/>
            <w:szCs w:val="22"/>
          </w:rPr>
          <w:t>대상회사등이</w:t>
        </w:r>
        <w:proofErr w:type="spellEnd"/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영위하는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사업과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직간접적으로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경쟁이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되는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사업을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영위하고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있지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않고</w:t>
        </w:r>
        <w:r w:rsidRPr="00250908">
          <w:rPr>
            <w:rFonts w:ascii="Times New Roman"/>
            <w:sz w:val="22"/>
            <w:szCs w:val="22"/>
          </w:rPr>
          <w:t xml:space="preserve">, </w:t>
        </w:r>
        <w:r w:rsidRPr="00250908">
          <w:rPr>
            <w:rFonts w:ascii="Times New Roman" w:hint="eastAsia"/>
            <w:sz w:val="22"/>
            <w:szCs w:val="22"/>
          </w:rPr>
          <w:t>지분인수</w:t>
        </w:r>
        <w:r w:rsidRPr="00250908">
          <w:rPr>
            <w:rFonts w:ascii="Times New Roman"/>
            <w:sz w:val="22"/>
            <w:szCs w:val="22"/>
          </w:rPr>
          <w:t xml:space="preserve">, </w:t>
        </w:r>
        <w:r w:rsidRPr="00250908">
          <w:rPr>
            <w:rFonts w:ascii="Times New Roman" w:hint="eastAsia"/>
            <w:sz w:val="22"/>
            <w:szCs w:val="22"/>
          </w:rPr>
          <w:t>주식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관련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사채에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대한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투자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등의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방식으로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경쟁사에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투자하고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있지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아니하며</w:t>
        </w:r>
        <w:r w:rsidRPr="00250908">
          <w:rPr>
            <w:rFonts w:ascii="Times New Roman"/>
            <w:sz w:val="22"/>
            <w:szCs w:val="22"/>
          </w:rPr>
          <w:t xml:space="preserve">, </w:t>
        </w:r>
        <w:r w:rsidRPr="00250908">
          <w:rPr>
            <w:rFonts w:ascii="Times New Roman" w:hint="eastAsia"/>
            <w:sz w:val="22"/>
            <w:szCs w:val="22"/>
          </w:rPr>
          <w:t>경쟁사의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경영진</w:t>
        </w:r>
        <w:r w:rsidRPr="00250908">
          <w:rPr>
            <w:rFonts w:ascii="Times New Roman"/>
            <w:sz w:val="22"/>
            <w:szCs w:val="22"/>
          </w:rPr>
          <w:t xml:space="preserve">, </w:t>
        </w:r>
        <w:r w:rsidRPr="00250908">
          <w:rPr>
            <w:rFonts w:ascii="Times New Roman" w:hint="eastAsia"/>
            <w:sz w:val="22"/>
            <w:szCs w:val="22"/>
          </w:rPr>
          <w:t>고문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또는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직원으로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참여하거나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자문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제공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기타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지원하는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행위를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한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사실이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없고</w:t>
        </w:r>
        <w:r w:rsidRPr="00250908">
          <w:rPr>
            <w:rFonts w:ascii="Times New Roman"/>
            <w:sz w:val="22"/>
            <w:szCs w:val="22"/>
          </w:rPr>
          <w:t xml:space="preserve">, </w:t>
        </w:r>
        <w:proofErr w:type="spellStart"/>
        <w:r w:rsidRPr="00250908">
          <w:rPr>
            <w:rFonts w:ascii="Times New Roman" w:hint="eastAsia"/>
            <w:sz w:val="22"/>
            <w:szCs w:val="22"/>
          </w:rPr>
          <w:t>대상회사등의</w:t>
        </w:r>
        <w:proofErr w:type="spellEnd"/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영업정보를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이용하여</w:t>
        </w:r>
        <w:r w:rsidRPr="00250908">
          <w:rPr>
            <w:rFonts w:ascii="Times New Roman"/>
            <w:sz w:val="22"/>
            <w:szCs w:val="22"/>
          </w:rPr>
          <w:t xml:space="preserve"> </w:t>
        </w:r>
        <w:proofErr w:type="spellStart"/>
        <w:r w:rsidRPr="00250908">
          <w:rPr>
            <w:rFonts w:ascii="Times New Roman" w:hint="eastAsia"/>
            <w:sz w:val="22"/>
            <w:szCs w:val="22"/>
          </w:rPr>
          <w:t>대상회사등과</w:t>
        </w:r>
        <w:proofErr w:type="spellEnd"/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경쟁하는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어떠한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활동에도</w:t>
        </w:r>
        <w:r w:rsidRPr="00250908">
          <w:rPr>
            <w:rFonts w:ascii="Times New Roman"/>
            <w:sz w:val="22"/>
            <w:szCs w:val="22"/>
          </w:rPr>
          <w:t xml:space="preserve"> </w:t>
        </w:r>
        <w:proofErr w:type="spellStart"/>
        <w:r w:rsidRPr="00250908">
          <w:rPr>
            <w:rFonts w:ascii="Times New Roman" w:hint="eastAsia"/>
            <w:sz w:val="22"/>
            <w:szCs w:val="22"/>
          </w:rPr>
          <w:t>직·간접적으로</w:t>
        </w:r>
        <w:proofErr w:type="spellEnd"/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관여하고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있지</w:t>
        </w:r>
        <w:r w:rsidRPr="00250908">
          <w:rPr>
            <w:rFonts w:ascii="Times New Roman"/>
            <w:sz w:val="22"/>
            <w:szCs w:val="22"/>
          </w:rPr>
          <w:t xml:space="preserve"> </w:t>
        </w:r>
        <w:r w:rsidRPr="00250908">
          <w:rPr>
            <w:rFonts w:ascii="Times New Roman" w:hint="eastAsia"/>
            <w:sz w:val="22"/>
            <w:szCs w:val="22"/>
          </w:rPr>
          <w:t>아니하다</w:t>
        </w:r>
        <w:r w:rsidRPr="00250908">
          <w:rPr>
            <w:rFonts w:ascii="Times New Roman"/>
            <w:sz w:val="22"/>
            <w:szCs w:val="22"/>
          </w:rPr>
          <w:t>.</w:t>
        </w:r>
      </w:ins>
    </w:p>
    <w:p w14:paraId="4ADCC2B5" w14:textId="77777777" w:rsidR="00F10A7E" w:rsidRDefault="008D394E">
      <w:pPr>
        <w:pStyle w:val="af9"/>
        <w:numPr>
          <w:ilvl w:val="0"/>
          <w:numId w:val="59"/>
        </w:numPr>
        <w:autoSpaceDE w:val="0"/>
        <w:autoSpaceDN w:val="0"/>
        <w:spacing w:before="0" w:after="288" w:line="360" w:lineRule="auto"/>
        <w:ind w:leftChars="0"/>
        <w:rPr>
          <w:rFonts w:ascii="Times New Roman"/>
          <w:b/>
          <w:sz w:val="22"/>
          <w:szCs w:val="22"/>
        </w:rPr>
      </w:pPr>
      <w:bookmarkStart w:id="556" w:name="_DV_M107"/>
      <w:bookmarkEnd w:id="556"/>
      <w:proofErr w:type="spellStart"/>
      <w:r>
        <w:rPr>
          <w:rFonts w:ascii="Times New Roman"/>
          <w:b/>
          <w:sz w:val="22"/>
          <w:szCs w:val="22"/>
        </w:rPr>
        <w:t>대상회사</w:t>
      </w:r>
      <w:r>
        <w:rPr>
          <w:rFonts w:ascii="Times New Roman" w:hint="eastAsia"/>
          <w:b/>
          <w:sz w:val="22"/>
          <w:szCs w:val="22"/>
        </w:rPr>
        <w:t>등</w:t>
      </w:r>
      <w:r>
        <w:rPr>
          <w:rFonts w:ascii="Times New Roman"/>
          <w:b/>
          <w:sz w:val="22"/>
          <w:szCs w:val="22"/>
        </w:rPr>
        <w:t>에</w:t>
      </w:r>
      <w:proofErr w:type="spellEnd"/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관한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사항</w:t>
      </w:r>
    </w:p>
    <w:p w14:paraId="12266942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설립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존속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대한민국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설립지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설립되어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존속하며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2"/>
        </w:rPr>
        <w:t>영위하고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능력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자격을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채무불이행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2"/>
        </w:rPr>
        <w:t>파산ㆍ회생ㆍ지급불능ㆍ지급유예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주주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채권자의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66A0B1BC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대상회사의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자본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수권주식총수는</w:t>
      </w:r>
      <w:r>
        <w:rPr>
          <w:rFonts w:ascii="Times New Roman"/>
          <w:sz w:val="22"/>
          <w:szCs w:val="23"/>
        </w:rPr>
        <w:t xml:space="preserve"> 100,000,000</w:t>
      </w:r>
      <w:r>
        <w:rPr>
          <w:rFonts w:ascii="Times New Roman"/>
          <w:sz w:val="22"/>
          <w:szCs w:val="23"/>
        </w:rPr>
        <w:t>주이고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발행주식총수는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보통주식</w:t>
      </w:r>
      <w:r>
        <w:rPr>
          <w:rFonts w:ascii="Times New Roman"/>
          <w:sz w:val="22"/>
          <w:szCs w:val="23"/>
        </w:rPr>
        <w:t xml:space="preserve"> 3,115,278</w:t>
      </w:r>
      <w:r>
        <w:rPr>
          <w:rFonts w:ascii="Times New Roman"/>
          <w:sz w:val="22"/>
          <w:szCs w:val="23"/>
        </w:rPr>
        <w:t>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전환</w:t>
      </w:r>
      <w:r>
        <w:rPr>
          <w:rFonts w:ascii="Times New Roman" w:hint="eastAsia"/>
          <w:sz w:val="22"/>
          <w:szCs w:val="23"/>
        </w:rPr>
        <w:t>상환</w:t>
      </w:r>
      <w:r>
        <w:rPr>
          <w:rFonts w:ascii="Times New Roman"/>
          <w:sz w:val="22"/>
          <w:szCs w:val="23"/>
        </w:rPr>
        <w:t>우선주식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lastRenderedPageBreak/>
        <w:t>총</w:t>
      </w:r>
      <w:r>
        <w:rPr>
          <w:rFonts w:ascii="Times New Roman"/>
          <w:sz w:val="22"/>
          <w:szCs w:val="23"/>
        </w:rPr>
        <w:t xml:space="preserve"> 1,250,100 </w:t>
      </w:r>
      <w:r>
        <w:rPr>
          <w:rFonts w:ascii="Times New Roman"/>
          <w:sz w:val="22"/>
          <w:szCs w:val="23"/>
        </w:rPr>
        <w:t>주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450,000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124,998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4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124,998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5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360,000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6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190,104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3"/>
        </w:rPr>
        <w:t>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총</w:t>
      </w:r>
      <w:r>
        <w:rPr>
          <w:rFonts w:ascii="Times New Roman"/>
          <w:sz w:val="22"/>
          <w:szCs w:val="23"/>
        </w:rPr>
        <w:t xml:space="preserve"> 4,365,378</w:t>
      </w:r>
      <w:r>
        <w:rPr>
          <w:rFonts w:ascii="Times New Roman"/>
          <w:sz w:val="22"/>
          <w:szCs w:val="23"/>
        </w:rPr>
        <w:t>주</w:t>
      </w:r>
      <w:r>
        <w:rPr>
          <w:rFonts w:ascii="Times New Roman"/>
          <w:sz w:val="22"/>
          <w:szCs w:val="23"/>
        </w:rPr>
        <w:t>(1</w:t>
      </w:r>
      <w:r>
        <w:rPr>
          <w:rFonts w:ascii="Times New Roman"/>
          <w:sz w:val="22"/>
          <w:szCs w:val="23"/>
        </w:rPr>
        <w:t>주당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액면금액</w:t>
      </w:r>
      <w:r>
        <w:rPr>
          <w:rFonts w:ascii="Times New Roman"/>
          <w:sz w:val="22"/>
          <w:szCs w:val="23"/>
        </w:rPr>
        <w:t xml:space="preserve"> 500</w:t>
      </w:r>
      <w:r>
        <w:rPr>
          <w:rFonts w:ascii="Times New Roman"/>
          <w:sz w:val="22"/>
          <w:szCs w:val="23"/>
        </w:rPr>
        <w:t>원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이다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발행주식은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발행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완납되었으며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추가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납입의무는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</w:rPr>
        <w:t>대상회사는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전환사채</w:t>
      </w:r>
      <w:r>
        <w:rPr>
          <w:rFonts w:ascii="Times New Roman"/>
          <w:sz w:val="22"/>
        </w:rPr>
        <w:t xml:space="preserve">, </w:t>
      </w:r>
      <w:proofErr w:type="spellStart"/>
      <w:r>
        <w:rPr>
          <w:rFonts w:ascii="Times New Roman"/>
          <w:sz w:val="22"/>
        </w:rPr>
        <w:t>신주인수권부사채</w:t>
      </w:r>
      <w:proofErr w:type="spellEnd"/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  <w:szCs w:val="22"/>
        </w:rPr>
        <w:t>주식매수선택권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신주인수권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관련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법령에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주주에게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인정되는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신주인수권은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제외함</w:t>
      </w:r>
      <w:r>
        <w:rPr>
          <w:rFonts w:ascii="Times New Roman"/>
          <w:sz w:val="22"/>
        </w:rPr>
        <w:t xml:space="preserve">)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주식으로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교환될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달리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신주발행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의무를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발생시킬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유가증권이나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권리가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부여되어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아니하고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이와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관련한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존재하지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않는다</w:t>
      </w:r>
      <w:r>
        <w:rPr>
          <w:rFonts w:ascii="Times New Roman"/>
          <w:sz w:val="22"/>
        </w:rPr>
        <w:t>.</w:t>
      </w:r>
    </w:p>
    <w:p w14:paraId="3DCF724E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u w:val="single"/>
        </w:rPr>
      </w:pPr>
      <w:r>
        <w:rPr>
          <w:rFonts w:ascii="Times New Roman" w:hint="eastAsia"/>
          <w:sz w:val="22"/>
          <w:u w:val="single"/>
        </w:rPr>
        <w:t>본건</w:t>
      </w:r>
      <w:r>
        <w:rPr>
          <w:rFonts w:ascii="Times New Roman" w:hint="eastAsia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자회사</w:t>
      </w:r>
      <w:r>
        <w:rPr>
          <w:rFonts w:ascii="Times New Roman" w:hint="eastAsia"/>
          <w:sz w:val="22"/>
        </w:rPr>
        <w:t xml:space="preserve">. 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유일한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자회사이다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체결일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현재</w:t>
      </w:r>
      <w:r>
        <w:rPr>
          <w:rFonts w:ascii="Times New Roman" w:hint="eastAsia"/>
          <w:sz w:val="22"/>
        </w:rPr>
        <w:t xml:space="preserve"> (</w:t>
      </w:r>
      <w:proofErr w:type="spellStart"/>
      <w:r>
        <w:rPr>
          <w:rFonts w:ascii="Times New Roman" w:hint="eastAsia"/>
          <w:sz w:val="22"/>
        </w:rPr>
        <w:t>i</w:t>
      </w:r>
      <w:proofErr w:type="spellEnd"/>
      <w:r>
        <w:rPr>
          <w:rFonts w:ascii="Times New Roman" w:hint="eastAsia"/>
          <w:sz w:val="22"/>
        </w:rPr>
        <w:t xml:space="preserve">)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출자지분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1,000</w:t>
      </w:r>
      <w:r>
        <w:rPr>
          <w:rFonts w:ascii="Times New Roman" w:hint="eastAsia"/>
          <w:sz w:val="22"/>
        </w:rPr>
        <w:t>좌를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발행하였으며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대상회사는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출자지분을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여하한</w:t>
      </w:r>
      <w:proofErr w:type="spellEnd"/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제한부담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없이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적법하고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유효하게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소유하고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있다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  <w:szCs w:val="22"/>
        </w:rPr>
        <w:t>출자지분으로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전환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교환될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달리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출자지분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의무를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발생시킬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유가증권이나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권리를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부여하거나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관련한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체결한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없고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희석화</w:t>
      </w:r>
      <w:r>
        <w:rPr>
          <w:rFonts w:ascii="Times New Roman" w:hint="eastAsia"/>
          <w:sz w:val="22"/>
        </w:rPr>
        <w:t xml:space="preserve">(dilution) </w:t>
      </w:r>
      <w:r>
        <w:rPr>
          <w:rFonts w:ascii="Times New Roman" w:hint="eastAsia"/>
          <w:sz w:val="22"/>
        </w:rPr>
        <w:t>사유는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존재하지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않는다</w:t>
      </w:r>
      <w:r>
        <w:rPr>
          <w:rFonts w:ascii="Times New Roman" w:hint="eastAsia"/>
          <w:sz w:val="22"/>
        </w:rPr>
        <w:t>.</w:t>
      </w:r>
    </w:p>
    <w:p w14:paraId="5A610196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주주간계약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b/>
          <w:bCs/>
          <w:sz w:val="22"/>
          <w:szCs w:val="23"/>
          <w:u w:val="single"/>
        </w:rPr>
        <w:t>별첨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C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대상회사등을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상대방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, </w:t>
      </w:r>
      <w:proofErr w:type="spellStart"/>
      <w:r>
        <w:rPr>
          <w:rFonts w:ascii="Times New Roman" w:hint="eastAsia"/>
          <w:sz w:val="22"/>
          <w:szCs w:val="23"/>
        </w:rPr>
        <w:t>대상회사등의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설립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출자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경영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영업활동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주주간계약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유사한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 w14:paraId="5686BCDE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도산사유의</w:t>
      </w:r>
      <w:r>
        <w:rPr>
          <w:rFonts w:ascii="Times New Roman"/>
          <w:sz w:val="22"/>
          <w:szCs w:val="23"/>
          <w:u w:val="single"/>
        </w:rPr>
        <w:t xml:space="preserve"> </w:t>
      </w:r>
      <w:proofErr w:type="spellStart"/>
      <w:r>
        <w:rPr>
          <w:rFonts w:ascii="Times New Roman"/>
          <w:sz w:val="22"/>
          <w:szCs w:val="23"/>
          <w:u w:val="single"/>
        </w:rPr>
        <w:t>부존재</w:t>
      </w:r>
      <w:proofErr w:type="spellEnd"/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채무초과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변제기에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일반적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계속적으로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변제할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신청이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제기되었거나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채권단에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워크아웃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개시되었거나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발행어음이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부도처리된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0A0887A3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재무제표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재무제표는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한국채택국제회계기준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작성</w:t>
      </w:r>
      <w:r>
        <w:rPr>
          <w:rFonts w:ascii="Times New Roman"/>
          <w:sz w:val="22"/>
          <w:szCs w:val="23"/>
        </w:rPr>
        <w:t>되었고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재무상황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경영성과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자본의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변동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현금흐름을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</w:t>
      </w:r>
      <w:r>
        <w:rPr>
          <w:rFonts w:ascii="Times New Roman"/>
          <w:sz w:val="22"/>
          <w:szCs w:val="23"/>
        </w:rPr>
        <w:lastRenderedPageBreak/>
        <w:t>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</w:t>
      </w:r>
      <w:r>
        <w:rPr>
          <w:rFonts w:ascii="Times New Roman"/>
          <w:sz w:val="22"/>
          <w:szCs w:val="22"/>
        </w:rPr>
        <w:t>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채무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우발채무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분쟁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누락하지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아니하였다</w:t>
      </w:r>
      <w:r>
        <w:rPr>
          <w:rFonts w:ascii="Times New Roman"/>
          <w:sz w:val="22"/>
          <w:szCs w:val="22"/>
        </w:rPr>
        <w:t>.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/>
          <w:sz w:val="22"/>
          <w:szCs w:val="22"/>
        </w:rPr>
        <w:t>기준재무제표에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반영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공개된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것과</w:t>
      </w:r>
      <w:r>
        <w:rPr>
          <w:rFonts w:ascii="Times New Roman"/>
          <w:sz w:val="22"/>
          <w:szCs w:val="22"/>
        </w:rPr>
        <w:t xml:space="preserve"> (ii) </w:t>
      </w:r>
      <w:r>
        <w:rPr>
          <w:rFonts w:ascii="Times New Roman"/>
          <w:sz w:val="22"/>
          <w:szCs w:val="23"/>
        </w:rPr>
        <w:t>기준재무제표의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외에는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/>
          <w:sz w:val="22"/>
          <w:szCs w:val="22"/>
        </w:rPr>
        <w:t>대상회사등의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재무제표에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반영되지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확정적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불확정적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우발적인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부채도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이러한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부채가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</w:t>
      </w:r>
      <w:r>
        <w:rPr>
          <w:rFonts w:ascii="Times New Roman"/>
          <w:sz w:val="22"/>
          <w:szCs w:val="23"/>
        </w:rPr>
        <w:t>과정에서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회계실사를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자료는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현황과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일치하며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부채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손익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현금흐름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경영성과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경영실적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재무상태를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확인한다</w:t>
      </w:r>
      <w:r>
        <w:rPr>
          <w:rFonts w:ascii="Times New Roman"/>
          <w:sz w:val="22"/>
          <w:szCs w:val="23"/>
        </w:rPr>
        <w:t>.</w:t>
      </w:r>
    </w:p>
    <w:p w14:paraId="04483CC7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인허가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정부인허가에서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이들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</w:rPr>
        <w:t>대상회사</w:t>
      </w:r>
      <w:r>
        <w:rPr>
          <w:rFonts w:ascii="Times New Roman" w:hint="eastAsia"/>
          <w:sz w:val="22"/>
        </w:rPr>
        <w:t>등은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정부기관으로부터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정부인허가의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취소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정지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갱신거절에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통지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고지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받은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사실이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없으며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인허가의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취소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정지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갱신거절을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초래할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어떠한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사유나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사정이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발생하였거나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발생할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우려가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존재하지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아니한다</w:t>
      </w:r>
      <w:r>
        <w:rPr>
          <w:rFonts w:ascii="Times New Roman"/>
          <w:sz w:val="22"/>
        </w:rPr>
        <w:t xml:space="preserve">.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내부규정</w:t>
      </w:r>
      <w:r>
        <w:rPr>
          <w:rFonts w:ascii="Times New Roman"/>
          <w:sz w:val="22"/>
          <w:szCs w:val="23"/>
        </w:rPr>
        <w:t>이나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적용되는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정부명령에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, (ii)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철회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6250597C" w14:textId="28268186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법령준수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적용되는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del w:id="557" w:author="Yulchon" w:date="2025-06-18T18:37:00Z" w16du:dateUtc="2025-06-18T09:37:00Z">
        <w:r w:rsidR="00B60A94">
          <w:rPr>
            <w:rFonts w:ascii="Times New Roman"/>
            <w:sz w:val="22"/>
            <w:szCs w:val="23"/>
          </w:rPr>
          <w:delText>준수하</w:delText>
        </w:r>
        <w:r w:rsidR="00BC5CD7">
          <w:rPr>
            <w:rFonts w:ascii="Times New Roman" w:hint="eastAsia"/>
            <w:sz w:val="22"/>
            <w:szCs w:val="23"/>
          </w:rPr>
          <w:delText>고</w:delText>
        </w:r>
      </w:del>
      <w:proofErr w:type="spellStart"/>
      <w:ins w:id="558" w:author="Yulchon" w:date="2025-06-18T18:37:00Z" w16du:dateUtc="2025-06-18T09:37:00Z">
        <w:r>
          <w:rPr>
            <w:rFonts w:ascii="Times New Roman"/>
            <w:sz w:val="22"/>
            <w:szCs w:val="23"/>
          </w:rPr>
          <w:t>준수하</w:t>
        </w:r>
        <w:r w:rsidR="00D26383">
          <w:rPr>
            <w:rFonts w:ascii="Times New Roman" w:hint="eastAsia"/>
            <w:sz w:val="22"/>
            <w:szCs w:val="23"/>
          </w:rPr>
          <w:t>하고</w:t>
        </w:r>
      </w:ins>
      <w:proofErr w:type="spellEnd"/>
      <w:r w:rsidR="00D26383">
        <w:rPr>
          <w:rFonts w:ascii="Times New Roman" w:hint="eastAsia"/>
          <w:sz w:val="22"/>
          <w:szCs w:val="23"/>
        </w:rPr>
        <w:t xml:space="preserve"> </w:t>
      </w:r>
      <w:r w:rsidR="00D26383">
        <w:rPr>
          <w:rFonts w:ascii="Times New Roman" w:hint="eastAsia"/>
          <w:sz w:val="22"/>
          <w:szCs w:val="23"/>
        </w:rPr>
        <w:t>있</w:t>
      </w:r>
      <w:r>
        <w:rPr>
          <w:rFonts w:ascii="Times New Roman"/>
          <w:sz w:val="22"/>
          <w:szCs w:val="23"/>
        </w:rPr>
        <w:t>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장래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발생시킬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벌과금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과태료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과징금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</w:rPr>
        <w:t>영업의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손실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영업상의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불이익을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고지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그러할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/>
          <w:sz w:val="22"/>
          <w:szCs w:val="22"/>
        </w:rPr>
        <w:t xml:space="preserve"> </w:t>
      </w:r>
    </w:p>
    <w:p w14:paraId="3F85D6EB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정부보조금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등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보조금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혜택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“</w:t>
      </w:r>
      <w:proofErr w:type="spellStart"/>
      <w:r>
        <w:rPr>
          <w:rFonts w:ascii="Times New Roman"/>
          <w:b/>
          <w:sz w:val="22"/>
          <w:szCs w:val="23"/>
          <w:u w:val="single"/>
        </w:rPr>
        <w:t>혜택등</w:t>
      </w:r>
      <w:proofErr w:type="spellEnd"/>
      <w:r>
        <w:rPr>
          <w:rFonts w:ascii="Times New Roman"/>
          <w:sz w:val="22"/>
          <w:szCs w:val="23"/>
        </w:rPr>
        <w:t>”)</w:t>
      </w:r>
      <w:r>
        <w:rPr>
          <w:rFonts w:ascii="Times New Roman"/>
          <w:sz w:val="22"/>
          <w:szCs w:val="23"/>
        </w:rPr>
        <w:t>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</w:rPr>
        <w:t>법률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부정수급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혜택등의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환수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제재사유가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0C92CC4B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u w:val="single"/>
        </w:rPr>
        <w:lastRenderedPageBreak/>
        <w:t>자산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</w:p>
    <w:p w14:paraId="76B40154" w14:textId="77777777" w:rsidR="00F10A7E" w:rsidRDefault="008D394E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유형자산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부동산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동산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유체동산을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동일</w:t>
      </w:r>
      <w:r>
        <w:rPr>
          <w:rFonts w:ascii="Times New Roman" w:hint="eastAsia"/>
          <w:sz w:val="22"/>
          <w:szCs w:val="23"/>
        </w:rPr>
        <w:t>함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임차권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설정되어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 xml:space="preserve">. </w:t>
      </w:r>
    </w:p>
    <w:p w14:paraId="72A3FA89" w14:textId="77777777" w:rsidR="00F10A7E" w:rsidRDefault="008D394E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유형자산은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사용목적에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운용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관리되고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마모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제외하고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충분히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가동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운영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활용될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상태이며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사업활동에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유용하고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계속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충분히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용도에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맞게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</w:p>
    <w:p w14:paraId="17CF3FE6" w14:textId="77777777" w:rsidR="00F10A7E" w:rsidRDefault="008D394E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재무제표에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처분하기로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 w14:paraId="04D32437" w14:textId="77777777" w:rsidR="00F10A7E" w:rsidRDefault="008D394E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부동산은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신고된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목적에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침해하고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유형자산과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몰수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징발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수용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진행중이지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>.</w:t>
      </w:r>
    </w:p>
    <w:p w14:paraId="3320F44C" w14:textId="77777777" w:rsidR="00F10A7E" w:rsidRDefault="008D394E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임차인으로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임대차계약상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보증금을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전액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알고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보증금을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전액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못할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예상되는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 w14:paraId="1248E8CB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u w:val="single"/>
        </w:rPr>
        <w:t>재고자산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재고금액의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감가에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사항을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proofErr w:type="spellStart"/>
      <w:r>
        <w:rPr>
          <w:rFonts w:ascii="Times New Roman" w:hint="eastAsia"/>
          <w:sz w:val="22"/>
          <w:szCs w:val="23"/>
        </w:rPr>
        <w:t>대상회사등의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재고자산은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품질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수량의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할인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가능하고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상품성이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있다</w:t>
      </w:r>
      <w:r>
        <w:rPr>
          <w:rFonts w:ascii="Times New Roman" w:hint="eastAsia"/>
          <w:sz w:val="22"/>
          <w:szCs w:val="23"/>
        </w:rPr>
        <w:t>.</w:t>
      </w:r>
    </w:p>
    <w:p w14:paraId="12177DC7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u w:val="single"/>
        </w:rPr>
        <w:t>매출채권</w:t>
      </w:r>
      <w:r>
        <w:rPr>
          <w:rFonts w:ascii="Times New Roman" w:hint="eastAsia"/>
          <w:sz w:val="22"/>
          <w:szCs w:val="23"/>
        </w:rPr>
        <w:t xml:space="preserve">. </w:t>
      </w:r>
      <w:proofErr w:type="spellStart"/>
      <w:r>
        <w:rPr>
          <w:rFonts w:ascii="Times New Roman" w:hint="eastAsia"/>
          <w:sz w:val="22"/>
          <w:szCs w:val="23"/>
        </w:rPr>
        <w:t>대상회사등과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매출채권은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발생하였으며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기존의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매출채권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회수율에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회수할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 w:hint="eastAsia"/>
          <w:sz w:val="22"/>
          <w:szCs w:val="23"/>
        </w:rPr>
        <w:lastRenderedPageBreak/>
        <w:t>러한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매출채권에는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제한부담이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 w14:paraId="2A410074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지식재산권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</w:t>
      </w:r>
    </w:p>
    <w:p w14:paraId="1ABB2EB8" w14:textId="6843AA8C" w:rsidR="00F10A7E" w:rsidRDefault="008D394E">
      <w:pPr>
        <w:pStyle w:val="af9"/>
        <w:numPr>
          <w:ilvl w:val="0"/>
          <w:numId w:val="64"/>
        </w:numPr>
        <w:topLinePunct/>
        <w:autoSpaceDE w:val="0"/>
        <w:autoSpaceDN w:val="0"/>
        <w:spacing w:before="0" w:after="288" w:line="360" w:lineRule="auto"/>
        <w:ind w:leftChars="0" w:left="1418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수행을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특허권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상표권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서비스표권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저작권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디자인권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컴퓨터프로그램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저작권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자신이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출원한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출원하기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합리적이고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적절한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말소될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임직원의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받았으며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직무발명자가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보상금을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포기한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del w:id="559" w:author="Yulchon" w:date="2025-06-18T18:37:00Z" w16du:dateUtc="2025-06-18T09:37:00Z">
        <w:r w:rsidR="00E246F7">
          <w:rPr>
            <w:rFonts w:ascii="Times New Roman" w:hint="eastAsia"/>
            <w:sz w:val="22"/>
            <w:szCs w:val="23"/>
          </w:rPr>
          <w:delText>,</w:delText>
        </w:r>
      </w:del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내부규정에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정당한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보상금을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지급하였고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임직원의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보상을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아니하다</w:t>
      </w:r>
      <w:r>
        <w:rPr>
          <w:rFonts w:ascii="Times New Roman" w:hint="eastAsia"/>
          <w:sz w:val="22"/>
          <w:szCs w:val="23"/>
        </w:rPr>
        <w:t>.</w:t>
      </w:r>
    </w:p>
    <w:p w14:paraId="19FC14C0" w14:textId="77777777" w:rsidR="00F10A7E" w:rsidRDefault="008D394E">
      <w:pPr>
        <w:pStyle w:val="af9"/>
        <w:numPr>
          <w:ilvl w:val="0"/>
          <w:numId w:val="64"/>
        </w:numPr>
        <w:topLinePunct/>
        <w:autoSpaceDE w:val="0"/>
        <w:autoSpaceDN w:val="0"/>
        <w:spacing w:before="0" w:after="288" w:line="360" w:lineRule="auto"/>
        <w:ind w:leftChars="0" w:left="1418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라이선스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가능하다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변제기에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지급기한이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도래하였으나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미이행된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추가적인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금원을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76B4BD4C" w14:textId="77777777" w:rsidR="00F10A7E" w:rsidRDefault="008D394E">
      <w:pPr>
        <w:pStyle w:val="af9"/>
        <w:numPr>
          <w:ilvl w:val="0"/>
          <w:numId w:val="64"/>
        </w:numPr>
        <w:topLinePunct/>
        <w:autoSpaceDE w:val="0"/>
        <w:autoSpaceDN w:val="0"/>
        <w:spacing w:before="0" w:after="288" w:line="360" w:lineRule="auto"/>
        <w:ind w:leftChars="0" w:left="1418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발생시킬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타인의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침해하였거나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이유로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발생시킬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것으로서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</w:t>
      </w:r>
      <w:r>
        <w:rPr>
          <w:rFonts w:ascii="Times New Roman" w:hint="eastAsia"/>
          <w:sz w:val="22"/>
          <w:szCs w:val="23"/>
        </w:rPr>
        <w:t>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요청하는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수령한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타인의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침해한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0ECF0B9E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중요계약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</w:p>
    <w:p w14:paraId="37FD5B61" w14:textId="77777777" w:rsidR="00F10A7E" w:rsidRDefault="008D394E">
      <w:pPr>
        <w:pStyle w:val="af9"/>
        <w:numPr>
          <w:ilvl w:val="0"/>
          <w:numId w:val="49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중요계약은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</w:t>
      </w:r>
      <w:r>
        <w:rPr>
          <w:rFonts w:ascii="Times New Roman"/>
          <w:sz w:val="22"/>
          <w:szCs w:val="23"/>
        </w:rPr>
        <w:t>·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존속하고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법률적으</w:t>
      </w:r>
      <w:r>
        <w:rPr>
          <w:rFonts w:ascii="Times New Roman"/>
          <w:sz w:val="22"/>
          <w:szCs w:val="23"/>
        </w:rPr>
        <w:lastRenderedPageBreak/>
        <w:t>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구속력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구성하며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가능하다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무효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갱신거절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불이익한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변경을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통보받은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거래관계가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단절되거나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불이익하게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왔고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채무불이행이나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무효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사정은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0DA76DCF" w14:textId="77777777" w:rsidR="00F10A7E" w:rsidRDefault="008D394E">
      <w:pPr>
        <w:pStyle w:val="af9"/>
        <w:numPr>
          <w:ilvl w:val="0"/>
          <w:numId w:val="49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</w:rPr>
        <w:t xml:space="preserve">Coherent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유효하게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존속하고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임의해지권의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행사가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발생하거나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발생할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우려는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아니하며</w:t>
      </w:r>
      <w:r>
        <w:rPr>
          <w:rFonts w:ascii="Times New Roman" w:hint="eastAsia"/>
          <w:sz w:val="22"/>
          <w:szCs w:val="23"/>
        </w:rPr>
        <w:t xml:space="preserve">, </w:t>
      </w:r>
      <w:proofErr w:type="spellStart"/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 xml:space="preserve">Coherent </w:t>
      </w:r>
      <w:r>
        <w:rPr>
          <w:rFonts w:ascii="Times New Roman" w:hint="eastAsia"/>
          <w:sz w:val="22"/>
          <w:szCs w:val="23"/>
        </w:rPr>
        <w:t>계약상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</w:t>
      </w:r>
      <w:r>
        <w:rPr>
          <w:rFonts w:ascii="Times New Roman" w:hint="eastAsia"/>
          <w:sz w:val="22"/>
          <w:szCs w:val="23"/>
        </w:rPr>
        <w:t>다</w:t>
      </w:r>
      <w:r>
        <w:rPr>
          <w:rFonts w:ascii="Times New Roman" w:hint="eastAsia"/>
          <w:sz w:val="22"/>
          <w:szCs w:val="23"/>
        </w:rPr>
        <w:t>.</w:t>
      </w:r>
    </w:p>
    <w:p w14:paraId="6B2C624F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proofErr w:type="spellStart"/>
      <w:r>
        <w:rPr>
          <w:rFonts w:ascii="Times New Roman" w:hint="eastAsia"/>
          <w:sz w:val="22"/>
          <w:szCs w:val="23"/>
          <w:u w:val="single"/>
        </w:rPr>
        <w:t>제조물책임</w:t>
      </w:r>
      <w:proofErr w:type="spellEnd"/>
      <w:r>
        <w:rPr>
          <w:rFonts w:ascii="Times New Roman" w:hint="eastAsia"/>
          <w:sz w:val="22"/>
          <w:szCs w:val="23"/>
        </w:rPr>
        <w:t xml:space="preserve">.  </w:t>
      </w:r>
      <w:proofErr w:type="spellStart"/>
      <w:r>
        <w:rPr>
          <w:rFonts w:ascii="Times New Roman" w:hint="eastAsia"/>
          <w:sz w:val="22"/>
          <w:szCs w:val="23"/>
        </w:rPr>
        <w:t>대상회사등이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운송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판매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교부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제품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재고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서비스에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>, (</w:t>
      </w:r>
      <w:proofErr w:type="spellStart"/>
      <w:r>
        <w:rPr>
          <w:rFonts w:ascii="Times New Roman" w:hint="eastAsia"/>
          <w:sz w:val="22"/>
          <w:szCs w:val="23"/>
        </w:rPr>
        <w:t>i</w:t>
      </w:r>
      <w:proofErr w:type="spellEnd"/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하자를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이유로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정부기관이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정부기관에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소송이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그러한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소송이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예상되거나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우려가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없으며</w:t>
      </w:r>
      <w:r>
        <w:rPr>
          <w:rFonts w:ascii="Times New Roman" w:hint="eastAsia"/>
          <w:sz w:val="22"/>
          <w:szCs w:val="23"/>
        </w:rPr>
        <w:t xml:space="preserve">, (ii)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과거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일반적인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제품의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반품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리콜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사후경고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소송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분쟁이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아니하고</w:t>
      </w:r>
      <w:r>
        <w:rPr>
          <w:rFonts w:ascii="Times New Roman" w:hint="eastAsia"/>
          <w:sz w:val="22"/>
          <w:szCs w:val="23"/>
        </w:rPr>
        <w:t xml:space="preserve"> (iii) </w:t>
      </w:r>
      <w:r>
        <w:rPr>
          <w:rFonts w:ascii="Times New Roman" w:hint="eastAsia"/>
          <w:sz w:val="22"/>
          <w:szCs w:val="23"/>
        </w:rPr>
        <w:t>과거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명시적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묵시적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하자보증의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관련한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제조물책임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클레임을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없다</w:t>
      </w:r>
    </w:p>
    <w:p w14:paraId="20C44ED0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인사</w:t>
      </w:r>
      <w:r>
        <w:rPr>
          <w:rFonts w:ascii="Times New Roman"/>
          <w:sz w:val="22"/>
          <w:szCs w:val="23"/>
          <w:u w:val="single"/>
        </w:rPr>
        <w:t xml:space="preserve">, </w:t>
      </w:r>
      <w:r>
        <w:rPr>
          <w:rFonts w:ascii="Times New Roman"/>
          <w:sz w:val="22"/>
          <w:szCs w:val="23"/>
          <w:u w:val="single"/>
        </w:rPr>
        <w:t>노무</w:t>
      </w:r>
      <w:r>
        <w:rPr>
          <w:rFonts w:ascii="Times New Roman"/>
          <w:sz w:val="22"/>
          <w:szCs w:val="23"/>
          <w:u w:val="single"/>
        </w:rPr>
        <w:t>.</w:t>
      </w:r>
    </w:p>
    <w:p w14:paraId="26103A6F" w14:textId="77777777" w:rsidR="00F10A7E" w:rsidRDefault="008D394E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취업규칙을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내부규정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임직원과의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내부규정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상여금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퇴직금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근로시간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휴일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휴가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복리후생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근로조건을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 w14:paraId="579E88FE" w14:textId="77777777" w:rsidR="00F10A7E" w:rsidRDefault="008D394E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계약직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파견근로자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도급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용역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근로자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독립계약자의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지위에서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수수료를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역무를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자들이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정규직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lastRenderedPageBreak/>
        <w:t>고용기간이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간주되도록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채용할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 w14:paraId="77FA5BDA" w14:textId="77777777" w:rsidR="00F10A7E" w:rsidRDefault="008D394E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  <w:u w:val="single"/>
        </w:rPr>
      </w:pPr>
      <w:proofErr w:type="spellStart"/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주주총회에서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승인받은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임원퇴직급지급규정을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포함하되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한정되지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바에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등기임원에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보수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퇴직금을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포함하되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한정되지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지급하였으며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미지급된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보수나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미적립된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퇴직연금은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아니하다</w:t>
      </w:r>
      <w:r>
        <w:rPr>
          <w:rFonts w:ascii="Times New Roman" w:hint="eastAsia"/>
          <w:sz w:val="22"/>
          <w:szCs w:val="23"/>
        </w:rPr>
        <w:t>.</w:t>
      </w:r>
    </w:p>
    <w:p w14:paraId="5AA2A365" w14:textId="77777777" w:rsidR="00F10A7E" w:rsidRDefault="008D394E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통상임금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평균임금을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판례에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미지급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임금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지급금은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알고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장래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예상되는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근로관계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혹은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통상임금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역시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퇴직금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법정수당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보수의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이루어졌고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재무제표에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적절히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미지급된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</w:p>
    <w:p w14:paraId="2C63346E" w14:textId="77777777" w:rsidR="00F10A7E" w:rsidRDefault="008D394E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M&amp;A</w:t>
      </w:r>
      <w:r>
        <w:rPr>
          <w:rFonts w:ascii="Times New Roman"/>
          <w:sz w:val="22"/>
          <w:szCs w:val="23"/>
        </w:rPr>
        <w:t>보너스등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추가적인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금전지급의무나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추가적인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노무상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혜택을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부여할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노동조합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 w14:paraId="74DF3886" w14:textId="77777777" w:rsidR="00F10A7E" w:rsidRDefault="008D394E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복지정책에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복리에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대출이나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보증의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퇴직시의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혜택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금원을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약속한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 w14:paraId="350B3FC4" w14:textId="77777777" w:rsidR="00F10A7E" w:rsidRDefault="008D394E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노동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제재처분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시정명령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산업안전보건법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산업재해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예방을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대상회사등에서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산업재해에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보상을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마쳤으며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대상회사등과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산업재해와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청구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민원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구상권의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소송등의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가능성</w:t>
      </w:r>
      <w:r>
        <w:rPr>
          <w:rFonts w:ascii="Times New Roman"/>
          <w:sz w:val="22"/>
          <w:szCs w:val="23"/>
        </w:rPr>
        <w:lastRenderedPageBreak/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 w14:paraId="0B9A1108" w14:textId="18BBAFCD" w:rsidR="00F10A7E" w:rsidRDefault="008D394E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대상회사등과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</w:t>
      </w:r>
      <w:r>
        <w:rPr>
          <w:rFonts w:ascii="Times New Roman"/>
          <w:sz w:val="22"/>
          <w:szCs w:val="23"/>
        </w:rPr>
        <w:t>호와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>.</w:t>
      </w:r>
    </w:p>
    <w:p w14:paraId="308C16AE" w14:textId="77777777" w:rsidR="00F10A7E" w:rsidRDefault="008D394E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파업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근로거부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쟁의행위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단체행동은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진행될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094EE296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조세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pacing w:val="-2"/>
          <w:sz w:val="22"/>
          <w:szCs w:val="22"/>
        </w:rPr>
        <w:t>거래종결일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전에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부과되었거나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거래종결일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전에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발생한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사유로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인하여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거래종결일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후에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부과될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어떠한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조세채무도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부담하고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않으며</w:t>
      </w:r>
      <w:r>
        <w:rPr>
          <w:rFonts w:ascii="Times New Roman"/>
          <w:spacing w:val="-2"/>
          <w:sz w:val="22"/>
          <w:szCs w:val="22"/>
        </w:rPr>
        <w:t>,</w:t>
      </w:r>
      <w:r>
        <w:rPr>
          <w:rFonts w:ascii="Times New Roman"/>
          <w:sz w:val="22"/>
          <w:szCs w:val="23"/>
        </w:rPr>
        <w:t xml:space="preserve"> (ii)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납세신고를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납기가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조세를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납부하였으며</w:t>
      </w:r>
      <w:r>
        <w:rPr>
          <w:rFonts w:ascii="Times New Roman"/>
          <w:sz w:val="22"/>
          <w:szCs w:val="23"/>
        </w:rPr>
        <w:t xml:space="preserve">, (iii) </w:t>
      </w:r>
      <w:r>
        <w:rPr>
          <w:rFonts w:ascii="Times New Roman"/>
          <w:sz w:val="22"/>
          <w:szCs w:val="23"/>
        </w:rPr>
        <w:t>법률상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원천징수를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조세를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원천징수하여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납부하였고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체납한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pacing w:val="-2"/>
          <w:sz w:val="22"/>
          <w:szCs w:val="22"/>
        </w:rPr>
        <w:t xml:space="preserve">(iv) </w:t>
      </w:r>
      <w:proofErr w:type="spellStart"/>
      <w:r>
        <w:rPr>
          <w:rFonts w:ascii="Times New Roman"/>
          <w:spacing w:val="-2"/>
          <w:sz w:val="22"/>
          <w:szCs w:val="22"/>
        </w:rPr>
        <w:t>대상회사등의</w:t>
      </w:r>
      <w:proofErr w:type="spellEnd"/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세금과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관련하여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정부기관에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제출하여야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하는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보고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또는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신고의무는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관련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법령에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따라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모두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적법하게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적시에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이행되었으며</w:t>
      </w:r>
      <w:r>
        <w:rPr>
          <w:rFonts w:ascii="Times New Roman"/>
          <w:spacing w:val="-2"/>
          <w:sz w:val="22"/>
          <w:szCs w:val="22"/>
        </w:rPr>
        <w:t xml:space="preserve">, </w:t>
      </w:r>
      <w:r>
        <w:rPr>
          <w:rFonts w:ascii="Times New Roman"/>
          <w:spacing w:val="-2"/>
          <w:sz w:val="22"/>
          <w:szCs w:val="22"/>
        </w:rPr>
        <w:t>그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내용은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정확하고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완전하다</w:t>
      </w:r>
      <w:r>
        <w:rPr>
          <w:rFonts w:ascii="Times New Roman"/>
          <w:spacing w:val="-2"/>
          <w:sz w:val="22"/>
          <w:szCs w:val="22"/>
        </w:rPr>
        <w:t xml:space="preserve">. </w:t>
      </w:r>
      <w:r>
        <w:rPr>
          <w:rFonts w:ascii="Times New Roman"/>
          <w:sz w:val="22"/>
          <w:szCs w:val="23"/>
        </w:rPr>
        <w:t xml:space="preserve">(v)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세금과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준수하였으며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납세의무가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세금에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조사가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조세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세금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(vi) </w:t>
      </w:r>
      <w:proofErr w:type="spellStart"/>
      <w:r>
        <w:rPr>
          <w:rFonts w:ascii="Times New Roman"/>
          <w:spacing w:val="-2"/>
          <w:sz w:val="22"/>
          <w:szCs w:val="22"/>
        </w:rPr>
        <w:t>대상회사등이</w:t>
      </w:r>
      <w:proofErr w:type="spellEnd"/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부담하거나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그에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부과될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조세와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관련하여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계류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중인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소송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기타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법적절차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및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정부기관에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의하여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미납된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것으로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주장되고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조세는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없다</w:t>
      </w:r>
      <w:r>
        <w:rPr>
          <w:rFonts w:ascii="Times New Roman"/>
          <w:spacing w:val="-2"/>
          <w:sz w:val="22"/>
          <w:szCs w:val="22"/>
        </w:rPr>
        <w:t>.</w:t>
      </w:r>
    </w:p>
    <w:p w14:paraId="32575202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bookmarkStart w:id="560" w:name="_DV_M169"/>
      <w:bookmarkEnd w:id="560"/>
      <w:r>
        <w:rPr>
          <w:rFonts w:ascii="Times New Roman" w:hint="eastAsia"/>
          <w:sz w:val="22"/>
          <w:szCs w:val="23"/>
          <w:u w:val="single"/>
        </w:rPr>
        <w:t>환경</w:t>
      </w:r>
      <w:r>
        <w:rPr>
          <w:rFonts w:ascii="Times New Roman"/>
          <w:sz w:val="22"/>
          <w:szCs w:val="23"/>
          <w:u w:val="single"/>
        </w:rPr>
        <w:t xml:space="preserve">, </w:t>
      </w:r>
      <w:r>
        <w:rPr>
          <w:rFonts w:ascii="Times New Roman" w:hint="eastAsia"/>
          <w:sz w:val="22"/>
          <w:szCs w:val="23"/>
          <w:u w:val="single"/>
        </w:rPr>
        <w:t>안전</w:t>
      </w:r>
      <w:r>
        <w:rPr>
          <w:rFonts w:ascii="Times New Roman"/>
          <w:sz w:val="22"/>
          <w:szCs w:val="23"/>
          <w:u w:val="single"/>
        </w:rPr>
        <w:t xml:space="preserve">, </w:t>
      </w:r>
      <w:r>
        <w:rPr>
          <w:rFonts w:ascii="Times New Roman" w:hint="eastAsia"/>
          <w:sz w:val="22"/>
          <w:szCs w:val="23"/>
          <w:u w:val="single"/>
        </w:rPr>
        <w:t>보건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공개목록에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사항을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환경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정부승인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사항을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유지하고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소유하고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사용하는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폐기물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 w:hint="eastAsia"/>
          <w:sz w:val="22"/>
          <w:szCs w:val="23"/>
        </w:rPr>
        <w:t>소음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환경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 w:hint="eastAsia"/>
          <w:sz w:val="22"/>
          <w:szCs w:val="23"/>
        </w:rPr>
        <w:t>안전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 w:hint="eastAsia"/>
          <w:sz w:val="22"/>
          <w:szCs w:val="23"/>
        </w:rPr>
        <w:t>보건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정부기관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제재처분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제재처분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조사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정화조치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시정의무를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사정이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우려가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없다</w:t>
      </w:r>
      <w:r>
        <w:rPr>
          <w:rFonts w:ascii="Times New Roman" w:hint="eastAsia"/>
          <w:sz w:val="22"/>
          <w:szCs w:val="23"/>
        </w:rPr>
        <w:t xml:space="preserve">. </w:t>
      </w:r>
      <w:proofErr w:type="spellStart"/>
      <w:r>
        <w:rPr>
          <w:rFonts w:ascii="Times New Roman" w:hint="eastAsia"/>
          <w:sz w:val="22"/>
          <w:szCs w:val="23"/>
        </w:rPr>
        <w:t>대상회사등에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최근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환경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안전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보건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사고나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업무상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재해가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없다</w:t>
      </w:r>
      <w:r>
        <w:rPr>
          <w:rFonts w:ascii="Times New Roman" w:hint="eastAsia"/>
          <w:sz w:val="22"/>
          <w:szCs w:val="23"/>
        </w:rPr>
        <w:t>.</w:t>
      </w:r>
    </w:p>
    <w:p w14:paraId="5AF1F56F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보험</w:t>
      </w:r>
      <w:r>
        <w:rPr>
          <w:rFonts w:ascii="Times New Roman"/>
          <w:sz w:val="22"/>
          <w:szCs w:val="23"/>
        </w:rPr>
        <w:t xml:space="preserve">. 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</w:t>
      </w:r>
      <w:r>
        <w:rPr>
          <w:rFonts w:ascii="Times New Roman"/>
          <w:sz w:val="22"/>
          <w:szCs w:val="23"/>
        </w:rPr>
        <w:lastRenderedPageBreak/>
        <w:t>회사등과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회사가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가입한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유지하고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보험료를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미납하지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않았으며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보험계약의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보험금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청구권에는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설정되어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갱신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거절의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않는다</w:t>
      </w:r>
      <w:r>
        <w:rPr>
          <w:rFonts w:ascii="Times New Roman"/>
          <w:sz w:val="22"/>
          <w:szCs w:val="23"/>
        </w:rPr>
        <w:t>.</w:t>
      </w:r>
    </w:p>
    <w:p w14:paraId="0F6193F2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bookmarkStart w:id="561" w:name="_DV_M8"/>
      <w:bookmarkEnd w:id="561"/>
      <w:r>
        <w:rPr>
          <w:rFonts w:ascii="Times New Roman"/>
          <w:sz w:val="22"/>
          <w:szCs w:val="23"/>
          <w:u w:val="single"/>
        </w:rPr>
        <w:t>소송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proofErr w:type="spellStart"/>
      <w:r>
        <w:rPr>
          <w:rFonts w:ascii="Times New Roman"/>
          <w:sz w:val="22"/>
        </w:rPr>
        <w:t>대상회사등의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등과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관련하여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대상회사등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상대로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대상회사등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당사자로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제기하여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계속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중이거나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진행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국내외의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민</w:t>
      </w:r>
      <w:r>
        <w:rPr>
          <w:rFonts w:ascii="Times New Roman"/>
          <w:sz w:val="22"/>
        </w:rPr>
        <w:t>∙</w:t>
      </w:r>
      <w:r>
        <w:rPr>
          <w:rFonts w:ascii="Times New Roman"/>
          <w:sz w:val="22"/>
        </w:rPr>
        <w:t>형사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행정상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절차는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존재하지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아니하고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절차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개시로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이어질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bookmarkStart w:id="562" w:name="OLE_LINK2"/>
      <w:bookmarkStart w:id="563" w:name="OLE_LINK3"/>
      <w:r>
        <w:rPr>
          <w:rFonts w:ascii="Times New Roman"/>
          <w:sz w:val="22"/>
        </w:rPr>
        <w:t>분쟁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우려도</w:t>
      </w:r>
      <w:r>
        <w:rPr>
          <w:rFonts w:ascii="Times New Roman"/>
          <w:sz w:val="22"/>
        </w:rPr>
        <w:t xml:space="preserve"> </w:t>
      </w:r>
      <w:bookmarkEnd w:id="562"/>
      <w:bookmarkEnd w:id="563"/>
      <w:r>
        <w:rPr>
          <w:rFonts w:ascii="Times New Roman"/>
          <w:sz w:val="22"/>
        </w:rPr>
        <w:t>없으며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  <w:szCs w:val="23"/>
        </w:rPr>
        <w:t xml:space="preserve">(ii) </w:t>
      </w:r>
      <w:r>
        <w:rPr>
          <w:rFonts w:ascii="Times New Roman"/>
          <w:sz w:val="22"/>
          <w:szCs w:val="23"/>
        </w:rPr>
        <w:t>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대상회사등이나</w:t>
      </w:r>
      <w:proofErr w:type="spellEnd"/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경영행위로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계속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이어질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>), (ii)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2D755E9E" w14:textId="06F2B7E5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특수관계인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거래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공개목록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(21)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대상회사등과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특수관계인뿐만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특수관계인이었던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동일함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독립당사자간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거래조건</w:t>
      </w:r>
      <w:r>
        <w:rPr>
          <w:rFonts w:ascii="Times New Roman"/>
          <w:sz w:val="22"/>
          <w:szCs w:val="23"/>
        </w:rPr>
        <w:t>(arm’s length basis)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</w:t>
      </w:r>
      <w:r>
        <w:rPr>
          <w:rFonts w:ascii="Times New Roman" w:hint="eastAsia"/>
          <w:sz w:val="22"/>
          <w:szCs w:val="23"/>
        </w:rPr>
        <w:t>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대상회사등과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시정을</w:t>
      </w:r>
      <w:r>
        <w:rPr>
          <w:rFonts w:ascii="Times New Roman"/>
          <w:sz w:val="22"/>
          <w:szCs w:val="23"/>
        </w:rPr>
        <w:t xml:space="preserve"> </w:t>
      </w:r>
      <w:del w:id="564" w:author="Yulchon" w:date="2025-06-18T18:37:00Z" w16du:dateUtc="2025-06-18T09:37:00Z">
        <w:r w:rsidR="00AD0FA2">
          <w:rPr>
            <w:rFonts w:ascii="Times New Roman"/>
            <w:sz w:val="22"/>
            <w:szCs w:val="23"/>
          </w:rPr>
          <w:delText>요구</w:delText>
        </w:r>
        <w:r w:rsidR="00AD0FA2">
          <w:rPr>
            <w:rFonts w:ascii="Times New Roman"/>
            <w:sz w:val="22"/>
            <w:szCs w:val="23"/>
          </w:rPr>
          <w:delText xml:space="preserve"> </w:delText>
        </w:r>
        <w:r w:rsidR="00AD0FA2">
          <w:rPr>
            <w:rFonts w:ascii="Times New Roman"/>
            <w:sz w:val="22"/>
            <w:szCs w:val="23"/>
          </w:rPr>
          <w:delText>받은</w:delText>
        </w:r>
      </w:del>
      <w:proofErr w:type="spellStart"/>
      <w:ins w:id="565" w:author="Yulchon" w:date="2025-06-18T18:37:00Z" w16du:dateUtc="2025-06-18T09:37:00Z">
        <w:r>
          <w:rPr>
            <w:rFonts w:ascii="Times New Roman"/>
            <w:sz w:val="22"/>
            <w:szCs w:val="23"/>
          </w:rPr>
          <w:t>요구받은</w:t>
        </w:r>
      </w:ins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대상회사등과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특수관계인과의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거래로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인하여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대상회사등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부담이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증가하거나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대상회사등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형사처벌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과징금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과태료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형사적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행정적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제재를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받을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우려가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없다</w:t>
      </w:r>
      <w:r>
        <w:rPr>
          <w:rFonts w:ascii="Times New Roman"/>
          <w:sz w:val="22"/>
        </w:rPr>
        <w:t>.</w:t>
      </w:r>
    </w:p>
    <w:p w14:paraId="0ABB939E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중대한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부정적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영향의</w:t>
      </w:r>
      <w:r>
        <w:rPr>
          <w:rFonts w:ascii="Times New Roman"/>
          <w:sz w:val="22"/>
          <w:szCs w:val="23"/>
          <w:u w:val="single"/>
        </w:rPr>
        <w:t xml:space="preserve"> </w:t>
      </w:r>
      <w:proofErr w:type="spellStart"/>
      <w:r>
        <w:rPr>
          <w:rFonts w:ascii="Times New Roman"/>
          <w:sz w:val="22"/>
          <w:szCs w:val="23"/>
          <w:u w:val="single"/>
        </w:rPr>
        <w:t>부존재</w:t>
      </w:r>
      <w:proofErr w:type="spellEnd"/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기준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재무제표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작성일로부터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사업과정에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6.1(2)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사업과정을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벗어나는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</w:t>
      </w:r>
      <w:r>
        <w:rPr>
          <w:rFonts w:ascii="Times New Roman" w:hint="eastAsia"/>
          <w:sz w:val="22"/>
          <w:szCs w:val="23"/>
        </w:rPr>
        <w:t>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않았다</w:t>
      </w:r>
      <w:r>
        <w:rPr>
          <w:rFonts w:ascii="Times New Roman"/>
          <w:sz w:val="22"/>
          <w:szCs w:val="23"/>
        </w:rPr>
        <w:t>.</w:t>
      </w:r>
    </w:p>
    <w:p w14:paraId="591ABB0F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lastRenderedPageBreak/>
        <w:t>정보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공개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서류의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신빙성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매도인들의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자문사</w:t>
      </w:r>
      <w:proofErr w:type="spellEnd"/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</w:t>
      </w:r>
      <w:proofErr w:type="spellEnd"/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대리인이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완전한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것이고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누락되지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않았으며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합리적인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왜곡되어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해석될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위험이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71872429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u w:val="single"/>
        </w:rPr>
      </w:pPr>
      <w:r>
        <w:rPr>
          <w:rFonts w:ascii="Times New Roman"/>
          <w:sz w:val="22"/>
          <w:szCs w:val="23"/>
          <w:u w:val="single"/>
        </w:rPr>
        <w:t>완전한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공개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공개목록에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실사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전후로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대표자들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자문사에게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알고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진실되고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정확하며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허위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누락하지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아니하였으며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원본과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일치한다</w:t>
      </w:r>
      <w:r>
        <w:rPr>
          <w:rFonts w:ascii="Times New Roman"/>
          <w:sz w:val="22"/>
          <w:szCs w:val="23"/>
        </w:rPr>
        <w:t>.</w:t>
      </w:r>
    </w:p>
    <w:p w14:paraId="68832071" w14:textId="77777777" w:rsidR="00F10A7E" w:rsidRDefault="008D394E">
      <w:pPr>
        <w:pStyle w:val="WYStandard"/>
        <w:topLinePunct/>
        <w:autoSpaceDE w:val="0"/>
        <w:autoSpaceDN w:val="0"/>
        <w:spacing w:line="360" w:lineRule="auto"/>
        <w:rPr>
          <w:rFonts w:eastAsia="바탕"/>
          <w:b/>
          <w:sz w:val="22"/>
          <w:szCs w:val="22"/>
        </w:rPr>
      </w:pPr>
      <w:r>
        <w:rPr>
          <w:rFonts w:eastAsia="바탕"/>
          <w:b/>
          <w:sz w:val="22"/>
          <w:szCs w:val="22"/>
        </w:rPr>
        <w:br w:type="page"/>
      </w:r>
    </w:p>
    <w:p w14:paraId="09809075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7.</w:t>
      </w:r>
      <w:r>
        <w:rPr>
          <w:rFonts w:ascii="Times New Roman" w:hint="eastAsia"/>
          <w:b/>
          <w:sz w:val="22"/>
          <w:szCs w:val="22"/>
          <w:u w:val="single"/>
        </w:rPr>
        <w:t>2</w:t>
      </w:r>
    </w:p>
    <w:p w14:paraId="24328038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기타매도인들</w:t>
      </w:r>
      <w:r>
        <w:rPr>
          <w:rFonts w:ascii="Times New Roman"/>
          <w:b/>
          <w:sz w:val="22"/>
          <w:szCs w:val="22"/>
        </w:rPr>
        <w:t>의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진술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및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보장</w:t>
      </w:r>
    </w:p>
    <w:p w14:paraId="406DA229" w14:textId="77777777" w:rsidR="00F10A7E" w:rsidRDefault="00F10A7E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8F2D31D" w14:textId="77777777" w:rsidR="00F10A7E" w:rsidRDefault="008D394E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>.</w:t>
      </w:r>
    </w:p>
    <w:p w14:paraId="2699DFAC" w14:textId="77777777" w:rsidR="00F10A7E" w:rsidRDefault="00F10A7E">
      <w:pPr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p w14:paraId="78267EAE" w14:textId="77777777" w:rsidR="00F10A7E" w:rsidRDefault="008D394E"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권한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기타매도인들은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실행할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능력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권한을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날인함으로써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 w14:paraId="77D6D810" w14:textId="77777777" w:rsidR="00F10A7E" w:rsidRDefault="008D394E"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동의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기타매도인들이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기타매도인들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의무불이행을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구성하거나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이익을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상실시키지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기타매도인들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정부인허가나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>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만약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사전동의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완료하였다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또한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082BCB96" w14:textId="77777777" w:rsidR="00F10A7E" w:rsidRDefault="008D394E"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2"/>
          <w:u w:val="single"/>
        </w:rPr>
        <w:t>소송의</w:t>
      </w:r>
      <w:r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/>
          <w:sz w:val="22"/>
          <w:szCs w:val="22"/>
          <w:u w:val="single"/>
        </w:rPr>
        <w:t>부존재</w:t>
      </w:r>
      <w:proofErr w:type="spellEnd"/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기타매도인들에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</w:p>
    <w:p w14:paraId="132DF104" w14:textId="77777777" w:rsidR="00F10A7E" w:rsidRDefault="008D394E"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  <w:u w:val="single"/>
        </w:rPr>
        <w:t>기타매도인들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보유</w:t>
      </w:r>
      <w:r>
        <w:rPr>
          <w:rFonts w:ascii="Times New Roman"/>
          <w:sz w:val="22"/>
          <w:szCs w:val="22"/>
          <w:u w:val="single"/>
        </w:rPr>
        <w:t>주식의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소유권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기타매도인들은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등록주주인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동시에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실질주주이며</w:t>
      </w:r>
      <w:proofErr w:type="spellEnd"/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3"/>
        </w:rPr>
        <w:t>보유</w:t>
      </w:r>
      <w:r>
        <w:rPr>
          <w:rFonts w:ascii="Times New Roman"/>
          <w:sz w:val="22"/>
          <w:szCs w:val="23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그외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권리행사에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제약이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발행되었고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lastRenderedPageBreak/>
        <w:t>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/>
          <w:sz w:val="22"/>
          <w:szCs w:val="22"/>
        </w:rPr>
        <w:t>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이전된다</w:t>
      </w:r>
      <w:r>
        <w:rPr>
          <w:rFonts w:ascii="Times New Roman"/>
          <w:sz w:val="22"/>
          <w:szCs w:val="22"/>
        </w:rPr>
        <w:t>.</w:t>
      </w:r>
    </w:p>
    <w:p w14:paraId="6483F0C8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br w:type="page"/>
      </w:r>
    </w:p>
    <w:bookmarkEnd w:id="553"/>
    <w:p w14:paraId="34B909B0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7.</w:t>
      </w:r>
      <w:r>
        <w:rPr>
          <w:rFonts w:ascii="Times New Roman" w:hint="eastAsia"/>
          <w:b/>
          <w:sz w:val="22"/>
          <w:szCs w:val="22"/>
          <w:u w:val="single"/>
        </w:rPr>
        <w:t>3</w:t>
      </w:r>
    </w:p>
    <w:p w14:paraId="39B58765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매수인의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진술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및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보장</w:t>
      </w:r>
    </w:p>
    <w:p w14:paraId="0417FB19" w14:textId="77777777" w:rsidR="00F10A7E" w:rsidRDefault="00F10A7E">
      <w:pPr>
        <w:autoSpaceDE w:val="0"/>
        <w:autoSpaceDN w:val="0"/>
        <w:spacing w:before="0" w:after="0" w:line="360" w:lineRule="auto"/>
        <w:jc w:val="left"/>
        <w:rPr>
          <w:rFonts w:ascii="Times New Roman"/>
          <w:sz w:val="22"/>
          <w:szCs w:val="22"/>
        </w:rPr>
      </w:pPr>
    </w:p>
    <w:p w14:paraId="2708938C" w14:textId="77777777" w:rsidR="00F10A7E" w:rsidRDefault="008D394E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>.</w:t>
      </w:r>
    </w:p>
    <w:p w14:paraId="0F1134CF" w14:textId="77777777" w:rsidR="00F10A7E" w:rsidRDefault="00F10A7E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2239F99" w14:textId="77777777" w:rsidR="00F10A7E" w:rsidRDefault="008D394E"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회사의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조직과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수권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법령에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설립되어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존속하는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</w:t>
      </w:r>
      <w:r>
        <w:rPr>
          <w:rFonts w:ascii="Times New Roman"/>
          <w:sz w:val="22"/>
          <w:szCs w:val="22"/>
          <w:highlight w:val="yellow"/>
        </w:rPr>
        <w:t>법인</w:t>
      </w:r>
      <w:r>
        <w:rPr>
          <w:rFonts w:ascii="Times New Roman" w:hint="eastAsia"/>
          <w:sz w:val="22"/>
          <w:szCs w:val="22"/>
          <w:highlight w:val="yellow"/>
        </w:rPr>
        <w:t>]</w:t>
      </w:r>
      <w:r>
        <w:rPr>
          <w:rFonts w:ascii="Times New Roman"/>
          <w:sz w:val="22"/>
          <w:szCs w:val="22"/>
        </w:rPr>
        <w:t>이고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필요한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내부수권절차를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거쳤다</w:t>
      </w:r>
      <w:r>
        <w:rPr>
          <w:rFonts w:ascii="Times New Roman"/>
          <w:sz w:val="22"/>
          <w:szCs w:val="22"/>
        </w:rPr>
        <w:t>.</w:t>
      </w:r>
    </w:p>
    <w:p w14:paraId="4BAE857A" w14:textId="77777777" w:rsidR="00F10A7E" w:rsidRDefault="008D394E"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권한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등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필요한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체결되어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구속력이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3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조건들에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집행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가능하다</w:t>
      </w:r>
      <w:r>
        <w:rPr>
          <w:rFonts w:ascii="Times New Roman"/>
          <w:sz w:val="22"/>
          <w:szCs w:val="22"/>
        </w:rPr>
        <w:t>.</w:t>
      </w:r>
    </w:p>
    <w:p w14:paraId="01436B72" w14:textId="77777777" w:rsidR="00F10A7E" w:rsidRDefault="008D394E"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위반의</w:t>
      </w:r>
      <w:r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/>
          <w:sz w:val="22"/>
          <w:szCs w:val="22"/>
          <w:u w:val="single"/>
        </w:rPr>
        <w:t>부존재</w:t>
      </w:r>
      <w:proofErr w:type="spellEnd"/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교부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것은</w:t>
      </w:r>
      <w:r>
        <w:rPr>
          <w:rFonts w:ascii="Times New Roman"/>
          <w:sz w:val="22"/>
          <w:szCs w:val="22"/>
        </w:rPr>
        <w:t xml:space="preserve">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조직서류나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결의를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상충되지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적용되는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규칙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판결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금지명령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선고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결정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상충되지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의무불이행을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구성하거나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기한의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이익을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상실시키지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 w14:paraId="127DAAE4" w14:textId="77777777" w:rsidR="00F10A7E" w:rsidRDefault="008D394E"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소송의</w:t>
      </w:r>
      <w:r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/>
          <w:sz w:val="22"/>
          <w:szCs w:val="22"/>
          <w:u w:val="single"/>
        </w:rPr>
        <w:t>부존재</w:t>
      </w:r>
      <w:proofErr w:type="spellEnd"/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금지하거나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</w:p>
    <w:p w14:paraId="7A11A253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18D4A05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lastRenderedPageBreak/>
        <w:t>부록</w:t>
      </w:r>
    </w:p>
    <w:p w14:paraId="745D676C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commentRangeStart w:id="566"/>
      <w:r>
        <w:rPr>
          <w:rFonts w:ascii="Times New Roman" w:hint="eastAsia"/>
          <w:b/>
          <w:sz w:val="22"/>
          <w:szCs w:val="22"/>
        </w:rPr>
        <w:t>공개목록</w:t>
      </w:r>
    </w:p>
    <w:p w14:paraId="3E55909F" w14:textId="77777777" w:rsidR="00F10A7E" w:rsidRDefault="00F10A7E">
      <w:pPr>
        <w:autoSpaceDE w:val="0"/>
        <w:autoSpaceDN w:val="0"/>
        <w:spacing w:before="0" w:after="0" w:line="360" w:lineRule="auto"/>
        <w:jc w:val="left"/>
        <w:rPr>
          <w:rFonts w:ascii="Times New Roman"/>
          <w:sz w:val="22"/>
          <w:szCs w:val="22"/>
        </w:rPr>
      </w:pPr>
    </w:p>
    <w:p w14:paraId="7399FD4C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  <w:r>
        <w:rPr>
          <w:rFonts w:ascii="Times New Roman" w:hint="eastAsia"/>
          <w:bCs/>
          <w:sz w:val="22"/>
          <w:szCs w:val="22"/>
          <w:highlight w:val="yellow"/>
        </w:rPr>
        <w:t>[</w:t>
      </w:r>
      <w:r>
        <w:rPr>
          <w:rFonts w:ascii="Times New Roman" w:hint="eastAsia"/>
          <w:bCs/>
          <w:sz w:val="22"/>
          <w:szCs w:val="22"/>
          <w:highlight w:val="yellow"/>
        </w:rPr>
        <w:t>추가예정</w:t>
      </w:r>
      <w:r>
        <w:rPr>
          <w:rFonts w:ascii="Times New Roman" w:hint="eastAsia"/>
          <w:bCs/>
          <w:sz w:val="22"/>
          <w:szCs w:val="22"/>
          <w:highlight w:val="yellow"/>
        </w:rPr>
        <w:t>]</w:t>
      </w:r>
      <w:commentRangeEnd w:id="566"/>
      <w:r w:rsidR="00CF0A8F">
        <w:rPr>
          <w:rStyle w:val="af2"/>
        </w:rPr>
        <w:commentReference w:id="566"/>
      </w:r>
    </w:p>
    <w:p w14:paraId="75974F22" w14:textId="77777777" w:rsidR="00F10A7E" w:rsidRDefault="00F10A7E">
      <w:pPr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p w14:paraId="48C3B560" w14:textId="77777777" w:rsidR="00F10A7E" w:rsidRDefault="00F10A7E">
      <w:pPr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sectPr w:rsidR="00F10A7E">
      <w:pgSz w:w="11906" w:h="16838" w:code="9"/>
      <w:pgMar w:top="1701" w:right="1418" w:bottom="1701" w:left="1418" w:header="851" w:footer="851" w:gutter="0"/>
      <w:cols w:space="425"/>
      <w:docGrid w:type="lines"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9" w:author="juneha ryu" w:date="2025-06-19T11:37:00Z" w:initials="jr">
    <w:p w14:paraId="71D1107B" w14:textId="77777777" w:rsidR="008131BB" w:rsidRDefault="008131BB" w:rsidP="008131BB">
      <w:pPr>
        <w:pStyle w:val="af3"/>
      </w:pPr>
      <w:r>
        <w:rPr>
          <w:rStyle w:val="af2"/>
        </w:rPr>
        <w:annotationRef/>
      </w:r>
      <w:r>
        <w:t>From BNW</w:t>
      </w:r>
    </w:p>
    <w:p w14:paraId="7C722987" w14:textId="77777777" w:rsidR="008131BB" w:rsidRDefault="008131BB" w:rsidP="008131BB">
      <w:pPr>
        <w:pStyle w:val="af3"/>
      </w:pPr>
    </w:p>
    <w:p w14:paraId="42B02125" w14:textId="77777777" w:rsidR="008131BB" w:rsidRDefault="008131BB" w:rsidP="008131BB">
      <w:pPr>
        <w:pStyle w:val="af3"/>
      </w:pPr>
      <w:r>
        <w:rPr>
          <w:rFonts w:hint="eastAsia"/>
        </w:rPr>
        <w:t xml:space="preserve">관련된 절차가 진행중에 양수도 거래가 종결됨은 납득하기 어렵습니다. </w:t>
      </w:r>
    </w:p>
    <w:p w14:paraId="6FBF3F4D" w14:textId="77777777" w:rsidR="008131BB" w:rsidRDefault="008131BB" w:rsidP="008131BB">
      <w:pPr>
        <w:pStyle w:val="af3"/>
      </w:pPr>
      <w:r>
        <w:rPr>
          <w:rFonts w:hint="eastAsia"/>
        </w:rPr>
        <w:t xml:space="preserve">관련된 절차가 있다면 선행착수해 주시고, 이러한 절차는 거래종결 전 완료되어야 함을 부탁드립니다. </w:t>
      </w:r>
    </w:p>
  </w:comment>
  <w:comment w:id="46" w:author="juneha ryu" w:date="2025-06-19T11:39:00Z" w:initials="jr">
    <w:p w14:paraId="38F6E90A" w14:textId="2F3D37E6" w:rsidR="008131BB" w:rsidRDefault="008131BB" w:rsidP="008131BB">
      <w:pPr>
        <w:pStyle w:val="af3"/>
      </w:pPr>
      <w:r>
        <w:rPr>
          <w:rStyle w:val="af2"/>
        </w:rPr>
        <w:annotationRef/>
      </w:r>
      <w:r>
        <w:t>From BNW</w:t>
      </w:r>
    </w:p>
    <w:p w14:paraId="522A5728" w14:textId="77777777" w:rsidR="008131BB" w:rsidRDefault="008131BB" w:rsidP="008131BB">
      <w:pPr>
        <w:pStyle w:val="af3"/>
      </w:pPr>
      <w:r>
        <w:rPr>
          <w:rFonts w:hint="eastAsia"/>
        </w:rPr>
        <w:t>당 펀드의 수탁은행인 산업은행의 환전규정을 반영하였습니다</w:t>
      </w:r>
      <w:r>
        <w:t>.</w:t>
      </w:r>
    </w:p>
  </w:comment>
  <w:comment w:id="122" w:author="juneha ryu" w:date="2025-06-19T11:46:00Z" w:initials="jr">
    <w:p w14:paraId="52075E59" w14:textId="77777777" w:rsidR="0006739E" w:rsidRDefault="0006739E" w:rsidP="0006739E">
      <w:pPr>
        <w:pStyle w:val="af3"/>
      </w:pPr>
      <w:r>
        <w:rPr>
          <w:rStyle w:val="af2"/>
        </w:rPr>
        <w:annotationRef/>
      </w:r>
      <w:r>
        <w:t>From bnw</w:t>
      </w:r>
    </w:p>
    <w:p w14:paraId="7FBB5A70" w14:textId="77777777" w:rsidR="0006739E" w:rsidRDefault="0006739E" w:rsidP="0006739E">
      <w:pPr>
        <w:pStyle w:val="af3"/>
      </w:pPr>
      <w:r>
        <w:rPr>
          <w:rFonts w:hint="eastAsia"/>
        </w:rPr>
        <w:t xml:space="preserve">별지 </w:t>
      </w:r>
      <w:r>
        <w:t>7.1</w:t>
      </w:r>
      <w:r>
        <w:rPr>
          <w:rFonts w:hint="eastAsia"/>
        </w:rPr>
        <w:t xml:space="preserve"> 에 반영 참조</w:t>
      </w:r>
    </w:p>
    <w:p w14:paraId="5E574928" w14:textId="77777777" w:rsidR="0006739E" w:rsidRDefault="0006739E" w:rsidP="0006739E">
      <w:pPr>
        <w:pStyle w:val="af3"/>
      </w:pPr>
      <w:r>
        <w:t xml:space="preserve"> Metalife</w:t>
      </w:r>
      <w:r>
        <w:rPr>
          <w:rFonts w:hint="eastAsia"/>
        </w:rPr>
        <w:t>를 무조건 예외사항으로 둘 수는 없으며</w:t>
      </w:r>
      <w:r>
        <w:t xml:space="preserve">, </w:t>
      </w:r>
      <w:r>
        <w:rPr>
          <w:rFonts w:hint="eastAsia"/>
        </w:rPr>
        <w:t>이 회사가 향후 경엉에 해당한다면 이는 확약사항에 어긋나는 것으로 반영</w:t>
      </w:r>
    </w:p>
  </w:comment>
  <w:comment w:id="161" w:author="juneha ryu" w:date="2025-06-19T11:23:00Z" w:initials="jr">
    <w:p w14:paraId="00818B5F" w14:textId="230B4544" w:rsidR="00F72F05" w:rsidRDefault="00F72F05" w:rsidP="00F72F05">
      <w:pPr>
        <w:pStyle w:val="af3"/>
      </w:pPr>
      <w:r>
        <w:rPr>
          <w:rStyle w:val="af2"/>
        </w:rPr>
        <w:annotationRef/>
      </w:r>
      <w:r>
        <w:t>From BNW</w:t>
      </w:r>
    </w:p>
    <w:p w14:paraId="04CC7F1A" w14:textId="77777777" w:rsidR="00F72F05" w:rsidRDefault="00F72F05" w:rsidP="00F72F05">
      <w:pPr>
        <w:pStyle w:val="af3"/>
      </w:pPr>
      <w:r>
        <w:rPr>
          <w:rFonts w:hint="eastAsia"/>
        </w:rPr>
        <w:t>강상도 대표님의 증여 전 지분율을 기준으로 손해발생액을 계산하여야 하며</w:t>
      </w:r>
      <w:r>
        <w:t xml:space="preserve">, </w:t>
      </w:r>
      <w:r>
        <w:rPr>
          <w:rFonts w:hint="eastAsia"/>
        </w:rPr>
        <w:t>따라서 수증자들에 대한 연대 책임을 설정하게 되었음을 양해부탁드립니다</w:t>
      </w:r>
      <w:r>
        <w:t xml:space="preserve">. </w:t>
      </w:r>
    </w:p>
    <w:p w14:paraId="317AD980" w14:textId="77777777" w:rsidR="00F72F05" w:rsidRDefault="00F72F05" w:rsidP="00F72F05">
      <w:pPr>
        <w:pStyle w:val="af3"/>
      </w:pPr>
      <w:r>
        <w:rPr>
          <w:rFonts w:hint="eastAsia"/>
        </w:rPr>
        <w:t>이는 제시대표님이 원래 받으셨어야 할 지분이 친인척들에게 분산된 지분율에 대한 것에 대해서도 동일하게 적용됩니다</w:t>
      </w:r>
      <w:r>
        <w:t>.</w:t>
      </w:r>
    </w:p>
  </w:comment>
  <w:comment w:id="166" w:author="juneha ryu" w:date="2025-06-19T11:20:00Z" w:initials="jr">
    <w:p w14:paraId="6607A410" w14:textId="77777777" w:rsidR="00F72F05" w:rsidRDefault="00F72F05" w:rsidP="00F72F05">
      <w:pPr>
        <w:pStyle w:val="af3"/>
      </w:pPr>
      <w:r>
        <w:rPr>
          <w:rStyle w:val="af2"/>
        </w:rPr>
        <w:annotationRef/>
      </w:r>
      <w:r>
        <w:t>From bnw</w:t>
      </w:r>
    </w:p>
    <w:p w14:paraId="4E2DE569" w14:textId="77777777" w:rsidR="00F72F05" w:rsidRDefault="00F72F05" w:rsidP="00F72F05">
      <w:pPr>
        <w:pStyle w:val="af3"/>
      </w:pPr>
      <w:r>
        <w:rPr>
          <w:rFonts w:hint="eastAsia"/>
        </w:rPr>
        <w:t xml:space="preserve">8.2 이하 조항은 양측의 이견이 꽤 있는 것으로 보입니다.  </w:t>
      </w:r>
    </w:p>
    <w:p w14:paraId="51C6CF13" w14:textId="77777777" w:rsidR="00F72F05" w:rsidRDefault="00F72F05" w:rsidP="00F72F05">
      <w:pPr>
        <w:pStyle w:val="af3"/>
      </w:pPr>
      <w:r>
        <w:rPr>
          <w:rFonts w:hint="eastAsia"/>
        </w:rPr>
        <w:t>매도인 수정계약서 기준 8.2~8.6은 양측이 실제 만나서 일괄 협의하는게 어떠실지 제안드립니다.</w:t>
      </w:r>
    </w:p>
    <w:p w14:paraId="4D1473CC" w14:textId="77777777" w:rsidR="00F72F05" w:rsidRDefault="00F72F05" w:rsidP="00F72F05">
      <w:pPr>
        <w:pStyle w:val="af3"/>
      </w:pPr>
      <w:r>
        <w:rPr>
          <w:rFonts w:hint="eastAsia"/>
        </w:rPr>
        <w:t>이를 위해 일단 원복(삭제)하였으며 추후 원만한 협의를 희망합니다</w:t>
      </w:r>
      <w:r>
        <w:t>.</w:t>
      </w:r>
    </w:p>
  </w:comment>
  <w:comment w:id="206" w:author="juneha ryu" w:date="2025-06-19T11:33:00Z" w:initials="jr">
    <w:p w14:paraId="6AA521E4" w14:textId="77777777" w:rsidR="008131BB" w:rsidRDefault="008131BB" w:rsidP="008131BB">
      <w:pPr>
        <w:pStyle w:val="af3"/>
      </w:pPr>
      <w:r>
        <w:rPr>
          <w:rStyle w:val="af2"/>
        </w:rPr>
        <w:annotationRef/>
      </w:r>
      <w:r>
        <w:t xml:space="preserve">From bnw </w:t>
      </w:r>
    </w:p>
    <w:p w14:paraId="5C120B2F" w14:textId="77777777" w:rsidR="008131BB" w:rsidRDefault="008131BB" w:rsidP="008131BB">
      <w:pPr>
        <w:pStyle w:val="af3"/>
      </w:pPr>
      <w:r>
        <w:rPr>
          <w:rFonts w:hint="eastAsia"/>
        </w:rPr>
        <w:t xml:space="preserve">위약벌 설정 필요성에 대해서는 이미 설명드리고 강대표님의 양해를 구한 바 있습니다. </w:t>
      </w:r>
    </w:p>
    <w:p w14:paraId="3B43DE5F" w14:textId="77777777" w:rsidR="008131BB" w:rsidRDefault="008131BB" w:rsidP="008131BB">
      <w:pPr>
        <w:pStyle w:val="af3"/>
      </w:pPr>
      <w:r>
        <w:rPr>
          <w:rFonts w:hint="eastAsia"/>
        </w:rPr>
        <w:t xml:space="preserve">강대표님의 지분 전량 매각에 대해서 매수자 펀드의 LP 및 리스크검토실에서 강한 우려를 보이고 있으며, 이에 대해 방어 논리를 위해 강대표님이 회사 매각후 경업 등을 하지 않고 회사에 남아 회사의 성장에 기여를 하실 것임음을 확실히 해두고자 하고자 한 취지입니다. </w:t>
      </w:r>
    </w:p>
    <w:p w14:paraId="35B6A340" w14:textId="77777777" w:rsidR="008131BB" w:rsidRDefault="008131BB" w:rsidP="008131BB">
      <w:pPr>
        <w:pStyle w:val="af3"/>
      </w:pPr>
      <w:r>
        <w:rPr>
          <w:rFonts w:hint="eastAsia"/>
        </w:rPr>
        <w:t>금액이 과해 보일 수 있으나, 실제 저희가 저 금액을 모두 징구하겠다는 의미보다는</w:t>
      </w:r>
    </w:p>
    <w:p w14:paraId="11509832" w14:textId="77777777" w:rsidR="008131BB" w:rsidRDefault="008131BB" w:rsidP="008131BB">
      <w:pPr>
        <w:pStyle w:val="af3"/>
      </w:pPr>
      <w:r>
        <w:rPr>
          <w:rFonts w:hint="eastAsia"/>
        </w:rPr>
        <w:t xml:space="preserve">전술한 바와 같이, 투자 의사 판단 및 펀딩 측면에서 고안하는 장치라고 이해해 주시면 감사하겠습니다.   </w:t>
      </w:r>
    </w:p>
  </w:comment>
  <w:comment w:id="566" w:author="juneha ryu" w:date="2025-06-19T11:51:00Z" w:initials="jr">
    <w:p w14:paraId="3D3A39BB" w14:textId="77777777" w:rsidR="00CF0A8F" w:rsidRDefault="00CF0A8F" w:rsidP="00CF0A8F">
      <w:pPr>
        <w:pStyle w:val="af3"/>
      </w:pPr>
      <w:r>
        <w:rPr>
          <w:rStyle w:val="af2"/>
        </w:rPr>
        <w:annotationRef/>
      </w:r>
      <w:r>
        <w:t>From bnw</w:t>
      </w:r>
    </w:p>
    <w:p w14:paraId="314E5819" w14:textId="77777777" w:rsidR="00CF0A8F" w:rsidRDefault="00CF0A8F" w:rsidP="00CF0A8F">
      <w:pPr>
        <w:pStyle w:val="af3"/>
      </w:pPr>
      <w:r>
        <w:rPr>
          <w:rFonts w:hint="eastAsia"/>
        </w:rPr>
        <w:t>공개목록의 범위와 항목에 대해서는 손해배상조항등을 포함해 양측이 대면 논의하는 자리를 마련하고 정해였으면 합니다</w:t>
      </w:r>
      <w:r>
        <w:t xml:space="preserve">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BF3F4D" w15:done="0"/>
  <w15:commentEx w15:paraId="522A5728" w15:done="0"/>
  <w15:commentEx w15:paraId="5E574928" w15:done="0"/>
  <w15:commentEx w15:paraId="317AD980" w15:done="0"/>
  <w15:commentEx w15:paraId="4D1473CC" w15:done="0"/>
  <w15:commentEx w15:paraId="11509832" w15:done="0"/>
  <w15:commentEx w15:paraId="314E581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CC9553" w16cex:dateUtc="2025-06-19T02:37:00Z"/>
  <w16cex:commentExtensible w16cex:durableId="4EB73585" w16cex:dateUtc="2025-06-19T02:39:00Z"/>
  <w16cex:commentExtensible w16cex:durableId="290F178E" w16cex:dateUtc="2025-06-19T02:46:00Z"/>
  <w16cex:commentExtensible w16cex:durableId="6C423307" w16cex:dateUtc="2025-06-19T02:23:00Z"/>
  <w16cex:commentExtensible w16cex:durableId="4AE7945A" w16cex:dateUtc="2025-06-19T02:20:00Z"/>
  <w16cex:commentExtensible w16cex:durableId="67B0283C" w16cex:dateUtc="2025-06-19T02:33:00Z"/>
  <w16cex:commentExtensible w16cex:durableId="51D45F3B" w16cex:dateUtc="2025-06-19T02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BF3F4D" w16cid:durableId="4ACC9553"/>
  <w16cid:commentId w16cid:paraId="522A5728" w16cid:durableId="4EB73585"/>
  <w16cid:commentId w16cid:paraId="5E574928" w16cid:durableId="290F178E"/>
  <w16cid:commentId w16cid:paraId="317AD980" w16cid:durableId="6C423307"/>
  <w16cid:commentId w16cid:paraId="4D1473CC" w16cid:durableId="4AE7945A"/>
  <w16cid:commentId w16cid:paraId="11509832" w16cid:durableId="67B0283C"/>
  <w16cid:commentId w16cid:paraId="314E5819" w16cid:durableId="51D45F3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C3B20" w14:textId="77777777" w:rsidR="008B70FB" w:rsidRDefault="008B70FB">
      <w:pPr>
        <w:spacing w:before="0" w:after="0" w:line="240" w:lineRule="auto"/>
      </w:pPr>
      <w:r>
        <w:separator/>
      </w:r>
    </w:p>
  </w:endnote>
  <w:endnote w:type="continuationSeparator" w:id="0">
    <w:p w14:paraId="29AD3FDB" w14:textId="77777777" w:rsidR="008B70FB" w:rsidRDefault="008B70FB">
      <w:pPr>
        <w:spacing w:before="0" w:after="0" w:line="240" w:lineRule="auto"/>
      </w:pPr>
      <w:r>
        <w:continuationSeparator/>
      </w:r>
    </w:p>
  </w:endnote>
  <w:endnote w:type="continuationNotice" w:id="1">
    <w:p w14:paraId="601DD913" w14:textId="77777777" w:rsidR="008B70FB" w:rsidRDefault="008B70F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altName w:val="바탕체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가는둥근제목체">
    <w:altName w:val="돋움체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C14AE" w14:textId="77777777" w:rsidR="00F10A7E" w:rsidRDefault="008D394E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567258E9" w14:textId="77777777" w:rsidR="00F10A7E" w:rsidRDefault="00F10A7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D96CA" w14:textId="77777777" w:rsidR="00F10A7E" w:rsidRDefault="00F10A7E">
    <w:pPr>
      <w:pStyle w:val="a9"/>
      <w:jc w:val="center"/>
      <w:rPr>
        <w:rFonts w:ascii="Times New Roman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5162754"/>
      <w:docPartObj>
        <w:docPartGallery w:val="Page Numbers (Bottom of Page)"/>
        <w:docPartUnique/>
      </w:docPartObj>
    </w:sdtPr>
    <w:sdtEndPr>
      <w:rPr>
        <w:rFonts w:ascii="Times New Roman"/>
        <w:sz w:val="22"/>
      </w:rPr>
    </w:sdtEndPr>
    <w:sdtContent>
      <w:p w14:paraId="5170DDC2" w14:textId="77777777" w:rsidR="00F10A7E" w:rsidRDefault="008D394E">
        <w:pPr>
          <w:pStyle w:val="a9"/>
          <w:jc w:val="center"/>
          <w:rPr>
            <w:rFonts w:ascii="Times New Roman"/>
            <w:sz w:val="22"/>
          </w:rPr>
        </w:pPr>
        <w:r>
          <w:rPr>
            <w:rFonts w:ascii="Times New Roman"/>
            <w:sz w:val="22"/>
          </w:rPr>
          <w:fldChar w:fldCharType="begin"/>
        </w:r>
        <w:r>
          <w:rPr>
            <w:rFonts w:ascii="Times New Roman"/>
            <w:sz w:val="22"/>
          </w:rPr>
          <w:instrText>PAGE   \* MERGEFORMAT</w:instrText>
        </w:r>
        <w:r>
          <w:rPr>
            <w:rFonts w:ascii="Times New Roman"/>
            <w:sz w:val="22"/>
          </w:rPr>
          <w:fldChar w:fldCharType="separate"/>
        </w:r>
        <w:r>
          <w:rPr>
            <w:rFonts w:ascii="Times New Roman"/>
            <w:noProof/>
            <w:sz w:val="22"/>
            <w:lang w:val="ko-KR"/>
          </w:rPr>
          <w:t>6</w:t>
        </w:r>
        <w:r>
          <w:rPr>
            <w:rFonts w:ascii="Times New Roman"/>
            <w:sz w:val="22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5725891"/>
      <w:docPartObj>
        <w:docPartGallery w:val="Page Numbers (Bottom of Page)"/>
        <w:docPartUnique/>
      </w:docPartObj>
    </w:sdtPr>
    <w:sdtEndPr>
      <w:rPr>
        <w:rFonts w:ascii="Times New Roman"/>
        <w:sz w:val="22"/>
      </w:rPr>
    </w:sdtEndPr>
    <w:sdtContent>
      <w:p w14:paraId="59BABAC1" w14:textId="77777777" w:rsidR="00F10A7E" w:rsidRDefault="008D394E">
        <w:pPr>
          <w:pStyle w:val="a9"/>
          <w:jc w:val="center"/>
        </w:pPr>
        <w:r>
          <w:rPr>
            <w:rFonts w:ascii="Times New Roman"/>
            <w:sz w:val="22"/>
          </w:rPr>
          <w:fldChar w:fldCharType="begin"/>
        </w:r>
        <w:r>
          <w:rPr>
            <w:rFonts w:ascii="Times New Roman"/>
            <w:sz w:val="22"/>
          </w:rPr>
          <w:instrText>PAGE   \* MERGEFORMAT</w:instrText>
        </w:r>
        <w:r>
          <w:rPr>
            <w:rFonts w:ascii="Times New Roman"/>
            <w:sz w:val="22"/>
          </w:rPr>
          <w:fldChar w:fldCharType="separate"/>
        </w:r>
        <w:r>
          <w:rPr>
            <w:rFonts w:ascii="Times New Roman"/>
            <w:noProof/>
            <w:sz w:val="22"/>
            <w:lang w:val="ko-KR"/>
          </w:rPr>
          <w:t>44</w:t>
        </w:r>
        <w:r>
          <w:rPr>
            <w:rFonts w:ascii="Times New Roman"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BD320" w14:textId="77777777" w:rsidR="008B70FB" w:rsidRDefault="008B70FB">
      <w:pPr>
        <w:spacing w:before="0" w:after="0" w:line="240" w:lineRule="auto"/>
      </w:pPr>
      <w:r>
        <w:separator/>
      </w:r>
    </w:p>
  </w:footnote>
  <w:footnote w:type="continuationSeparator" w:id="0">
    <w:p w14:paraId="38A56403" w14:textId="77777777" w:rsidR="008B70FB" w:rsidRDefault="008B70FB">
      <w:pPr>
        <w:spacing w:before="0" w:after="0" w:line="240" w:lineRule="auto"/>
      </w:pPr>
      <w:r>
        <w:continuationSeparator/>
      </w:r>
    </w:p>
  </w:footnote>
  <w:footnote w:type="continuationNotice" w:id="1">
    <w:p w14:paraId="160B7E05" w14:textId="77777777" w:rsidR="008B70FB" w:rsidRDefault="008B70FB">
      <w:pPr>
        <w:spacing w:before="0" w:after="0" w:line="240" w:lineRule="auto"/>
      </w:pPr>
    </w:p>
  </w:footnote>
  <w:footnote w:id="2">
    <w:p w14:paraId="76DD3CF0" w14:textId="77777777" w:rsidR="00482013" w:rsidRPr="00ED3365" w:rsidRDefault="00482013" w:rsidP="00ED3365">
      <w:pPr>
        <w:pStyle w:val="af7"/>
        <w:spacing w:before="0" w:after="0"/>
        <w:rPr>
          <w:rFonts w:ascii="Times New Roman"/>
          <w:sz w:val="20"/>
        </w:rPr>
      </w:pPr>
      <w:del w:id="21" w:author="Yulchon" w:date="2025-06-18T18:37:00Z" w16du:dateUtc="2025-06-18T09:37:00Z">
        <w:r w:rsidRPr="00ED3365">
          <w:rPr>
            <w:rStyle w:val="af8"/>
            <w:rFonts w:ascii="Times New Roman"/>
            <w:sz w:val="20"/>
          </w:rPr>
          <w:footnoteRef/>
        </w:r>
        <w:r w:rsidRPr="00ED3365">
          <w:rPr>
            <w:rFonts w:ascii="Times New Roman"/>
            <w:sz w:val="20"/>
          </w:rPr>
          <w:delText xml:space="preserve"> </w:delText>
        </w:r>
        <w:r w:rsidRPr="00ED3365">
          <w:rPr>
            <w:rFonts w:ascii="Times New Roman"/>
            <w:sz w:val="20"/>
            <w:shd w:val="pct15" w:color="auto" w:fill="FFFFFF"/>
          </w:rPr>
          <w:delText>[</w:delText>
        </w:r>
        <w:r w:rsidRPr="00ED3365">
          <w:rPr>
            <w:rFonts w:ascii="Times New Roman"/>
            <w:b/>
            <w:bCs/>
            <w:sz w:val="20"/>
            <w:u w:val="single"/>
            <w:shd w:val="pct15" w:color="auto" w:fill="FFFFFF"/>
          </w:rPr>
          <w:delText xml:space="preserve">Note to </w:delText>
        </w:r>
        <w:r w:rsidRPr="00ED3365">
          <w:rPr>
            <w:rFonts w:ascii="Times New Roman" w:hint="eastAsia"/>
            <w:b/>
            <w:bCs/>
            <w:sz w:val="20"/>
            <w:u w:val="single"/>
            <w:shd w:val="pct15" w:color="auto" w:fill="FFFFFF"/>
          </w:rPr>
          <w:delText>매수인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: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주주명부의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명의개서는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거래종결이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된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이후에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가능하므로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,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거래종결일</w:delText>
        </w:r>
        <w:r w:rsidR="00B67A91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B67A91" w:rsidRPr="001B12D8">
          <w:rPr>
            <w:rFonts w:ascii="Times New Roman" w:hint="eastAsia"/>
            <w:sz w:val="20"/>
            <w:shd w:val="pct15" w:color="auto" w:fill="FFFFFF"/>
          </w:rPr>
          <w:delText>후</w:delText>
        </w:r>
        <w:r w:rsidR="00B67A91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B67A91" w:rsidRPr="001B12D8">
          <w:rPr>
            <w:rFonts w:ascii="Times New Roman" w:hint="eastAsia"/>
            <w:sz w:val="20"/>
            <w:shd w:val="pct15" w:color="auto" w:fill="FFFFFF"/>
          </w:rPr>
          <w:delText>확약사항으로</w:delText>
        </w:r>
        <w:r w:rsidR="00B67A91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AB252E" w:rsidRPr="001B12D8">
          <w:rPr>
            <w:rFonts w:ascii="Times New Roman" w:hint="eastAsia"/>
            <w:sz w:val="20"/>
            <w:shd w:val="pct15" w:color="auto" w:fill="FFFFFF"/>
          </w:rPr>
          <w:delText>반영</w:delText>
        </w:r>
        <w:r w:rsidR="00B67A91" w:rsidRPr="001B12D8">
          <w:rPr>
            <w:rFonts w:ascii="Times New Roman" w:hint="eastAsia"/>
            <w:sz w:val="20"/>
            <w:shd w:val="pct15" w:color="auto" w:fill="FFFFFF"/>
          </w:rPr>
          <w:delText>하였습니다</w:delText>
        </w:r>
        <w:r w:rsidR="00B67A91" w:rsidRPr="001B12D8">
          <w:rPr>
            <w:rFonts w:ascii="Times New Roman"/>
            <w:sz w:val="20"/>
            <w:shd w:val="pct15" w:color="auto" w:fill="FFFFFF"/>
          </w:rPr>
          <w:delText>.</w:delText>
        </w:r>
        <w:r w:rsidRPr="00ED3365">
          <w:rPr>
            <w:rFonts w:ascii="Times New Roman"/>
            <w:sz w:val="20"/>
            <w:shd w:val="pct15" w:color="auto" w:fill="FFFFFF"/>
          </w:rPr>
          <w:delText>]</w:delText>
        </w:r>
      </w:del>
    </w:p>
  </w:footnote>
  <w:footnote w:id="3">
    <w:p w14:paraId="61F9F779" w14:textId="77777777" w:rsidR="00F10A7E" w:rsidRPr="00C006CE" w:rsidRDefault="008D394E" w:rsidP="00C006CE">
      <w:pPr>
        <w:pStyle w:val="af7"/>
        <w:spacing w:before="0" w:after="0"/>
        <w:rPr>
          <w:rFonts w:ascii="Times New Roman"/>
          <w:sz w:val="20"/>
        </w:rPr>
      </w:pPr>
      <w:ins w:id="23" w:author="Yulchon" w:date="2025-06-18T18:37:00Z" w16du:dateUtc="2025-06-18T09:37:00Z">
        <w:r w:rsidRPr="00C006CE">
          <w:rPr>
            <w:rStyle w:val="af8"/>
            <w:rFonts w:ascii="Times New Roman"/>
            <w:sz w:val="20"/>
          </w:rPr>
          <w:footnoteRef/>
        </w:r>
        <w:r w:rsidRPr="00C006CE">
          <w:rPr>
            <w:rFonts w:ascii="Times New Roman"/>
            <w:sz w:val="20"/>
          </w:rPr>
          <w:t xml:space="preserve"> </w:t>
        </w:r>
        <w:r w:rsidRPr="00C006CE">
          <w:rPr>
            <w:rFonts w:ascii="Times New Roman"/>
            <w:sz w:val="20"/>
            <w:shd w:val="pct15" w:color="auto" w:fill="FFFFFF"/>
          </w:rPr>
          <w:t>[</w:t>
        </w:r>
        <w:r w:rsidRPr="00C006CE">
          <w:rPr>
            <w:rFonts w:ascii="Times New Roman"/>
            <w:b/>
            <w:bCs/>
            <w:sz w:val="20"/>
            <w:u w:val="single"/>
            <w:shd w:val="pct15" w:color="auto" w:fill="FFFFFF"/>
          </w:rPr>
          <w:t xml:space="preserve">Note to </w:t>
        </w:r>
        <w:r w:rsidRPr="00C006CE">
          <w:rPr>
            <w:rFonts w:ascii="Times New Roman" w:hint="eastAsia"/>
            <w:b/>
            <w:bCs/>
            <w:sz w:val="20"/>
            <w:u w:val="single"/>
            <w:shd w:val="pct15" w:color="auto" w:fill="FFFFFF"/>
          </w:rPr>
          <w:t>매수인</w:t>
        </w:r>
        <w:r w:rsidRPr="00C006CE">
          <w:rPr>
            <w:rFonts w:ascii="Times New Roman"/>
            <w:sz w:val="20"/>
            <w:shd w:val="pct15" w:color="auto" w:fill="FFFFFF"/>
          </w:rPr>
          <w:t xml:space="preserve">: </w:t>
        </w:r>
        <w:r w:rsidRPr="00C006CE">
          <w:rPr>
            <w:rFonts w:ascii="Times New Roman" w:hint="eastAsia"/>
            <w:sz w:val="20"/>
            <w:shd w:val="pct15" w:color="auto" w:fill="FFFFFF"/>
          </w:rPr>
          <w:t>주주명부의</w:t>
        </w:r>
        <w:r w:rsidRPr="00C006CE">
          <w:rPr>
            <w:rFonts w:ascii="Times New Roman"/>
            <w:sz w:val="20"/>
            <w:shd w:val="pct15" w:color="auto" w:fill="FFFFFF"/>
          </w:rPr>
          <w:t xml:space="preserve"> </w:t>
        </w:r>
        <w:r w:rsidRPr="00C006CE">
          <w:rPr>
            <w:rFonts w:ascii="Times New Roman" w:hint="eastAsia"/>
            <w:sz w:val="20"/>
            <w:shd w:val="pct15" w:color="auto" w:fill="FFFFFF"/>
          </w:rPr>
          <w:t>명의개서는</w:t>
        </w:r>
        <w:r w:rsidRPr="00C006CE">
          <w:rPr>
            <w:rFonts w:ascii="Times New Roman"/>
            <w:sz w:val="20"/>
            <w:shd w:val="pct15" w:color="auto" w:fill="FFFFFF"/>
          </w:rPr>
          <w:t xml:space="preserve"> </w:t>
        </w:r>
        <w:r w:rsidRPr="00C006CE">
          <w:rPr>
            <w:rFonts w:ascii="Times New Roman" w:hint="eastAsia"/>
            <w:sz w:val="20"/>
            <w:shd w:val="pct15" w:color="auto" w:fill="FFFFFF"/>
          </w:rPr>
          <w:t>거래종결이</w:t>
        </w:r>
        <w:r w:rsidRPr="00C006CE">
          <w:rPr>
            <w:rFonts w:ascii="Times New Roman"/>
            <w:sz w:val="20"/>
            <w:shd w:val="pct15" w:color="auto" w:fill="FFFFFF"/>
          </w:rPr>
          <w:t xml:space="preserve"> </w:t>
        </w:r>
        <w:r w:rsidRPr="00C006CE">
          <w:rPr>
            <w:rFonts w:ascii="Times New Roman" w:hint="eastAsia"/>
            <w:sz w:val="20"/>
            <w:shd w:val="pct15" w:color="auto" w:fill="FFFFFF"/>
          </w:rPr>
          <w:t>된</w:t>
        </w:r>
        <w:r w:rsidRPr="00C006CE">
          <w:rPr>
            <w:rFonts w:ascii="Times New Roman"/>
            <w:sz w:val="20"/>
            <w:shd w:val="pct15" w:color="auto" w:fill="FFFFFF"/>
          </w:rPr>
          <w:t xml:space="preserve"> </w:t>
        </w:r>
        <w:r w:rsidRPr="00C006CE">
          <w:rPr>
            <w:rFonts w:ascii="Times New Roman" w:hint="eastAsia"/>
            <w:sz w:val="20"/>
            <w:shd w:val="pct15" w:color="auto" w:fill="FFFFFF"/>
          </w:rPr>
          <w:t>이후에</w:t>
        </w:r>
        <w:r w:rsidRPr="00C006CE">
          <w:rPr>
            <w:rFonts w:ascii="Times New Roman"/>
            <w:sz w:val="20"/>
            <w:shd w:val="pct15" w:color="auto" w:fill="FFFFFF"/>
          </w:rPr>
          <w:t xml:space="preserve"> </w:t>
        </w:r>
        <w:r w:rsidRPr="00C006CE">
          <w:rPr>
            <w:rFonts w:ascii="Times New Roman" w:hint="eastAsia"/>
            <w:sz w:val="20"/>
            <w:shd w:val="pct15" w:color="auto" w:fill="FFFFFF"/>
          </w:rPr>
          <w:t>가능하므로</w:t>
        </w:r>
        <w:r w:rsidRPr="00C006CE">
          <w:rPr>
            <w:rFonts w:ascii="Times New Roman"/>
            <w:sz w:val="20"/>
            <w:shd w:val="pct15" w:color="auto" w:fill="FFFFFF"/>
          </w:rPr>
          <w:t xml:space="preserve">, </w:t>
        </w:r>
        <w:r w:rsidRPr="00C006CE">
          <w:rPr>
            <w:rFonts w:ascii="Times New Roman" w:hint="eastAsia"/>
            <w:sz w:val="20"/>
            <w:shd w:val="pct15" w:color="auto" w:fill="FFFFFF"/>
          </w:rPr>
          <w:t>거래종결일</w:t>
        </w:r>
        <w:r>
          <w:rPr>
            <w:rFonts w:ascii="Times New Roman"/>
            <w:sz w:val="20"/>
            <w:shd w:val="pct15" w:color="auto" w:fill="FFFFFF"/>
          </w:rPr>
          <w:t xml:space="preserve"> </w:t>
        </w:r>
        <w:r>
          <w:rPr>
            <w:rFonts w:ascii="Times New Roman" w:hint="eastAsia"/>
            <w:sz w:val="20"/>
            <w:shd w:val="pct15" w:color="auto" w:fill="FFFFFF"/>
          </w:rPr>
          <w:t>후</w:t>
        </w:r>
        <w:r>
          <w:rPr>
            <w:rFonts w:ascii="Times New Roman"/>
            <w:sz w:val="20"/>
            <w:shd w:val="pct15" w:color="auto" w:fill="FFFFFF"/>
          </w:rPr>
          <w:t xml:space="preserve"> </w:t>
        </w:r>
        <w:r>
          <w:rPr>
            <w:rFonts w:ascii="Times New Roman" w:hint="eastAsia"/>
            <w:sz w:val="20"/>
            <w:shd w:val="pct15" w:color="auto" w:fill="FFFFFF"/>
          </w:rPr>
          <w:t>확약사항으로</w:t>
        </w:r>
        <w:r>
          <w:rPr>
            <w:rFonts w:ascii="Times New Roman"/>
            <w:sz w:val="20"/>
            <w:shd w:val="pct15" w:color="auto" w:fill="FFFFFF"/>
          </w:rPr>
          <w:t xml:space="preserve"> </w:t>
        </w:r>
        <w:r>
          <w:rPr>
            <w:rFonts w:ascii="Times New Roman" w:hint="eastAsia"/>
            <w:sz w:val="20"/>
            <w:shd w:val="pct15" w:color="auto" w:fill="FFFFFF"/>
          </w:rPr>
          <w:t>반영하였습니다</w:t>
        </w:r>
        <w:r>
          <w:rPr>
            <w:rFonts w:ascii="Times New Roman"/>
            <w:sz w:val="20"/>
            <w:shd w:val="pct15" w:color="auto" w:fill="FFFFFF"/>
          </w:rPr>
          <w:t>.</w:t>
        </w:r>
        <w:r w:rsidRPr="00C006CE">
          <w:rPr>
            <w:rFonts w:ascii="Times New Roman"/>
            <w:sz w:val="20"/>
            <w:shd w:val="pct15" w:color="auto" w:fill="FFFFFF"/>
          </w:rPr>
          <w:t>]</w:t>
        </w:r>
      </w:ins>
    </w:p>
  </w:footnote>
  <w:footnote w:id="4">
    <w:p w14:paraId="302C2412" w14:textId="26C7C273" w:rsidR="00926058" w:rsidRDefault="00926058">
      <w:pPr>
        <w:pStyle w:val="af7"/>
        <w:rPr>
          <w:rFonts w:hint="eastAsia"/>
          <w:rPrChange w:id="24" w:author="Yulchon" w:date="2025-06-18T18:37:00Z" w16du:dateUtc="2025-06-18T09:37:00Z">
            <w:rPr>
              <w:rFonts w:ascii="Times New Roman"/>
              <w:sz w:val="20"/>
            </w:rPr>
          </w:rPrChange>
        </w:rPr>
        <w:pPrChange w:id="25" w:author="Yulchon" w:date="2025-06-18T18:37:00Z" w16du:dateUtc="2025-06-18T09:37:00Z">
          <w:pPr>
            <w:pStyle w:val="af7"/>
            <w:jc w:val="both"/>
          </w:pPr>
        </w:pPrChange>
      </w:pPr>
      <w:r w:rsidRPr="00C006CE">
        <w:rPr>
          <w:rStyle w:val="af8"/>
          <w:sz w:val="20"/>
          <w:rPrChange w:id="26" w:author="Yulchon" w:date="2025-06-18T18:37:00Z" w16du:dateUtc="2025-06-18T09:37:00Z">
            <w:rPr>
              <w:rStyle w:val="af8"/>
              <w:rFonts w:ascii="Times New Roman"/>
              <w:sz w:val="20"/>
            </w:rPr>
          </w:rPrChange>
        </w:rPr>
        <w:footnoteRef/>
      </w:r>
      <w:del w:id="27" w:author="Yulchon" w:date="2025-06-18T18:37:00Z" w16du:dateUtc="2025-06-18T09:37:00Z">
        <w:r w:rsidR="001B12D8" w:rsidRPr="00ED3365">
          <w:rPr>
            <w:rFonts w:ascii="Times New Roman"/>
            <w:sz w:val="20"/>
          </w:rPr>
          <w:delText xml:space="preserve"> 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>[</w:delText>
        </w:r>
        <w:r w:rsidR="001B12D8" w:rsidRPr="00ED3365">
          <w:rPr>
            <w:rFonts w:ascii="Times New Roman"/>
            <w:b/>
            <w:bCs/>
            <w:sz w:val="20"/>
            <w:u w:val="single"/>
            <w:shd w:val="pct15" w:color="auto" w:fill="FFFFFF"/>
          </w:rPr>
          <w:delText xml:space="preserve">Note to </w:delText>
        </w:r>
        <w:r w:rsidR="001B12D8" w:rsidRPr="00ED3365">
          <w:rPr>
            <w:rFonts w:ascii="Times New Roman" w:hint="eastAsia"/>
            <w:b/>
            <w:bCs/>
            <w:sz w:val="20"/>
            <w:u w:val="single"/>
            <w:shd w:val="pct15" w:color="auto" w:fill="FFFFFF"/>
          </w:rPr>
          <w:delText>매수인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: </w:delText>
        </w:r>
        <w:r w:rsidR="001B12D8">
          <w:rPr>
            <w:rFonts w:ascii="Times New Roman" w:hint="eastAsia"/>
            <w:sz w:val="20"/>
            <w:shd w:val="pct15" w:color="auto" w:fill="FFFFFF"/>
          </w:rPr>
          <w:delText>제</w:delText>
        </w:r>
        <w:r w:rsidR="001B12D8">
          <w:rPr>
            <w:rFonts w:ascii="Times New Roman" w:hint="eastAsia"/>
            <w:sz w:val="20"/>
            <w:shd w:val="pct15" w:color="auto" w:fill="FFFFFF"/>
          </w:rPr>
          <w:delText>6.1</w:delText>
        </w:r>
        <w:r w:rsidR="001B12D8">
          <w:rPr>
            <w:rFonts w:ascii="Times New Roman" w:hint="eastAsia"/>
            <w:sz w:val="20"/>
            <w:shd w:val="pct15" w:color="auto" w:fill="FFFFFF"/>
          </w:rPr>
          <w:delText>조</w:delText>
        </w:r>
        <w:r w:rsidR="001B12D8">
          <w:rPr>
            <w:rFonts w:ascii="Times New Roman" w:hint="eastAsia"/>
            <w:sz w:val="20"/>
            <w:shd w:val="pct15" w:color="auto" w:fill="FFFFFF"/>
          </w:rPr>
          <w:delText xml:space="preserve"> </w:delText>
        </w:r>
        <w:r w:rsidR="001B12D8">
          <w:rPr>
            <w:rFonts w:ascii="Times New Roman" w:hint="eastAsia"/>
            <w:sz w:val="20"/>
            <w:shd w:val="pct15" w:color="auto" w:fill="FFFFFF"/>
          </w:rPr>
          <w:delText>제</w:delText>
        </w:r>
        <w:r w:rsidR="001B12D8">
          <w:rPr>
            <w:rFonts w:ascii="Times New Roman" w:hint="eastAsia"/>
            <w:sz w:val="20"/>
            <w:shd w:val="pct15" w:color="auto" w:fill="FFFFFF"/>
          </w:rPr>
          <w:delText>(5)</w:delText>
        </w:r>
        <w:r w:rsidR="001B12D8">
          <w:rPr>
            <w:rFonts w:ascii="Times New Roman" w:hint="eastAsia"/>
            <w:sz w:val="20"/>
            <w:shd w:val="pct15" w:color="auto" w:fill="FFFFFF"/>
          </w:rPr>
          <w:delText>항에도</w:delText>
        </w:r>
        <w:r w:rsidR="001B12D8">
          <w:rPr>
            <w:rFonts w:ascii="Times New Roman" w:hint="eastAsia"/>
            <w:sz w:val="20"/>
            <w:shd w:val="pct15" w:color="auto" w:fill="FFFFFF"/>
          </w:rPr>
          <w:delText xml:space="preserve"> </w:delText>
        </w:r>
        <w:r w:rsidR="001B12D8">
          <w:rPr>
            <w:rFonts w:ascii="Times New Roman" w:hint="eastAsia"/>
            <w:sz w:val="20"/>
            <w:shd w:val="pct15" w:color="auto" w:fill="FFFFFF"/>
          </w:rPr>
          <w:delText>반영하였습니다만</w:delText>
        </w:r>
        <w:r w:rsidR="001B12D8">
          <w:rPr>
            <w:rFonts w:ascii="Times New Roman" w:hint="eastAsia"/>
            <w:sz w:val="20"/>
            <w:shd w:val="pct15" w:color="auto" w:fill="FFFFFF"/>
          </w:rPr>
          <w:delText xml:space="preserve">,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협의된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바에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따라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7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월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중순경을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거래종결일로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상정하고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있으나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,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상법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등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관련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법령에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따라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적법하게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임시주주총회를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개최하기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위하여는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법정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필요기간이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있으므로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,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부득이한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사유로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법규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준수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과정에서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부득이하게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주총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개최가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지연될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가능성을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고려하여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단서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조항을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B12D8" w:rsidRPr="001B12D8">
          <w:rPr>
            <w:rFonts w:ascii="Times New Roman" w:hint="eastAsia"/>
            <w:sz w:val="20"/>
            <w:shd w:val="pct15" w:color="auto" w:fill="FFFFFF"/>
          </w:rPr>
          <w:delText>추가하였습니다</w:delText>
        </w:r>
        <w:r w:rsidR="001B12D8" w:rsidRPr="001B12D8">
          <w:rPr>
            <w:rFonts w:ascii="Times New Roman"/>
            <w:sz w:val="20"/>
            <w:shd w:val="pct15" w:color="auto" w:fill="FFFFFF"/>
          </w:rPr>
          <w:delText>.</w:delText>
        </w:r>
        <w:r w:rsidR="003F2AFE">
          <w:rPr>
            <w:rFonts w:ascii="Times New Roman" w:hint="eastAsia"/>
            <w:sz w:val="20"/>
            <w:shd w:val="pct15" w:color="auto" w:fill="FFFFFF"/>
          </w:rPr>
          <w:delText>]</w:delText>
        </w:r>
      </w:del>
      <w:ins w:id="28" w:author="Yulchon" w:date="2025-06-18T18:37:00Z" w16du:dateUtc="2025-06-18T09:37:00Z">
        <w:r w:rsidRPr="00C006CE">
          <w:rPr>
            <w:sz w:val="20"/>
            <w:szCs w:val="14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[</w:t>
        </w:r>
        <w:r w:rsidRPr="00C006CE">
          <w:rPr>
            <w:rFonts w:hint="eastAsia"/>
            <w:b/>
            <w:bCs/>
            <w:sz w:val="20"/>
            <w:szCs w:val="14"/>
            <w:highlight w:val="yellow"/>
            <w:u w:val="single"/>
          </w:rPr>
          <w:t>Note to 매도인</w:t>
        </w:r>
        <w:r w:rsidRPr="00C006CE">
          <w:rPr>
            <w:rFonts w:hint="eastAsia"/>
            <w:sz w:val="20"/>
            <w:szCs w:val="14"/>
            <w:highlight w:val="yellow"/>
          </w:rPr>
          <w:t>: 매수인은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통상적인</w:t>
        </w:r>
        <w:r w:rsidRPr="00C006CE">
          <w:rPr>
            <w:sz w:val="20"/>
            <w:szCs w:val="14"/>
            <w:highlight w:val="yellow"/>
          </w:rPr>
          <w:t xml:space="preserve"> Buyout </w:t>
        </w:r>
        <w:r w:rsidRPr="00C006CE">
          <w:rPr>
            <w:rFonts w:hint="eastAsia"/>
            <w:sz w:val="20"/>
            <w:szCs w:val="14"/>
            <w:highlight w:val="yellow"/>
          </w:rPr>
          <w:t>거래와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같이,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거래종결일자로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기존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임원이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사임하고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신규임원이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선임되는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구조를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고려하고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있습니다.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 xml:space="preserve">거래종결일자로 임시주주총회를 개최하기 위하여 상법 및 정관상 요구되는 절차는 </w:t>
        </w:r>
        <w:proofErr w:type="spellStart"/>
        <w:r w:rsidRPr="00C006CE">
          <w:rPr>
            <w:rFonts w:hint="eastAsia"/>
            <w:sz w:val="20"/>
            <w:szCs w:val="14"/>
            <w:highlight w:val="yellow"/>
          </w:rPr>
          <w:t>매도인측에서</w:t>
        </w:r>
        <w:proofErr w:type="spellEnd"/>
        <w:r w:rsidRPr="00C006CE">
          <w:rPr>
            <w:rFonts w:hint="eastAsia"/>
            <w:sz w:val="20"/>
            <w:szCs w:val="14"/>
            <w:highlight w:val="yellow"/>
          </w:rPr>
          <w:t xml:space="preserve"> 미리 준비하여 주시기 바랍니다.]</w:t>
        </w:r>
      </w:ins>
    </w:p>
  </w:footnote>
  <w:footnote w:id="5">
    <w:p w14:paraId="525A8A1D" w14:textId="77777777" w:rsidR="00F10A7E" w:rsidRPr="00C006CE" w:rsidRDefault="008D394E">
      <w:pPr>
        <w:pStyle w:val="af7"/>
        <w:rPr>
          <w:sz w:val="20"/>
        </w:rPr>
      </w:pPr>
      <w:ins w:id="33" w:author="Yulchon" w:date="2025-06-18T18:37:00Z" w16du:dateUtc="2025-06-18T09:37:00Z">
        <w:r w:rsidRPr="00C006CE">
          <w:rPr>
            <w:rStyle w:val="af8"/>
            <w:sz w:val="20"/>
          </w:rPr>
          <w:footnoteRef/>
        </w:r>
        <w:r w:rsidRPr="00C006CE">
          <w:rPr>
            <w:sz w:val="20"/>
          </w:rPr>
          <w:t xml:space="preserve"> </w:t>
        </w:r>
        <w:r w:rsidRPr="00C006CE">
          <w:rPr>
            <w:rFonts w:ascii="Times New Roman"/>
            <w:b/>
            <w:sz w:val="20"/>
            <w:highlight w:val="yellow"/>
            <w:u w:val="single"/>
            <w:shd w:val="pct15" w:color="auto" w:fill="FFFFFF"/>
          </w:rPr>
          <w:t xml:space="preserve">[Note to </w:t>
        </w:r>
        <w:r w:rsidRPr="00C006CE">
          <w:rPr>
            <w:rFonts w:ascii="Times New Roman" w:hint="eastAsia"/>
            <w:b/>
            <w:sz w:val="20"/>
            <w:highlight w:val="yellow"/>
            <w:u w:val="single"/>
            <w:shd w:val="pct15" w:color="auto" w:fill="FFFFFF"/>
          </w:rPr>
          <w:t>매도인</w:t>
        </w:r>
        <w:r w:rsidRPr="00C006CE">
          <w:rPr>
            <w:rFonts w:ascii="Times New Roman"/>
            <w:sz w:val="20"/>
            <w:highlight w:val="yellow"/>
            <w:shd w:val="pct15" w:color="auto" w:fill="FFFFFF"/>
          </w:rPr>
          <w:t xml:space="preserve">: </w:t>
        </w:r>
        <w:r w:rsidRPr="00C006CE">
          <w:rPr>
            <w:rFonts w:ascii="Times New Roman" w:hint="eastAsia"/>
            <w:sz w:val="20"/>
            <w:highlight w:val="yellow"/>
            <w:shd w:val="pct15" w:color="auto" w:fill="FFFFFF"/>
          </w:rPr>
          <w:t>거래종결과</w:t>
        </w:r>
        <w:r w:rsidRPr="00C006CE">
          <w:rPr>
            <w:rFonts w:ascii="Times New Roman"/>
            <w:sz w:val="20"/>
            <w:highlight w:val="yellow"/>
            <w:shd w:val="pct15" w:color="auto" w:fill="FFFFFF"/>
          </w:rPr>
          <w:t xml:space="preserve"> </w:t>
        </w:r>
        <w:r w:rsidRPr="00C006CE">
          <w:rPr>
            <w:rFonts w:ascii="Times New Roman" w:hint="eastAsia"/>
            <w:sz w:val="20"/>
            <w:highlight w:val="yellow"/>
            <w:shd w:val="pct15" w:color="auto" w:fill="FFFFFF"/>
          </w:rPr>
          <w:t>동시에</w:t>
        </w:r>
        <w:r w:rsidRPr="00C006CE">
          <w:rPr>
            <w:rFonts w:ascii="Times New Roman"/>
            <w:sz w:val="20"/>
            <w:highlight w:val="yellow"/>
            <w:shd w:val="pct15" w:color="auto" w:fill="FFFFFF"/>
          </w:rPr>
          <w:t xml:space="preserve"> </w:t>
        </w:r>
        <w:proofErr w:type="spellStart"/>
        <w:r w:rsidRPr="00C006CE">
          <w:rPr>
            <w:rFonts w:ascii="Times New Roman" w:hint="eastAsia"/>
            <w:sz w:val="20"/>
            <w:highlight w:val="yellow"/>
            <w:shd w:val="pct15" w:color="auto" w:fill="FFFFFF"/>
          </w:rPr>
          <w:t>명의개서된</w:t>
        </w:r>
        <w:proofErr w:type="spellEnd"/>
        <w:r w:rsidRPr="00C006CE">
          <w:rPr>
            <w:rFonts w:ascii="Times New Roman"/>
            <w:sz w:val="20"/>
            <w:highlight w:val="yellow"/>
            <w:shd w:val="pct15" w:color="auto" w:fill="FFFFFF"/>
          </w:rPr>
          <w:t xml:space="preserve"> </w:t>
        </w:r>
        <w:r w:rsidRPr="00C006CE">
          <w:rPr>
            <w:rFonts w:ascii="Times New Roman" w:hint="eastAsia"/>
            <w:sz w:val="20"/>
            <w:highlight w:val="yellow"/>
            <w:shd w:val="pct15" w:color="auto" w:fill="FFFFFF"/>
          </w:rPr>
          <w:t>주주명부를</w:t>
        </w:r>
        <w:r w:rsidRPr="00C006CE">
          <w:rPr>
            <w:rFonts w:ascii="Times New Roman"/>
            <w:sz w:val="20"/>
            <w:highlight w:val="yellow"/>
            <w:shd w:val="pct15" w:color="auto" w:fill="FFFFFF"/>
          </w:rPr>
          <w:t xml:space="preserve"> </w:t>
        </w:r>
        <w:r w:rsidRPr="00C006CE">
          <w:rPr>
            <w:rFonts w:ascii="Times New Roman" w:hint="eastAsia"/>
            <w:sz w:val="20"/>
            <w:highlight w:val="yellow"/>
            <w:shd w:val="pct15" w:color="auto" w:fill="FFFFFF"/>
          </w:rPr>
          <w:t>교부할</w:t>
        </w:r>
        <w:r w:rsidRPr="00C006CE">
          <w:rPr>
            <w:rFonts w:ascii="Times New Roman"/>
            <w:sz w:val="20"/>
            <w:highlight w:val="yellow"/>
            <w:shd w:val="pct15" w:color="auto" w:fill="FFFFFF"/>
          </w:rPr>
          <w:t xml:space="preserve"> </w:t>
        </w:r>
        <w:r w:rsidRPr="00C006CE">
          <w:rPr>
            <w:rFonts w:ascii="Times New Roman" w:hint="eastAsia"/>
            <w:sz w:val="20"/>
            <w:highlight w:val="yellow"/>
            <w:shd w:val="pct15" w:color="auto" w:fill="FFFFFF"/>
          </w:rPr>
          <w:t>수</w:t>
        </w:r>
        <w:r w:rsidRPr="00C006CE">
          <w:rPr>
            <w:rFonts w:ascii="Times New Roman"/>
            <w:sz w:val="20"/>
            <w:highlight w:val="yellow"/>
            <w:shd w:val="pct15" w:color="auto" w:fill="FFFFFF"/>
          </w:rPr>
          <w:t xml:space="preserve"> </w:t>
        </w:r>
        <w:r w:rsidRPr="00C006CE">
          <w:rPr>
            <w:rFonts w:ascii="Times New Roman" w:hint="eastAsia"/>
            <w:sz w:val="20"/>
            <w:highlight w:val="yellow"/>
            <w:shd w:val="pct15" w:color="auto" w:fill="FFFFFF"/>
          </w:rPr>
          <w:t>있을</w:t>
        </w:r>
        <w:r w:rsidRPr="00C006CE">
          <w:rPr>
            <w:rFonts w:ascii="Times New Roman"/>
            <w:sz w:val="20"/>
            <w:highlight w:val="yellow"/>
            <w:shd w:val="pct15" w:color="auto" w:fill="FFFFFF"/>
          </w:rPr>
          <w:t xml:space="preserve"> </w:t>
        </w:r>
        <w:r w:rsidRPr="00C006CE">
          <w:rPr>
            <w:rFonts w:ascii="Times New Roman" w:hint="eastAsia"/>
            <w:sz w:val="20"/>
            <w:highlight w:val="yellow"/>
            <w:shd w:val="pct15" w:color="auto" w:fill="FFFFFF"/>
          </w:rPr>
          <w:t>것으로</w:t>
        </w:r>
        <w:r w:rsidRPr="00C006CE">
          <w:rPr>
            <w:rFonts w:ascii="Times New Roman"/>
            <w:sz w:val="20"/>
            <w:highlight w:val="yellow"/>
            <w:shd w:val="pct15" w:color="auto" w:fill="FFFFFF"/>
          </w:rPr>
          <w:t xml:space="preserve"> </w:t>
        </w:r>
        <w:r w:rsidRPr="00C006CE">
          <w:rPr>
            <w:rFonts w:ascii="Times New Roman" w:hint="eastAsia"/>
            <w:sz w:val="20"/>
            <w:highlight w:val="yellow"/>
            <w:shd w:val="pct15" w:color="auto" w:fill="FFFFFF"/>
          </w:rPr>
          <w:t>생각되고</w:t>
        </w:r>
        <w:r w:rsidRPr="00C006CE">
          <w:rPr>
            <w:rFonts w:ascii="Times New Roman"/>
            <w:sz w:val="20"/>
            <w:highlight w:val="yellow"/>
            <w:shd w:val="pct15" w:color="auto" w:fill="FFFFFF"/>
          </w:rPr>
          <w:t xml:space="preserve">, </w:t>
        </w:r>
        <w:r w:rsidRPr="00C006CE">
          <w:rPr>
            <w:rFonts w:ascii="Times New Roman" w:hint="eastAsia"/>
            <w:sz w:val="20"/>
            <w:highlight w:val="yellow"/>
            <w:shd w:val="pct15" w:color="auto" w:fill="FFFFFF"/>
          </w:rPr>
          <w:t>거래관행에</w:t>
        </w:r>
        <w:r w:rsidRPr="00C006CE">
          <w:rPr>
            <w:rFonts w:ascii="Times New Roman"/>
            <w:sz w:val="20"/>
            <w:highlight w:val="yellow"/>
            <w:shd w:val="pct15" w:color="auto" w:fill="FFFFFF"/>
          </w:rPr>
          <w:t xml:space="preserve"> </w:t>
        </w:r>
        <w:r w:rsidRPr="00C006CE">
          <w:rPr>
            <w:rFonts w:ascii="Times New Roman" w:hint="eastAsia"/>
            <w:sz w:val="20"/>
            <w:highlight w:val="yellow"/>
            <w:shd w:val="pct15" w:color="auto" w:fill="FFFFFF"/>
          </w:rPr>
          <w:t>부합해</w:t>
        </w:r>
        <w:r w:rsidRPr="00C006CE">
          <w:rPr>
            <w:rFonts w:ascii="Times New Roman"/>
            <w:sz w:val="20"/>
            <w:highlight w:val="yellow"/>
            <w:shd w:val="pct15" w:color="auto" w:fill="FFFFFF"/>
          </w:rPr>
          <w:t xml:space="preserve"> </w:t>
        </w:r>
        <w:r w:rsidRPr="00C006CE">
          <w:rPr>
            <w:rFonts w:ascii="Times New Roman" w:hint="eastAsia"/>
            <w:sz w:val="20"/>
            <w:highlight w:val="yellow"/>
            <w:shd w:val="pct15" w:color="auto" w:fill="FFFFFF"/>
          </w:rPr>
          <w:t>보입니다</w:t>
        </w:r>
        <w:r w:rsidRPr="00C006CE">
          <w:rPr>
            <w:rFonts w:ascii="Times New Roman"/>
            <w:sz w:val="20"/>
            <w:highlight w:val="yellow"/>
            <w:shd w:val="pct15" w:color="auto" w:fill="FFFFFF"/>
          </w:rPr>
          <w:t>.]</w:t>
        </w:r>
      </w:ins>
    </w:p>
  </w:footnote>
  <w:footnote w:id="6">
    <w:p w14:paraId="76716109" w14:textId="77777777" w:rsidR="00F10A7E" w:rsidRPr="00C006CE" w:rsidRDefault="008D394E">
      <w:pPr>
        <w:pStyle w:val="af7"/>
        <w:rPr>
          <w:rFonts w:ascii="Times New Roman"/>
          <w:sz w:val="20"/>
        </w:rPr>
      </w:pPr>
      <w:r w:rsidRPr="00C006CE">
        <w:rPr>
          <w:rStyle w:val="af8"/>
          <w:rFonts w:ascii="Times New Roman"/>
          <w:sz w:val="20"/>
        </w:rPr>
        <w:footnoteRef/>
      </w:r>
      <w:r w:rsidRPr="00C006CE">
        <w:rPr>
          <w:rFonts w:ascii="Times New Roman"/>
          <w:sz w:val="20"/>
        </w:rPr>
        <w:t xml:space="preserve"> </w:t>
      </w:r>
      <w:r w:rsidRPr="00C006CE">
        <w:rPr>
          <w:rFonts w:ascii="Times New Roman"/>
          <w:sz w:val="20"/>
          <w:shd w:val="pct15" w:color="auto" w:fill="FFFFFF"/>
        </w:rPr>
        <w:t>[</w:t>
      </w:r>
      <w:r w:rsidRPr="00C006CE">
        <w:rPr>
          <w:rFonts w:ascii="Times New Roman"/>
          <w:b/>
          <w:bCs/>
          <w:sz w:val="20"/>
          <w:u w:val="single"/>
          <w:shd w:val="pct15" w:color="auto" w:fill="FFFFFF"/>
        </w:rPr>
        <w:t xml:space="preserve">Note to </w:t>
      </w:r>
      <w:r w:rsidRPr="00C006CE">
        <w:rPr>
          <w:rFonts w:ascii="Times New Roman" w:hint="eastAsia"/>
          <w:b/>
          <w:bCs/>
          <w:sz w:val="20"/>
          <w:u w:val="single"/>
          <w:shd w:val="pct15" w:color="auto" w:fill="FFFFFF"/>
        </w:rPr>
        <w:t>매수인</w:t>
      </w:r>
      <w:r w:rsidRPr="00C006CE">
        <w:rPr>
          <w:rFonts w:ascii="Times New Roman"/>
          <w:sz w:val="20"/>
          <w:shd w:val="pct15" w:color="auto" w:fill="FFFFFF"/>
        </w:rPr>
        <w:t xml:space="preserve">: </w:t>
      </w:r>
      <w:r>
        <w:rPr>
          <w:rFonts w:ascii="Times New Roman" w:hint="eastAsia"/>
          <w:sz w:val="20"/>
          <w:shd w:val="pct15" w:color="auto" w:fill="FFFFFF"/>
        </w:rPr>
        <w:t>집행임원제도를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도입하는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것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자체는</w:t>
      </w:r>
      <w:r>
        <w:rPr>
          <w:rFonts w:ascii="Times New Roman"/>
          <w:sz w:val="20"/>
          <w:shd w:val="pct15" w:color="auto" w:fill="FFFFFF"/>
        </w:rPr>
        <w:t xml:space="preserve"> </w:t>
      </w:r>
      <w:proofErr w:type="gramStart"/>
      <w:r>
        <w:rPr>
          <w:rFonts w:ascii="Times New Roman" w:hint="eastAsia"/>
          <w:sz w:val="20"/>
          <w:shd w:val="pct15" w:color="auto" w:fill="FFFFFF"/>
        </w:rPr>
        <w:t>문제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없으나</w:t>
      </w:r>
      <w:proofErr w:type="gramEnd"/>
      <w:r>
        <w:rPr>
          <w:rFonts w:ascii="Times New Roman"/>
          <w:sz w:val="20"/>
          <w:shd w:val="pct15" w:color="auto" w:fill="FFFFFF"/>
        </w:rPr>
        <w:t xml:space="preserve">, </w:t>
      </w:r>
      <w:r>
        <w:rPr>
          <w:rFonts w:ascii="Times New Roman" w:hint="eastAsia"/>
          <w:sz w:val="20"/>
          <w:shd w:val="pct15" w:color="auto" w:fill="FFFFFF"/>
        </w:rPr>
        <w:t>대상회사는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비상장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중소기업이므로</w:t>
      </w:r>
      <w:r>
        <w:rPr>
          <w:rFonts w:ascii="Times New Roman"/>
          <w:sz w:val="20"/>
          <w:shd w:val="pct15" w:color="auto" w:fill="FFFFFF"/>
        </w:rPr>
        <w:t xml:space="preserve">, </w:t>
      </w:r>
      <w:r>
        <w:rPr>
          <w:rFonts w:ascii="Times New Roman" w:hint="eastAsia"/>
          <w:sz w:val="20"/>
          <w:shd w:val="pct15" w:color="auto" w:fill="FFFFFF"/>
        </w:rPr>
        <w:t>내부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검토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후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의견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드리도록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하겠습니다</w:t>
      </w:r>
      <w:r>
        <w:rPr>
          <w:rFonts w:ascii="Times New Roman"/>
          <w:sz w:val="20"/>
          <w:shd w:val="pct15" w:color="auto" w:fill="FFFFFF"/>
        </w:rPr>
        <w:t xml:space="preserve">. </w:t>
      </w:r>
      <w:r>
        <w:rPr>
          <w:rFonts w:ascii="Times New Roman" w:hint="eastAsia"/>
          <w:sz w:val="20"/>
          <w:shd w:val="pct15" w:color="auto" w:fill="FFFFFF"/>
        </w:rPr>
        <w:t>또한</w:t>
      </w:r>
      <w:r>
        <w:rPr>
          <w:rFonts w:ascii="Times New Roman"/>
          <w:sz w:val="20"/>
          <w:shd w:val="pct15" w:color="auto" w:fill="FFFFFF"/>
        </w:rPr>
        <w:t xml:space="preserve">, </w:t>
      </w:r>
      <w:r w:rsidRPr="00C006CE">
        <w:rPr>
          <w:rFonts w:ascii="Times New Roman" w:hint="eastAsia"/>
          <w:sz w:val="20"/>
          <w:shd w:val="pct15" w:color="auto" w:fill="FFFFFF"/>
        </w:rPr>
        <w:t>정관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변경이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필요한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사항은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목록을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작성하여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정관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proofErr w:type="spellStart"/>
      <w:r w:rsidRPr="00C006CE">
        <w:rPr>
          <w:rFonts w:ascii="Times New Roman" w:hint="eastAsia"/>
          <w:sz w:val="20"/>
          <w:shd w:val="pct15" w:color="auto" w:fill="FFFFFF"/>
        </w:rPr>
        <w:t>신ㆍ구</w:t>
      </w:r>
      <w:proofErr w:type="spellEnd"/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대조표와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함께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제공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부탁드립니다</w:t>
      </w:r>
      <w:r w:rsidRPr="00C006CE">
        <w:rPr>
          <w:rFonts w:ascii="Times New Roman"/>
          <w:sz w:val="20"/>
          <w:shd w:val="pct15" w:color="auto" w:fill="FFFFFF"/>
        </w:rPr>
        <w:t>.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이하에서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이사회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결의가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필요한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사항이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있으실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경우에도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검토하시고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미리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통지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부탁드립니다</w:t>
      </w:r>
      <w:r>
        <w:rPr>
          <w:rFonts w:ascii="Times New Roman"/>
          <w:sz w:val="20"/>
          <w:shd w:val="pct15" w:color="auto" w:fill="FFFFFF"/>
        </w:rPr>
        <w:t>.</w:t>
      </w:r>
      <w:r w:rsidRPr="00C006CE">
        <w:rPr>
          <w:rFonts w:ascii="Times New Roman"/>
          <w:sz w:val="20"/>
          <w:shd w:val="pct15" w:color="auto" w:fill="FFFFFF"/>
        </w:rPr>
        <w:t>]</w:t>
      </w:r>
    </w:p>
  </w:footnote>
  <w:footnote w:id="7">
    <w:p w14:paraId="5E5C69BA" w14:textId="77777777" w:rsidR="000A5345" w:rsidRPr="00ED3365" w:rsidRDefault="000A5345" w:rsidP="000A5345">
      <w:pPr>
        <w:pStyle w:val="af7"/>
        <w:rPr>
          <w:rFonts w:ascii="Times New Roman"/>
          <w:sz w:val="20"/>
        </w:rPr>
      </w:pPr>
      <w:del w:id="57" w:author="Yulchon" w:date="2025-06-18T18:37:00Z" w16du:dateUtc="2025-06-18T09:37:00Z">
        <w:r w:rsidRPr="00ED3365">
          <w:rPr>
            <w:rStyle w:val="af8"/>
            <w:rFonts w:ascii="Times New Roman"/>
            <w:sz w:val="20"/>
          </w:rPr>
          <w:footnoteRef/>
        </w:r>
        <w:r w:rsidRPr="00ED3365">
          <w:rPr>
            <w:rFonts w:ascii="Times New Roman"/>
            <w:sz w:val="20"/>
          </w:rPr>
          <w:delText xml:space="preserve"> </w:delText>
        </w:r>
        <w:r w:rsidRPr="00ED3365">
          <w:rPr>
            <w:rFonts w:ascii="Times New Roman"/>
            <w:sz w:val="20"/>
            <w:shd w:val="pct15" w:color="auto" w:fill="FFFFFF"/>
          </w:rPr>
          <w:delText>[</w:delText>
        </w:r>
        <w:r w:rsidRPr="00ED3365">
          <w:rPr>
            <w:rFonts w:ascii="Times New Roman"/>
            <w:b/>
            <w:bCs/>
            <w:sz w:val="20"/>
            <w:u w:val="single"/>
            <w:shd w:val="pct15" w:color="auto" w:fill="FFFFFF"/>
          </w:rPr>
          <w:delText xml:space="preserve">Note to </w:delText>
        </w:r>
        <w:r w:rsidRPr="00ED3365">
          <w:rPr>
            <w:rFonts w:ascii="Times New Roman" w:hint="eastAsia"/>
            <w:b/>
            <w:bCs/>
            <w:sz w:val="20"/>
            <w:u w:val="single"/>
            <w:shd w:val="pct15" w:color="auto" w:fill="FFFFFF"/>
          </w:rPr>
          <w:delText>매수인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: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기존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2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대주주였고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,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그간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상호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협의하여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경영을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해온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이상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,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사소한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불일치가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진술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및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보장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위반이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되는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것은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매도인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입장에서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불합리할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것으로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보입니다</w:delText>
        </w:r>
        <w:r w:rsidRPr="00ED3365">
          <w:rPr>
            <w:rFonts w:ascii="Times New Roman"/>
            <w:sz w:val="20"/>
            <w:shd w:val="pct15" w:color="auto" w:fill="FFFFFF"/>
          </w:rPr>
          <w:delText>.</w:delText>
        </w:r>
        <w:r w:rsidR="00F90B7B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중요한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면에서의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불일치만이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진술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및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보장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위반으로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취급되는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것이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합리적으로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사료됩니다</w:delText>
        </w:r>
        <w:r w:rsidRPr="00ED3365">
          <w:rPr>
            <w:rFonts w:ascii="Times New Roman"/>
            <w:sz w:val="20"/>
            <w:shd w:val="pct15" w:color="auto" w:fill="FFFFFF"/>
          </w:rPr>
          <w:delText>.</w:delText>
        </w:r>
        <w:r w:rsidR="00F90B7B" w:rsidRPr="00ED3365">
          <w:rPr>
            <w:rFonts w:ascii="Times New Roman"/>
            <w:sz w:val="20"/>
            <w:shd w:val="pct15" w:color="auto" w:fill="FFFFFF"/>
          </w:rPr>
          <w:delText>]</w:delText>
        </w:r>
      </w:del>
    </w:p>
  </w:footnote>
  <w:footnote w:id="8">
    <w:p w14:paraId="32C49661" w14:textId="77777777" w:rsidR="003370B8" w:rsidRPr="00ED3365" w:rsidRDefault="003370B8">
      <w:pPr>
        <w:pStyle w:val="af7"/>
        <w:rPr>
          <w:rFonts w:ascii="Times New Roman"/>
          <w:sz w:val="20"/>
        </w:rPr>
      </w:pPr>
      <w:del w:id="60" w:author="Yulchon" w:date="2025-06-18T18:37:00Z" w16du:dateUtc="2025-06-18T09:37:00Z">
        <w:r w:rsidRPr="00ED3365">
          <w:rPr>
            <w:rStyle w:val="af8"/>
            <w:rFonts w:ascii="Times New Roman"/>
            <w:sz w:val="20"/>
          </w:rPr>
          <w:footnoteRef/>
        </w:r>
        <w:r w:rsidRPr="00ED3365">
          <w:rPr>
            <w:rFonts w:ascii="Times New Roman"/>
            <w:sz w:val="20"/>
          </w:rPr>
          <w:delText xml:space="preserve"> </w:delText>
        </w:r>
        <w:r w:rsidRPr="00ED3365">
          <w:rPr>
            <w:rFonts w:ascii="Times New Roman"/>
            <w:sz w:val="20"/>
            <w:shd w:val="pct15" w:color="auto" w:fill="FFFFFF"/>
          </w:rPr>
          <w:delText>[</w:delText>
        </w:r>
        <w:r w:rsidRPr="00ED3365">
          <w:rPr>
            <w:rFonts w:ascii="Times New Roman"/>
            <w:b/>
            <w:bCs/>
            <w:sz w:val="20"/>
            <w:u w:val="single"/>
            <w:shd w:val="pct15" w:color="auto" w:fill="FFFFFF"/>
          </w:rPr>
          <w:delText xml:space="preserve">Note to </w:delText>
        </w:r>
        <w:r w:rsidRPr="00ED3365">
          <w:rPr>
            <w:rFonts w:ascii="Times New Roman" w:hint="eastAsia"/>
            <w:b/>
            <w:bCs/>
            <w:sz w:val="20"/>
            <w:u w:val="single"/>
            <w:shd w:val="pct15" w:color="auto" w:fill="FFFFFF"/>
          </w:rPr>
          <w:delText>매수인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: </w:delText>
        </w:r>
        <w:r w:rsidR="003E7FB0" w:rsidRPr="00ED3365">
          <w:rPr>
            <w:rFonts w:ascii="Times New Roman" w:hint="eastAsia"/>
            <w:sz w:val="20"/>
            <w:shd w:val="pct15" w:color="auto" w:fill="FFFFFF"/>
          </w:rPr>
          <w:delText>모든</w:delText>
        </w:r>
        <w:r w:rsidR="003E7FB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E7FB0" w:rsidRPr="00ED3365">
          <w:rPr>
            <w:rFonts w:ascii="Times New Roman" w:hint="eastAsia"/>
            <w:sz w:val="20"/>
            <w:shd w:val="pct15" w:color="auto" w:fill="FFFFFF"/>
          </w:rPr>
          <w:delText>매도인들과의</w:delText>
        </w:r>
        <w:r w:rsidR="003E7FB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E7FB0" w:rsidRPr="00ED3365">
          <w:rPr>
            <w:rFonts w:ascii="Times New Roman" w:hint="eastAsia"/>
            <w:sz w:val="20"/>
            <w:shd w:val="pct15" w:color="auto" w:fill="FFFFFF"/>
          </w:rPr>
          <w:delText>대상주식에</w:delText>
        </w:r>
        <w:r w:rsidR="003E7FB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E7FB0" w:rsidRPr="00ED3365">
          <w:rPr>
            <w:rFonts w:ascii="Times New Roman" w:hint="eastAsia"/>
            <w:sz w:val="20"/>
            <w:shd w:val="pct15" w:color="auto" w:fill="FFFFFF"/>
          </w:rPr>
          <w:delText>관한</w:delText>
        </w:r>
        <w:r w:rsidR="003E7FB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E7FB0" w:rsidRPr="00ED3365">
          <w:rPr>
            <w:rFonts w:ascii="Times New Roman" w:hint="eastAsia"/>
            <w:sz w:val="20"/>
            <w:shd w:val="pct15" w:color="auto" w:fill="FFFFFF"/>
          </w:rPr>
          <w:delText>본건</w:delText>
        </w:r>
        <w:r w:rsidR="003E7FB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E7FB0" w:rsidRPr="00ED3365">
          <w:rPr>
            <w:rFonts w:ascii="Times New Roman" w:hint="eastAsia"/>
            <w:sz w:val="20"/>
            <w:shd w:val="pct15" w:color="auto" w:fill="FFFFFF"/>
          </w:rPr>
          <w:delText>거래는</w:delText>
        </w:r>
        <w:r w:rsidR="003E7FB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E7FB0" w:rsidRPr="00ED3365">
          <w:rPr>
            <w:rFonts w:ascii="Times New Roman" w:hint="eastAsia"/>
            <w:sz w:val="20"/>
            <w:shd w:val="pct15" w:color="auto" w:fill="FFFFFF"/>
          </w:rPr>
          <w:delText>거래종결일</w:delText>
        </w:r>
        <w:r w:rsidR="003E7FB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E7FB0" w:rsidRPr="00ED3365">
          <w:rPr>
            <w:rFonts w:ascii="Times New Roman" w:hint="eastAsia"/>
            <w:sz w:val="20"/>
            <w:shd w:val="pct15" w:color="auto" w:fill="FFFFFF"/>
          </w:rPr>
          <w:delText>당일</w:delText>
        </w:r>
        <w:r w:rsidR="003E7FB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E7FB0" w:rsidRPr="00ED3365">
          <w:rPr>
            <w:rFonts w:ascii="Times New Roman" w:hint="eastAsia"/>
            <w:sz w:val="20"/>
            <w:shd w:val="pct15" w:color="auto" w:fill="FFFFFF"/>
          </w:rPr>
          <w:delText>종결되는</w:delText>
        </w:r>
        <w:r w:rsidR="003E7FB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E7FB0" w:rsidRPr="00ED3365">
          <w:rPr>
            <w:rFonts w:ascii="Times New Roman" w:hint="eastAsia"/>
            <w:sz w:val="20"/>
            <w:shd w:val="pct15" w:color="auto" w:fill="FFFFFF"/>
          </w:rPr>
          <w:delText>것</w:delText>
        </w:r>
        <w:r w:rsidR="001040B6" w:rsidRPr="001B12D8">
          <w:rPr>
            <w:rFonts w:ascii="Times New Roman" w:hint="eastAsia"/>
            <w:sz w:val="20"/>
            <w:shd w:val="pct15" w:color="auto" w:fill="FFFFFF"/>
          </w:rPr>
          <w:delText>으로</w:delText>
        </w:r>
        <w:r w:rsidR="001040B6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040B6" w:rsidRPr="001B12D8">
          <w:rPr>
            <w:rFonts w:ascii="Times New Roman" w:hint="eastAsia"/>
            <w:sz w:val="20"/>
            <w:shd w:val="pct15" w:color="auto" w:fill="FFFFFF"/>
          </w:rPr>
          <w:delText>이해되므로</w:delText>
        </w:r>
        <w:r w:rsidR="001040B6" w:rsidRPr="001B12D8">
          <w:rPr>
            <w:rFonts w:ascii="Times New Roman"/>
            <w:sz w:val="20"/>
            <w:shd w:val="pct15" w:color="auto" w:fill="FFFFFF"/>
          </w:rPr>
          <w:delText xml:space="preserve">, </w:delText>
        </w:r>
        <w:r w:rsidR="001040B6" w:rsidRPr="001B12D8">
          <w:rPr>
            <w:rFonts w:ascii="Times New Roman" w:hint="eastAsia"/>
            <w:sz w:val="20"/>
            <w:shd w:val="pct15" w:color="auto" w:fill="FFFFFF"/>
          </w:rPr>
          <w:delText>이를</w:delText>
        </w:r>
        <w:r w:rsidR="001040B6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040B6" w:rsidRPr="001B12D8">
          <w:rPr>
            <w:rFonts w:ascii="Times New Roman" w:hint="eastAsia"/>
            <w:sz w:val="20"/>
            <w:shd w:val="pct15" w:color="auto" w:fill="FFFFFF"/>
          </w:rPr>
          <w:delText>문구에</w:delText>
        </w:r>
        <w:r w:rsidR="001040B6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1040B6" w:rsidRPr="001B12D8">
          <w:rPr>
            <w:rFonts w:ascii="Times New Roman" w:hint="eastAsia"/>
            <w:sz w:val="20"/>
            <w:shd w:val="pct15" w:color="auto" w:fill="FFFFFF"/>
          </w:rPr>
          <w:delText>반영하였습니다</w:delText>
        </w:r>
        <w:r w:rsidR="001040B6" w:rsidRPr="001B12D8">
          <w:rPr>
            <w:rFonts w:ascii="Times New Roman"/>
            <w:sz w:val="20"/>
            <w:shd w:val="pct15" w:color="auto" w:fill="FFFFFF"/>
          </w:rPr>
          <w:delText>.</w:delText>
        </w:r>
        <w:r w:rsidR="008838EA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838EA" w:rsidRPr="001B12D8">
          <w:rPr>
            <w:rFonts w:ascii="Times New Roman" w:hint="eastAsia"/>
            <w:sz w:val="20"/>
            <w:shd w:val="pct15" w:color="auto" w:fill="FFFFFF"/>
          </w:rPr>
          <w:delText>이하</w:delText>
        </w:r>
        <w:r w:rsidR="008838EA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838EA" w:rsidRPr="001B12D8">
          <w:rPr>
            <w:rFonts w:ascii="Times New Roman" w:hint="eastAsia"/>
            <w:sz w:val="20"/>
            <w:shd w:val="pct15" w:color="auto" w:fill="FFFFFF"/>
          </w:rPr>
          <w:delText>본건</w:delText>
        </w:r>
        <w:r w:rsidR="008838EA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838EA" w:rsidRPr="001B12D8">
          <w:rPr>
            <w:rFonts w:ascii="Times New Roman" w:hint="eastAsia"/>
            <w:sz w:val="20"/>
            <w:shd w:val="pct15" w:color="auto" w:fill="FFFFFF"/>
          </w:rPr>
          <w:delText>제반거래계약에</w:delText>
        </w:r>
        <w:r w:rsidR="008838EA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838EA" w:rsidRPr="001B12D8">
          <w:rPr>
            <w:rFonts w:ascii="Times New Roman" w:hint="eastAsia"/>
            <w:sz w:val="20"/>
            <w:shd w:val="pct15" w:color="auto" w:fill="FFFFFF"/>
          </w:rPr>
          <w:delText>관한</w:delText>
        </w:r>
        <w:r w:rsidR="008838EA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D45439" w:rsidRPr="001B12D8">
          <w:rPr>
            <w:rFonts w:ascii="Times New Roman" w:hint="eastAsia"/>
            <w:sz w:val="20"/>
            <w:shd w:val="pct15" w:color="auto" w:fill="FFFFFF"/>
          </w:rPr>
          <w:delText>거래에</w:delText>
        </w:r>
        <w:r w:rsidR="00D45439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D45439" w:rsidRPr="001B12D8">
          <w:rPr>
            <w:rFonts w:ascii="Times New Roman" w:hint="eastAsia"/>
            <w:sz w:val="20"/>
            <w:shd w:val="pct15" w:color="auto" w:fill="FFFFFF"/>
          </w:rPr>
          <w:delText>대하여도</w:delText>
        </w:r>
        <w:r w:rsidR="008838EA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838EA" w:rsidRPr="001B12D8">
          <w:rPr>
            <w:rFonts w:ascii="Times New Roman" w:hint="eastAsia"/>
            <w:sz w:val="20"/>
            <w:shd w:val="pct15" w:color="auto" w:fill="FFFFFF"/>
          </w:rPr>
          <w:delText>동일합니다</w:delText>
        </w:r>
        <w:r w:rsidR="008838EA" w:rsidRPr="001B12D8">
          <w:rPr>
            <w:rFonts w:ascii="Times New Roman"/>
            <w:sz w:val="20"/>
            <w:shd w:val="pct15" w:color="auto" w:fill="FFFFFF"/>
          </w:rPr>
          <w:delText>.</w:delText>
        </w:r>
        <w:r w:rsidR="003E7FB0" w:rsidRPr="00ED3365">
          <w:rPr>
            <w:rFonts w:ascii="Times New Roman"/>
            <w:sz w:val="20"/>
            <w:shd w:val="pct15" w:color="auto" w:fill="FFFFFF"/>
          </w:rPr>
          <w:delText>]</w:delText>
        </w:r>
      </w:del>
    </w:p>
  </w:footnote>
  <w:footnote w:id="9">
    <w:p w14:paraId="68D2B3B0" w14:textId="77777777" w:rsidR="00F10A7E" w:rsidRPr="00C006CE" w:rsidRDefault="008D394E">
      <w:pPr>
        <w:pStyle w:val="af7"/>
        <w:rPr>
          <w:rFonts w:ascii="Times New Roman"/>
          <w:sz w:val="20"/>
        </w:rPr>
      </w:pPr>
      <w:r>
        <w:rPr>
          <w:rStyle w:val="af8"/>
          <w:rFonts w:ascii="Times New Roman"/>
          <w:sz w:val="20"/>
        </w:rPr>
        <w:footnoteRef/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  <w:highlight w:val="yellow"/>
        </w:rPr>
        <w:t>[</w:t>
      </w:r>
      <w:r>
        <w:rPr>
          <w:rFonts w:ascii="Times New Roman"/>
          <w:b/>
          <w:bCs/>
          <w:sz w:val="20"/>
          <w:highlight w:val="yellow"/>
          <w:u w:val="single"/>
        </w:rPr>
        <w:t xml:space="preserve">Note to </w:t>
      </w:r>
      <w:r>
        <w:rPr>
          <w:rFonts w:ascii="Times New Roman" w:hint="eastAsia"/>
          <w:b/>
          <w:bCs/>
          <w:sz w:val="20"/>
          <w:highlight w:val="yellow"/>
          <w:u w:val="single"/>
        </w:rPr>
        <w:t>매도인</w:t>
      </w:r>
      <w:r>
        <w:rPr>
          <w:rFonts w:ascii="Times New Roman"/>
          <w:sz w:val="20"/>
          <w:highlight w:val="yellow"/>
        </w:rPr>
        <w:t xml:space="preserve">: </w:t>
      </w:r>
      <w:r>
        <w:rPr>
          <w:rFonts w:ascii="Times New Roman" w:hint="eastAsia"/>
          <w:sz w:val="20"/>
          <w:highlight w:val="yellow"/>
        </w:rPr>
        <w:t>대상회사의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자금상황이나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매수인측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사정에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따라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신주인수거래는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구주거래와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동시에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진행하지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않을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가능성도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있으며</w:t>
      </w:r>
      <w:r>
        <w:rPr>
          <w:rFonts w:ascii="Times New Roman"/>
          <w:sz w:val="20"/>
          <w:highlight w:val="yellow"/>
        </w:rPr>
        <w:t xml:space="preserve">, </w:t>
      </w:r>
      <w:r>
        <w:rPr>
          <w:rFonts w:ascii="Times New Roman" w:hint="eastAsia"/>
          <w:sz w:val="20"/>
          <w:highlight w:val="yellow"/>
        </w:rPr>
        <w:t>이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경우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신주인수거래에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관한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사항은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향후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계약서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수정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과정에서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적절히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삭제하도록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하겠습니다</w:t>
      </w:r>
      <w:r>
        <w:rPr>
          <w:rFonts w:ascii="Times New Roman"/>
          <w:sz w:val="20"/>
          <w:highlight w:val="yellow"/>
        </w:rPr>
        <w:t xml:space="preserve">. </w:t>
      </w:r>
      <w:r>
        <w:rPr>
          <w:rFonts w:ascii="Times New Roman" w:hint="eastAsia"/>
          <w:sz w:val="20"/>
          <w:highlight w:val="yellow"/>
        </w:rPr>
        <w:t>이하에서도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동일합니다</w:t>
      </w:r>
      <w:r>
        <w:rPr>
          <w:rFonts w:ascii="Times New Roman"/>
          <w:sz w:val="20"/>
          <w:highlight w:val="yellow"/>
        </w:rPr>
        <w:t>.]</w:t>
      </w:r>
    </w:p>
  </w:footnote>
  <w:footnote w:id="10">
    <w:p w14:paraId="6155C92A" w14:textId="77777777" w:rsidR="00F950D6" w:rsidRPr="00ED3365" w:rsidRDefault="00F950D6">
      <w:pPr>
        <w:pStyle w:val="af7"/>
        <w:rPr>
          <w:rFonts w:ascii="Times New Roman"/>
          <w:sz w:val="20"/>
        </w:rPr>
      </w:pPr>
      <w:del w:id="76" w:author="Yulchon" w:date="2025-06-18T18:37:00Z" w16du:dateUtc="2025-06-18T09:37:00Z">
        <w:r w:rsidRPr="00ED3365">
          <w:rPr>
            <w:rStyle w:val="af8"/>
            <w:rFonts w:ascii="Times New Roman"/>
            <w:sz w:val="20"/>
          </w:rPr>
          <w:footnoteRef/>
        </w:r>
        <w:r w:rsidRPr="00ED3365">
          <w:rPr>
            <w:rFonts w:ascii="Times New Roman"/>
            <w:sz w:val="20"/>
          </w:rPr>
          <w:delText xml:space="preserve"> </w:delText>
        </w:r>
        <w:r w:rsidR="00336972" w:rsidRPr="00ED3365">
          <w:rPr>
            <w:rFonts w:ascii="Times New Roman"/>
            <w:sz w:val="20"/>
            <w:shd w:val="pct15" w:color="auto" w:fill="FFFFFF"/>
          </w:rPr>
          <w:delText>[</w:delText>
        </w:r>
        <w:r w:rsidR="00336972" w:rsidRPr="00ED3365">
          <w:rPr>
            <w:rFonts w:ascii="Times New Roman"/>
            <w:b/>
            <w:bCs/>
            <w:sz w:val="20"/>
            <w:u w:val="single"/>
            <w:shd w:val="pct15" w:color="auto" w:fill="FFFFFF"/>
          </w:rPr>
          <w:delText xml:space="preserve">Note to </w:delText>
        </w:r>
        <w:r w:rsidR="00336972" w:rsidRPr="00ED3365">
          <w:rPr>
            <w:rFonts w:ascii="Times New Roman" w:hint="eastAsia"/>
            <w:b/>
            <w:bCs/>
            <w:sz w:val="20"/>
            <w:u w:val="single"/>
            <w:shd w:val="pct15" w:color="auto" w:fill="FFFFFF"/>
          </w:rPr>
          <w:delText>매수인</w:delText>
        </w:r>
        <w:r w:rsidR="00336972" w:rsidRPr="00ED3365">
          <w:rPr>
            <w:rFonts w:ascii="Times New Roman"/>
            <w:sz w:val="20"/>
            <w:shd w:val="pct15" w:color="auto" w:fill="FFFFFF"/>
          </w:rPr>
          <w:delText xml:space="preserve">: </w:delText>
        </w:r>
        <w:r w:rsidR="00311ED0" w:rsidRPr="001B12D8">
          <w:rPr>
            <w:rFonts w:ascii="Times New Roman" w:hint="eastAsia"/>
            <w:sz w:val="20"/>
            <w:shd w:val="pct15" w:color="auto" w:fill="FFFFFF"/>
          </w:rPr>
          <w:delText>협의된</w:delText>
        </w:r>
        <w:r w:rsidR="00311ED0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11ED0" w:rsidRPr="001B12D8">
          <w:rPr>
            <w:rFonts w:ascii="Times New Roman" w:hint="eastAsia"/>
            <w:sz w:val="20"/>
            <w:shd w:val="pct15" w:color="auto" w:fill="FFFFFF"/>
          </w:rPr>
          <w:delText>바에</w:delText>
        </w:r>
        <w:r w:rsidR="00311ED0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11ED0" w:rsidRPr="001B12D8">
          <w:rPr>
            <w:rFonts w:ascii="Times New Roman" w:hint="eastAsia"/>
            <w:sz w:val="20"/>
            <w:shd w:val="pct15" w:color="auto" w:fill="FFFFFF"/>
          </w:rPr>
          <w:delText>따라</w:delText>
        </w:r>
        <w:r w:rsidR="00311ED0" w:rsidRPr="001B12D8">
          <w:rPr>
            <w:rFonts w:ascii="Times New Roman"/>
            <w:sz w:val="20"/>
            <w:shd w:val="pct15" w:color="auto" w:fill="FFFFFF"/>
          </w:rPr>
          <w:delText xml:space="preserve"> 7</w:delText>
        </w:r>
        <w:r w:rsidR="00311ED0" w:rsidRPr="001B12D8">
          <w:rPr>
            <w:rFonts w:ascii="Times New Roman" w:hint="eastAsia"/>
            <w:sz w:val="20"/>
            <w:shd w:val="pct15" w:color="auto" w:fill="FFFFFF"/>
          </w:rPr>
          <w:delText>월</w:delText>
        </w:r>
        <w:r w:rsidR="00311ED0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11ED0" w:rsidRPr="001B12D8">
          <w:rPr>
            <w:rFonts w:ascii="Times New Roman" w:hint="eastAsia"/>
            <w:sz w:val="20"/>
            <w:shd w:val="pct15" w:color="auto" w:fill="FFFFFF"/>
          </w:rPr>
          <w:delText>중순경을</w:delText>
        </w:r>
        <w:r w:rsidR="00311ED0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11ED0" w:rsidRPr="001B12D8">
          <w:rPr>
            <w:rFonts w:ascii="Times New Roman" w:hint="eastAsia"/>
            <w:sz w:val="20"/>
            <w:shd w:val="pct15" w:color="auto" w:fill="FFFFFF"/>
          </w:rPr>
          <w:delText>거래종결일로</w:delText>
        </w:r>
        <w:r w:rsidR="00311ED0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11ED0" w:rsidRPr="001B12D8">
          <w:rPr>
            <w:rFonts w:ascii="Times New Roman" w:hint="eastAsia"/>
            <w:sz w:val="20"/>
            <w:shd w:val="pct15" w:color="auto" w:fill="FFFFFF"/>
          </w:rPr>
          <w:delText>상정하고</w:delText>
        </w:r>
        <w:r w:rsidR="00311ED0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11ED0" w:rsidRPr="001B12D8">
          <w:rPr>
            <w:rFonts w:ascii="Times New Roman" w:hint="eastAsia"/>
            <w:sz w:val="20"/>
            <w:shd w:val="pct15" w:color="auto" w:fill="FFFFFF"/>
          </w:rPr>
          <w:delText>있으나</w:delText>
        </w:r>
        <w:r w:rsidR="00311ED0" w:rsidRPr="001B12D8">
          <w:rPr>
            <w:rFonts w:ascii="Times New Roman"/>
            <w:sz w:val="20"/>
            <w:shd w:val="pct15" w:color="auto" w:fill="FFFFFF"/>
          </w:rPr>
          <w:delText xml:space="preserve">, </w:delText>
        </w:r>
        <w:r w:rsidR="00311ED0" w:rsidRPr="001B12D8">
          <w:rPr>
            <w:rFonts w:ascii="Times New Roman" w:hint="eastAsia"/>
            <w:sz w:val="20"/>
            <w:shd w:val="pct15" w:color="auto" w:fill="FFFFFF"/>
          </w:rPr>
          <w:delText>상법</w:delText>
        </w:r>
        <w:r w:rsidR="00311ED0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11ED0" w:rsidRPr="001B12D8">
          <w:rPr>
            <w:rFonts w:ascii="Times New Roman" w:hint="eastAsia"/>
            <w:sz w:val="20"/>
            <w:shd w:val="pct15" w:color="auto" w:fill="FFFFFF"/>
          </w:rPr>
          <w:delText>등</w:delText>
        </w:r>
        <w:r w:rsidR="00311ED0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11ED0" w:rsidRPr="001B12D8">
          <w:rPr>
            <w:rFonts w:ascii="Times New Roman" w:hint="eastAsia"/>
            <w:sz w:val="20"/>
            <w:shd w:val="pct15" w:color="auto" w:fill="FFFFFF"/>
          </w:rPr>
          <w:delText>관련</w:delText>
        </w:r>
        <w:r w:rsidR="00311ED0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11ED0" w:rsidRPr="001B12D8">
          <w:rPr>
            <w:rFonts w:ascii="Times New Roman" w:hint="eastAsia"/>
            <w:sz w:val="20"/>
            <w:shd w:val="pct15" w:color="auto" w:fill="FFFFFF"/>
          </w:rPr>
          <w:delText>법령에</w:delText>
        </w:r>
        <w:r w:rsidR="00311ED0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11ED0" w:rsidRPr="001B12D8">
          <w:rPr>
            <w:rFonts w:ascii="Times New Roman" w:hint="eastAsia"/>
            <w:sz w:val="20"/>
            <w:shd w:val="pct15" w:color="auto" w:fill="FFFFFF"/>
          </w:rPr>
          <w:delText>따라</w:delText>
        </w:r>
        <w:r w:rsidR="00311ED0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11ED0" w:rsidRPr="001B12D8">
          <w:rPr>
            <w:rFonts w:ascii="Times New Roman" w:hint="eastAsia"/>
            <w:sz w:val="20"/>
            <w:shd w:val="pct15" w:color="auto" w:fill="FFFFFF"/>
          </w:rPr>
          <w:delText>적법하게</w:delText>
        </w:r>
        <w:r w:rsidR="00311ED0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11ED0" w:rsidRPr="001B12D8">
          <w:rPr>
            <w:rFonts w:ascii="Times New Roman" w:hint="eastAsia"/>
            <w:sz w:val="20"/>
            <w:shd w:val="pct15" w:color="auto" w:fill="FFFFFF"/>
          </w:rPr>
          <w:delText>임시주주총회를</w:delText>
        </w:r>
        <w:r w:rsidR="00311ED0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11ED0" w:rsidRPr="001B12D8">
          <w:rPr>
            <w:rFonts w:ascii="Times New Roman" w:hint="eastAsia"/>
            <w:sz w:val="20"/>
            <w:shd w:val="pct15" w:color="auto" w:fill="FFFFFF"/>
          </w:rPr>
          <w:delText>개최하기</w:delText>
        </w:r>
        <w:r w:rsidR="00311ED0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11ED0" w:rsidRPr="001B12D8">
          <w:rPr>
            <w:rFonts w:ascii="Times New Roman" w:hint="eastAsia"/>
            <w:sz w:val="20"/>
            <w:shd w:val="pct15" w:color="auto" w:fill="FFFFFF"/>
          </w:rPr>
          <w:delText>위하여는</w:delText>
        </w:r>
        <w:r w:rsidR="00311ED0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9E2993" w:rsidRPr="001B12D8">
          <w:rPr>
            <w:rFonts w:ascii="Times New Roman" w:hint="eastAsia"/>
            <w:sz w:val="20"/>
            <w:shd w:val="pct15" w:color="auto" w:fill="FFFFFF"/>
          </w:rPr>
          <w:delText>법정</w:delText>
        </w:r>
        <w:r w:rsidR="009E2993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9E2993" w:rsidRPr="001B12D8">
          <w:rPr>
            <w:rFonts w:ascii="Times New Roman" w:hint="eastAsia"/>
            <w:sz w:val="20"/>
            <w:shd w:val="pct15" w:color="auto" w:fill="FFFFFF"/>
          </w:rPr>
          <w:delText>필요기간이</w:delText>
        </w:r>
        <w:r w:rsidR="009E2993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9E2993" w:rsidRPr="001B12D8">
          <w:rPr>
            <w:rFonts w:ascii="Times New Roman" w:hint="eastAsia"/>
            <w:sz w:val="20"/>
            <w:shd w:val="pct15" w:color="auto" w:fill="FFFFFF"/>
          </w:rPr>
          <w:delText>있으므로</w:delText>
        </w:r>
        <w:r w:rsidR="009E2993" w:rsidRPr="001B12D8">
          <w:rPr>
            <w:rFonts w:ascii="Times New Roman"/>
            <w:sz w:val="20"/>
            <w:shd w:val="pct15" w:color="auto" w:fill="FFFFFF"/>
          </w:rPr>
          <w:delText xml:space="preserve">, </w:delText>
        </w:r>
        <w:r w:rsidR="009E2993" w:rsidRPr="001B12D8">
          <w:rPr>
            <w:rFonts w:ascii="Times New Roman" w:hint="eastAsia"/>
            <w:sz w:val="20"/>
            <w:shd w:val="pct15" w:color="auto" w:fill="FFFFFF"/>
          </w:rPr>
          <w:delText>부득이한</w:delText>
        </w:r>
        <w:r w:rsidR="009E2993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9E2993" w:rsidRPr="001B12D8">
          <w:rPr>
            <w:rFonts w:ascii="Times New Roman" w:hint="eastAsia"/>
            <w:sz w:val="20"/>
            <w:shd w:val="pct15" w:color="auto" w:fill="FFFFFF"/>
          </w:rPr>
          <w:delText>사유로</w:delText>
        </w:r>
        <w:r w:rsidR="009E2993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9E2993" w:rsidRPr="001B12D8">
          <w:rPr>
            <w:rFonts w:ascii="Times New Roman" w:hint="eastAsia"/>
            <w:sz w:val="20"/>
            <w:shd w:val="pct15" w:color="auto" w:fill="FFFFFF"/>
          </w:rPr>
          <w:delText>법규</w:delText>
        </w:r>
        <w:r w:rsidR="009E2993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9E2993" w:rsidRPr="001B12D8">
          <w:rPr>
            <w:rFonts w:ascii="Times New Roman" w:hint="eastAsia"/>
            <w:sz w:val="20"/>
            <w:shd w:val="pct15" w:color="auto" w:fill="FFFFFF"/>
          </w:rPr>
          <w:delText>준수</w:delText>
        </w:r>
        <w:r w:rsidR="009E2993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9E2993" w:rsidRPr="001B12D8">
          <w:rPr>
            <w:rFonts w:ascii="Times New Roman" w:hint="eastAsia"/>
            <w:sz w:val="20"/>
            <w:shd w:val="pct15" w:color="auto" w:fill="FFFFFF"/>
          </w:rPr>
          <w:delText>과정에서</w:delText>
        </w:r>
        <w:r w:rsidR="009E2993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9E2993" w:rsidRPr="001B12D8">
          <w:rPr>
            <w:rFonts w:ascii="Times New Roman" w:hint="eastAsia"/>
            <w:sz w:val="20"/>
            <w:shd w:val="pct15" w:color="auto" w:fill="FFFFFF"/>
          </w:rPr>
          <w:delText>부득이하게</w:delText>
        </w:r>
        <w:r w:rsidR="009E2993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9E2993" w:rsidRPr="001B12D8">
          <w:rPr>
            <w:rFonts w:ascii="Times New Roman" w:hint="eastAsia"/>
            <w:sz w:val="20"/>
            <w:shd w:val="pct15" w:color="auto" w:fill="FFFFFF"/>
          </w:rPr>
          <w:delText>주총</w:delText>
        </w:r>
        <w:r w:rsidR="009E2993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9E2993" w:rsidRPr="001B12D8">
          <w:rPr>
            <w:rFonts w:ascii="Times New Roman" w:hint="eastAsia"/>
            <w:sz w:val="20"/>
            <w:shd w:val="pct15" w:color="auto" w:fill="FFFFFF"/>
          </w:rPr>
          <w:delText>개최가</w:delText>
        </w:r>
        <w:r w:rsidR="009E2993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9E2993" w:rsidRPr="001B12D8">
          <w:rPr>
            <w:rFonts w:ascii="Times New Roman" w:hint="eastAsia"/>
            <w:sz w:val="20"/>
            <w:shd w:val="pct15" w:color="auto" w:fill="FFFFFF"/>
          </w:rPr>
          <w:delText>지연될</w:delText>
        </w:r>
        <w:r w:rsidR="009E2993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9E2993" w:rsidRPr="001B12D8">
          <w:rPr>
            <w:rFonts w:ascii="Times New Roman" w:hint="eastAsia"/>
            <w:sz w:val="20"/>
            <w:shd w:val="pct15" w:color="auto" w:fill="FFFFFF"/>
          </w:rPr>
          <w:delText>가능성을</w:delText>
        </w:r>
        <w:r w:rsidR="009E2993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9E2993" w:rsidRPr="001B12D8">
          <w:rPr>
            <w:rFonts w:ascii="Times New Roman" w:hint="eastAsia"/>
            <w:sz w:val="20"/>
            <w:shd w:val="pct15" w:color="auto" w:fill="FFFFFF"/>
          </w:rPr>
          <w:delText>고려하여</w:delText>
        </w:r>
        <w:r w:rsidR="009E2993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9E2993" w:rsidRPr="001B12D8">
          <w:rPr>
            <w:rFonts w:ascii="Times New Roman" w:hint="eastAsia"/>
            <w:sz w:val="20"/>
            <w:shd w:val="pct15" w:color="auto" w:fill="FFFFFF"/>
          </w:rPr>
          <w:delText>단서</w:delText>
        </w:r>
        <w:r w:rsidR="009E2993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9E2993" w:rsidRPr="001B12D8">
          <w:rPr>
            <w:rFonts w:ascii="Times New Roman" w:hint="eastAsia"/>
            <w:sz w:val="20"/>
            <w:shd w:val="pct15" w:color="auto" w:fill="FFFFFF"/>
          </w:rPr>
          <w:delText>조항을</w:delText>
        </w:r>
        <w:r w:rsidR="009E2993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9E2993" w:rsidRPr="001B12D8">
          <w:rPr>
            <w:rFonts w:ascii="Times New Roman" w:hint="eastAsia"/>
            <w:sz w:val="20"/>
            <w:shd w:val="pct15" w:color="auto" w:fill="FFFFFF"/>
          </w:rPr>
          <w:delText>추가하였습니다</w:delText>
        </w:r>
        <w:r w:rsidR="009E2993" w:rsidRPr="001B12D8">
          <w:rPr>
            <w:rFonts w:ascii="Times New Roman"/>
            <w:sz w:val="20"/>
            <w:shd w:val="pct15" w:color="auto" w:fill="FFFFFF"/>
          </w:rPr>
          <w:delText xml:space="preserve">. </w:delText>
        </w:r>
        <w:r w:rsidR="00350ED3" w:rsidRPr="001B12D8">
          <w:rPr>
            <w:rFonts w:ascii="Times New Roman" w:hint="eastAsia"/>
            <w:sz w:val="20"/>
            <w:shd w:val="pct15" w:color="auto" w:fill="FFFFFF"/>
          </w:rPr>
          <w:delText>또한</w:delText>
        </w:r>
        <w:r w:rsidR="00350ED3" w:rsidRPr="001B12D8">
          <w:rPr>
            <w:rFonts w:ascii="Times New Roman"/>
            <w:sz w:val="20"/>
            <w:shd w:val="pct15" w:color="auto" w:fill="FFFFFF"/>
          </w:rPr>
          <w:delText xml:space="preserve">, </w:delText>
        </w:r>
        <w:r w:rsidR="00336972" w:rsidRPr="00ED3365">
          <w:rPr>
            <w:rFonts w:ascii="Times New Roman" w:hint="eastAsia"/>
            <w:sz w:val="20"/>
            <w:shd w:val="pct15" w:color="auto" w:fill="FFFFFF"/>
          </w:rPr>
          <w:delText>임시주주총회</w:delText>
        </w:r>
        <w:r w:rsidR="00336972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36972" w:rsidRPr="00ED3365">
          <w:rPr>
            <w:rFonts w:ascii="Times New Roman" w:hint="eastAsia"/>
            <w:sz w:val="20"/>
            <w:shd w:val="pct15" w:color="auto" w:fill="FFFFFF"/>
          </w:rPr>
          <w:delText>및</w:delText>
        </w:r>
        <w:r w:rsidR="00336972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36972" w:rsidRPr="00ED3365">
          <w:rPr>
            <w:rFonts w:ascii="Times New Roman" w:hint="eastAsia"/>
            <w:sz w:val="20"/>
            <w:shd w:val="pct15" w:color="auto" w:fill="FFFFFF"/>
          </w:rPr>
          <w:delText>이사회에서</w:delText>
        </w:r>
        <w:r w:rsidR="00336972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36972" w:rsidRPr="00ED3365">
          <w:rPr>
            <w:rFonts w:ascii="Times New Roman" w:hint="eastAsia"/>
            <w:sz w:val="20"/>
            <w:shd w:val="pct15" w:color="auto" w:fill="FFFFFF"/>
          </w:rPr>
          <w:delText>승인</w:delText>
        </w:r>
        <w:r w:rsidR="00AF4450" w:rsidRPr="00ED3365">
          <w:rPr>
            <w:rFonts w:ascii="Times New Roman" w:hint="eastAsia"/>
            <w:sz w:val="20"/>
            <w:shd w:val="pct15" w:color="auto" w:fill="FFFFFF"/>
          </w:rPr>
          <w:delText>이</w:delText>
        </w:r>
        <w:r w:rsidR="00AF445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AF4450" w:rsidRPr="00ED3365">
          <w:rPr>
            <w:rFonts w:ascii="Times New Roman" w:hint="eastAsia"/>
            <w:sz w:val="20"/>
            <w:shd w:val="pct15" w:color="auto" w:fill="FFFFFF"/>
          </w:rPr>
          <w:delText>필요한</w:delText>
        </w:r>
        <w:r w:rsidR="00336972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36972" w:rsidRPr="00ED3365">
          <w:rPr>
            <w:rFonts w:ascii="Times New Roman" w:hint="eastAsia"/>
            <w:sz w:val="20"/>
            <w:shd w:val="pct15" w:color="auto" w:fill="FFFFFF"/>
          </w:rPr>
          <w:delText>안건이</w:delText>
        </w:r>
        <w:r w:rsidR="00336972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36972" w:rsidRPr="00ED3365">
          <w:rPr>
            <w:rFonts w:ascii="Times New Roman" w:hint="eastAsia"/>
            <w:sz w:val="20"/>
            <w:shd w:val="pct15" w:color="auto" w:fill="FFFFFF"/>
          </w:rPr>
          <w:delText>있다면</w:delText>
        </w:r>
        <w:r w:rsidR="00336972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36972" w:rsidRPr="00ED3365">
          <w:rPr>
            <w:rFonts w:ascii="Times New Roman" w:hint="eastAsia"/>
            <w:sz w:val="20"/>
            <w:shd w:val="pct15" w:color="auto" w:fill="FFFFFF"/>
          </w:rPr>
          <w:delText>미리</w:delText>
        </w:r>
        <w:r w:rsidR="00336972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36972" w:rsidRPr="00ED3365">
          <w:rPr>
            <w:rFonts w:ascii="Times New Roman" w:hint="eastAsia"/>
            <w:sz w:val="20"/>
            <w:shd w:val="pct15" w:color="auto" w:fill="FFFFFF"/>
          </w:rPr>
          <w:delText>말씀</w:delText>
        </w:r>
        <w:r w:rsidR="00336972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336972" w:rsidRPr="00ED3365">
          <w:rPr>
            <w:rFonts w:ascii="Times New Roman" w:hint="eastAsia"/>
            <w:sz w:val="20"/>
            <w:shd w:val="pct15" w:color="auto" w:fill="FFFFFF"/>
          </w:rPr>
          <w:delText>부탁드립니다</w:delText>
        </w:r>
        <w:r w:rsidR="00336972" w:rsidRPr="00ED3365">
          <w:rPr>
            <w:rFonts w:ascii="Times New Roman"/>
            <w:sz w:val="20"/>
            <w:shd w:val="pct15" w:color="auto" w:fill="FFFFFF"/>
          </w:rPr>
          <w:delText>.]</w:delText>
        </w:r>
      </w:del>
    </w:p>
  </w:footnote>
  <w:footnote w:id="11">
    <w:p w14:paraId="6E729D1C" w14:textId="77777777" w:rsidR="007F4979" w:rsidRPr="00ED3365" w:rsidRDefault="007F4979">
      <w:pPr>
        <w:pStyle w:val="af7"/>
        <w:rPr>
          <w:rFonts w:ascii="Times New Roman"/>
        </w:rPr>
      </w:pPr>
      <w:del w:id="123" w:author="Yulchon" w:date="2025-06-18T18:37:00Z" w16du:dateUtc="2025-06-18T09:37:00Z">
        <w:r w:rsidRPr="00ED3365">
          <w:rPr>
            <w:rStyle w:val="af8"/>
            <w:rFonts w:ascii="Times New Roman"/>
            <w:sz w:val="20"/>
            <w:szCs w:val="14"/>
          </w:rPr>
          <w:footnoteRef/>
        </w:r>
        <w:r w:rsidRPr="00ED3365">
          <w:rPr>
            <w:rFonts w:ascii="Times New Roman"/>
            <w:sz w:val="20"/>
            <w:szCs w:val="14"/>
          </w:rPr>
          <w:delText xml:space="preserve"> </w:delText>
        </w:r>
        <w:r w:rsidRPr="00ED3365">
          <w:rPr>
            <w:rFonts w:ascii="Times New Roman"/>
            <w:sz w:val="20"/>
            <w:szCs w:val="14"/>
            <w:shd w:val="pct15" w:color="auto" w:fill="FFFFFF"/>
          </w:rPr>
          <w:delText>[</w:delText>
        </w:r>
        <w:r w:rsidRPr="00ED3365">
          <w:rPr>
            <w:rFonts w:ascii="Times New Roman"/>
            <w:b/>
            <w:bCs/>
            <w:sz w:val="20"/>
            <w:szCs w:val="14"/>
            <w:u w:val="single"/>
            <w:shd w:val="pct15" w:color="auto" w:fill="FFFFFF"/>
          </w:rPr>
          <w:delText xml:space="preserve">Note to </w:delText>
        </w:r>
        <w:r w:rsidRPr="00ED3365">
          <w:rPr>
            <w:rFonts w:ascii="Times New Roman" w:hint="eastAsia"/>
            <w:b/>
            <w:bCs/>
            <w:sz w:val="20"/>
            <w:szCs w:val="14"/>
            <w:u w:val="single"/>
            <w:shd w:val="pct15" w:color="auto" w:fill="FFFFFF"/>
          </w:rPr>
          <w:delText>매수인</w:delText>
        </w:r>
        <w:r w:rsidRPr="00ED3365">
          <w:rPr>
            <w:rFonts w:ascii="Times New Roman"/>
            <w:sz w:val="20"/>
            <w:szCs w:val="14"/>
            <w:shd w:val="pct15" w:color="auto" w:fill="FFFFFF"/>
          </w:rPr>
          <w:delText xml:space="preserve">: </w:delText>
        </w:r>
        <w:r w:rsidRPr="00ED3365">
          <w:rPr>
            <w:rFonts w:ascii="Times New Roman" w:hint="eastAsia"/>
            <w:sz w:val="20"/>
            <w:szCs w:val="14"/>
            <w:shd w:val="pct15" w:color="auto" w:fill="FFFFFF"/>
          </w:rPr>
          <w:delText>협의된</w:delText>
        </w:r>
        <w:r w:rsidRPr="00ED3365">
          <w:rPr>
            <w:rFonts w:ascii="Times New Roman"/>
            <w:sz w:val="20"/>
            <w:szCs w:val="14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zCs w:val="14"/>
            <w:shd w:val="pct15" w:color="auto" w:fill="FFFFFF"/>
          </w:rPr>
          <w:delText>바에</w:delText>
        </w:r>
        <w:r w:rsidRPr="00ED3365">
          <w:rPr>
            <w:rFonts w:ascii="Times New Roman"/>
            <w:sz w:val="20"/>
            <w:szCs w:val="14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zCs w:val="14"/>
            <w:shd w:val="pct15" w:color="auto" w:fill="FFFFFF"/>
          </w:rPr>
          <w:delText>따라</w:delText>
        </w:r>
        <w:r w:rsidRPr="00ED3365">
          <w:rPr>
            <w:rFonts w:ascii="Times New Roman"/>
            <w:sz w:val="20"/>
            <w:szCs w:val="14"/>
            <w:shd w:val="pct15" w:color="auto" w:fill="FFFFFF"/>
          </w:rPr>
          <w:delText xml:space="preserve"> Metallife USA Inc.</w:delText>
        </w:r>
        <w:r w:rsidRPr="00ED3365">
          <w:rPr>
            <w:rFonts w:ascii="Times New Roman" w:hint="eastAsia"/>
            <w:sz w:val="20"/>
            <w:szCs w:val="14"/>
            <w:shd w:val="pct15" w:color="auto" w:fill="FFFFFF"/>
          </w:rPr>
          <w:delText>에</w:delText>
        </w:r>
        <w:r w:rsidRPr="00ED3365">
          <w:rPr>
            <w:rFonts w:ascii="Times New Roman"/>
            <w:sz w:val="20"/>
            <w:szCs w:val="14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zCs w:val="14"/>
            <w:shd w:val="pct15" w:color="auto" w:fill="FFFFFF"/>
          </w:rPr>
          <w:delText>대하여는</w:delText>
        </w:r>
        <w:r w:rsidRPr="00ED3365">
          <w:rPr>
            <w:rFonts w:ascii="Times New Roman"/>
            <w:sz w:val="20"/>
            <w:szCs w:val="14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zCs w:val="14"/>
            <w:shd w:val="pct15" w:color="auto" w:fill="FFFFFF"/>
          </w:rPr>
          <w:delText>본</w:delText>
        </w:r>
        <w:r w:rsidRPr="00ED3365">
          <w:rPr>
            <w:rFonts w:ascii="Times New Roman"/>
            <w:sz w:val="20"/>
            <w:szCs w:val="14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zCs w:val="14"/>
            <w:shd w:val="pct15" w:color="auto" w:fill="FFFFFF"/>
          </w:rPr>
          <w:delText>항에는</w:delText>
        </w:r>
        <w:r w:rsidRPr="00ED3365">
          <w:rPr>
            <w:rFonts w:ascii="Times New Roman"/>
            <w:sz w:val="20"/>
            <w:szCs w:val="14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zCs w:val="14"/>
            <w:shd w:val="pct15" w:color="auto" w:fill="FFFFFF"/>
          </w:rPr>
          <w:delText>해당하지</w:delText>
        </w:r>
        <w:r w:rsidRPr="00ED3365">
          <w:rPr>
            <w:rFonts w:ascii="Times New Roman"/>
            <w:sz w:val="20"/>
            <w:szCs w:val="14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zCs w:val="14"/>
            <w:shd w:val="pct15" w:color="auto" w:fill="FFFFFF"/>
          </w:rPr>
          <w:delText>않는다는</w:delText>
        </w:r>
        <w:r w:rsidRPr="00ED3365">
          <w:rPr>
            <w:rFonts w:ascii="Times New Roman"/>
            <w:sz w:val="20"/>
            <w:szCs w:val="14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zCs w:val="14"/>
            <w:shd w:val="pct15" w:color="auto" w:fill="FFFFFF"/>
          </w:rPr>
          <w:delText>취지를</w:delText>
        </w:r>
        <w:r w:rsidRPr="00ED3365">
          <w:rPr>
            <w:rFonts w:ascii="Times New Roman"/>
            <w:sz w:val="20"/>
            <w:szCs w:val="14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zCs w:val="14"/>
            <w:shd w:val="pct15" w:color="auto" w:fill="FFFFFF"/>
          </w:rPr>
          <w:delText>명확히</w:delText>
        </w:r>
        <w:r w:rsidRPr="00ED3365">
          <w:rPr>
            <w:rFonts w:ascii="Times New Roman"/>
            <w:sz w:val="20"/>
            <w:szCs w:val="14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zCs w:val="14"/>
            <w:shd w:val="pct15" w:color="auto" w:fill="FFFFFF"/>
          </w:rPr>
          <w:delText>추가하였습니다</w:delText>
        </w:r>
        <w:r w:rsidRPr="00ED3365">
          <w:rPr>
            <w:rFonts w:ascii="Times New Roman"/>
            <w:sz w:val="20"/>
            <w:szCs w:val="14"/>
            <w:shd w:val="pct15" w:color="auto" w:fill="FFFFFF"/>
          </w:rPr>
          <w:delText>.]</w:delText>
        </w:r>
      </w:del>
    </w:p>
  </w:footnote>
  <w:footnote w:id="12">
    <w:p w14:paraId="687A9ADB" w14:textId="77777777" w:rsidR="00CA6CBC" w:rsidRPr="00ED3365" w:rsidRDefault="00CA6CBC">
      <w:pPr>
        <w:pStyle w:val="af7"/>
        <w:rPr>
          <w:rFonts w:ascii="Times New Roman"/>
          <w:sz w:val="20"/>
        </w:rPr>
      </w:pPr>
      <w:del w:id="131" w:author="Yulchon" w:date="2025-06-18T18:37:00Z" w16du:dateUtc="2025-06-18T09:37:00Z">
        <w:r w:rsidRPr="00ED3365">
          <w:rPr>
            <w:rStyle w:val="af8"/>
            <w:rFonts w:ascii="Times New Roman"/>
            <w:sz w:val="20"/>
          </w:rPr>
          <w:footnoteRef/>
        </w:r>
        <w:r w:rsidRPr="00ED3365">
          <w:rPr>
            <w:rFonts w:ascii="Times New Roman"/>
            <w:sz w:val="20"/>
          </w:rPr>
          <w:delText xml:space="preserve"> </w:delText>
        </w:r>
        <w:r w:rsidRPr="00ED3365">
          <w:rPr>
            <w:rFonts w:ascii="Times New Roman"/>
            <w:sz w:val="20"/>
            <w:shd w:val="pct15" w:color="auto" w:fill="FFFFFF"/>
          </w:rPr>
          <w:delText>[</w:delText>
        </w:r>
        <w:r w:rsidRPr="00ED3365">
          <w:rPr>
            <w:rFonts w:ascii="Times New Roman"/>
            <w:b/>
            <w:bCs/>
            <w:sz w:val="20"/>
            <w:u w:val="single"/>
            <w:shd w:val="pct15" w:color="auto" w:fill="FFFFFF"/>
          </w:rPr>
          <w:delText xml:space="preserve">Note to </w:delText>
        </w:r>
        <w:r w:rsidRPr="00ED3365">
          <w:rPr>
            <w:rFonts w:ascii="Times New Roman" w:hint="eastAsia"/>
            <w:b/>
            <w:bCs/>
            <w:sz w:val="20"/>
            <w:u w:val="single"/>
            <w:shd w:val="pct15" w:color="auto" w:fill="FFFFFF"/>
          </w:rPr>
          <w:delText>매수인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: 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기밀유지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조항의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경우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>, “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비밀정보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>”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에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대한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정의가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없어서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 xml:space="preserve">, 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제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>10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조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이하의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비밀유지의무와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구별되는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사항은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아닌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것으로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보입니다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 xml:space="preserve">. 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따라서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중복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조항으로서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E5197" w:rsidRPr="00ED3365">
          <w:rPr>
            <w:rFonts w:ascii="Times New Roman" w:hint="eastAsia"/>
            <w:sz w:val="20"/>
            <w:shd w:val="pct15" w:color="auto" w:fill="FFFFFF"/>
          </w:rPr>
          <w:delText>삭제하였습니다</w:delText>
        </w:r>
        <w:r w:rsidR="005E5197" w:rsidRPr="00ED3365">
          <w:rPr>
            <w:rFonts w:ascii="Times New Roman"/>
            <w:sz w:val="20"/>
            <w:shd w:val="pct15" w:color="auto" w:fill="FFFFFF"/>
          </w:rPr>
          <w:delText>.]</w:delText>
        </w:r>
      </w:del>
    </w:p>
  </w:footnote>
  <w:footnote w:id="13">
    <w:p w14:paraId="2683B353" w14:textId="77777777" w:rsidR="007F1012" w:rsidRPr="00ED3365" w:rsidRDefault="007F1012" w:rsidP="00ED3365">
      <w:pPr>
        <w:pStyle w:val="af7"/>
        <w:jc w:val="both"/>
        <w:rPr>
          <w:rFonts w:ascii="Times New Roman"/>
          <w:sz w:val="20"/>
        </w:rPr>
      </w:pPr>
      <w:del w:id="135" w:author="Yulchon" w:date="2025-06-18T18:37:00Z" w16du:dateUtc="2025-06-18T09:37:00Z">
        <w:r w:rsidRPr="001B12D8">
          <w:rPr>
            <w:rStyle w:val="af8"/>
            <w:rFonts w:ascii="Times New Roman"/>
            <w:sz w:val="20"/>
          </w:rPr>
          <w:footnoteRef/>
        </w:r>
        <w:r w:rsidRPr="001B12D8">
          <w:rPr>
            <w:rFonts w:ascii="Times New Roman"/>
            <w:sz w:val="20"/>
          </w:rPr>
          <w:delText xml:space="preserve"> </w:delText>
        </w:r>
        <w:r w:rsidRPr="001B12D8">
          <w:rPr>
            <w:rFonts w:ascii="Times New Roman"/>
            <w:sz w:val="20"/>
            <w:shd w:val="pct15" w:color="auto" w:fill="FFFFFF"/>
          </w:rPr>
          <w:delText>[</w:delText>
        </w:r>
        <w:r w:rsidRPr="001B12D8">
          <w:rPr>
            <w:rFonts w:ascii="Times New Roman"/>
            <w:b/>
            <w:bCs/>
            <w:sz w:val="20"/>
            <w:u w:val="single"/>
            <w:shd w:val="pct15" w:color="auto" w:fill="FFFFFF"/>
          </w:rPr>
          <w:delText xml:space="preserve">Note to </w:delText>
        </w:r>
        <w:r w:rsidRPr="001B12D8">
          <w:rPr>
            <w:rFonts w:ascii="Times New Roman"/>
            <w:b/>
            <w:bCs/>
            <w:sz w:val="20"/>
            <w:u w:val="single"/>
            <w:shd w:val="pct15" w:color="auto" w:fill="FFFFFF"/>
          </w:rPr>
          <w:delText>매수인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: </w:delText>
        </w:r>
        <w:r w:rsidRPr="001B12D8">
          <w:rPr>
            <w:rFonts w:ascii="Times New Roman"/>
            <w:sz w:val="20"/>
            <w:shd w:val="pct15" w:color="auto" w:fill="FFFFFF"/>
          </w:rPr>
          <w:delText>현실적으로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A329A8" w:rsidRPr="00C24EA2">
          <w:rPr>
            <w:rFonts w:ascii="Times New Roman" w:hint="eastAsia"/>
            <w:sz w:val="20"/>
            <w:shd w:val="pct15" w:color="auto" w:fill="FFFFFF"/>
          </w:rPr>
          <w:delText>거래종결</w:delText>
        </w:r>
        <w:r w:rsidR="00A329A8"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A329A8" w:rsidRPr="00C24EA2">
          <w:rPr>
            <w:rFonts w:ascii="Times New Roman" w:hint="eastAsia"/>
            <w:sz w:val="20"/>
            <w:shd w:val="pct15" w:color="auto" w:fill="FFFFFF"/>
          </w:rPr>
          <w:delText>전까지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/>
            <w:sz w:val="20"/>
            <w:shd w:val="pct15" w:color="auto" w:fill="FFFFFF"/>
          </w:rPr>
          <w:delText>물환경보전법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/>
            <w:sz w:val="20"/>
            <w:shd w:val="pct15" w:color="auto" w:fill="FFFFFF"/>
          </w:rPr>
          <w:delText>및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/>
            <w:sz w:val="20"/>
            <w:shd w:val="pct15" w:color="auto" w:fill="FFFFFF"/>
          </w:rPr>
          <w:delText>폐기물관련법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07B88" w:rsidRPr="00C24EA2">
          <w:rPr>
            <w:rFonts w:ascii="Times New Roman" w:hint="eastAsia"/>
            <w:sz w:val="20"/>
            <w:shd w:val="pct15" w:color="auto" w:fill="FFFFFF"/>
          </w:rPr>
          <w:delText>관련</w:delText>
        </w:r>
        <w:r w:rsidR="00507B88"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/>
            <w:sz w:val="20"/>
            <w:shd w:val="pct15" w:color="auto" w:fill="FFFFFF"/>
          </w:rPr>
          <w:delText>정부승인을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/>
            <w:sz w:val="20"/>
            <w:shd w:val="pct15" w:color="auto" w:fill="FFFFFF"/>
          </w:rPr>
          <w:delText>취득하는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/>
            <w:sz w:val="20"/>
            <w:shd w:val="pct15" w:color="auto" w:fill="FFFFFF"/>
          </w:rPr>
          <w:delText>것은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/>
            <w:sz w:val="20"/>
            <w:shd w:val="pct15" w:color="auto" w:fill="FFFFFF"/>
          </w:rPr>
          <w:delText>불가능하므로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, </w:delText>
        </w:r>
        <w:r w:rsidRPr="00C24EA2">
          <w:rPr>
            <w:rFonts w:ascii="Times New Roman" w:hint="eastAsia"/>
            <w:sz w:val="20"/>
            <w:shd w:val="pct15" w:color="auto" w:fill="FFFFFF"/>
          </w:rPr>
          <w:delText>이를</w:delText>
        </w:r>
        <w:r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C24EA2">
          <w:rPr>
            <w:rFonts w:ascii="Times New Roman" w:hint="eastAsia"/>
            <w:sz w:val="20"/>
            <w:shd w:val="pct15" w:color="auto" w:fill="FFFFFF"/>
          </w:rPr>
          <w:delText>반영하여</w:delText>
        </w:r>
        <w:r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C24EA2">
          <w:rPr>
            <w:rFonts w:ascii="Times New Roman" w:hint="eastAsia"/>
            <w:sz w:val="20"/>
            <w:shd w:val="pct15" w:color="auto" w:fill="FFFFFF"/>
          </w:rPr>
          <w:delText>거래종결</w:delText>
        </w:r>
        <w:r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C24EA2">
          <w:rPr>
            <w:rFonts w:ascii="Times New Roman" w:hint="eastAsia"/>
            <w:sz w:val="20"/>
            <w:shd w:val="pct15" w:color="auto" w:fill="FFFFFF"/>
          </w:rPr>
          <w:delText>후</w:delText>
        </w:r>
        <w:r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C24EA2">
          <w:rPr>
            <w:rFonts w:ascii="Times New Roman" w:hint="eastAsia"/>
            <w:sz w:val="20"/>
            <w:shd w:val="pct15" w:color="auto" w:fill="FFFFFF"/>
          </w:rPr>
          <w:delText>확약사항</w:delText>
        </w:r>
        <w:r w:rsidR="009A0BEB" w:rsidRPr="00C24EA2">
          <w:rPr>
            <w:rFonts w:ascii="Times New Roman" w:hint="eastAsia"/>
            <w:sz w:val="20"/>
            <w:shd w:val="pct15" w:color="auto" w:fill="FFFFFF"/>
          </w:rPr>
          <w:delText>으로</w:delText>
        </w:r>
        <w:r w:rsidR="009A0BEB"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9A0BEB" w:rsidRPr="00C24EA2">
          <w:rPr>
            <w:rFonts w:ascii="Times New Roman" w:hint="eastAsia"/>
            <w:sz w:val="20"/>
            <w:shd w:val="pct15" w:color="auto" w:fill="FFFFFF"/>
          </w:rPr>
          <w:delText>이전</w:delText>
        </w:r>
        <w:r w:rsidRPr="00C24EA2">
          <w:rPr>
            <w:rFonts w:ascii="Times New Roman" w:hint="eastAsia"/>
            <w:sz w:val="20"/>
            <w:shd w:val="pct15" w:color="auto" w:fill="FFFFFF"/>
          </w:rPr>
          <w:delText>하였습니다</w:delText>
        </w:r>
        <w:r w:rsidRPr="00C24EA2">
          <w:rPr>
            <w:rFonts w:ascii="Times New Roman"/>
            <w:sz w:val="20"/>
            <w:shd w:val="pct15" w:color="auto" w:fill="FFFFFF"/>
          </w:rPr>
          <w:delText>.</w:delText>
        </w:r>
        <w:r w:rsidR="00D52434"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D52434" w:rsidRPr="00C24EA2">
          <w:rPr>
            <w:rFonts w:ascii="Times New Roman" w:hint="eastAsia"/>
            <w:sz w:val="20"/>
            <w:shd w:val="pct15" w:color="auto" w:fill="FFFFFF"/>
          </w:rPr>
          <w:delText>실무상</w:delText>
        </w:r>
        <w:r w:rsidR="00D52434"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D52434" w:rsidRPr="00C24EA2">
          <w:rPr>
            <w:rFonts w:ascii="Times New Roman" w:hint="eastAsia"/>
            <w:sz w:val="20"/>
            <w:shd w:val="pct15" w:color="auto" w:fill="FFFFFF"/>
          </w:rPr>
          <w:delText>해당</w:delText>
        </w:r>
        <w:r w:rsidR="00D52434"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D52434" w:rsidRPr="00C24EA2">
          <w:rPr>
            <w:rFonts w:ascii="Times New Roman" w:hint="eastAsia"/>
            <w:sz w:val="20"/>
            <w:shd w:val="pct15" w:color="auto" w:fill="FFFFFF"/>
          </w:rPr>
          <w:delText>인허가를</w:delText>
        </w:r>
        <w:r w:rsidR="00D52434"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D52434" w:rsidRPr="00C24EA2">
          <w:rPr>
            <w:rFonts w:ascii="Times New Roman" w:hint="eastAsia"/>
            <w:sz w:val="20"/>
            <w:shd w:val="pct15" w:color="auto" w:fill="FFFFFF"/>
          </w:rPr>
          <w:delText>취득하기</w:delText>
        </w:r>
        <w:r w:rsidR="00D52434"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D52434" w:rsidRPr="00C24EA2">
          <w:rPr>
            <w:rFonts w:ascii="Times New Roman" w:hint="eastAsia"/>
            <w:sz w:val="20"/>
            <w:shd w:val="pct15" w:color="auto" w:fill="FFFFFF"/>
          </w:rPr>
          <w:delText>위해</w:delText>
        </w:r>
        <w:r w:rsidR="00D52434"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D52434" w:rsidRPr="00C24EA2">
          <w:rPr>
            <w:rFonts w:ascii="Times New Roman" w:hint="eastAsia"/>
            <w:sz w:val="20"/>
            <w:shd w:val="pct15" w:color="auto" w:fill="FFFFFF"/>
          </w:rPr>
          <w:delText>필요한</w:delText>
        </w:r>
        <w:r w:rsidR="00D52434"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D52434" w:rsidRPr="00C24EA2">
          <w:rPr>
            <w:rFonts w:ascii="Times New Roman" w:hint="eastAsia"/>
            <w:sz w:val="20"/>
            <w:shd w:val="pct15" w:color="auto" w:fill="FFFFFF"/>
          </w:rPr>
          <w:delText>기간은</w:delText>
        </w:r>
        <w:r w:rsidR="00D52434"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D52434" w:rsidRPr="00C24EA2">
          <w:rPr>
            <w:rFonts w:ascii="Times New Roman" w:hint="eastAsia"/>
            <w:sz w:val="20"/>
            <w:shd w:val="pct15" w:color="auto" w:fill="FFFFFF"/>
          </w:rPr>
          <w:delText>대략</w:delText>
        </w:r>
        <w:r w:rsidR="00D52434" w:rsidRPr="00C24EA2">
          <w:rPr>
            <w:rFonts w:ascii="Times New Roman"/>
            <w:sz w:val="20"/>
            <w:shd w:val="pct15" w:color="auto" w:fill="FFFFFF"/>
          </w:rPr>
          <w:delText xml:space="preserve"> 3-6</w:delText>
        </w:r>
        <w:r w:rsidR="00D52434" w:rsidRPr="00C24EA2">
          <w:rPr>
            <w:rFonts w:ascii="Times New Roman" w:hint="eastAsia"/>
            <w:sz w:val="20"/>
            <w:shd w:val="pct15" w:color="auto" w:fill="FFFFFF"/>
          </w:rPr>
          <w:delText>개월</w:delText>
        </w:r>
        <w:r w:rsidR="00D52434"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D52434" w:rsidRPr="00C24EA2">
          <w:rPr>
            <w:rFonts w:ascii="Times New Roman" w:hint="eastAsia"/>
            <w:sz w:val="20"/>
            <w:shd w:val="pct15" w:color="auto" w:fill="FFFFFF"/>
          </w:rPr>
          <w:delText>정도인</w:delText>
        </w:r>
        <w:r w:rsidR="00D52434"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D52434" w:rsidRPr="00C24EA2">
          <w:rPr>
            <w:rFonts w:ascii="Times New Roman" w:hint="eastAsia"/>
            <w:sz w:val="20"/>
            <w:shd w:val="pct15" w:color="auto" w:fill="FFFFFF"/>
          </w:rPr>
          <w:delText>것으로</w:delText>
        </w:r>
        <w:r w:rsidR="00D52434"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D52434" w:rsidRPr="00C24EA2">
          <w:rPr>
            <w:rFonts w:ascii="Times New Roman" w:hint="eastAsia"/>
            <w:sz w:val="20"/>
            <w:shd w:val="pct15" w:color="auto" w:fill="FFFFFF"/>
          </w:rPr>
          <w:delText>파악되므로</w:delText>
        </w:r>
        <w:r w:rsidR="00D52434" w:rsidRPr="00C24EA2">
          <w:rPr>
            <w:rFonts w:ascii="Times New Roman"/>
            <w:sz w:val="20"/>
            <w:shd w:val="pct15" w:color="auto" w:fill="FFFFFF"/>
          </w:rPr>
          <w:delText>, 6</w:delText>
        </w:r>
        <w:r w:rsidR="00D52434" w:rsidRPr="00C24EA2">
          <w:rPr>
            <w:rFonts w:ascii="Times New Roman" w:hint="eastAsia"/>
            <w:sz w:val="20"/>
            <w:shd w:val="pct15" w:color="auto" w:fill="FFFFFF"/>
          </w:rPr>
          <w:delText>개월을</w:delText>
        </w:r>
        <w:r w:rsidR="00D52434"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D52434" w:rsidRPr="00C24EA2">
          <w:rPr>
            <w:rFonts w:ascii="Times New Roman" w:hint="eastAsia"/>
            <w:sz w:val="20"/>
            <w:shd w:val="pct15" w:color="auto" w:fill="FFFFFF"/>
          </w:rPr>
          <w:delText>기한으로</w:delText>
        </w:r>
        <w:r w:rsidR="00D52434" w:rsidRPr="00C24EA2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D52434" w:rsidRPr="00C24EA2">
          <w:rPr>
            <w:rFonts w:ascii="Times New Roman" w:hint="eastAsia"/>
            <w:sz w:val="20"/>
            <w:shd w:val="pct15" w:color="auto" w:fill="FFFFFF"/>
          </w:rPr>
          <w:delText>설정하였습니다</w:delText>
        </w:r>
        <w:r w:rsidR="00D52434" w:rsidRPr="00C24EA2">
          <w:rPr>
            <w:rFonts w:ascii="Times New Roman"/>
            <w:sz w:val="20"/>
            <w:shd w:val="pct15" w:color="auto" w:fill="FFFFFF"/>
          </w:rPr>
          <w:delText>.</w:delText>
        </w:r>
        <w:r w:rsidRPr="001B12D8">
          <w:rPr>
            <w:rFonts w:ascii="Times New Roman"/>
            <w:sz w:val="20"/>
            <w:shd w:val="pct15" w:color="auto" w:fill="FFFFFF"/>
          </w:rPr>
          <w:delText>]</w:delText>
        </w:r>
      </w:del>
    </w:p>
  </w:footnote>
  <w:footnote w:id="14">
    <w:p w14:paraId="56E8CF70" w14:textId="77777777" w:rsidR="004D42D9" w:rsidRPr="00ED3365" w:rsidRDefault="004D42D9" w:rsidP="00ED3365">
      <w:pPr>
        <w:pStyle w:val="af7"/>
        <w:jc w:val="both"/>
        <w:rPr>
          <w:rFonts w:ascii="Times New Roman"/>
          <w:sz w:val="20"/>
        </w:rPr>
      </w:pPr>
      <w:del w:id="157" w:author="Yulchon" w:date="2025-06-18T18:37:00Z" w16du:dateUtc="2025-06-18T09:37:00Z">
        <w:r w:rsidRPr="00ED3365">
          <w:rPr>
            <w:rStyle w:val="af8"/>
            <w:rFonts w:ascii="Times New Roman"/>
            <w:sz w:val="20"/>
          </w:rPr>
          <w:footnoteRef/>
        </w:r>
        <w:r w:rsidRPr="00ED3365">
          <w:rPr>
            <w:rFonts w:ascii="Times New Roman"/>
            <w:sz w:val="20"/>
          </w:rPr>
          <w:delText xml:space="preserve"> </w:delText>
        </w:r>
        <w:r w:rsidRPr="00ED3365">
          <w:rPr>
            <w:rFonts w:ascii="Times New Roman"/>
            <w:sz w:val="20"/>
            <w:shd w:val="pct15" w:color="auto" w:fill="FFFFFF"/>
          </w:rPr>
          <w:delText>[</w:delText>
        </w:r>
        <w:r w:rsidRPr="00ED3365">
          <w:rPr>
            <w:rFonts w:ascii="Times New Roman"/>
            <w:b/>
            <w:bCs/>
            <w:sz w:val="20"/>
            <w:u w:val="single"/>
            <w:shd w:val="pct15" w:color="auto" w:fill="FFFFFF"/>
          </w:rPr>
          <w:delText xml:space="preserve">Note to </w:delText>
        </w:r>
        <w:r w:rsidRPr="00ED3365">
          <w:rPr>
            <w:rFonts w:ascii="Times New Roman" w:hint="eastAsia"/>
            <w:b/>
            <w:bCs/>
            <w:sz w:val="20"/>
            <w:u w:val="single"/>
            <w:shd w:val="pct15" w:color="auto" w:fill="FFFFFF"/>
          </w:rPr>
          <w:delText>매수인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: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매수인은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이미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2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대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주주로서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회사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내부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사정에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대한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접근성이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높았고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,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상당한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기간동안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재무·법률실사를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충분히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진행하였습니다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.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따라서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>,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거래종결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이전에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대상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회사의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문제점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을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어느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정도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인지할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기회와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시간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,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권한이</w:delText>
        </w:r>
        <w:r w:rsidR="008C4A40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8C4A40" w:rsidRPr="00ED3365">
          <w:rPr>
            <w:rFonts w:ascii="Times New Roman" w:hint="eastAsia"/>
            <w:sz w:val="20"/>
            <w:shd w:val="pct15" w:color="auto" w:fill="FFFFFF"/>
          </w:rPr>
          <w:delText>있었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다고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할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것이고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,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만약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매수인이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불리한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사실을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알았다면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,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거래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협상과정에서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매도인과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그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사실을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공유·논의하</w:delText>
        </w:r>
        <w:r w:rsidR="00B979FB" w:rsidRPr="001B12D8">
          <w:rPr>
            <w:rFonts w:ascii="Times New Roman" w:hint="eastAsia"/>
            <w:sz w:val="20"/>
            <w:shd w:val="pct15" w:color="auto" w:fill="FFFFFF"/>
          </w:rPr>
          <w:delText>여</w:delText>
        </w:r>
        <w:r w:rsidR="00B979FB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B979FB" w:rsidRPr="001B12D8">
          <w:rPr>
            <w:rFonts w:ascii="Times New Roman" w:hint="eastAsia"/>
            <w:sz w:val="20"/>
            <w:shd w:val="pct15" w:color="auto" w:fill="FFFFFF"/>
          </w:rPr>
          <w:delText>본</w:delText>
        </w:r>
        <w:r w:rsidR="00B979FB" w:rsidRPr="001B12D8">
          <w:rPr>
            <w:rFonts w:ascii="Times New Roman"/>
            <w:sz w:val="20"/>
            <w:shd w:val="pct15" w:color="auto" w:fill="FFFFFF"/>
          </w:rPr>
          <w:delText xml:space="preserve"> SPA</w:delText>
        </w:r>
        <w:r w:rsidR="00B979FB" w:rsidRPr="001B12D8">
          <w:rPr>
            <w:rFonts w:ascii="Times New Roman" w:hint="eastAsia"/>
            <w:sz w:val="20"/>
            <w:shd w:val="pct15" w:color="auto" w:fill="FFFFFF"/>
          </w:rPr>
          <w:delText>에</w:delText>
        </w:r>
        <w:r w:rsidR="00B979FB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B979FB" w:rsidRPr="001B12D8">
          <w:rPr>
            <w:rFonts w:ascii="Times New Roman" w:hint="eastAsia"/>
            <w:sz w:val="20"/>
            <w:shd w:val="pct15" w:color="auto" w:fill="FFFFFF"/>
          </w:rPr>
          <w:delText>반영하는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것이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본건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거래가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원만하고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우호적인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협의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하에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마무리될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수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있는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방향으로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생각됩니다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.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또한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,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매수인이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전혀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알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수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없었던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혹은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정상적인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실사로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알기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어려운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사실에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대해서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매도인에게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책임을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묻도록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구조화되는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것이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합리적으로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사료됩니다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.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이에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,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안티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샌드배깅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조항을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넣는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것은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본건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거래에서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특히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필요해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4C22DA" w:rsidRPr="00ED3365">
          <w:rPr>
            <w:rFonts w:ascii="Times New Roman" w:hint="eastAsia"/>
            <w:sz w:val="20"/>
            <w:shd w:val="pct15" w:color="auto" w:fill="FFFFFF"/>
          </w:rPr>
          <w:delText>보입니다</w:delText>
        </w:r>
        <w:r w:rsidR="004C22DA" w:rsidRPr="00ED3365">
          <w:rPr>
            <w:rFonts w:ascii="Times New Roman"/>
            <w:sz w:val="20"/>
            <w:shd w:val="pct15" w:color="auto" w:fill="FFFFFF"/>
          </w:rPr>
          <w:delText>.]</w:delText>
        </w:r>
      </w:del>
    </w:p>
  </w:footnote>
  <w:footnote w:id="15">
    <w:p w14:paraId="6A23E6FD" w14:textId="77777777" w:rsidR="003742BD" w:rsidRPr="00ED3365" w:rsidRDefault="003742BD" w:rsidP="00ED3365">
      <w:pPr>
        <w:pStyle w:val="af7"/>
        <w:jc w:val="both"/>
        <w:rPr>
          <w:rFonts w:ascii="Times New Roman"/>
          <w:sz w:val="20"/>
        </w:rPr>
      </w:pPr>
      <w:del w:id="160" w:author="Yulchon" w:date="2025-06-18T18:37:00Z" w16du:dateUtc="2025-06-18T09:37:00Z">
        <w:r w:rsidRPr="00ED3365">
          <w:rPr>
            <w:rStyle w:val="af8"/>
            <w:rFonts w:ascii="Times New Roman"/>
            <w:sz w:val="20"/>
          </w:rPr>
          <w:footnoteRef/>
        </w:r>
        <w:r w:rsidRPr="00ED3365">
          <w:rPr>
            <w:rFonts w:ascii="Times New Roman"/>
            <w:sz w:val="20"/>
          </w:rPr>
          <w:delText xml:space="preserve"> </w:delText>
        </w:r>
        <w:r w:rsidRPr="001B12D8">
          <w:rPr>
            <w:rFonts w:ascii="Times New Roman"/>
            <w:sz w:val="20"/>
            <w:shd w:val="pct15" w:color="auto" w:fill="FFFFFF"/>
          </w:rPr>
          <w:delText>[</w:delText>
        </w:r>
        <w:r w:rsidRPr="001B12D8">
          <w:rPr>
            <w:rFonts w:ascii="Times New Roman"/>
            <w:b/>
            <w:bCs/>
            <w:sz w:val="20"/>
            <w:u w:val="single"/>
            <w:shd w:val="pct15" w:color="auto" w:fill="FFFFFF"/>
          </w:rPr>
          <w:delText xml:space="preserve">Note to </w:delText>
        </w:r>
        <w:r w:rsidRPr="001B12D8">
          <w:rPr>
            <w:rFonts w:ascii="Times New Roman"/>
            <w:b/>
            <w:bCs/>
            <w:sz w:val="20"/>
            <w:u w:val="single"/>
            <w:shd w:val="pct15" w:color="auto" w:fill="FFFFFF"/>
          </w:rPr>
          <w:delText>매수인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: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잘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아시다시피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대표매도인</w:delText>
        </w:r>
        <w:r w:rsidR="00BD1C8B">
          <w:rPr>
            <w:rFonts w:ascii="Times New Roman" w:hint="eastAsia"/>
            <w:sz w:val="20"/>
            <w:shd w:val="pct15" w:color="auto" w:fill="FFFFFF"/>
          </w:rPr>
          <w:delText>1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의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대상회사에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대한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지분율은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35.1%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인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점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,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본건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거래의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종결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후에도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여전히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대표매도인</w:delText>
        </w:r>
        <w:r w:rsidR="00BD1C8B">
          <w:rPr>
            <w:rFonts w:ascii="Times New Roman" w:hint="eastAsia"/>
            <w:sz w:val="20"/>
            <w:shd w:val="pct15" w:color="auto" w:fill="FFFFFF"/>
          </w:rPr>
          <w:delText>1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을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포함한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핵심인력들은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대상회사에서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계속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재직하여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성실히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근로를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제공할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것인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점을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1B12D8">
          <w:rPr>
            <w:rFonts w:ascii="Times New Roman" w:hint="eastAsia"/>
            <w:sz w:val="20"/>
            <w:shd w:val="pct15" w:color="auto" w:fill="FFFFFF"/>
          </w:rPr>
          <w:delText>고려하면</w:delText>
        </w:r>
        <w:r w:rsidRPr="001B12D8">
          <w:rPr>
            <w:rFonts w:ascii="Times New Roman"/>
            <w:sz w:val="20"/>
            <w:shd w:val="pct15" w:color="auto" w:fill="FFFFFF"/>
          </w:rPr>
          <w:delText xml:space="preserve">, </w:delText>
        </w:r>
        <w:r w:rsidR="005D3F81" w:rsidRPr="001B12D8">
          <w:rPr>
            <w:rFonts w:ascii="Times New Roman" w:hint="eastAsia"/>
            <w:sz w:val="20"/>
            <w:shd w:val="pct15" w:color="auto" w:fill="FFFFFF"/>
          </w:rPr>
          <w:delText>대상회사에</w:delText>
        </w:r>
        <w:r w:rsidR="005D3F81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D3F81" w:rsidRPr="001B12D8">
          <w:rPr>
            <w:rFonts w:ascii="Times New Roman" w:hint="eastAsia"/>
            <w:sz w:val="20"/>
            <w:shd w:val="pct15" w:color="auto" w:fill="FFFFFF"/>
          </w:rPr>
          <w:delText>발생한</w:delText>
        </w:r>
        <w:r w:rsidR="005D3F81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D3F81" w:rsidRPr="001B12D8">
          <w:rPr>
            <w:rFonts w:ascii="Times New Roman" w:hint="eastAsia"/>
            <w:sz w:val="20"/>
            <w:shd w:val="pct15" w:color="auto" w:fill="FFFFFF"/>
          </w:rPr>
          <w:delText>손해를</w:delText>
        </w:r>
        <w:r w:rsidR="005D3F81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D3F81" w:rsidRPr="001B12D8">
          <w:rPr>
            <w:rFonts w:ascii="Times New Roman" w:hint="eastAsia"/>
            <w:sz w:val="20"/>
            <w:shd w:val="pct15" w:color="auto" w:fill="FFFFFF"/>
          </w:rPr>
          <w:delText>지분율과</w:delText>
        </w:r>
        <w:r w:rsidR="005D3F81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D3F81" w:rsidRPr="001B12D8">
          <w:rPr>
            <w:rFonts w:ascii="Times New Roman" w:hint="eastAsia"/>
            <w:sz w:val="20"/>
            <w:shd w:val="pct15" w:color="auto" w:fill="FFFFFF"/>
          </w:rPr>
          <w:delText>무관하게</w:delText>
        </w:r>
        <w:r w:rsidR="005D3F81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D3F81" w:rsidRPr="001B12D8">
          <w:rPr>
            <w:rFonts w:ascii="Times New Roman" w:hint="eastAsia"/>
            <w:sz w:val="20"/>
            <w:shd w:val="pct15" w:color="auto" w:fill="FFFFFF"/>
          </w:rPr>
          <w:delText>전액</w:delText>
        </w:r>
        <w:r w:rsidR="005D3F81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D3F81" w:rsidRPr="001B12D8">
          <w:rPr>
            <w:rFonts w:ascii="Times New Roman" w:hint="eastAsia"/>
            <w:sz w:val="20"/>
            <w:shd w:val="pct15" w:color="auto" w:fill="FFFFFF"/>
          </w:rPr>
          <w:delText>배상책임을</w:delText>
        </w:r>
        <w:r w:rsidR="005D3F81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D3F81" w:rsidRPr="001B12D8">
          <w:rPr>
            <w:rFonts w:ascii="Times New Roman" w:hint="eastAsia"/>
            <w:sz w:val="20"/>
            <w:shd w:val="pct15" w:color="auto" w:fill="FFFFFF"/>
          </w:rPr>
          <w:delText>부담하는</w:delText>
        </w:r>
        <w:r w:rsidR="005D3F81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D3F81" w:rsidRPr="001B12D8">
          <w:rPr>
            <w:rFonts w:ascii="Times New Roman" w:hint="eastAsia"/>
            <w:sz w:val="20"/>
            <w:shd w:val="pct15" w:color="auto" w:fill="FFFFFF"/>
          </w:rPr>
          <w:delText>것은</w:delText>
        </w:r>
        <w:r w:rsidR="005D3F81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E526ED" w:rsidRPr="001B12D8">
          <w:rPr>
            <w:rFonts w:ascii="Times New Roman" w:hint="eastAsia"/>
            <w:sz w:val="20"/>
            <w:shd w:val="pct15" w:color="auto" w:fill="FFFFFF"/>
          </w:rPr>
          <w:delText>본건</w:delText>
        </w:r>
        <w:r w:rsidR="00E526ED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E526ED" w:rsidRPr="001B12D8">
          <w:rPr>
            <w:rFonts w:ascii="Times New Roman" w:hint="eastAsia"/>
            <w:sz w:val="20"/>
            <w:shd w:val="pct15" w:color="auto" w:fill="FFFFFF"/>
          </w:rPr>
          <w:delText>거래의</w:delText>
        </w:r>
        <w:r w:rsidR="00E526ED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E526ED" w:rsidRPr="001B12D8">
          <w:rPr>
            <w:rFonts w:ascii="Times New Roman" w:hint="eastAsia"/>
            <w:sz w:val="20"/>
            <w:shd w:val="pct15" w:color="auto" w:fill="FFFFFF"/>
          </w:rPr>
          <w:delText>취지에도</w:delText>
        </w:r>
        <w:r w:rsidR="00E526ED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E526ED" w:rsidRPr="001B12D8">
          <w:rPr>
            <w:rFonts w:ascii="Times New Roman" w:hint="eastAsia"/>
            <w:sz w:val="20"/>
            <w:shd w:val="pct15" w:color="auto" w:fill="FFFFFF"/>
          </w:rPr>
          <w:delText>맞지</w:delText>
        </w:r>
        <w:r w:rsidR="00E526ED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E526ED" w:rsidRPr="001B12D8">
          <w:rPr>
            <w:rFonts w:ascii="Times New Roman" w:hint="eastAsia"/>
            <w:sz w:val="20"/>
            <w:shd w:val="pct15" w:color="auto" w:fill="FFFFFF"/>
          </w:rPr>
          <w:delText>않아</w:delText>
        </w:r>
        <w:r w:rsidR="00E526ED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D3F81" w:rsidRPr="001B12D8">
          <w:rPr>
            <w:rFonts w:ascii="Times New Roman" w:hint="eastAsia"/>
            <w:sz w:val="20"/>
            <w:shd w:val="pct15" w:color="auto" w:fill="FFFFFF"/>
          </w:rPr>
          <w:delText>수용하기</w:delText>
        </w:r>
        <w:r w:rsidR="005D3F81" w:rsidRPr="001B12D8">
          <w:rPr>
            <w:rFonts w:ascii="Times New Roman"/>
            <w:sz w:val="20"/>
            <w:shd w:val="pct15" w:color="auto" w:fill="FFFFFF"/>
          </w:rPr>
          <w:delText xml:space="preserve"> </w:delText>
        </w:r>
        <w:r w:rsidR="005D3F81" w:rsidRPr="001B12D8">
          <w:rPr>
            <w:rFonts w:ascii="Times New Roman" w:hint="eastAsia"/>
            <w:sz w:val="20"/>
            <w:shd w:val="pct15" w:color="auto" w:fill="FFFFFF"/>
          </w:rPr>
          <w:delText>어렵습니다</w:delText>
        </w:r>
        <w:r w:rsidR="005D3F81" w:rsidRPr="001B12D8">
          <w:rPr>
            <w:rFonts w:ascii="Times New Roman"/>
            <w:sz w:val="20"/>
            <w:shd w:val="pct15" w:color="auto" w:fill="FFFFFF"/>
          </w:rPr>
          <w:delText>.]</w:delText>
        </w:r>
      </w:del>
    </w:p>
  </w:footnote>
  <w:footnote w:id="16">
    <w:p w14:paraId="27041511" w14:textId="401A6357" w:rsidR="000C23E8" w:rsidRPr="000C23E8" w:rsidRDefault="000C23E8">
      <w:pPr>
        <w:pStyle w:val="af7"/>
      </w:pPr>
      <w:ins w:id="163" w:author="Yulchon" w:date="2025-06-18T18:37:00Z" w16du:dateUtc="2025-06-18T09:37:00Z">
        <w:r w:rsidRPr="00C006CE">
          <w:rPr>
            <w:rStyle w:val="af8"/>
            <w:sz w:val="20"/>
            <w:szCs w:val="14"/>
          </w:rPr>
          <w:footnoteRef/>
        </w:r>
        <w:r w:rsidRPr="00C006CE">
          <w:rPr>
            <w:sz w:val="20"/>
            <w:szCs w:val="14"/>
          </w:rPr>
          <w:t xml:space="preserve"> </w:t>
        </w:r>
        <w:r w:rsidR="00623CCC" w:rsidRPr="00C006CE">
          <w:rPr>
            <w:sz w:val="20"/>
            <w:szCs w:val="14"/>
            <w:highlight w:val="yellow"/>
          </w:rPr>
          <w:t>[</w:t>
        </w:r>
        <w:r w:rsidRPr="00C006CE">
          <w:rPr>
            <w:b/>
            <w:bCs/>
            <w:sz w:val="20"/>
            <w:szCs w:val="14"/>
            <w:highlight w:val="yellow"/>
            <w:u w:val="single"/>
          </w:rPr>
          <w:t xml:space="preserve">Note to </w:t>
        </w:r>
        <w:r w:rsidR="00623CCC" w:rsidRPr="00C006CE">
          <w:rPr>
            <w:rFonts w:hint="eastAsia"/>
            <w:b/>
            <w:bCs/>
            <w:sz w:val="20"/>
            <w:szCs w:val="14"/>
            <w:highlight w:val="yellow"/>
            <w:u w:val="single"/>
          </w:rPr>
          <w:t>매도인</w:t>
        </w:r>
        <w:r w:rsidR="00623CCC" w:rsidRPr="00C006CE">
          <w:rPr>
            <w:rFonts w:hint="eastAsia"/>
            <w:sz w:val="20"/>
            <w:szCs w:val="14"/>
            <w:highlight w:val="yellow"/>
          </w:rPr>
          <w:t>: 매도인 지분율에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따라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손해배상책임을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부담하는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것은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proofErr w:type="spellStart"/>
        <w:r w:rsidR="00623CCC" w:rsidRPr="00C006CE">
          <w:rPr>
            <w:rFonts w:hint="eastAsia"/>
            <w:sz w:val="20"/>
            <w:szCs w:val="14"/>
            <w:highlight w:val="yellow"/>
          </w:rPr>
          <w:t>수용가능합니다</w:t>
        </w:r>
        <w:proofErr w:type="spellEnd"/>
        <w:r w:rsidR="00623CCC" w:rsidRPr="00C006CE">
          <w:rPr>
            <w:sz w:val="20"/>
            <w:szCs w:val="14"/>
            <w:highlight w:val="yellow"/>
          </w:rPr>
          <w:t xml:space="preserve">. </w:t>
        </w:r>
        <w:r w:rsidR="00623CCC" w:rsidRPr="00C006CE">
          <w:rPr>
            <w:rFonts w:hint="eastAsia"/>
            <w:sz w:val="20"/>
            <w:szCs w:val="14"/>
            <w:highlight w:val="yellow"/>
          </w:rPr>
          <w:t>다만,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기타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대표매도인들의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경우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대표매도인2의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특수관계인이라는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점에서,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해당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매도인들의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손해배상책임은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대표매도인2가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연대책임을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부담하는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것이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합리적이며,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그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외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매도인의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개별책임에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관한</w:t>
        </w:r>
        <w:r w:rsidR="00623CCC" w:rsidRPr="00C006CE">
          <w:rPr>
            <w:sz w:val="20"/>
            <w:szCs w:val="14"/>
            <w:highlight w:val="yellow"/>
          </w:rPr>
          <w:t xml:space="preserve"> </w:t>
        </w:r>
        <w:r w:rsidR="00623CCC" w:rsidRPr="00C006CE">
          <w:rPr>
            <w:rFonts w:hint="eastAsia"/>
            <w:sz w:val="20"/>
            <w:szCs w:val="14"/>
            <w:highlight w:val="yellow"/>
          </w:rPr>
          <w:t>사항은 12.1조에 규정되어 있으므로 삭제하</w:t>
        </w:r>
        <w:r w:rsidR="00623CCC">
          <w:rPr>
            <w:rFonts w:hint="eastAsia"/>
            <w:sz w:val="20"/>
            <w:szCs w:val="14"/>
            <w:highlight w:val="yellow"/>
          </w:rPr>
          <w:t>였</w:t>
        </w:r>
        <w:r w:rsidR="00623CCC" w:rsidRPr="00C006CE">
          <w:rPr>
            <w:rFonts w:hint="eastAsia"/>
            <w:sz w:val="20"/>
            <w:szCs w:val="14"/>
            <w:highlight w:val="yellow"/>
          </w:rPr>
          <w:t>습니다.]</w:t>
        </w:r>
      </w:ins>
    </w:p>
  </w:footnote>
  <w:footnote w:id="17">
    <w:p w14:paraId="104DA5BA" w14:textId="77777777" w:rsidR="00893B56" w:rsidRPr="00ED3365" w:rsidRDefault="00893B56">
      <w:pPr>
        <w:pStyle w:val="af7"/>
        <w:rPr>
          <w:rFonts w:ascii="Times New Roman"/>
          <w:sz w:val="20"/>
        </w:rPr>
      </w:pPr>
      <w:del w:id="168" w:author="Yulchon" w:date="2025-06-18T18:37:00Z" w16du:dateUtc="2025-06-18T09:37:00Z">
        <w:r w:rsidRPr="00ED3365">
          <w:rPr>
            <w:rStyle w:val="af8"/>
            <w:rFonts w:ascii="Times New Roman"/>
            <w:sz w:val="20"/>
          </w:rPr>
          <w:footnoteRef/>
        </w:r>
        <w:r w:rsidRPr="00ED3365">
          <w:rPr>
            <w:rFonts w:ascii="Times New Roman"/>
            <w:sz w:val="20"/>
          </w:rPr>
          <w:delText xml:space="preserve"> </w:delText>
        </w:r>
        <w:r w:rsidRPr="00ED3365">
          <w:rPr>
            <w:rFonts w:ascii="Times New Roman"/>
            <w:sz w:val="20"/>
            <w:shd w:val="pct15" w:color="auto" w:fill="FFFFFF"/>
          </w:rPr>
          <w:delText>[</w:delText>
        </w:r>
        <w:r w:rsidRPr="00ED3365">
          <w:rPr>
            <w:rFonts w:ascii="Times New Roman"/>
            <w:b/>
            <w:bCs/>
            <w:sz w:val="20"/>
            <w:u w:val="single"/>
            <w:shd w:val="pct15" w:color="auto" w:fill="FFFFFF"/>
          </w:rPr>
          <w:delText xml:space="preserve">Note to </w:delText>
        </w:r>
        <w:r w:rsidRPr="00ED3365">
          <w:rPr>
            <w:rFonts w:ascii="Times New Roman" w:hint="eastAsia"/>
            <w:b/>
            <w:bCs/>
            <w:sz w:val="20"/>
            <w:u w:val="single"/>
            <w:shd w:val="pct15" w:color="auto" w:fill="FFFFFF"/>
          </w:rPr>
          <w:delText>매수인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: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진술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및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보장의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존속기간을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추가할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필요가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있으므로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반영하였습니다</w:delText>
        </w:r>
        <w:r w:rsidRPr="00ED3365">
          <w:rPr>
            <w:rFonts w:ascii="Times New Roman"/>
            <w:sz w:val="20"/>
            <w:shd w:val="pct15" w:color="auto" w:fill="FFFFFF"/>
          </w:rPr>
          <w:delText>.]</w:delText>
        </w:r>
      </w:del>
    </w:p>
  </w:footnote>
  <w:footnote w:id="18">
    <w:p w14:paraId="0DDB96EE" w14:textId="77777777" w:rsidR="0056468C" w:rsidRPr="00ED3365" w:rsidRDefault="0056468C">
      <w:pPr>
        <w:pStyle w:val="af7"/>
        <w:rPr>
          <w:rFonts w:ascii="Times New Roman"/>
          <w:sz w:val="20"/>
        </w:rPr>
      </w:pPr>
      <w:del w:id="175" w:author="Yulchon" w:date="2025-06-18T18:37:00Z" w16du:dateUtc="2025-06-18T09:37:00Z">
        <w:r w:rsidRPr="00ED3365">
          <w:rPr>
            <w:rStyle w:val="af8"/>
            <w:rFonts w:ascii="Times New Roman"/>
            <w:sz w:val="20"/>
          </w:rPr>
          <w:footnoteRef/>
        </w:r>
        <w:r w:rsidRPr="00ED3365">
          <w:rPr>
            <w:rFonts w:ascii="Times New Roman"/>
            <w:sz w:val="20"/>
          </w:rPr>
          <w:delText xml:space="preserve"> </w:delText>
        </w:r>
        <w:r w:rsidRPr="00ED3365">
          <w:rPr>
            <w:rFonts w:ascii="Times New Roman"/>
            <w:sz w:val="20"/>
            <w:shd w:val="pct15" w:color="auto" w:fill="FFFFFF"/>
          </w:rPr>
          <w:delText>[</w:delText>
        </w:r>
        <w:r w:rsidRPr="00ED3365">
          <w:rPr>
            <w:rFonts w:ascii="Times New Roman"/>
            <w:b/>
            <w:bCs/>
            <w:sz w:val="20"/>
            <w:u w:val="single"/>
            <w:shd w:val="pct15" w:color="auto" w:fill="FFFFFF"/>
          </w:rPr>
          <w:delText xml:space="preserve">Note to </w:delText>
        </w:r>
        <w:r w:rsidRPr="00ED3365">
          <w:rPr>
            <w:rFonts w:ascii="Times New Roman" w:hint="eastAsia"/>
            <w:b/>
            <w:bCs/>
            <w:sz w:val="20"/>
            <w:u w:val="single"/>
            <w:shd w:val="pct15" w:color="auto" w:fill="FFFFFF"/>
          </w:rPr>
          <w:delText>매수인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: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이하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제</w:delText>
        </w:r>
        <w:r w:rsidRPr="00ED3365">
          <w:rPr>
            <w:rFonts w:ascii="Times New Roman"/>
            <w:sz w:val="20"/>
            <w:shd w:val="pct15" w:color="auto" w:fill="FFFFFF"/>
          </w:rPr>
          <w:delText>8.3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조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내지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제</w:delText>
        </w:r>
        <w:r w:rsidRPr="00ED3365">
          <w:rPr>
            <w:rFonts w:ascii="Times New Roman"/>
            <w:sz w:val="20"/>
            <w:shd w:val="pct15" w:color="auto" w:fill="FFFFFF"/>
          </w:rPr>
          <w:delText>8.7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조는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SPA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에서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일반적으로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수용되는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손해배상책임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제한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문구를</w:delText>
        </w:r>
        <w:r w:rsidRPr="00ED3365">
          <w:rPr>
            <w:rFonts w:ascii="Times New Roman"/>
            <w:sz w:val="20"/>
            <w:shd w:val="pct15" w:color="auto" w:fill="FFFFFF"/>
          </w:rPr>
          <w:delText xml:space="preserve"> </w:delText>
        </w:r>
        <w:r w:rsidRPr="00ED3365">
          <w:rPr>
            <w:rFonts w:ascii="Times New Roman" w:hint="eastAsia"/>
            <w:sz w:val="20"/>
            <w:shd w:val="pct15" w:color="auto" w:fill="FFFFFF"/>
          </w:rPr>
          <w:delText>추가하였습니다</w:delText>
        </w:r>
        <w:r w:rsidRPr="00ED3365">
          <w:rPr>
            <w:rFonts w:ascii="Times New Roman"/>
            <w:sz w:val="20"/>
            <w:shd w:val="pct15" w:color="auto" w:fill="FFFFFF"/>
          </w:rPr>
          <w:delText>.]</w:delText>
        </w:r>
      </w:del>
    </w:p>
  </w:footnote>
  <w:footnote w:id="19">
    <w:p w14:paraId="3C39F171" w14:textId="77777777" w:rsidR="00651893" w:rsidRPr="00ED3365" w:rsidRDefault="00651893">
      <w:pPr>
        <w:pStyle w:val="af7"/>
        <w:rPr>
          <w:rFonts w:ascii="Times New Roman"/>
          <w:sz w:val="20"/>
        </w:rPr>
      </w:pPr>
      <w:del w:id="184" w:author="Yulchon" w:date="2025-06-18T18:37:00Z" w16du:dateUtc="2025-06-18T09:37:00Z">
        <w:r w:rsidRPr="00ED3365">
          <w:rPr>
            <w:rStyle w:val="af8"/>
            <w:rFonts w:ascii="Times New Roman"/>
            <w:sz w:val="20"/>
          </w:rPr>
          <w:footnoteRef/>
        </w:r>
        <w:r w:rsidRPr="00ED3365">
          <w:rPr>
            <w:rFonts w:ascii="Times New Roman"/>
            <w:sz w:val="20"/>
          </w:rPr>
          <w:delText xml:space="preserve"> </w:delText>
        </w:r>
        <w:r w:rsidR="00E32E96" w:rsidRPr="00ED3365">
          <w:rPr>
            <w:rFonts w:ascii="Times New Roman"/>
            <w:sz w:val="20"/>
          </w:rPr>
          <w:delText xml:space="preserve">[Note to </w:delText>
        </w:r>
        <w:r w:rsidR="00E32E96" w:rsidRPr="00ED3365">
          <w:rPr>
            <w:rFonts w:ascii="Times New Roman" w:hint="eastAsia"/>
            <w:sz w:val="20"/>
          </w:rPr>
          <w:delText>매수인</w:delText>
        </w:r>
        <w:r w:rsidR="00E32E96" w:rsidRPr="00ED3365">
          <w:rPr>
            <w:rFonts w:ascii="Times New Roman"/>
            <w:sz w:val="20"/>
          </w:rPr>
          <w:delText xml:space="preserve">: </w:delText>
        </w:r>
        <w:r w:rsidR="00F27BFC" w:rsidRPr="001B12D8">
          <w:rPr>
            <w:rFonts w:ascii="Times New Roman" w:hint="eastAsia"/>
            <w:sz w:val="20"/>
          </w:rPr>
          <w:delText>양해각서상</w:delText>
        </w:r>
        <w:r w:rsidR="00F27BFC" w:rsidRPr="001B12D8">
          <w:rPr>
            <w:rFonts w:ascii="Times New Roman"/>
            <w:sz w:val="20"/>
          </w:rPr>
          <w:delText xml:space="preserve"> </w:delText>
        </w:r>
        <w:r w:rsidR="00F27BFC" w:rsidRPr="001B12D8">
          <w:rPr>
            <w:rFonts w:ascii="Times New Roman" w:hint="eastAsia"/>
            <w:sz w:val="20"/>
          </w:rPr>
          <w:delText>매매대금</w:delText>
        </w:r>
        <w:r w:rsidR="00F27BFC" w:rsidRPr="001B12D8">
          <w:rPr>
            <w:rFonts w:ascii="Times New Roman"/>
            <w:sz w:val="20"/>
          </w:rPr>
          <w:delText xml:space="preserve"> </w:delText>
        </w:r>
        <w:r w:rsidR="00F27BFC" w:rsidRPr="001B12D8">
          <w:rPr>
            <w:rFonts w:ascii="Times New Roman" w:hint="eastAsia"/>
            <w:sz w:val="20"/>
          </w:rPr>
          <w:delText>지급조정</w:delText>
        </w:r>
        <w:r w:rsidR="00F27BFC" w:rsidRPr="001B12D8">
          <w:rPr>
            <w:rFonts w:ascii="Times New Roman"/>
            <w:sz w:val="20"/>
          </w:rPr>
          <w:delText xml:space="preserve"> </w:delText>
        </w:r>
        <w:r w:rsidR="00F27BFC" w:rsidRPr="001B12D8">
          <w:rPr>
            <w:rFonts w:ascii="Times New Roman" w:hint="eastAsia"/>
            <w:sz w:val="20"/>
          </w:rPr>
          <w:delText>조건을</w:delText>
        </w:r>
        <w:r w:rsidR="00F27BFC" w:rsidRPr="001B12D8">
          <w:rPr>
            <w:rFonts w:ascii="Times New Roman"/>
            <w:sz w:val="20"/>
          </w:rPr>
          <w:delText xml:space="preserve"> </w:delText>
        </w:r>
        <w:r w:rsidR="00F27BFC" w:rsidRPr="001B12D8">
          <w:rPr>
            <w:rFonts w:ascii="Times New Roman" w:hint="eastAsia"/>
            <w:sz w:val="20"/>
          </w:rPr>
          <w:delText>반영함</w:delText>
        </w:r>
        <w:r w:rsidR="00F27BFC" w:rsidRPr="001B12D8">
          <w:rPr>
            <w:rFonts w:ascii="Times New Roman"/>
            <w:sz w:val="20"/>
          </w:rPr>
          <w:delText>.]</w:delText>
        </w:r>
      </w:del>
    </w:p>
  </w:footnote>
  <w:footnote w:id="20">
    <w:p w14:paraId="352C4F70" w14:textId="490F999B" w:rsidR="0064233E" w:rsidRDefault="0064233E">
      <w:pPr>
        <w:pStyle w:val="af7"/>
      </w:pPr>
      <w:ins w:id="354" w:author="Yulchon" w:date="2025-06-18T18:37:00Z" w16du:dateUtc="2025-06-18T09:37:00Z">
        <w:r w:rsidRPr="00C006CE">
          <w:rPr>
            <w:rStyle w:val="af8"/>
            <w:sz w:val="20"/>
            <w:szCs w:val="14"/>
          </w:rPr>
          <w:footnoteRef/>
        </w:r>
        <w:r w:rsidRPr="00C006CE">
          <w:rPr>
            <w:sz w:val="20"/>
            <w:szCs w:val="14"/>
          </w:rPr>
          <w:t xml:space="preserve"> </w:t>
        </w:r>
        <w:r w:rsidRPr="00C006CE">
          <w:rPr>
            <w:sz w:val="20"/>
            <w:szCs w:val="14"/>
            <w:highlight w:val="yellow"/>
          </w:rPr>
          <w:t>[</w:t>
        </w:r>
        <w:r w:rsidRPr="00C006CE">
          <w:rPr>
            <w:rFonts w:hint="eastAsia"/>
            <w:b/>
            <w:bCs/>
            <w:sz w:val="20"/>
            <w:szCs w:val="14"/>
            <w:highlight w:val="yellow"/>
            <w:u w:val="single"/>
          </w:rPr>
          <w:t>Note to 매도인</w:t>
        </w:r>
        <w:r w:rsidRPr="00C006CE">
          <w:rPr>
            <w:rFonts w:hint="eastAsia"/>
            <w:sz w:val="20"/>
            <w:szCs w:val="14"/>
            <w:highlight w:val="yellow"/>
          </w:rPr>
          <w:t>: 대상회사의 핵심인력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중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미등기임원이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다수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포함되어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 xml:space="preserve">있는바, </w:t>
        </w:r>
        <w:r w:rsidRPr="00C006CE">
          <w:rPr>
            <w:sz w:val="20"/>
            <w:szCs w:val="14"/>
            <w:highlight w:val="yellow"/>
          </w:rPr>
          <w:t>“</w:t>
        </w:r>
        <w:r w:rsidRPr="00C006CE">
          <w:rPr>
            <w:rFonts w:hint="eastAsia"/>
            <w:sz w:val="20"/>
            <w:szCs w:val="14"/>
            <w:highlight w:val="yellow"/>
          </w:rPr>
          <w:t>알고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있는</w:t>
        </w:r>
        <w:r w:rsidRPr="00C006CE">
          <w:rPr>
            <w:sz w:val="20"/>
            <w:szCs w:val="14"/>
            <w:highlight w:val="yellow"/>
          </w:rPr>
          <w:t>”</w:t>
        </w:r>
        <w:r w:rsidRPr="00C006CE">
          <w:rPr>
            <w:rFonts w:hint="eastAsia"/>
            <w:sz w:val="20"/>
            <w:szCs w:val="14"/>
            <w:highlight w:val="yellow"/>
          </w:rPr>
          <w:t>의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범위에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미등기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임원도</w:t>
        </w:r>
        <w:r w:rsidRPr="00C006CE">
          <w:rPr>
            <w:sz w:val="20"/>
            <w:szCs w:val="14"/>
            <w:highlight w:val="yellow"/>
          </w:rPr>
          <w:t xml:space="preserve"> </w:t>
        </w:r>
        <w:r w:rsidRPr="00C006CE">
          <w:rPr>
            <w:rFonts w:hint="eastAsia"/>
            <w:sz w:val="20"/>
            <w:szCs w:val="14"/>
            <w:highlight w:val="yellow"/>
          </w:rPr>
          <w:t>추가하였습니다.</w:t>
        </w:r>
        <w:r w:rsidRPr="00C006CE">
          <w:rPr>
            <w:sz w:val="20"/>
            <w:szCs w:val="14"/>
            <w:highlight w:val="yellow"/>
          </w:rPr>
          <w:t>]</w:t>
        </w:r>
        <w:r w:rsidRPr="00C006CE">
          <w:rPr>
            <w:sz w:val="20"/>
            <w:szCs w:val="14"/>
          </w:rPr>
          <w:t xml:space="preserve"> 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5B8AA" w14:textId="77777777" w:rsidR="00F10A7E" w:rsidRDefault="00F10A7E">
    <w:pPr>
      <w:pStyle w:val="ab"/>
      <w:spacing w:line="240" w:lineRule="auto"/>
      <w:ind w:right="275"/>
      <w:jc w:val="right"/>
      <w:rPr>
        <w:rFonts w:ascii="Times New Roman"/>
        <w:bCs/>
        <w:i/>
        <w:sz w:val="18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D54C8" w14:textId="30F80407" w:rsidR="00F10A7E" w:rsidRDefault="008D394E">
    <w:pPr>
      <w:pStyle w:val="ab"/>
      <w:jc w:val="right"/>
    </w:pPr>
    <w:r>
      <w:rPr>
        <w:rFonts w:ascii="Times New Roman"/>
        <w:i/>
        <w:sz w:val="20"/>
        <w:szCs w:val="22"/>
      </w:rPr>
      <w:t xml:space="preserve">Yulchaon </w:t>
    </w:r>
    <w:del w:id="335" w:author="Yulchon" w:date="2025-06-18T18:37:00Z" w16du:dateUtc="2025-06-18T09:37:00Z">
      <w:r w:rsidR="00E042C0">
        <w:rPr>
          <w:rFonts w:ascii="Times New Roman"/>
          <w:i/>
          <w:sz w:val="20"/>
          <w:szCs w:val="22"/>
        </w:rPr>
        <w:delText xml:space="preserve">Draft </w:delText>
      </w:r>
    </w:del>
    <w:ins w:id="336" w:author="Yulchon" w:date="2025-06-18T18:37:00Z" w16du:dateUtc="2025-06-18T09:37:00Z">
      <w:r w:rsidR="00B440DF">
        <w:rPr>
          <w:rFonts w:ascii="Times New Roman" w:hint="eastAsia"/>
          <w:i/>
          <w:sz w:val="20"/>
          <w:szCs w:val="22"/>
        </w:rPr>
        <w:t>Revised_2025061</w:t>
      </w:r>
      <w:r w:rsidR="00C7476D">
        <w:rPr>
          <w:rFonts w:ascii="Times New Roman" w:hint="eastAsia"/>
          <w:i/>
          <w:sz w:val="20"/>
          <w:szCs w:val="22"/>
        </w:rPr>
        <w:t>8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AC63EBE"/>
    <w:lvl w:ilvl="0">
      <w:start w:val="1"/>
      <w:numFmt w:val="none"/>
      <w:lvlText w:val=""/>
      <w:lvlJc w:val="left"/>
      <w:pPr>
        <w:tabs>
          <w:tab w:val="num" w:pos="360"/>
        </w:tabs>
      </w:pPr>
      <w:rPr>
        <w:rFonts w:ascii="바탕체" w:eastAsia="바탕체" w:cs="Times New Roman" w:hint="eastAsia"/>
        <w:sz w:val="28"/>
      </w:rPr>
    </w:lvl>
    <w:lvl w:ilvl="1">
      <w:start w:val="1"/>
      <w:numFmt w:val="decimal"/>
      <w:pStyle w:val="2"/>
      <w:lvlText w:val="%2."/>
      <w:lvlJc w:val="left"/>
      <w:pPr>
        <w:tabs>
          <w:tab w:val="num" w:pos="454"/>
        </w:tabs>
        <w:ind w:left="454" w:hanging="454"/>
      </w:pPr>
      <w:rPr>
        <w:rFonts w:ascii="돋움체" w:eastAsia="돋움체" w:cs="Times New Roman" w:hint="eastAsia"/>
        <w:sz w:val="28"/>
      </w:rPr>
    </w:lvl>
    <w:lvl w:ilvl="2">
      <w:start w:val="1"/>
      <w:numFmt w:val="ganada"/>
      <w:pStyle w:val="3"/>
      <w:lvlText w:val="%3."/>
      <w:lvlJc w:val="left"/>
      <w:pPr>
        <w:tabs>
          <w:tab w:val="num" w:pos="794"/>
        </w:tabs>
        <w:ind w:left="794" w:hanging="510"/>
      </w:pPr>
      <w:rPr>
        <w:rFonts w:ascii="바탕체" w:eastAsia="바탕체" w:cs="Times New Roman" w:hint="eastAsia"/>
        <w:b/>
        <w:i w:val="0"/>
        <w:spacing w:val="-4"/>
        <w:w w:val="95"/>
        <w:sz w:val="28"/>
      </w:rPr>
    </w:lvl>
    <w:lvl w:ilvl="3">
      <w:start w:val="1"/>
      <w:numFmt w:val="decimalFullWidth"/>
      <w:pStyle w:val="4"/>
      <w:lvlText w:val="(%4)"/>
      <w:lvlJc w:val="left"/>
      <w:pPr>
        <w:tabs>
          <w:tab w:val="num" w:pos="1077"/>
        </w:tabs>
        <w:ind w:left="1077" w:hanging="567"/>
      </w:pPr>
      <w:rPr>
        <w:rFonts w:ascii="바탕체" w:eastAsia="바탕체" w:cs="Times New Roman" w:hint="eastAsia"/>
        <w:b/>
        <w:i w:val="0"/>
        <w:spacing w:val="-10"/>
        <w:w w:val="95"/>
        <w:sz w:val="28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1191"/>
        </w:tabs>
        <w:ind w:left="1191" w:hanging="454"/>
      </w:pPr>
      <w:rPr>
        <w:rFonts w:cs="Times New Roman" w:hint="eastAsia"/>
      </w:rPr>
    </w:lvl>
    <w:lvl w:ilvl="5">
      <w:start w:val="1"/>
      <w:numFmt w:val="none"/>
      <w:pStyle w:val="6"/>
      <w:lvlText w:val=""/>
      <w:lvlJc w:val="left"/>
      <w:pPr>
        <w:tabs>
          <w:tab w:val="num" w:pos="3175"/>
        </w:tabs>
        <w:ind w:left="3175" w:hanging="708"/>
      </w:pPr>
      <w:rPr>
        <w:rFonts w:cs="Times New Roman" w:hint="eastAsia"/>
      </w:rPr>
    </w:lvl>
    <w:lvl w:ilvl="6">
      <w:start w:val="1"/>
      <w:numFmt w:val="decimal"/>
      <w:pStyle w:val="7"/>
      <w:lvlText w:val="(%4).%5.%6.%7"/>
      <w:lvlJc w:val="left"/>
      <w:pPr>
        <w:tabs>
          <w:tab w:val="num" w:pos="0"/>
        </w:tabs>
        <w:ind w:left="3883" w:hanging="708"/>
      </w:pPr>
      <w:rPr>
        <w:rFonts w:cs="Times New Roman" w:hint="eastAsia"/>
      </w:rPr>
    </w:lvl>
    <w:lvl w:ilvl="7">
      <w:start w:val="1"/>
      <w:numFmt w:val="decimal"/>
      <w:pStyle w:val="8"/>
      <w:lvlText w:val="(%4).%5.%6.%7.%8"/>
      <w:lvlJc w:val="left"/>
      <w:pPr>
        <w:tabs>
          <w:tab w:val="num" w:pos="0"/>
        </w:tabs>
        <w:ind w:left="4591" w:hanging="708"/>
      </w:pPr>
      <w:rPr>
        <w:rFonts w:cs="Times New Roman" w:hint="eastAsia"/>
      </w:rPr>
    </w:lvl>
    <w:lvl w:ilvl="8">
      <w:start w:val="1"/>
      <w:numFmt w:val="decimal"/>
      <w:pStyle w:val="9"/>
      <w:lvlText w:val="(%4).%5.%6.%7.%8.%9"/>
      <w:lvlJc w:val="left"/>
      <w:pPr>
        <w:tabs>
          <w:tab w:val="num" w:pos="0"/>
        </w:tabs>
        <w:ind w:left="5299" w:hanging="708"/>
      </w:pPr>
      <w:rPr>
        <w:rFonts w:cs="Times New Roman" w:hint="eastAsia"/>
      </w:rPr>
    </w:lvl>
  </w:abstractNum>
  <w:abstractNum w:abstractNumId="1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2" w15:restartNumberingAfterBreak="0">
    <w:nsid w:val="015375D3"/>
    <w:multiLevelType w:val="hybridMultilevel"/>
    <w:tmpl w:val="E200D64A"/>
    <w:lvl w:ilvl="0" w:tplc="82403FB6">
      <w:start w:val="1"/>
      <w:numFmt w:val="decimal"/>
      <w:lvlText w:val="%1."/>
      <w:lvlJc w:val="left"/>
      <w:pPr>
        <w:ind w:left="1020" w:hanging="360"/>
      </w:pPr>
    </w:lvl>
    <w:lvl w:ilvl="1" w:tplc="764A8BEC">
      <w:start w:val="1"/>
      <w:numFmt w:val="decimal"/>
      <w:lvlText w:val="%2."/>
      <w:lvlJc w:val="left"/>
      <w:pPr>
        <w:ind w:left="1020" w:hanging="360"/>
      </w:pPr>
    </w:lvl>
    <w:lvl w:ilvl="2" w:tplc="480085C2">
      <w:start w:val="1"/>
      <w:numFmt w:val="decimal"/>
      <w:lvlText w:val="%3."/>
      <w:lvlJc w:val="left"/>
      <w:pPr>
        <w:ind w:left="1020" w:hanging="360"/>
      </w:pPr>
    </w:lvl>
    <w:lvl w:ilvl="3" w:tplc="F572B774">
      <w:start w:val="1"/>
      <w:numFmt w:val="decimal"/>
      <w:lvlText w:val="%4."/>
      <w:lvlJc w:val="left"/>
      <w:pPr>
        <w:ind w:left="1020" w:hanging="360"/>
      </w:pPr>
    </w:lvl>
    <w:lvl w:ilvl="4" w:tplc="54B4D74A">
      <w:start w:val="1"/>
      <w:numFmt w:val="decimal"/>
      <w:lvlText w:val="%5."/>
      <w:lvlJc w:val="left"/>
      <w:pPr>
        <w:ind w:left="1020" w:hanging="360"/>
      </w:pPr>
    </w:lvl>
    <w:lvl w:ilvl="5" w:tplc="B04E3E08">
      <w:start w:val="1"/>
      <w:numFmt w:val="decimal"/>
      <w:lvlText w:val="%6."/>
      <w:lvlJc w:val="left"/>
      <w:pPr>
        <w:ind w:left="1020" w:hanging="360"/>
      </w:pPr>
    </w:lvl>
    <w:lvl w:ilvl="6" w:tplc="281660DA">
      <w:start w:val="1"/>
      <w:numFmt w:val="decimal"/>
      <w:lvlText w:val="%7."/>
      <w:lvlJc w:val="left"/>
      <w:pPr>
        <w:ind w:left="1020" w:hanging="360"/>
      </w:pPr>
    </w:lvl>
    <w:lvl w:ilvl="7" w:tplc="F4423418">
      <w:start w:val="1"/>
      <w:numFmt w:val="decimal"/>
      <w:lvlText w:val="%8."/>
      <w:lvlJc w:val="left"/>
      <w:pPr>
        <w:ind w:left="1020" w:hanging="360"/>
      </w:pPr>
    </w:lvl>
    <w:lvl w:ilvl="8" w:tplc="0C3CC6DC">
      <w:start w:val="1"/>
      <w:numFmt w:val="decimal"/>
      <w:lvlText w:val="%9."/>
      <w:lvlJc w:val="left"/>
      <w:pPr>
        <w:ind w:left="1020" w:hanging="360"/>
      </w:pPr>
    </w:lvl>
  </w:abstractNum>
  <w:abstractNum w:abstractNumId="3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73D71AF"/>
    <w:multiLevelType w:val="hybridMultilevel"/>
    <w:tmpl w:val="7BFACB74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7" w15:restartNumberingAfterBreak="0">
    <w:nsid w:val="0F3E02C0"/>
    <w:multiLevelType w:val="hybridMultilevel"/>
    <w:tmpl w:val="751C21F4"/>
    <w:lvl w:ilvl="0" w:tplc="7C7886E4">
      <w:start w:val="1"/>
      <w:numFmt w:val="decimal"/>
      <w:lvlText w:val="1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0BB174B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9" w15:restartNumberingAfterBreak="0">
    <w:nsid w:val="11A35CAC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0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54661CC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346" w:hanging="400"/>
      </w:pPr>
    </w:lvl>
    <w:lvl w:ilvl="2" w:tplc="FFFFFFFF" w:tentative="1">
      <w:start w:val="1"/>
      <w:numFmt w:val="lowerRoman"/>
      <w:lvlText w:val="%3."/>
      <w:lvlJc w:val="right"/>
      <w:pPr>
        <w:ind w:left="746" w:hanging="400"/>
      </w:pPr>
    </w:lvl>
    <w:lvl w:ilvl="3" w:tplc="FFFFFFFF" w:tentative="1">
      <w:start w:val="1"/>
      <w:numFmt w:val="decimal"/>
      <w:lvlText w:val="%4."/>
      <w:lvlJc w:val="left"/>
      <w:pPr>
        <w:ind w:left="1146" w:hanging="400"/>
      </w:pPr>
    </w:lvl>
    <w:lvl w:ilvl="4" w:tplc="FFFFFFFF" w:tentative="1">
      <w:start w:val="1"/>
      <w:numFmt w:val="upperLetter"/>
      <w:lvlText w:val="%5."/>
      <w:lvlJc w:val="left"/>
      <w:pPr>
        <w:ind w:left="1546" w:hanging="400"/>
      </w:pPr>
    </w:lvl>
    <w:lvl w:ilvl="5" w:tplc="FFFFFFFF" w:tentative="1">
      <w:start w:val="1"/>
      <w:numFmt w:val="lowerRoman"/>
      <w:lvlText w:val="%6."/>
      <w:lvlJc w:val="right"/>
      <w:pPr>
        <w:ind w:left="1946" w:hanging="400"/>
      </w:pPr>
    </w:lvl>
    <w:lvl w:ilvl="6" w:tplc="FFFFFFFF" w:tentative="1">
      <w:start w:val="1"/>
      <w:numFmt w:val="decimal"/>
      <w:lvlText w:val="%7."/>
      <w:lvlJc w:val="left"/>
      <w:pPr>
        <w:ind w:left="2346" w:hanging="400"/>
      </w:pPr>
    </w:lvl>
    <w:lvl w:ilvl="7" w:tplc="FFFFFFFF" w:tentative="1">
      <w:start w:val="1"/>
      <w:numFmt w:val="upperLetter"/>
      <w:lvlText w:val="%8."/>
      <w:lvlJc w:val="left"/>
      <w:pPr>
        <w:ind w:left="2746" w:hanging="400"/>
      </w:pPr>
    </w:lvl>
    <w:lvl w:ilvl="8" w:tplc="FFFFFFFF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12" w15:restartNumberingAfterBreak="0">
    <w:nsid w:val="16B313DB"/>
    <w:multiLevelType w:val="hybridMultilevel"/>
    <w:tmpl w:val="28C20D3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6DD6352"/>
    <w:multiLevelType w:val="hybridMultilevel"/>
    <w:tmpl w:val="2B70B4EA"/>
    <w:lvl w:ilvl="0" w:tplc="1478B7F2">
      <w:start w:val="1"/>
      <w:numFmt w:val="decimal"/>
      <w:lvlText w:val="(%1)"/>
      <w:lvlJc w:val="left"/>
      <w:pPr>
        <w:ind w:left="1196" w:hanging="400"/>
      </w:pPr>
      <w:rPr>
        <w:rFonts w:ascii="Times New Roman" w:hAnsi="Times New Roman" w:cs="Times New Roman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5" w15:restartNumberingAfterBreak="0">
    <w:nsid w:val="1D0D2A5F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6" w15:restartNumberingAfterBreak="0">
    <w:nsid w:val="1F8D1BE2"/>
    <w:multiLevelType w:val="hybridMultilevel"/>
    <w:tmpl w:val="76FAF948"/>
    <w:lvl w:ilvl="0" w:tplc="71680A10">
      <w:start w:val="1"/>
      <w:numFmt w:val="lowerRoman"/>
      <w:lvlText w:val="(%1)"/>
      <w:lvlJc w:val="left"/>
      <w:pPr>
        <w:tabs>
          <w:tab w:val="num" w:pos="2126"/>
        </w:tabs>
        <w:ind w:left="992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37" w:hanging="400"/>
      </w:pPr>
    </w:lvl>
    <w:lvl w:ilvl="2" w:tplc="0409001B" w:tentative="1">
      <w:start w:val="1"/>
      <w:numFmt w:val="lowerRoman"/>
      <w:lvlText w:val="%3."/>
      <w:lvlJc w:val="right"/>
      <w:pPr>
        <w:ind w:left="637" w:hanging="400"/>
      </w:pPr>
    </w:lvl>
    <w:lvl w:ilvl="3" w:tplc="0409000F" w:tentative="1">
      <w:start w:val="1"/>
      <w:numFmt w:val="decimal"/>
      <w:lvlText w:val="%4."/>
      <w:lvlJc w:val="left"/>
      <w:pPr>
        <w:ind w:left="1037" w:hanging="400"/>
      </w:pPr>
    </w:lvl>
    <w:lvl w:ilvl="4" w:tplc="04090019" w:tentative="1">
      <w:start w:val="1"/>
      <w:numFmt w:val="upperLetter"/>
      <w:lvlText w:val="%5."/>
      <w:lvlJc w:val="left"/>
      <w:pPr>
        <w:ind w:left="1437" w:hanging="400"/>
      </w:pPr>
    </w:lvl>
    <w:lvl w:ilvl="5" w:tplc="0409001B" w:tentative="1">
      <w:start w:val="1"/>
      <w:numFmt w:val="lowerRoman"/>
      <w:lvlText w:val="%6."/>
      <w:lvlJc w:val="right"/>
      <w:pPr>
        <w:ind w:left="1837" w:hanging="400"/>
      </w:pPr>
    </w:lvl>
    <w:lvl w:ilvl="6" w:tplc="0409000F" w:tentative="1">
      <w:start w:val="1"/>
      <w:numFmt w:val="decimal"/>
      <w:lvlText w:val="%7."/>
      <w:lvlJc w:val="left"/>
      <w:pPr>
        <w:ind w:left="2237" w:hanging="400"/>
      </w:pPr>
    </w:lvl>
    <w:lvl w:ilvl="7" w:tplc="04090019" w:tentative="1">
      <w:start w:val="1"/>
      <w:numFmt w:val="upperLetter"/>
      <w:lvlText w:val="%8."/>
      <w:lvlJc w:val="left"/>
      <w:pPr>
        <w:ind w:left="2637" w:hanging="400"/>
      </w:pPr>
    </w:lvl>
    <w:lvl w:ilvl="8" w:tplc="0409001B" w:tentative="1">
      <w:start w:val="1"/>
      <w:numFmt w:val="lowerRoman"/>
      <w:lvlText w:val="%9."/>
      <w:lvlJc w:val="right"/>
      <w:pPr>
        <w:ind w:left="3037" w:hanging="400"/>
      </w:pPr>
    </w:lvl>
  </w:abstractNum>
  <w:abstractNum w:abstractNumId="17" w15:restartNumberingAfterBreak="0">
    <w:nsid w:val="1FBD5A04"/>
    <w:multiLevelType w:val="hybridMultilevel"/>
    <w:tmpl w:val="172EAEAC"/>
    <w:lvl w:ilvl="0" w:tplc="97AADB08">
      <w:start w:val="1"/>
      <w:numFmt w:val="decimal"/>
      <w:lvlText w:val="%1."/>
      <w:lvlJc w:val="left"/>
      <w:pPr>
        <w:ind w:left="1721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2241" w:hanging="440"/>
      </w:pPr>
    </w:lvl>
    <w:lvl w:ilvl="2" w:tplc="0409001B" w:tentative="1">
      <w:start w:val="1"/>
      <w:numFmt w:val="lowerRoman"/>
      <w:lvlText w:val="%3."/>
      <w:lvlJc w:val="right"/>
      <w:pPr>
        <w:ind w:left="2681" w:hanging="440"/>
      </w:pPr>
    </w:lvl>
    <w:lvl w:ilvl="3" w:tplc="0409000F" w:tentative="1">
      <w:start w:val="1"/>
      <w:numFmt w:val="decimal"/>
      <w:lvlText w:val="%4."/>
      <w:lvlJc w:val="left"/>
      <w:pPr>
        <w:ind w:left="3121" w:hanging="440"/>
      </w:pPr>
    </w:lvl>
    <w:lvl w:ilvl="4" w:tplc="04090019" w:tentative="1">
      <w:start w:val="1"/>
      <w:numFmt w:val="upperLetter"/>
      <w:lvlText w:val="%5."/>
      <w:lvlJc w:val="left"/>
      <w:pPr>
        <w:ind w:left="3561" w:hanging="440"/>
      </w:pPr>
    </w:lvl>
    <w:lvl w:ilvl="5" w:tplc="0409001B" w:tentative="1">
      <w:start w:val="1"/>
      <w:numFmt w:val="lowerRoman"/>
      <w:lvlText w:val="%6."/>
      <w:lvlJc w:val="right"/>
      <w:pPr>
        <w:ind w:left="4001" w:hanging="440"/>
      </w:pPr>
    </w:lvl>
    <w:lvl w:ilvl="6" w:tplc="0409000F" w:tentative="1">
      <w:start w:val="1"/>
      <w:numFmt w:val="decimal"/>
      <w:lvlText w:val="%7."/>
      <w:lvlJc w:val="left"/>
      <w:pPr>
        <w:ind w:left="4441" w:hanging="440"/>
      </w:pPr>
    </w:lvl>
    <w:lvl w:ilvl="7" w:tplc="04090019" w:tentative="1">
      <w:start w:val="1"/>
      <w:numFmt w:val="upperLetter"/>
      <w:lvlText w:val="%8."/>
      <w:lvlJc w:val="left"/>
      <w:pPr>
        <w:ind w:left="4881" w:hanging="440"/>
      </w:pPr>
    </w:lvl>
    <w:lvl w:ilvl="8" w:tplc="0409001B" w:tentative="1">
      <w:start w:val="1"/>
      <w:numFmt w:val="lowerRoman"/>
      <w:lvlText w:val="%9."/>
      <w:lvlJc w:val="right"/>
      <w:pPr>
        <w:ind w:left="5321" w:hanging="440"/>
      </w:pPr>
    </w:lvl>
  </w:abstractNum>
  <w:abstractNum w:abstractNumId="18" w15:restartNumberingAfterBreak="0">
    <w:nsid w:val="23830C9A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46" w:hanging="400"/>
      </w:pPr>
    </w:lvl>
    <w:lvl w:ilvl="2" w:tplc="0409001B" w:tentative="1">
      <w:start w:val="1"/>
      <w:numFmt w:val="lowerRoman"/>
      <w:lvlText w:val="%3."/>
      <w:lvlJc w:val="right"/>
      <w:pPr>
        <w:ind w:left="746" w:hanging="400"/>
      </w:pPr>
    </w:lvl>
    <w:lvl w:ilvl="3" w:tplc="0409000F" w:tentative="1">
      <w:start w:val="1"/>
      <w:numFmt w:val="decimal"/>
      <w:lvlText w:val="%4."/>
      <w:lvlJc w:val="left"/>
      <w:pPr>
        <w:ind w:left="1146" w:hanging="400"/>
      </w:pPr>
    </w:lvl>
    <w:lvl w:ilvl="4" w:tplc="04090019" w:tentative="1">
      <w:start w:val="1"/>
      <w:numFmt w:val="upperLetter"/>
      <w:lvlText w:val="%5."/>
      <w:lvlJc w:val="left"/>
      <w:pPr>
        <w:ind w:left="1546" w:hanging="400"/>
      </w:pPr>
    </w:lvl>
    <w:lvl w:ilvl="5" w:tplc="0409001B" w:tentative="1">
      <w:start w:val="1"/>
      <w:numFmt w:val="lowerRoman"/>
      <w:lvlText w:val="%6."/>
      <w:lvlJc w:val="right"/>
      <w:pPr>
        <w:ind w:left="1946" w:hanging="400"/>
      </w:pPr>
    </w:lvl>
    <w:lvl w:ilvl="6" w:tplc="0409000F" w:tentative="1">
      <w:start w:val="1"/>
      <w:numFmt w:val="decimal"/>
      <w:lvlText w:val="%7."/>
      <w:lvlJc w:val="left"/>
      <w:pPr>
        <w:ind w:left="2346" w:hanging="400"/>
      </w:pPr>
    </w:lvl>
    <w:lvl w:ilvl="7" w:tplc="04090019" w:tentative="1">
      <w:start w:val="1"/>
      <w:numFmt w:val="upperLetter"/>
      <w:lvlText w:val="%8."/>
      <w:lvlJc w:val="left"/>
      <w:pPr>
        <w:ind w:left="2746" w:hanging="400"/>
      </w:pPr>
    </w:lvl>
    <w:lvl w:ilvl="8" w:tplc="0409001B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19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20" w15:restartNumberingAfterBreak="0">
    <w:nsid w:val="254F7B84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21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22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3" w15:restartNumberingAfterBreak="0">
    <w:nsid w:val="25F739A5"/>
    <w:multiLevelType w:val="hybridMultilevel"/>
    <w:tmpl w:val="7A0A470A"/>
    <w:lvl w:ilvl="0" w:tplc="D7F2146E">
      <w:start w:val="1"/>
      <w:numFmt w:val="decimal"/>
      <w:lvlText w:val="%1."/>
      <w:lvlJc w:val="left"/>
      <w:pPr>
        <w:ind w:left="1020" w:hanging="360"/>
      </w:pPr>
    </w:lvl>
    <w:lvl w:ilvl="1" w:tplc="36302538">
      <w:start w:val="1"/>
      <w:numFmt w:val="decimal"/>
      <w:lvlText w:val="%2."/>
      <w:lvlJc w:val="left"/>
      <w:pPr>
        <w:ind w:left="1020" w:hanging="360"/>
      </w:pPr>
    </w:lvl>
    <w:lvl w:ilvl="2" w:tplc="52D64924">
      <w:start w:val="1"/>
      <w:numFmt w:val="decimal"/>
      <w:lvlText w:val="%3."/>
      <w:lvlJc w:val="left"/>
      <w:pPr>
        <w:ind w:left="1020" w:hanging="360"/>
      </w:pPr>
    </w:lvl>
    <w:lvl w:ilvl="3" w:tplc="6AE08026">
      <w:start w:val="1"/>
      <w:numFmt w:val="decimal"/>
      <w:lvlText w:val="%4."/>
      <w:lvlJc w:val="left"/>
      <w:pPr>
        <w:ind w:left="1020" w:hanging="360"/>
      </w:pPr>
    </w:lvl>
    <w:lvl w:ilvl="4" w:tplc="99223902">
      <w:start w:val="1"/>
      <w:numFmt w:val="decimal"/>
      <w:lvlText w:val="%5."/>
      <w:lvlJc w:val="left"/>
      <w:pPr>
        <w:ind w:left="1020" w:hanging="360"/>
      </w:pPr>
    </w:lvl>
    <w:lvl w:ilvl="5" w:tplc="59B838DA">
      <w:start w:val="1"/>
      <w:numFmt w:val="decimal"/>
      <w:lvlText w:val="%6."/>
      <w:lvlJc w:val="left"/>
      <w:pPr>
        <w:ind w:left="1020" w:hanging="360"/>
      </w:pPr>
    </w:lvl>
    <w:lvl w:ilvl="6" w:tplc="6A62A582">
      <w:start w:val="1"/>
      <w:numFmt w:val="decimal"/>
      <w:lvlText w:val="%7."/>
      <w:lvlJc w:val="left"/>
      <w:pPr>
        <w:ind w:left="1020" w:hanging="360"/>
      </w:pPr>
    </w:lvl>
    <w:lvl w:ilvl="7" w:tplc="18C49810">
      <w:start w:val="1"/>
      <w:numFmt w:val="decimal"/>
      <w:lvlText w:val="%8."/>
      <w:lvlJc w:val="left"/>
      <w:pPr>
        <w:ind w:left="1020" w:hanging="360"/>
      </w:pPr>
    </w:lvl>
    <w:lvl w:ilvl="8" w:tplc="3AE0F60C">
      <w:start w:val="1"/>
      <w:numFmt w:val="decimal"/>
      <w:lvlText w:val="%9."/>
      <w:lvlJc w:val="left"/>
      <w:pPr>
        <w:ind w:left="1020" w:hanging="360"/>
      </w:pPr>
    </w:lvl>
  </w:abstractNum>
  <w:abstractNum w:abstractNumId="24" w15:restartNumberingAfterBreak="0">
    <w:nsid w:val="284A6190"/>
    <w:multiLevelType w:val="hybridMultilevel"/>
    <w:tmpl w:val="9536E2D6"/>
    <w:lvl w:ilvl="0" w:tplc="FFFFFFFF">
      <w:start w:val="1"/>
      <w:numFmt w:val="decimal"/>
      <w:lvlText w:val="4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2D276BF7"/>
    <w:multiLevelType w:val="hybridMultilevel"/>
    <w:tmpl w:val="14069FC0"/>
    <w:lvl w:ilvl="0" w:tplc="304AD5EA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26" w15:restartNumberingAfterBreak="0">
    <w:nsid w:val="2DD46C55"/>
    <w:multiLevelType w:val="hybridMultilevel"/>
    <w:tmpl w:val="9C56FD12"/>
    <w:lvl w:ilvl="0" w:tplc="D7E067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32A9325C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346" w:hanging="400"/>
      </w:pPr>
    </w:lvl>
    <w:lvl w:ilvl="2" w:tplc="FFFFFFFF" w:tentative="1">
      <w:start w:val="1"/>
      <w:numFmt w:val="lowerRoman"/>
      <w:lvlText w:val="%3."/>
      <w:lvlJc w:val="right"/>
      <w:pPr>
        <w:ind w:left="746" w:hanging="400"/>
      </w:pPr>
    </w:lvl>
    <w:lvl w:ilvl="3" w:tplc="FFFFFFFF" w:tentative="1">
      <w:start w:val="1"/>
      <w:numFmt w:val="decimal"/>
      <w:lvlText w:val="%4."/>
      <w:lvlJc w:val="left"/>
      <w:pPr>
        <w:ind w:left="1146" w:hanging="400"/>
      </w:pPr>
    </w:lvl>
    <w:lvl w:ilvl="4" w:tplc="FFFFFFFF" w:tentative="1">
      <w:start w:val="1"/>
      <w:numFmt w:val="upperLetter"/>
      <w:lvlText w:val="%5."/>
      <w:lvlJc w:val="left"/>
      <w:pPr>
        <w:ind w:left="1546" w:hanging="400"/>
      </w:pPr>
    </w:lvl>
    <w:lvl w:ilvl="5" w:tplc="FFFFFFFF" w:tentative="1">
      <w:start w:val="1"/>
      <w:numFmt w:val="lowerRoman"/>
      <w:lvlText w:val="%6."/>
      <w:lvlJc w:val="right"/>
      <w:pPr>
        <w:ind w:left="1946" w:hanging="400"/>
      </w:pPr>
    </w:lvl>
    <w:lvl w:ilvl="6" w:tplc="FFFFFFFF" w:tentative="1">
      <w:start w:val="1"/>
      <w:numFmt w:val="decimal"/>
      <w:lvlText w:val="%7."/>
      <w:lvlJc w:val="left"/>
      <w:pPr>
        <w:ind w:left="2346" w:hanging="400"/>
      </w:pPr>
    </w:lvl>
    <w:lvl w:ilvl="7" w:tplc="FFFFFFFF" w:tentative="1">
      <w:start w:val="1"/>
      <w:numFmt w:val="upperLetter"/>
      <w:lvlText w:val="%8."/>
      <w:lvlJc w:val="left"/>
      <w:pPr>
        <w:ind w:left="2746" w:hanging="400"/>
      </w:pPr>
    </w:lvl>
    <w:lvl w:ilvl="8" w:tplc="FFFFFFFF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28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29" w15:restartNumberingAfterBreak="0">
    <w:nsid w:val="349C73A7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346" w:hanging="400"/>
      </w:pPr>
    </w:lvl>
    <w:lvl w:ilvl="2" w:tplc="FFFFFFFF" w:tentative="1">
      <w:start w:val="1"/>
      <w:numFmt w:val="lowerRoman"/>
      <w:lvlText w:val="%3."/>
      <w:lvlJc w:val="right"/>
      <w:pPr>
        <w:ind w:left="746" w:hanging="400"/>
      </w:pPr>
    </w:lvl>
    <w:lvl w:ilvl="3" w:tplc="FFFFFFFF" w:tentative="1">
      <w:start w:val="1"/>
      <w:numFmt w:val="decimal"/>
      <w:lvlText w:val="%4."/>
      <w:lvlJc w:val="left"/>
      <w:pPr>
        <w:ind w:left="1146" w:hanging="400"/>
      </w:pPr>
    </w:lvl>
    <w:lvl w:ilvl="4" w:tplc="FFFFFFFF" w:tentative="1">
      <w:start w:val="1"/>
      <w:numFmt w:val="upperLetter"/>
      <w:lvlText w:val="%5."/>
      <w:lvlJc w:val="left"/>
      <w:pPr>
        <w:ind w:left="1546" w:hanging="400"/>
      </w:pPr>
    </w:lvl>
    <w:lvl w:ilvl="5" w:tplc="FFFFFFFF" w:tentative="1">
      <w:start w:val="1"/>
      <w:numFmt w:val="lowerRoman"/>
      <w:lvlText w:val="%6."/>
      <w:lvlJc w:val="right"/>
      <w:pPr>
        <w:ind w:left="1946" w:hanging="400"/>
      </w:pPr>
    </w:lvl>
    <w:lvl w:ilvl="6" w:tplc="FFFFFFFF" w:tentative="1">
      <w:start w:val="1"/>
      <w:numFmt w:val="decimal"/>
      <w:lvlText w:val="%7."/>
      <w:lvlJc w:val="left"/>
      <w:pPr>
        <w:ind w:left="2346" w:hanging="400"/>
      </w:pPr>
    </w:lvl>
    <w:lvl w:ilvl="7" w:tplc="FFFFFFFF" w:tentative="1">
      <w:start w:val="1"/>
      <w:numFmt w:val="upperLetter"/>
      <w:lvlText w:val="%8."/>
      <w:lvlJc w:val="left"/>
      <w:pPr>
        <w:ind w:left="2746" w:hanging="400"/>
      </w:pPr>
    </w:lvl>
    <w:lvl w:ilvl="8" w:tplc="FFFFFFFF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30" w15:restartNumberingAfterBreak="0">
    <w:nsid w:val="36076703"/>
    <w:multiLevelType w:val="hybridMultilevel"/>
    <w:tmpl w:val="688C4A76"/>
    <w:lvl w:ilvl="0" w:tplc="29BA257C">
      <w:start w:val="1"/>
      <w:numFmt w:val="decimal"/>
      <w:lvlText w:val="%1."/>
      <w:lvlJc w:val="left"/>
      <w:pPr>
        <w:ind w:left="720" w:hanging="360"/>
      </w:pPr>
    </w:lvl>
    <w:lvl w:ilvl="1" w:tplc="7338CE58">
      <w:start w:val="1"/>
      <w:numFmt w:val="decimal"/>
      <w:lvlText w:val="%2."/>
      <w:lvlJc w:val="left"/>
      <w:pPr>
        <w:ind w:left="720" w:hanging="360"/>
      </w:pPr>
    </w:lvl>
    <w:lvl w:ilvl="2" w:tplc="C218A4D0">
      <w:start w:val="1"/>
      <w:numFmt w:val="decimal"/>
      <w:lvlText w:val="%3."/>
      <w:lvlJc w:val="left"/>
      <w:pPr>
        <w:ind w:left="720" w:hanging="360"/>
      </w:pPr>
    </w:lvl>
    <w:lvl w:ilvl="3" w:tplc="3FFCF732">
      <w:start w:val="1"/>
      <w:numFmt w:val="decimal"/>
      <w:lvlText w:val="%4."/>
      <w:lvlJc w:val="left"/>
      <w:pPr>
        <w:ind w:left="720" w:hanging="360"/>
      </w:pPr>
    </w:lvl>
    <w:lvl w:ilvl="4" w:tplc="CEF0655E">
      <w:start w:val="1"/>
      <w:numFmt w:val="decimal"/>
      <w:lvlText w:val="%5."/>
      <w:lvlJc w:val="left"/>
      <w:pPr>
        <w:ind w:left="720" w:hanging="360"/>
      </w:pPr>
    </w:lvl>
    <w:lvl w:ilvl="5" w:tplc="5C98A870">
      <w:start w:val="1"/>
      <w:numFmt w:val="decimal"/>
      <w:lvlText w:val="%6."/>
      <w:lvlJc w:val="left"/>
      <w:pPr>
        <w:ind w:left="720" w:hanging="360"/>
      </w:pPr>
    </w:lvl>
    <w:lvl w:ilvl="6" w:tplc="684CC984">
      <w:start w:val="1"/>
      <w:numFmt w:val="decimal"/>
      <w:lvlText w:val="%7."/>
      <w:lvlJc w:val="left"/>
      <w:pPr>
        <w:ind w:left="720" w:hanging="360"/>
      </w:pPr>
    </w:lvl>
    <w:lvl w:ilvl="7" w:tplc="502ABDBA">
      <w:start w:val="1"/>
      <w:numFmt w:val="decimal"/>
      <w:lvlText w:val="%8."/>
      <w:lvlJc w:val="left"/>
      <w:pPr>
        <w:ind w:left="720" w:hanging="360"/>
      </w:pPr>
    </w:lvl>
    <w:lvl w:ilvl="8" w:tplc="3E7A2F6A">
      <w:start w:val="1"/>
      <w:numFmt w:val="decimal"/>
      <w:lvlText w:val="%9."/>
      <w:lvlJc w:val="left"/>
      <w:pPr>
        <w:ind w:left="720" w:hanging="360"/>
      </w:pPr>
    </w:lvl>
  </w:abstractNum>
  <w:abstractNum w:abstractNumId="31" w15:restartNumberingAfterBreak="0">
    <w:nsid w:val="374D41D1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2" w15:restartNumberingAfterBreak="0">
    <w:nsid w:val="38420A3F"/>
    <w:multiLevelType w:val="hybridMultilevel"/>
    <w:tmpl w:val="3D2899C0"/>
    <w:lvl w:ilvl="0" w:tplc="D7E06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34" w15:restartNumberingAfterBreak="0">
    <w:nsid w:val="3B5E5230"/>
    <w:multiLevelType w:val="hybridMultilevel"/>
    <w:tmpl w:val="7BFACB74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5" w15:restartNumberingAfterBreak="0">
    <w:nsid w:val="3CB36C89"/>
    <w:multiLevelType w:val="singleLevel"/>
    <w:tmpl w:val="B8A2A1A2"/>
    <w:lvl w:ilvl="0">
      <w:start w:val="1"/>
      <w:numFmt w:val="decimal"/>
      <w:pStyle w:val="1"/>
      <w:lvlText w:val="%1."/>
      <w:lvlJc w:val="left"/>
      <w:pPr>
        <w:tabs>
          <w:tab w:val="num" w:pos="624"/>
        </w:tabs>
        <w:ind w:left="624" w:hanging="511"/>
      </w:pPr>
      <w:rPr>
        <w:rFonts w:ascii="굴림체" w:eastAsia="굴림체" w:cs="Times New Roman" w:hint="eastAsia"/>
        <w:b/>
        <w:i w:val="0"/>
        <w:sz w:val="28"/>
      </w:rPr>
    </w:lvl>
  </w:abstractNum>
  <w:abstractNum w:abstractNumId="36" w15:restartNumberingAfterBreak="0">
    <w:nsid w:val="3FBE1E07"/>
    <w:multiLevelType w:val="hybridMultilevel"/>
    <w:tmpl w:val="70528564"/>
    <w:lvl w:ilvl="0" w:tplc="C0C280AC">
      <w:start w:val="1"/>
      <w:numFmt w:val="decimal"/>
      <w:pStyle w:val="10"/>
      <w:lvlText w:val="(%1)"/>
      <w:lvlJc w:val="left"/>
      <w:pPr>
        <w:tabs>
          <w:tab w:val="num" w:pos="1605"/>
        </w:tabs>
        <w:ind w:left="1605" w:hanging="81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upperLetter"/>
      <w:lvlText w:val="%2."/>
      <w:lvlJc w:val="left"/>
      <w:pPr>
        <w:tabs>
          <w:tab w:val="num" w:pos="1595"/>
        </w:tabs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5"/>
        </w:tabs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95"/>
        </w:tabs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95"/>
        </w:tabs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5"/>
        </w:tabs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95"/>
        </w:tabs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95"/>
        </w:tabs>
        <w:ind w:left="4395" w:hanging="400"/>
      </w:pPr>
    </w:lvl>
  </w:abstractNum>
  <w:abstractNum w:abstractNumId="37" w15:restartNumberingAfterBreak="0">
    <w:nsid w:val="40B34F51"/>
    <w:multiLevelType w:val="multilevel"/>
    <w:tmpl w:val="3DC29FB6"/>
    <w:lvl w:ilvl="0">
      <w:start w:val="1"/>
      <w:numFmt w:val="decimal"/>
      <w:pStyle w:val="11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2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3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38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39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40" w15:restartNumberingAfterBreak="0">
    <w:nsid w:val="478B59AC"/>
    <w:multiLevelType w:val="hybridMultilevel"/>
    <w:tmpl w:val="EBDABF44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1" w15:restartNumberingAfterBreak="0">
    <w:nsid w:val="48010AF1"/>
    <w:multiLevelType w:val="hybridMultilevel"/>
    <w:tmpl w:val="C6B0C74A"/>
    <w:lvl w:ilvl="0" w:tplc="13D662B0">
      <w:start w:val="1"/>
      <w:numFmt w:val="decimal"/>
      <w:pStyle w:val="BKL"/>
      <w:lvlText w:val="(%1)"/>
      <w:lvlJc w:val="left"/>
      <w:pPr>
        <w:ind w:left="684" w:hanging="40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2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43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44" w15:restartNumberingAfterBreak="0">
    <w:nsid w:val="49FF112C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45" w15:restartNumberingAfterBreak="0">
    <w:nsid w:val="4A7A6505"/>
    <w:multiLevelType w:val="hybridMultilevel"/>
    <w:tmpl w:val="F7BEC4CC"/>
    <w:lvl w:ilvl="0" w:tplc="3F32CD50">
      <w:start w:val="1"/>
      <w:numFmt w:val="decimal"/>
      <w:lvlText w:val="%1."/>
      <w:lvlJc w:val="left"/>
      <w:pPr>
        <w:ind w:left="76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47" w15:restartNumberingAfterBreak="0">
    <w:nsid w:val="4D906423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46" w:hanging="400"/>
      </w:pPr>
    </w:lvl>
    <w:lvl w:ilvl="2" w:tplc="0409001B" w:tentative="1">
      <w:start w:val="1"/>
      <w:numFmt w:val="lowerRoman"/>
      <w:lvlText w:val="%3."/>
      <w:lvlJc w:val="right"/>
      <w:pPr>
        <w:ind w:left="746" w:hanging="400"/>
      </w:pPr>
    </w:lvl>
    <w:lvl w:ilvl="3" w:tplc="0409000F" w:tentative="1">
      <w:start w:val="1"/>
      <w:numFmt w:val="decimal"/>
      <w:lvlText w:val="%4."/>
      <w:lvlJc w:val="left"/>
      <w:pPr>
        <w:ind w:left="1146" w:hanging="400"/>
      </w:pPr>
    </w:lvl>
    <w:lvl w:ilvl="4" w:tplc="04090019" w:tentative="1">
      <w:start w:val="1"/>
      <w:numFmt w:val="upperLetter"/>
      <w:lvlText w:val="%5."/>
      <w:lvlJc w:val="left"/>
      <w:pPr>
        <w:ind w:left="1546" w:hanging="400"/>
      </w:pPr>
    </w:lvl>
    <w:lvl w:ilvl="5" w:tplc="0409001B" w:tentative="1">
      <w:start w:val="1"/>
      <w:numFmt w:val="lowerRoman"/>
      <w:lvlText w:val="%6."/>
      <w:lvlJc w:val="right"/>
      <w:pPr>
        <w:ind w:left="1946" w:hanging="400"/>
      </w:pPr>
    </w:lvl>
    <w:lvl w:ilvl="6" w:tplc="0409000F" w:tentative="1">
      <w:start w:val="1"/>
      <w:numFmt w:val="decimal"/>
      <w:lvlText w:val="%7."/>
      <w:lvlJc w:val="left"/>
      <w:pPr>
        <w:ind w:left="2346" w:hanging="400"/>
      </w:pPr>
    </w:lvl>
    <w:lvl w:ilvl="7" w:tplc="04090019" w:tentative="1">
      <w:start w:val="1"/>
      <w:numFmt w:val="upperLetter"/>
      <w:lvlText w:val="%8."/>
      <w:lvlJc w:val="left"/>
      <w:pPr>
        <w:ind w:left="2746" w:hanging="400"/>
      </w:pPr>
    </w:lvl>
    <w:lvl w:ilvl="8" w:tplc="0409001B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48" w15:restartNumberingAfterBreak="0">
    <w:nsid w:val="4DD06C83"/>
    <w:multiLevelType w:val="hybridMultilevel"/>
    <w:tmpl w:val="8BC8E7C6"/>
    <w:lvl w:ilvl="0" w:tplc="69962BE0">
      <w:start w:val="1"/>
      <w:numFmt w:val="decimal"/>
      <w:lvlText w:val="8.%1"/>
      <w:lvlJc w:val="left"/>
      <w:pPr>
        <w:ind w:left="794" w:hanging="794"/>
      </w:pPr>
      <w:rPr>
        <w:rFonts w:cs="Arial" w:hint="eastAsia"/>
        <w:b w:val="0"/>
        <w:i w:val="0"/>
        <w:spacing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4F7919EF"/>
    <w:multiLevelType w:val="hybridMultilevel"/>
    <w:tmpl w:val="19D8E044"/>
    <w:lvl w:ilvl="0" w:tplc="0409000F">
      <w:start w:val="1"/>
      <w:numFmt w:val="decimal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51156737"/>
    <w:multiLevelType w:val="multilevel"/>
    <w:tmpl w:val="E352605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1" w15:restartNumberingAfterBreak="0">
    <w:nsid w:val="535119E7"/>
    <w:multiLevelType w:val="hybridMultilevel"/>
    <w:tmpl w:val="D2EA0804"/>
    <w:lvl w:ilvl="0" w:tplc="D92CF7F4">
      <w:start w:val="1"/>
      <w:numFmt w:val="decimal"/>
      <w:lvlText w:val="7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53" w15:restartNumberingAfterBreak="0">
    <w:nsid w:val="629A7BE5"/>
    <w:multiLevelType w:val="hybridMultilevel"/>
    <w:tmpl w:val="28C20D3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641D7C4E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5" w15:restartNumberingAfterBreak="0">
    <w:nsid w:val="64BF410D"/>
    <w:multiLevelType w:val="hybridMultilevel"/>
    <w:tmpl w:val="7BFACB74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6" w15:restartNumberingAfterBreak="0">
    <w:nsid w:val="6A020D25"/>
    <w:multiLevelType w:val="hybridMultilevel"/>
    <w:tmpl w:val="2960B9B0"/>
    <w:lvl w:ilvl="0" w:tplc="31169968">
      <w:start w:val="1"/>
      <w:numFmt w:val="decimal"/>
      <w:lvlText w:val="5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6A114C25"/>
    <w:multiLevelType w:val="hybridMultilevel"/>
    <w:tmpl w:val="7BFACB74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8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59" w15:restartNumberingAfterBreak="0">
    <w:nsid w:val="6CE27361"/>
    <w:multiLevelType w:val="hybridMultilevel"/>
    <w:tmpl w:val="9C56FD1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0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61" w15:restartNumberingAfterBreak="0">
    <w:nsid w:val="6EDB0448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62" w15:restartNumberingAfterBreak="0">
    <w:nsid w:val="6EE173C4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63" w15:restartNumberingAfterBreak="0">
    <w:nsid w:val="6F793ABE"/>
    <w:multiLevelType w:val="hybridMultilevel"/>
    <w:tmpl w:val="9686FDFC"/>
    <w:lvl w:ilvl="0" w:tplc="62364326">
      <w:start w:val="1"/>
      <w:numFmt w:val="decimal"/>
      <w:lvlText w:val="12.%1"/>
      <w:lvlJc w:val="left"/>
      <w:pPr>
        <w:ind w:left="794" w:hanging="794"/>
      </w:pPr>
      <w:rPr>
        <w:rFonts w:cs="Arial" w:hint="default"/>
        <w:b w:val="0"/>
        <w:i w:val="0"/>
        <w:spacing w:val="0"/>
        <w:lang w:eastAsia="ko-KR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65" w15:restartNumberingAfterBreak="0">
    <w:nsid w:val="728078DC"/>
    <w:multiLevelType w:val="hybridMultilevel"/>
    <w:tmpl w:val="28C20D3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6" w15:restartNumberingAfterBreak="0">
    <w:nsid w:val="72EB72FA"/>
    <w:multiLevelType w:val="hybridMultilevel"/>
    <w:tmpl w:val="669E2792"/>
    <w:lvl w:ilvl="0" w:tplc="B338DA3C">
      <w:start w:val="1"/>
      <w:numFmt w:val="decimal"/>
      <w:lvlText w:val="9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7" w15:restartNumberingAfterBreak="0">
    <w:nsid w:val="743D2B09"/>
    <w:multiLevelType w:val="multilevel"/>
    <w:tmpl w:val="4238F216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68" w15:restartNumberingAfterBreak="0">
    <w:nsid w:val="766268AB"/>
    <w:multiLevelType w:val="hybridMultilevel"/>
    <w:tmpl w:val="19D8E044"/>
    <w:lvl w:ilvl="0" w:tplc="0409000F">
      <w:start w:val="1"/>
      <w:numFmt w:val="decimal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9" w15:restartNumberingAfterBreak="0">
    <w:nsid w:val="77287B68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46" w:hanging="400"/>
      </w:pPr>
    </w:lvl>
    <w:lvl w:ilvl="2" w:tplc="0409001B" w:tentative="1">
      <w:start w:val="1"/>
      <w:numFmt w:val="lowerRoman"/>
      <w:lvlText w:val="%3."/>
      <w:lvlJc w:val="right"/>
      <w:pPr>
        <w:ind w:left="746" w:hanging="400"/>
      </w:pPr>
    </w:lvl>
    <w:lvl w:ilvl="3" w:tplc="0409000F" w:tentative="1">
      <w:start w:val="1"/>
      <w:numFmt w:val="decimal"/>
      <w:lvlText w:val="%4."/>
      <w:lvlJc w:val="left"/>
      <w:pPr>
        <w:ind w:left="1146" w:hanging="400"/>
      </w:pPr>
    </w:lvl>
    <w:lvl w:ilvl="4" w:tplc="04090019" w:tentative="1">
      <w:start w:val="1"/>
      <w:numFmt w:val="upperLetter"/>
      <w:lvlText w:val="%5."/>
      <w:lvlJc w:val="left"/>
      <w:pPr>
        <w:ind w:left="1546" w:hanging="400"/>
      </w:pPr>
    </w:lvl>
    <w:lvl w:ilvl="5" w:tplc="0409001B" w:tentative="1">
      <w:start w:val="1"/>
      <w:numFmt w:val="lowerRoman"/>
      <w:lvlText w:val="%6."/>
      <w:lvlJc w:val="right"/>
      <w:pPr>
        <w:ind w:left="1946" w:hanging="400"/>
      </w:pPr>
    </w:lvl>
    <w:lvl w:ilvl="6" w:tplc="0409000F" w:tentative="1">
      <w:start w:val="1"/>
      <w:numFmt w:val="decimal"/>
      <w:lvlText w:val="%7."/>
      <w:lvlJc w:val="left"/>
      <w:pPr>
        <w:ind w:left="2346" w:hanging="400"/>
      </w:pPr>
    </w:lvl>
    <w:lvl w:ilvl="7" w:tplc="04090019" w:tentative="1">
      <w:start w:val="1"/>
      <w:numFmt w:val="upperLetter"/>
      <w:lvlText w:val="%8."/>
      <w:lvlJc w:val="left"/>
      <w:pPr>
        <w:ind w:left="2746" w:hanging="400"/>
      </w:pPr>
    </w:lvl>
    <w:lvl w:ilvl="8" w:tplc="0409001B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70" w15:restartNumberingAfterBreak="0">
    <w:nsid w:val="7A902C2C"/>
    <w:multiLevelType w:val="hybridMultilevel"/>
    <w:tmpl w:val="86E6C224"/>
    <w:lvl w:ilvl="0" w:tplc="DCC8997C">
      <w:start w:val="1"/>
      <w:numFmt w:val="decimal"/>
      <w:lvlText w:val="6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1" w15:restartNumberingAfterBreak="0">
    <w:nsid w:val="7F6B0389"/>
    <w:multiLevelType w:val="hybridMultilevel"/>
    <w:tmpl w:val="19D8E044"/>
    <w:lvl w:ilvl="0" w:tplc="0409000F">
      <w:start w:val="1"/>
      <w:numFmt w:val="decimal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2" w15:restartNumberingAfterBreak="0">
    <w:nsid w:val="7FC20188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num w:numId="1" w16cid:durableId="260144144">
    <w:abstractNumId w:val="64"/>
  </w:num>
  <w:num w:numId="2" w16cid:durableId="995457822">
    <w:abstractNumId w:val="21"/>
  </w:num>
  <w:num w:numId="3" w16cid:durableId="181628163">
    <w:abstractNumId w:val="58"/>
  </w:num>
  <w:num w:numId="4" w16cid:durableId="1743408097">
    <w:abstractNumId w:val="42"/>
  </w:num>
  <w:num w:numId="5" w16cid:durableId="1827359375">
    <w:abstractNumId w:val="1"/>
  </w:num>
  <w:num w:numId="6" w16cid:durableId="1532450978">
    <w:abstractNumId w:val="28"/>
  </w:num>
  <w:num w:numId="7" w16cid:durableId="1661425089">
    <w:abstractNumId w:val="39"/>
  </w:num>
  <w:num w:numId="8" w16cid:durableId="1109423831">
    <w:abstractNumId w:val="33"/>
  </w:num>
  <w:num w:numId="9" w16cid:durableId="2055040613">
    <w:abstractNumId w:val="0"/>
  </w:num>
  <w:num w:numId="10" w16cid:durableId="1533423835">
    <w:abstractNumId w:val="35"/>
  </w:num>
  <w:num w:numId="11" w16cid:durableId="1830486038">
    <w:abstractNumId w:val="52"/>
  </w:num>
  <w:num w:numId="12" w16cid:durableId="1257442508">
    <w:abstractNumId w:val="60"/>
  </w:num>
  <w:num w:numId="13" w16cid:durableId="1360817969">
    <w:abstractNumId w:val="6"/>
  </w:num>
  <w:num w:numId="14" w16cid:durableId="580412369">
    <w:abstractNumId w:val="46"/>
  </w:num>
  <w:num w:numId="15" w16cid:durableId="312031272">
    <w:abstractNumId w:val="19"/>
  </w:num>
  <w:num w:numId="16" w16cid:durableId="369771665">
    <w:abstractNumId w:val="38"/>
  </w:num>
  <w:num w:numId="17" w16cid:durableId="819882652">
    <w:abstractNumId w:val="5"/>
  </w:num>
  <w:num w:numId="18" w16cid:durableId="1376932663">
    <w:abstractNumId w:val="22"/>
  </w:num>
  <w:num w:numId="19" w16cid:durableId="622030980">
    <w:abstractNumId w:val="14"/>
  </w:num>
  <w:num w:numId="20" w16cid:durableId="1779375684">
    <w:abstractNumId w:val="37"/>
  </w:num>
  <w:num w:numId="21" w16cid:durableId="2082288492">
    <w:abstractNumId w:val="3"/>
  </w:num>
  <w:num w:numId="22" w16cid:durableId="1593391666">
    <w:abstractNumId w:val="10"/>
  </w:num>
  <w:num w:numId="23" w16cid:durableId="745538207">
    <w:abstractNumId w:val="67"/>
  </w:num>
  <w:num w:numId="24" w16cid:durableId="1662002679">
    <w:abstractNumId w:val="67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 w:hint="default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lowerRoman"/>
        <w:pStyle w:val="WYCArticleLv4"/>
        <w:lvlText w:val="(%4)"/>
        <w:lvlJc w:val="left"/>
        <w:pPr>
          <w:ind w:left="1473" w:hanging="623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25" w16cid:durableId="1270969574">
    <w:abstractNumId w:val="63"/>
  </w:num>
  <w:num w:numId="26" w16cid:durableId="287787797">
    <w:abstractNumId w:val="43"/>
  </w:num>
  <w:num w:numId="27" w16cid:durableId="910696172">
    <w:abstractNumId w:val="56"/>
  </w:num>
  <w:num w:numId="28" w16cid:durableId="1945109873">
    <w:abstractNumId w:val="70"/>
  </w:num>
  <w:num w:numId="29" w16cid:durableId="1167211361">
    <w:abstractNumId w:val="51"/>
  </w:num>
  <w:num w:numId="30" w16cid:durableId="1949388184">
    <w:abstractNumId w:val="66"/>
  </w:num>
  <w:num w:numId="31" w16cid:durableId="176700429">
    <w:abstractNumId w:val="9"/>
  </w:num>
  <w:num w:numId="32" w16cid:durableId="2026250523">
    <w:abstractNumId w:val="31"/>
  </w:num>
  <w:num w:numId="33" w16cid:durableId="601885821">
    <w:abstractNumId w:val="25"/>
  </w:num>
  <w:num w:numId="34" w16cid:durableId="1384792180">
    <w:abstractNumId w:val="15"/>
  </w:num>
  <w:num w:numId="35" w16cid:durableId="809522238">
    <w:abstractNumId w:val="61"/>
  </w:num>
  <w:num w:numId="36" w16cid:durableId="1682507991">
    <w:abstractNumId w:val="18"/>
  </w:num>
  <w:num w:numId="37" w16cid:durableId="2121876908">
    <w:abstractNumId w:val="7"/>
  </w:num>
  <w:num w:numId="38" w16cid:durableId="482432597">
    <w:abstractNumId w:val="48"/>
  </w:num>
  <w:num w:numId="39" w16cid:durableId="555623268">
    <w:abstractNumId w:val="44"/>
  </w:num>
  <w:num w:numId="40" w16cid:durableId="1188758920">
    <w:abstractNumId w:val="4"/>
  </w:num>
  <w:num w:numId="41" w16cid:durableId="970285198">
    <w:abstractNumId w:val="50"/>
  </w:num>
  <w:num w:numId="42" w16cid:durableId="1221017869">
    <w:abstractNumId w:val="62"/>
  </w:num>
  <w:num w:numId="43" w16cid:durableId="641812083">
    <w:abstractNumId w:val="36"/>
  </w:num>
  <w:num w:numId="44" w16cid:durableId="352805456">
    <w:abstractNumId w:val="8"/>
  </w:num>
  <w:num w:numId="45" w16cid:durableId="1674993251">
    <w:abstractNumId w:val="26"/>
  </w:num>
  <w:num w:numId="46" w16cid:durableId="1757633644">
    <w:abstractNumId w:val="45"/>
  </w:num>
  <w:num w:numId="47" w16cid:durableId="418138632">
    <w:abstractNumId w:val="69"/>
  </w:num>
  <w:num w:numId="48" w16cid:durableId="1670601041">
    <w:abstractNumId w:val="49"/>
  </w:num>
  <w:num w:numId="49" w16cid:durableId="772896474">
    <w:abstractNumId w:val="71"/>
  </w:num>
  <w:num w:numId="50" w16cid:durableId="572199563">
    <w:abstractNumId w:val="13"/>
  </w:num>
  <w:num w:numId="51" w16cid:durableId="834881149">
    <w:abstractNumId w:val="20"/>
  </w:num>
  <w:num w:numId="52" w16cid:durableId="156383245">
    <w:abstractNumId w:val="68"/>
  </w:num>
  <w:num w:numId="53" w16cid:durableId="430931753">
    <w:abstractNumId w:val="16"/>
  </w:num>
  <w:num w:numId="54" w16cid:durableId="637223877">
    <w:abstractNumId w:val="47"/>
  </w:num>
  <w:num w:numId="55" w16cid:durableId="1258055951">
    <w:abstractNumId w:val="24"/>
  </w:num>
  <w:num w:numId="56" w16cid:durableId="2057925159">
    <w:abstractNumId w:val="54"/>
  </w:num>
  <w:num w:numId="57" w16cid:durableId="1250773240">
    <w:abstractNumId w:val="59"/>
  </w:num>
  <w:num w:numId="58" w16cid:durableId="1040477240">
    <w:abstractNumId w:val="17"/>
  </w:num>
  <w:num w:numId="59" w16cid:durableId="364452412">
    <w:abstractNumId w:val="32"/>
  </w:num>
  <w:num w:numId="60" w16cid:durableId="1203178809">
    <w:abstractNumId w:val="29"/>
  </w:num>
  <w:num w:numId="61" w16cid:durableId="2079281205">
    <w:abstractNumId w:val="41"/>
  </w:num>
  <w:num w:numId="62" w16cid:durableId="252396506">
    <w:abstractNumId w:val="11"/>
  </w:num>
  <w:num w:numId="63" w16cid:durableId="930087924">
    <w:abstractNumId w:val="27"/>
  </w:num>
  <w:num w:numId="64" w16cid:durableId="1260791508">
    <w:abstractNumId w:val="40"/>
  </w:num>
  <w:num w:numId="65" w16cid:durableId="1256524223">
    <w:abstractNumId w:val="2"/>
  </w:num>
  <w:num w:numId="66" w16cid:durableId="947932076">
    <w:abstractNumId w:val="30"/>
  </w:num>
  <w:num w:numId="67" w16cid:durableId="648872909">
    <w:abstractNumId w:val="23"/>
  </w:num>
  <w:num w:numId="68" w16cid:durableId="1703938703">
    <w:abstractNumId w:val="72"/>
  </w:num>
  <w:num w:numId="69" w16cid:durableId="1256594762">
    <w:abstractNumId w:val="55"/>
  </w:num>
  <w:num w:numId="70" w16cid:durableId="1997029098">
    <w:abstractNumId w:val="57"/>
  </w:num>
  <w:num w:numId="71" w16cid:durableId="88890335">
    <w:abstractNumId w:val="34"/>
  </w:num>
  <w:num w:numId="72" w16cid:durableId="2072919832">
    <w:abstractNumId w:val="65"/>
  </w:num>
  <w:num w:numId="73" w16cid:durableId="1482577383">
    <w:abstractNumId w:val="53"/>
  </w:num>
  <w:num w:numId="74" w16cid:durableId="737823390">
    <w:abstractNumId w:val="12"/>
  </w:num>
  <w:numIdMacAtCleanup w:val="7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ulchon">
    <w15:presenceInfo w15:providerId="None" w15:userId="Yulchon"/>
  </w15:person>
  <w15:person w15:author="juneha ryu">
    <w15:presenceInfo w15:providerId="Windows Live" w15:userId="b01cafb40ba478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800"/>
  <w:drawingGridHorizontalSpacing w:val="140"/>
  <w:drawingGridVerticalSpacing w:val="381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Status" w:val="true"/>
  </w:docVars>
  <w:rsids>
    <w:rsidRoot w:val="00F10A7E"/>
    <w:rsid w:val="00004703"/>
    <w:rsid w:val="0000500F"/>
    <w:rsid w:val="00010558"/>
    <w:rsid w:val="00010C35"/>
    <w:rsid w:val="000145D2"/>
    <w:rsid w:val="00015937"/>
    <w:rsid w:val="00022544"/>
    <w:rsid w:val="000244C3"/>
    <w:rsid w:val="0003132A"/>
    <w:rsid w:val="000336F0"/>
    <w:rsid w:val="00044094"/>
    <w:rsid w:val="000544A5"/>
    <w:rsid w:val="000638C5"/>
    <w:rsid w:val="00066D41"/>
    <w:rsid w:val="00066E74"/>
    <w:rsid w:val="0006739E"/>
    <w:rsid w:val="000843EB"/>
    <w:rsid w:val="00092A7A"/>
    <w:rsid w:val="000975B3"/>
    <w:rsid w:val="000A3819"/>
    <w:rsid w:val="000A5345"/>
    <w:rsid w:val="000B0946"/>
    <w:rsid w:val="000B141A"/>
    <w:rsid w:val="000B4831"/>
    <w:rsid w:val="000B6FBC"/>
    <w:rsid w:val="000C23E8"/>
    <w:rsid w:val="000C2591"/>
    <w:rsid w:val="000C3172"/>
    <w:rsid w:val="000C58BC"/>
    <w:rsid w:val="000C5C40"/>
    <w:rsid w:val="000E1AEE"/>
    <w:rsid w:val="000F4B85"/>
    <w:rsid w:val="000F7BE3"/>
    <w:rsid w:val="00100300"/>
    <w:rsid w:val="00100913"/>
    <w:rsid w:val="001040B6"/>
    <w:rsid w:val="00105213"/>
    <w:rsid w:val="00116932"/>
    <w:rsid w:val="00120230"/>
    <w:rsid w:val="00124397"/>
    <w:rsid w:val="00130282"/>
    <w:rsid w:val="00137C84"/>
    <w:rsid w:val="001401F1"/>
    <w:rsid w:val="00141F5C"/>
    <w:rsid w:val="00144C98"/>
    <w:rsid w:val="001505F2"/>
    <w:rsid w:val="001516D1"/>
    <w:rsid w:val="00153E88"/>
    <w:rsid w:val="001712C0"/>
    <w:rsid w:val="00172FC5"/>
    <w:rsid w:val="00180093"/>
    <w:rsid w:val="00184C97"/>
    <w:rsid w:val="00186C8F"/>
    <w:rsid w:val="001922B5"/>
    <w:rsid w:val="00195474"/>
    <w:rsid w:val="0019737F"/>
    <w:rsid w:val="001A0F82"/>
    <w:rsid w:val="001A65DF"/>
    <w:rsid w:val="001A6F89"/>
    <w:rsid w:val="001B0F8E"/>
    <w:rsid w:val="001B12D8"/>
    <w:rsid w:val="001B22A6"/>
    <w:rsid w:val="001B50A0"/>
    <w:rsid w:val="001C12AF"/>
    <w:rsid w:val="001C18F9"/>
    <w:rsid w:val="001C2A31"/>
    <w:rsid w:val="001C6C29"/>
    <w:rsid w:val="001D16B7"/>
    <w:rsid w:val="001D1EC3"/>
    <w:rsid w:val="001D2F45"/>
    <w:rsid w:val="001E0A9A"/>
    <w:rsid w:val="001E1544"/>
    <w:rsid w:val="001F0F55"/>
    <w:rsid w:val="001F4132"/>
    <w:rsid w:val="001F69F0"/>
    <w:rsid w:val="00200DC7"/>
    <w:rsid w:val="00204D6D"/>
    <w:rsid w:val="0021191A"/>
    <w:rsid w:val="00215169"/>
    <w:rsid w:val="00216649"/>
    <w:rsid w:val="00223D17"/>
    <w:rsid w:val="002263D9"/>
    <w:rsid w:val="00226B0B"/>
    <w:rsid w:val="002305BC"/>
    <w:rsid w:val="00230A3B"/>
    <w:rsid w:val="00233006"/>
    <w:rsid w:val="00233907"/>
    <w:rsid w:val="0023472E"/>
    <w:rsid w:val="00234B94"/>
    <w:rsid w:val="00236658"/>
    <w:rsid w:val="00240FE1"/>
    <w:rsid w:val="002423D5"/>
    <w:rsid w:val="00247010"/>
    <w:rsid w:val="00247D5A"/>
    <w:rsid w:val="002506D0"/>
    <w:rsid w:val="00250908"/>
    <w:rsid w:val="00250E78"/>
    <w:rsid w:val="0025646D"/>
    <w:rsid w:val="00260932"/>
    <w:rsid w:val="00261A02"/>
    <w:rsid w:val="00262AB0"/>
    <w:rsid w:val="002662B3"/>
    <w:rsid w:val="0027009A"/>
    <w:rsid w:val="00270217"/>
    <w:rsid w:val="00270C6B"/>
    <w:rsid w:val="00282D3C"/>
    <w:rsid w:val="002930A1"/>
    <w:rsid w:val="002A0EA8"/>
    <w:rsid w:val="002A40B5"/>
    <w:rsid w:val="002A4723"/>
    <w:rsid w:val="002A54AE"/>
    <w:rsid w:val="002A618B"/>
    <w:rsid w:val="002B2182"/>
    <w:rsid w:val="002B4A36"/>
    <w:rsid w:val="002C095B"/>
    <w:rsid w:val="002C3B3A"/>
    <w:rsid w:val="002E0914"/>
    <w:rsid w:val="002E1871"/>
    <w:rsid w:val="002E1CCD"/>
    <w:rsid w:val="002E3748"/>
    <w:rsid w:val="002E4097"/>
    <w:rsid w:val="002F08B7"/>
    <w:rsid w:val="002F0B4E"/>
    <w:rsid w:val="002F56B2"/>
    <w:rsid w:val="002F5BD3"/>
    <w:rsid w:val="00301D34"/>
    <w:rsid w:val="003077CB"/>
    <w:rsid w:val="00311ED0"/>
    <w:rsid w:val="00312372"/>
    <w:rsid w:val="00313E37"/>
    <w:rsid w:val="003157E5"/>
    <w:rsid w:val="00320A65"/>
    <w:rsid w:val="00336972"/>
    <w:rsid w:val="003370B8"/>
    <w:rsid w:val="00337A8D"/>
    <w:rsid w:val="00337CD5"/>
    <w:rsid w:val="0034138E"/>
    <w:rsid w:val="00350D08"/>
    <w:rsid w:val="00350ED3"/>
    <w:rsid w:val="00351658"/>
    <w:rsid w:val="003517EF"/>
    <w:rsid w:val="003611D6"/>
    <w:rsid w:val="003644AE"/>
    <w:rsid w:val="00372E04"/>
    <w:rsid w:val="003742BD"/>
    <w:rsid w:val="00374850"/>
    <w:rsid w:val="00374AE8"/>
    <w:rsid w:val="00375401"/>
    <w:rsid w:val="00375F44"/>
    <w:rsid w:val="0037712C"/>
    <w:rsid w:val="00377882"/>
    <w:rsid w:val="003858D9"/>
    <w:rsid w:val="00393D8C"/>
    <w:rsid w:val="00396697"/>
    <w:rsid w:val="003A11C5"/>
    <w:rsid w:val="003A3A1A"/>
    <w:rsid w:val="003A6354"/>
    <w:rsid w:val="003A679D"/>
    <w:rsid w:val="003B5B5C"/>
    <w:rsid w:val="003C10B0"/>
    <w:rsid w:val="003C70CE"/>
    <w:rsid w:val="003D1145"/>
    <w:rsid w:val="003D29B7"/>
    <w:rsid w:val="003D5971"/>
    <w:rsid w:val="003D6BC7"/>
    <w:rsid w:val="003E5312"/>
    <w:rsid w:val="003E5944"/>
    <w:rsid w:val="003E61EB"/>
    <w:rsid w:val="003E6944"/>
    <w:rsid w:val="003E7FB0"/>
    <w:rsid w:val="003F2AFE"/>
    <w:rsid w:val="003F6707"/>
    <w:rsid w:val="003F7EDC"/>
    <w:rsid w:val="00404E5B"/>
    <w:rsid w:val="0040578F"/>
    <w:rsid w:val="0041066F"/>
    <w:rsid w:val="00412DA8"/>
    <w:rsid w:val="0041387D"/>
    <w:rsid w:val="00413DEE"/>
    <w:rsid w:val="00414D64"/>
    <w:rsid w:val="00421C67"/>
    <w:rsid w:val="004226B5"/>
    <w:rsid w:val="00424D19"/>
    <w:rsid w:val="004275CC"/>
    <w:rsid w:val="004330CA"/>
    <w:rsid w:val="004330FE"/>
    <w:rsid w:val="0043703B"/>
    <w:rsid w:val="004459F2"/>
    <w:rsid w:val="0045076C"/>
    <w:rsid w:val="00456D6D"/>
    <w:rsid w:val="00461F5F"/>
    <w:rsid w:val="00462FCC"/>
    <w:rsid w:val="004647D1"/>
    <w:rsid w:val="00465347"/>
    <w:rsid w:val="00465F8E"/>
    <w:rsid w:val="004727F1"/>
    <w:rsid w:val="00473A8A"/>
    <w:rsid w:val="00475222"/>
    <w:rsid w:val="00476C14"/>
    <w:rsid w:val="0048171A"/>
    <w:rsid w:val="00482013"/>
    <w:rsid w:val="00482A6C"/>
    <w:rsid w:val="00485035"/>
    <w:rsid w:val="00485A6D"/>
    <w:rsid w:val="00486622"/>
    <w:rsid w:val="00486D3A"/>
    <w:rsid w:val="00491153"/>
    <w:rsid w:val="00491E73"/>
    <w:rsid w:val="00497068"/>
    <w:rsid w:val="004A008A"/>
    <w:rsid w:val="004A3356"/>
    <w:rsid w:val="004A59B0"/>
    <w:rsid w:val="004B20B2"/>
    <w:rsid w:val="004B6F23"/>
    <w:rsid w:val="004B76AD"/>
    <w:rsid w:val="004B78E0"/>
    <w:rsid w:val="004C22DA"/>
    <w:rsid w:val="004C4C42"/>
    <w:rsid w:val="004D2B8A"/>
    <w:rsid w:val="004D42D9"/>
    <w:rsid w:val="004E050D"/>
    <w:rsid w:val="004E064E"/>
    <w:rsid w:val="004E47D7"/>
    <w:rsid w:val="004E5406"/>
    <w:rsid w:val="004F01CE"/>
    <w:rsid w:val="004F4511"/>
    <w:rsid w:val="004F7670"/>
    <w:rsid w:val="004F79D9"/>
    <w:rsid w:val="00500718"/>
    <w:rsid w:val="0050478F"/>
    <w:rsid w:val="0050780C"/>
    <w:rsid w:val="00507B88"/>
    <w:rsid w:val="00513BC8"/>
    <w:rsid w:val="00514854"/>
    <w:rsid w:val="00520B42"/>
    <w:rsid w:val="005220B4"/>
    <w:rsid w:val="0052577D"/>
    <w:rsid w:val="00525E9E"/>
    <w:rsid w:val="00537294"/>
    <w:rsid w:val="00544CA2"/>
    <w:rsid w:val="00545332"/>
    <w:rsid w:val="00546BD7"/>
    <w:rsid w:val="00553616"/>
    <w:rsid w:val="005552C3"/>
    <w:rsid w:val="00555F0F"/>
    <w:rsid w:val="005563CA"/>
    <w:rsid w:val="005565E4"/>
    <w:rsid w:val="0055660F"/>
    <w:rsid w:val="005632FE"/>
    <w:rsid w:val="00564191"/>
    <w:rsid w:val="0056468C"/>
    <w:rsid w:val="00565018"/>
    <w:rsid w:val="00567846"/>
    <w:rsid w:val="00573B3B"/>
    <w:rsid w:val="00574544"/>
    <w:rsid w:val="005856ED"/>
    <w:rsid w:val="00586BF5"/>
    <w:rsid w:val="00590826"/>
    <w:rsid w:val="005918C8"/>
    <w:rsid w:val="00592609"/>
    <w:rsid w:val="00597F9B"/>
    <w:rsid w:val="005A335D"/>
    <w:rsid w:val="005B07F5"/>
    <w:rsid w:val="005B296A"/>
    <w:rsid w:val="005B3799"/>
    <w:rsid w:val="005B3982"/>
    <w:rsid w:val="005B7C81"/>
    <w:rsid w:val="005C0C8F"/>
    <w:rsid w:val="005C32B7"/>
    <w:rsid w:val="005C7078"/>
    <w:rsid w:val="005D0512"/>
    <w:rsid w:val="005D3F81"/>
    <w:rsid w:val="005D5581"/>
    <w:rsid w:val="005E1974"/>
    <w:rsid w:val="005E23AE"/>
    <w:rsid w:val="005E2ED0"/>
    <w:rsid w:val="005E5197"/>
    <w:rsid w:val="005E58D7"/>
    <w:rsid w:val="005E6B15"/>
    <w:rsid w:val="005E7151"/>
    <w:rsid w:val="005F29DC"/>
    <w:rsid w:val="005F4832"/>
    <w:rsid w:val="005F4912"/>
    <w:rsid w:val="005F74C2"/>
    <w:rsid w:val="0060311E"/>
    <w:rsid w:val="006031FA"/>
    <w:rsid w:val="00604334"/>
    <w:rsid w:val="00605883"/>
    <w:rsid w:val="00606C07"/>
    <w:rsid w:val="00612345"/>
    <w:rsid w:val="006178CB"/>
    <w:rsid w:val="00621591"/>
    <w:rsid w:val="00623CCC"/>
    <w:rsid w:val="0062512A"/>
    <w:rsid w:val="006268B1"/>
    <w:rsid w:val="00626EB2"/>
    <w:rsid w:val="00630751"/>
    <w:rsid w:val="006339AA"/>
    <w:rsid w:val="0063696E"/>
    <w:rsid w:val="00637B23"/>
    <w:rsid w:val="0064233E"/>
    <w:rsid w:val="006446AD"/>
    <w:rsid w:val="00645197"/>
    <w:rsid w:val="006473A7"/>
    <w:rsid w:val="00650273"/>
    <w:rsid w:val="0065031B"/>
    <w:rsid w:val="00650B4D"/>
    <w:rsid w:val="00651893"/>
    <w:rsid w:val="00653DF9"/>
    <w:rsid w:val="0065622F"/>
    <w:rsid w:val="006575F1"/>
    <w:rsid w:val="0067076C"/>
    <w:rsid w:val="00683446"/>
    <w:rsid w:val="006836EB"/>
    <w:rsid w:val="00683851"/>
    <w:rsid w:val="00691CAD"/>
    <w:rsid w:val="00696907"/>
    <w:rsid w:val="00696C2C"/>
    <w:rsid w:val="006A39FE"/>
    <w:rsid w:val="006A60F6"/>
    <w:rsid w:val="006A779E"/>
    <w:rsid w:val="006A7E1E"/>
    <w:rsid w:val="006B1CD5"/>
    <w:rsid w:val="006C1092"/>
    <w:rsid w:val="006C1BC9"/>
    <w:rsid w:val="006D0DD8"/>
    <w:rsid w:val="006E02A4"/>
    <w:rsid w:val="006E0624"/>
    <w:rsid w:val="006F08EA"/>
    <w:rsid w:val="006F24D0"/>
    <w:rsid w:val="006F24FB"/>
    <w:rsid w:val="006F508A"/>
    <w:rsid w:val="006F5624"/>
    <w:rsid w:val="006F62B7"/>
    <w:rsid w:val="007154F0"/>
    <w:rsid w:val="00717EFF"/>
    <w:rsid w:val="00721C30"/>
    <w:rsid w:val="0072522C"/>
    <w:rsid w:val="0073254D"/>
    <w:rsid w:val="00734B0B"/>
    <w:rsid w:val="00735859"/>
    <w:rsid w:val="007421EA"/>
    <w:rsid w:val="007470E7"/>
    <w:rsid w:val="0075444B"/>
    <w:rsid w:val="007546C7"/>
    <w:rsid w:val="00755AB0"/>
    <w:rsid w:val="00756055"/>
    <w:rsid w:val="007563D5"/>
    <w:rsid w:val="00762B39"/>
    <w:rsid w:val="00767ABA"/>
    <w:rsid w:val="00767F38"/>
    <w:rsid w:val="007718D7"/>
    <w:rsid w:val="00775BCB"/>
    <w:rsid w:val="007818F3"/>
    <w:rsid w:val="00787306"/>
    <w:rsid w:val="007A0210"/>
    <w:rsid w:val="007C2886"/>
    <w:rsid w:val="007C4235"/>
    <w:rsid w:val="007C6E05"/>
    <w:rsid w:val="007D0E19"/>
    <w:rsid w:val="007D5CF6"/>
    <w:rsid w:val="007D7005"/>
    <w:rsid w:val="007E2EA0"/>
    <w:rsid w:val="007F1012"/>
    <w:rsid w:val="007F460D"/>
    <w:rsid w:val="007F4979"/>
    <w:rsid w:val="007F5626"/>
    <w:rsid w:val="00801A40"/>
    <w:rsid w:val="008060A3"/>
    <w:rsid w:val="00806812"/>
    <w:rsid w:val="008131BB"/>
    <w:rsid w:val="00813529"/>
    <w:rsid w:val="0082180F"/>
    <w:rsid w:val="008226EB"/>
    <w:rsid w:val="00822DD8"/>
    <w:rsid w:val="008327CF"/>
    <w:rsid w:val="008329D5"/>
    <w:rsid w:val="00833A15"/>
    <w:rsid w:val="00836038"/>
    <w:rsid w:val="008472FA"/>
    <w:rsid w:val="00847418"/>
    <w:rsid w:val="00860793"/>
    <w:rsid w:val="00864418"/>
    <w:rsid w:val="008668FC"/>
    <w:rsid w:val="00873D3D"/>
    <w:rsid w:val="00880813"/>
    <w:rsid w:val="008838EA"/>
    <w:rsid w:val="008866B0"/>
    <w:rsid w:val="00893B56"/>
    <w:rsid w:val="008A2ADD"/>
    <w:rsid w:val="008A3901"/>
    <w:rsid w:val="008A4E88"/>
    <w:rsid w:val="008A5657"/>
    <w:rsid w:val="008B0D8D"/>
    <w:rsid w:val="008B4660"/>
    <w:rsid w:val="008B5C7E"/>
    <w:rsid w:val="008B70FB"/>
    <w:rsid w:val="008C0B26"/>
    <w:rsid w:val="008C2F03"/>
    <w:rsid w:val="008C4A40"/>
    <w:rsid w:val="008D226E"/>
    <w:rsid w:val="008D394E"/>
    <w:rsid w:val="008D5E98"/>
    <w:rsid w:val="008E07D6"/>
    <w:rsid w:val="008E4AF7"/>
    <w:rsid w:val="008E4F11"/>
    <w:rsid w:val="008E598C"/>
    <w:rsid w:val="008E5FE7"/>
    <w:rsid w:val="008F2801"/>
    <w:rsid w:val="008F51D5"/>
    <w:rsid w:val="008F5DF0"/>
    <w:rsid w:val="00903B2B"/>
    <w:rsid w:val="009140E3"/>
    <w:rsid w:val="00916F3E"/>
    <w:rsid w:val="00920968"/>
    <w:rsid w:val="00925227"/>
    <w:rsid w:val="00926058"/>
    <w:rsid w:val="009348E9"/>
    <w:rsid w:val="009377F2"/>
    <w:rsid w:val="00940DE8"/>
    <w:rsid w:val="00941EAD"/>
    <w:rsid w:val="00945AD6"/>
    <w:rsid w:val="00954EB7"/>
    <w:rsid w:val="00956735"/>
    <w:rsid w:val="0096115C"/>
    <w:rsid w:val="00965868"/>
    <w:rsid w:val="00971932"/>
    <w:rsid w:val="009722F8"/>
    <w:rsid w:val="00972D54"/>
    <w:rsid w:val="00973995"/>
    <w:rsid w:val="00974FB7"/>
    <w:rsid w:val="009770A0"/>
    <w:rsid w:val="00981A4E"/>
    <w:rsid w:val="0098215A"/>
    <w:rsid w:val="00982C38"/>
    <w:rsid w:val="00984727"/>
    <w:rsid w:val="0098575D"/>
    <w:rsid w:val="00990A06"/>
    <w:rsid w:val="009A0BEB"/>
    <w:rsid w:val="009A394E"/>
    <w:rsid w:val="009A3CD7"/>
    <w:rsid w:val="009A4964"/>
    <w:rsid w:val="009A4CE7"/>
    <w:rsid w:val="009B21DC"/>
    <w:rsid w:val="009B5298"/>
    <w:rsid w:val="009B58AC"/>
    <w:rsid w:val="009C51CB"/>
    <w:rsid w:val="009C6203"/>
    <w:rsid w:val="009C67CA"/>
    <w:rsid w:val="009E06A6"/>
    <w:rsid w:val="009E2072"/>
    <w:rsid w:val="009E2993"/>
    <w:rsid w:val="009E4743"/>
    <w:rsid w:val="009F31FF"/>
    <w:rsid w:val="009F360F"/>
    <w:rsid w:val="009F4C0A"/>
    <w:rsid w:val="009F775C"/>
    <w:rsid w:val="00A06AB5"/>
    <w:rsid w:val="00A07EE3"/>
    <w:rsid w:val="00A20936"/>
    <w:rsid w:val="00A21B87"/>
    <w:rsid w:val="00A243A9"/>
    <w:rsid w:val="00A32665"/>
    <w:rsid w:val="00A329A8"/>
    <w:rsid w:val="00A34DAE"/>
    <w:rsid w:val="00A3657C"/>
    <w:rsid w:val="00A41820"/>
    <w:rsid w:val="00A42BEB"/>
    <w:rsid w:val="00A4439A"/>
    <w:rsid w:val="00A46154"/>
    <w:rsid w:val="00A535D6"/>
    <w:rsid w:val="00A55EAC"/>
    <w:rsid w:val="00A60399"/>
    <w:rsid w:val="00A66E94"/>
    <w:rsid w:val="00A70282"/>
    <w:rsid w:val="00A7278E"/>
    <w:rsid w:val="00A766FC"/>
    <w:rsid w:val="00A77D14"/>
    <w:rsid w:val="00A8254B"/>
    <w:rsid w:val="00A855A5"/>
    <w:rsid w:val="00A92F44"/>
    <w:rsid w:val="00A95E69"/>
    <w:rsid w:val="00A96BB8"/>
    <w:rsid w:val="00AA054C"/>
    <w:rsid w:val="00AA0F7C"/>
    <w:rsid w:val="00AA3F09"/>
    <w:rsid w:val="00AB11E9"/>
    <w:rsid w:val="00AB252E"/>
    <w:rsid w:val="00AB42BF"/>
    <w:rsid w:val="00AB4FD3"/>
    <w:rsid w:val="00AC075E"/>
    <w:rsid w:val="00AC4F03"/>
    <w:rsid w:val="00AD0FA2"/>
    <w:rsid w:val="00AD22AE"/>
    <w:rsid w:val="00AD41F4"/>
    <w:rsid w:val="00AE1ED0"/>
    <w:rsid w:val="00AF155B"/>
    <w:rsid w:val="00AF1C4F"/>
    <w:rsid w:val="00AF21DF"/>
    <w:rsid w:val="00AF270C"/>
    <w:rsid w:val="00AF2FCA"/>
    <w:rsid w:val="00AF339A"/>
    <w:rsid w:val="00AF4450"/>
    <w:rsid w:val="00AF69D0"/>
    <w:rsid w:val="00B15AA3"/>
    <w:rsid w:val="00B26C76"/>
    <w:rsid w:val="00B278A9"/>
    <w:rsid w:val="00B3142B"/>
    <w:rsid w:val="00B33076"/>
    <w:rsid w:val="00B34947"/>
    <w:rsid w:val="00B3681A"/>
    <w:rsid w:val="00B37451"/>
    <w:rsid w:val="00B440DF"/>
    <w:rsid w:val="00B44409"/>
    <w:rsid w:val="00B4520D"/>
    <w:rsid w:val="00B52376"/>
    <w:rsid w:val="00B55BF6"/>
    <w:rsid w:val="00B563F1"/>
    <w:rsid w:val="00B56DDA"/>
    <w:rsid w:val="00B57D90"/>
    <w:rsid w:val="00B60A94"/>
    <w:rsid w:val="00B67A91"/>
    <w:rsid w:val="00B72DC7"/>
    <w:rsid w:val="00B73DFA"/>
    <w:rsid w:val="00B74116"/>
    <w:rsid w:val="00B74AEC"/>
    <w:rsid w:val="00B75969"/>
    <w:rsid w:val="00B76D4F"/>
    <w:rsid w:val="00B776C5"/>
    <w:rsid w:val="00B8197D"/>
    <w:rsid w:val="00B83367"/>
    <w:rsid w:val="00B83EF5"/>
    <w:rsid w:val="00B86A1A"/>
    <w:rsid w:val="00B873C1"/>
    <w:rsid w:val="00B879D8"/>
    <w:rsid w:val="00B91535"/>
    <w:rsid w:val="00B91992"/>
    <w:rsid w:val="00B979FB"/>
    <w:rsid w:val="00BB3707"/>
    <w:rsid w:val="00BB4D96"/>
    <w:rsid w:val="00BC5129"/>
    <w:rsid w:val="00BC5CD7"/>
    <w:rsid w:val="00BD1C8B"/>
    <w:rsid w:val="00BD3BCF"/>
    <w:rsid w:val="00BD6FD2"/>
    <w:rsid w:val="00BE37E9"/>
    <w:rsid w:val="00BE76F4"/>
    <w:rsid w:val="00BF1474"/>
    <w:rsid w:val="00BF1758"/>
    <w:rsid w:val="00C006CE"/>
    <w:rsid w:val="00C07518"/>
    <w:rsid w:val="00C141B1"/>
    <w:rsid w:val="00C20DC2"/>
    <w:rsid w:val="00C21752"/>
    <w:rsid w:val="00C2175A"/>
    <w:rsid w:val="00C2260D"/>
    <w:rsid w:val="00C22628"/>
    <w:rsid w:val="00C23CF8"/>
    <w:rsid w:val="00C24EA2"/>
    <w:rsid w:val="00C27960"/>
    <w:rsid w:val="00C31CC9"/>
    <w:rsid w:val="00C329E2"/>
    <w:rsid w:val="00C33984"/>
    <w:rsid w:val="00C36281"/>
    <w:rsid w:val="00C36E34"/>
    <w:rsid w:val="00C41431"/>
    <w:rsid w:val="00C41A5B"/>
    <w:rsid w:val="00C4391D"/>
    <w:rsid w:val="00C43D49"/>
    <w:rsid w:val="00C45ABD"/>
    <w:rsid w:val="00C4741F"/>
    <w:rsid w:val="00C47767"/>
    <w:rsid w:val="00C50B39"/>
    <w:rsid w:val="00C63E6D"/>
    <w:rsid w:val="00C65C64"/>
    <w:rsid w:val="00C65E2F"/>
    <w:rsid w:val="00C71B12"/>
    <w:rsid w:val="00C7476D"/>
    <w:rsid w:val="00C92365"/>
    <w:rsid w:val="00C92F6F"/>
    <w:rsid w:val="00C9614A"/>
    <w:rsid w:val="00C97D57"/>
    <w:rsid w:val="00CA45C5"/>
    <w:rsid w:val="00CA6CBC"/>
    <w:rsid w:val="00CC273F"/>
    <w:rsid w:val="00CC38A5"/>
    <w:rsid w:val="00CC7773"/>
    <w:rsid w:val="00CD006A"/>
    <w:rsid w:val="00CE1660"/>
    <w:rsid w:val="00CF0A8F"/>
    <w:rsid w:val="00CF0FB6"/>
    <w:rsid w:val="00CF3DD0"/>
    <w:rsid w:val="00D0587C"/>
    <w:rsid w:val="00D10BCD"/>
    <w:rsid w:val="00D13590"/>
    <w:rsid w:val="00D14B06"/>
    <w:rsid w:val="00D20718"/>
    <w:rsid w:val="00D21AD8"/>
    <w:rsid w:val="00D240E2"/>
    <w:rsid w:val="00D24EA0"/>
    <w:rsid w:val="00D26362"/>
    <w:rsid w:val="00D26383"/>
    <w:rsid w:val="00D27846"/>
    <w:rsid w:val="00D27E2F"/>
    <w:rsid w:val="00D33BFC"/>
    <w:rsid w:val="00D34CF0"/>
    <w:rsid w:val="00D35F57"/>
    <w:rsid w:val="00D40369"/>
    <w:rsid w:val="00D40773"/>
    <w:rsid w:val="00D45439"/>
    <w:rsid w:val="00D4622E"/>
    <w:rsid w:val="00D51108"/>
    <w:rsid w:val="00D52434"/>
    <w:rsid w:val="00D55367"/>
    <w:rsid w:val="00D5637B"/>
    <w:rsid w:val="00D56E61"/>
    <w:rsid w:val="00D62A79"/>
    <w:rsid w:val="00D64A32"/>
    <w:rsid w:val="00D72235"/>
    <w:rsid w:val="00D77F00"/>
    <w:rsid w:val="00D81A86"/>
    <w:rsid w:val="00D83094"/>
    <w:rsid w:val="00D853DA"/>
    <w:rsid w:val="00D94FB0"/>
    <w:rsid w:val="00D96610"/>
    <w:rsid w:val="00DA027D"/>
    <w:rsid w:val="00DA49F8"/>
    <w:rsid w:val="00DA7BB9"/>
    <w:rsid w:val="00DB4609"/>
    <w:rsid w:val="00DC6A8F"/>
    <w:rsid w:val="00DD07A2"/>
    <w:rsid w:val="00DD2E8F"/>
    <w:rsid w:val="00DD62EE"/>
    <w:rsid w:val="00DD783B"/>
    <w:rsid w:val="00DD79CA"/>
    <w:rsid w:val="00DE231F"/>
    <w:rsid w:val="00DF671E"/>
    <w:rsid w:val="00E0208B"/>
    <w:rsid w:val="00E02CB9"/>
    <w:rsid w:val="00E02F47"/>
    <w:rsid w:val="00E03371"/>
    <w:rsid w:val="00E042C0"/>
    <w:rsid w:val="00E14D77"/>
    <w:rsid w:val="00E246F7"/>
    <w:rsid w:val="00E26DBB"/>
    <w:rsid w:val="00E270B7"/>
    <w:rsid w:val="00E32E96"/>
    <w:rsid w:val="00E35043"/>
    <w:rsid w:val="00E36152"/>
    <w:rsid w:val="00E41EA1"/>
    <w:rsid w:val="00E41ECC"/>
    <w:rsid w:val="00E448C5"/>
    <w:rsid w:val="00E515C6"/>
    <w:rsid w:val="00E526ED"/>
    <w:rsid w:val="00E52B28"/>
    <w:rsid w:val="00E559C9"/>
    <w:rsid w:val="00E641E5"/>
    <w:rsid w:val="00E77F76"/>
    <w:rsid w:val="00E80502"/>
    <w:rsid w:val="00E85A56"/>
    <w:rsid w:val="00E91E12"/>
    <w:rsid w:val="00E920CB"/>
    <w:rsid w:val="00E93C8E"/>
    <w:rsid w:val="00E9516B"/>
    <w:rsid w:val="00E97E35"/>
    <w:rsid w:val="00EA5FB5"/>
    <w:rsid w:val="00EA6261"/>
    <w:rsid w:val="00EA7AD8"/>
    <w:rsid w:val="00EB20D3"/>
    <w:rsid w:val="00EB3218"/>
    <w:rsid w:val="00EB5C1B"/>
    <w:rsid w:val="00EC4D05"/>
    <w:rsid w:val="00EC6146"/>
    <w:rsid w:val="00ED3365"/>
    <w:rsid w:val="00ED36A9"/>
    <w:rsid w:val="00EE14ED"/>
    <w:rsid w:val="00EE5882"/>
    <w:rsid w:val="00EE63EA"/>
    <w:rsid w:val="00EE6A3D"/>
    <w:rsid w:val="00EF0E3C"/>
    <w:rsid w:val="00EF3E66"/>
    <w:rsid w:val="00F00F85"/>
    <w:rsid w:val="00F0123C"/>
    <w:rsid w:val="00F0145D"/>
    <w:rsid w:val="00F07C10"/>
    <w:rsid w:val="00F10A7E"/>
    <w:rsid w:val="00F10E21"/>
    <w:rsid w:val="00F115EE"/>
    <w:rsid w:val="00F1207B"/>
    <w:rsid w:val="00F1587A"/>
    <w:rsid w:val="00F27BFC"/>
    <w:rsid w:val="00F41263"/>
    <w:rsid w:val="00F431AF"/>
    <w:rsid w:val="00F5634B"/>
    <w:rsid w:val="00F67346"/>
    <w:rsid w:val="00F7024A"/>
    <w:rsid w:val="00F72F05"/>
    <w:rsid w:val="00F8089F"/>
    <w:rsid w:val="00F81D32"/>
    <w:rsid w:val="00F82553"/>
    <w:rsid w:val="00F83905"/>
    <w:rsid w:val="00F84737"/>
    <w:rsid w:val="00F90B7B"/>
    <w:rsid w:val="00F912FD"/>
    <w:rsid w:val="00F949E7"/>
    <w:rsid w:val="00F950D6"/>
    <w:rsid w:val="00FA0647"/>
    <w:rsid w:val="00FA3E04"/>
    <w:rsid w:val="00FA4025"/>
    <w:rsid w:val="00FB21AF"/>
    <w:rsid w:val="00FB46CB"/>
    <w:rsid w:val="00FB4A30"/>
    <w:rsid w:val="00FC0344"/>
    <w:rsid w:val="00FC2B30"/>
    <w:rsid w:val="00FC37FF"/>
    <w:rsid w:val="00FC5ABE"/>
    <w:rsid w:val="00FC7F73"/>
    <w:rsid w:val="00FD1778"/>
    <w:rsid w:val="00FD2137"/>
    <w:rsid w:val="00FD4E2E"/>
    <w:rsid w:val="00FD753D"/>
    <w:rsid w:val="00FE0C68"/>
    <w:rsid w:val="00FE1709"/>
    <w:rsid w:val="00FF0939"/>
    <w:rsid w:val="00FF0E7D"/>
    <w:rsid w:val="00FF2315"/>
    <w:rsid w:val="00FF26CD"/>
    <w:rsid w:val="00FF4EB0"/>
    <w:rsid w:val="00FF59D0"/>
    <w:rsid w:val="00FF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3AB3F"/>
  <w15:chartTrackingRefBased/>
  <w15:docId w15:val="{86CD74B9-6D74-4AAB-8ED0-C3E2AA2E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pPr>
      <w:widowControl w:val="0"/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바탕" w:eastAsia="바탕" w:hAnsi="Times New Roman"/>
      <w:sz w:val="28"/>
    </w:rPr>
  </w:style>
  <w:style w:type="paragraph" w:styleId="1">
    <w:name w:val="heading 1"/>
    <w:basedOn w:val="a3"/>
    <w:next w:val="a3"/>
    <w:link w:val="1Char"/>
    <w:qFormat/>
    <w:pPr>
      <w:numPr>
        <w:numId w:val="10"/>
      </w:numPr>
      <w:spacing w:before="360" w:after="120"/>
      <w:outlineLvl w:val="0"/>
    </w:pPr>
    <w:rPr>
      <w:rFonts w:eastAsia="굴림체"/>
      <w:b/>
    </w:rPr>
  </w:style>
  <w:style w:type="paragraph" w:styleId="2">
    <w:name w:val="heading 2"/>
    <w:basedOn w:val="a3"/>
    <w:next w:val="a3"/>
    <w:link w:val="2Char"/>
    <w:qFormat/>
    <w:pPr>
      <w:keepNext/>
      <w:numPr>
        <w:ilvl w:val="1"/>
        <w:numId w:val="9"/>
      </w:numPr>
      <w:snapToGrid/>
      <w:spacing w:before="480" w:after="120" w:line="240" w:lineRule="auto"/>
      <w:jc w:val="left"/>
      <w:outlineLvl w:val="1"/>
    </w:pPr>
    <w:rPr>
      <w:rFonts w:ascii="돋움체" w:eastAsia="돋움체"/>
      <w:b/>
    </w:rPr>
  </w:style>
  <w:style w:type="paragraph" w:styleId="3">
    <w:name w:val="heading 3"/>
    <w:basedOn w:val="a3"/>
    <w:next w:val="a3"/>
    <w:link w:val="3Char"/>
    <w:qFormat/>
    <w:pPr>
      <w:keepNext/>
      <w:numPr>
        <w:ilvl w:val="2"/>
        <w:numId w:val="9"/>
      </w:numPr>
      <w:tabs>
        <w:tab w:val="left" w:pos="425"/>
      </w:tabs>
      <w:spacing w:before="360"/>
      <w:outlineLvl w:val="2"/>
    </w:pPr>
  </w:style>
  <w:style w:type="paragraph" w:styleId="4">
    <w:name w:val="heading 4"/>
    <w:basedOn w:val="a3"/>
    <w:next w:val="a3"/>
    <w:link w:val="4Char"/>
    <w:qFormat/>
    <w:pPr>
      <w:keepNext/>
      <w:numPr>
        <w:ilvl w:val="3"/>
        <w:numId w:val="9"/>
      </w:numPr>
      <w:spacing w:before="240" w:after="120"/>
      <w:outlineLvl w:val="3"/>
    </w:pPr>
    <w:rPr>
      <w:rFonts w:ascii="바탕체"/>
    </w:rPr>
  </w:style>
  <w:style w:type="paragraph" w:styleId="5">
    <w:name w:val="heading 5"/>
    <w:basedOn w:val="a3"/>
    <w:next w:val="a4"/>
    <w:link w:val="5Char"/>
    <w:qFormat/>
    <w:pPr>
      <w:keepNext/>
      <w:numPr>
        <w:ilvl w:val="4"/>
        <w:numId w:val="9"/>
      </w:numPr>
      <w:spacing w:before="120" w:after="120" w:line="480" w:lineRule="atLeast"/>
      <w:outlineLvl w:val="4"/>
    </w:pPr>
    <w:rPr>
      <w:rFonts w:ascii="바탕체" w:hAnsi="Arial"/>
    </w:rPr>
  </w:style>
  <w:style w:type="paragraph" w:styleId="6">
    <w:name w:val="heading 6"/>
    <w:basedOn w:val="a3"/>
    <w:next w:val="a4"/>
    <w:link w:val="6Char"/>
    <w:qFormat/>
    <w:pPr>
      <w:keepNext/>
      <w:numPr>
        <w:ilvl w:val="5"/>
        <w:numId w:val="9"/>
      </w:numPr>
      <w:outlineLvl w:val="5"/>
    </w:pPr>
    <w:rPr>
      <w:rFonts w:ascii="바탕체"/>
      <w:b/>
      <w:sz w:val="32"/>
    </w:rPr>
  </w:style>
  <w:style w:type="paragraph" w:styleId="7">
    <w:name w:val="heading 7"/>
    <w:basedOn w:val="a3"/>
    <w:next w:val="a4"/>
    <w:link w:val="7Char"/>
    <w:qFormat/>
    <w:pPr>
      <w:keepNext/>
      <w:numPr>
        <w:ilvl w:val="6"/>
        <w:numId w:val="9"/>
      </w:numPr>
      <w:outlineLvl w:val="6"/>
    </w:pPr>
    <w:rPr>
      <w:rFonts w:ascii="바탕체"/>
      <w:sz w:val="32"/>
    </w:rPr>
  </w:style>
  <w:style w:type="paragraph" w:styleId="8">
    <w:name w:val="heading 8"/>
    <w:basedOn w:val="a3"/>
    <w:next w:val="a4"/>
    <w:link w:val="8Char"/>
    <w:qFormat/>
    <w:pPr>
      <w:keepNext/>
      <w:numPr>
        <w:ilvl w:val="7"/>
        <w:numId w:val="9"/>
      </w:numPr>
      <w:outlineLvl w:val="7"/>
    </w:pPr>
    <w:rPr>
      <w:rFonts w:ascii="바탕체"/>
      <w:sz w:val="32"/>
    </w:rPr>
  </w:style>
  <w:style w:type="paragraph" w:styleId="9">
    <w:name w:val="heading 9"/>
    <w:basedOn w:val="a3"/>
    <w:next w:val="a4"/>
    <w:link w:val="9Char"/>
    <w:qFormat/>
    <w:pPr>
      <w:keepNext/>
      <w:numPr>
        <w:ilvl w:val="8"/>
        <w:numId w:val="9"/>
      </w:numPr>
      <w:outlineLvl w:val="8"/>
    </w:pPr>
    <w:rPr>
      <w:rFonts w:ascii="바탕체"/>
      <w:sz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Char">
    <w:name w:val="제목 1 Char"/>
    <w:link w:val="1"/>
    <w:rPr>
      <w:rFonts w:ascii="바탕" w:eastAsia="굴림체" w:hAnsi="Times New Roman"/>
      <w:b/>
      <w:sz w:val="28"/>
    </w:rPr>
  </w:style>
  <w:style w:type="character" w:customStyle="1" w:styleId="2Char">
    <w:name w:val="제목 2 Char"/>
    <w:link w:val="2"/>
    <w:rPr>
      <w:rFonts w:ascii="돋움체" w:eastAsia="돋움체" w:hAnsi="Times New Roman"/>
      <w:b/>
      <w:sz w:val="28"/>
    </w:rPr>
  </w:style>
  <w:style w:type="character" w:customStyle="1" w:styleId="3Char">
    <w:name w:val="제목 3 Char"/>
    <w:link w:val="3"/>
    <w:rPr>
      <w:rFonts w:ascii="바탕" w:eastAsia="바탕" w:hAnsi="Times New Roman"/>
      <w:sz w:val="28"/>
    </w:rPr>
  </w:style>
  <w:style w:type="character" w:customStyle="1" w:styleId="4Char">
    <w:name w:val="제목 4 Char"/>
    <w:link w:val="4"/>
    <w:rPr>
      <w:rFonts w:ascii="바탕체" w:eastAsia="바탕" w:hAnsi="Times New Roman"/>
      <w:sz w:val="28"/>
    </w:rPr>
  </w:style>
  <w:style w:type="character" w:customStyle="1" w:styleId="5Char">
    <w:name w:val="제목 5 Char"/>
    <w:link w:val="5"/>
    <w:rPr>
      <w:rFonts w:ascii="바탕체" w:eastAsia="바탕" w:hAnsi="Arial"/>
      <w:sz w:val="28"/>
    </w:rPr>
  </w:style>
  <w:style w:type="character" w:customStyle="1" w:styleId="6Char">
    <w:name w:val="제목 6 Char"/>
    <w:link w:val="6"/>
    <w:rPr>
      <w:rFonts w:ascii="바탕체" w:eastAsia="바탕" w:hAnsi="Times New Roman"/>
      <w:b/>
      <w:sz w:val="32"/>
    </w:rPr>
  </w:style>
  <w:style w:type="character" w:customStyle="1" w:styleId="7Char">
    <w:name w:val="제목 7 Char"/>
    <w:link w:val="7"/>
    <w:rPr>
      <w:rFonts w:ascii="바탕체" w:eastAsia="바탕" w:hAnsi="Times New Roman"/>
      <w:sz w:val="32"/>
    </w:rPr>
  </w:style>
  <w:style w:type="character" w:customStyle="1" w:styleId="8Char">
    <w:name w:val="제목 8 Char"/>
    <w:link w:val="8"/>
    <w:rPr>
      <w:rFonts w:ascii="바탕체" w:eastAsia="바탕" w:hAnsi="Times New Roman"/>
      <w:sz w:val="32"/>
    </w:rPr>
  </w:style>
  <w:style w:type="character" w:customStyle="1" w:styleId="9Char">
    <w:name w:val="제목 9 Char"/>
    <w:link w:val="9"/>
    <w:rPr>
      <w:rFonts w:ascii="바탕체" w:eastAsia="바탕" w:hAnsi="Times New Roman"/>
      <w:sz w:val="32"/>
    </w:rPr>
  </w:style>
  <w:style w:type="paragraph" w:styleId="a4">
    <w:name w:val="Normal Indent"/>
    <w:basedOn w:val="a3"/>
    <w:pPr>
      <w:snapToGrid/>
      <w:ind w:left="851"/>
    </w:pPr>
    <w:rPr>
      <w:sz w:val="32"/>
    </w:rPr>
  </w:style>
  <w:style w:type="paragraph" w:customStyle="1" w:styleId="3-1">
    <w:name w:val="맞춤3-1"/>
    <w:basedOn w:val="a3"/>
    <w:pPr>
      <w:numPr>
        <w:numId w:val="4"/>
      </w:numPr>
      <w:snapToGrid/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pPr>
      <w:numPr>
        <w:numId w:val="14"/>
      </w:numPr>
      <w:spacing w:before="240" w:after="120"/>
    </w:pPr>
  </w:style>
  <w:style w:type="paragraph" w:customStyle="1" w:styleId="14-2">
    <w:name w:val="표준14-2"/>
    <w:basedOn w:val="a3"/>
    <w:pPr>
      <w:numPr>
        <w:numId w:val="18"/>
      </w:numPr>
      <w:spacing w:before="120" w:after="120"/>
    </w:pPr>
  </w:style>
  <w:style w:type="paragraph" w:customStyle="1" w:styleId="14-3">
    <w:name w:val="표준14-3"/>
    <w:basedOn w:val="a3"/>
    <w:pPr>
      <w:numPr>
        <w:numId w:val="15"/>
      </w:numPr>
      <w:spacing w:before="80"/>
    </w:pPr>
  </w:style>
  <w:style w:type="paragraph" w:customStyle="1" w:styleId="14-4">
    <w:name w:val="표준14-4"/>
    <w:basedOn w:val="a3"/>
    <w:pPr>
      <w:numPr>
        <w:numId w:val="16"/>
      </w:numPr>
    </w:pPr>
    <w:rPr>
      <w:shd w:val="clear" w:color="auto" w:fill="FFFFFF"/>
    </w:rPr>
  </w:style>
  <w:style w:type="paragraph" w:customStyle="1" w:styleId="12-1">
    <w:name w:val="표준12-1"/>
    <w:basedOn w:val="14-1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pPr>
      <w:numPr>
        <w:numId w:val="2"/>
      </w:numPr>
      <w:adjustRightInd/>
      <w:ind w:left="1077"/>
    </w:pPr>
    <w:rPr>
      <w:sz w:val="24"/>
    </w:rPr>
  </w:style>
  <w:style w:type="paragraph" w:customStyle="1" w:styleId="3-2">
    <w:name w:val="맞춤3-2"/>
    <w:basedOn w:val="a3"/>
    <w:pPr>
      <w:numPr>
        <w:numId w:val="5"/>
      </w:numPr>
      <w:snapToGrid/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pPr>
      <w:numPr>
        <w:numId w:val="6"/>
      </w:numPr>
      <w:snapToGrid/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pPr>
      <w:numPr>
        <w:numId w:val="7"/>
      </w:numPr>
      <w:snapToGrid/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Pr>
      <w:shd w:val="clear" w:color="auto" w:fill="FFFFFF"/>
    </w:rPr>
  </w:style>
  <w:style w:type="paragraph" w:customStyle="1" w:styleId="2-2">
    <w:name w:val="맞춤2-2"/>
    <w:basedOn w:val="a4"/>
    <w:pPr>
      <w:numPr>
        <w:numId w:val="11"/>
      </w:numPr>
      <w:spacing w:before="180" w:after="120" w:line="480" w:lineRule="atLeast"/>
      <w:jc w:val="left"/>
    </w:pPr>
  </w:style>
  <w:style w:type="paragraph" w:customStyle="1" w:styleId="1-1">
    <w:name w:val="맞춤1-1"/>
    <w:basedOn w:val="a4"/>
    <w:pPr>
      <w:numPr>
        <w:numId w:val="12"/>
      </w:numPr>
      <w:spacing w:before="240" w:after="120" w:line="480" w:lineRule="atLeast"/>
    </w:pPr>
  </w:style>
  <w:style w:type="paragraph" w:customStyle="1" w:styleId="1-3">
    <w:name w:val="맞춤1-3"/>
    <w:basedOn w:val="a4"/>
    <w:pPr>
      <w:numPr>
        <w:numId w:val="13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pPr>
      <w:numPr>
        <w:numId w:val="19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0">
    <w:name w:val="스타일2"/>
    <w:basedOn w:val="a2"/>
    <w:pPr>
      <w:numPr>
        <w:numId w:val="0"/>
      </w:numPr>
    </w:pPr>
  </w:style>
  <w:style w:type="paragraph" w:customStyle="1" w:styleId="a0">
    <w:name w:val="스타일가"/>
    <w:basedOn w:val="20"/>
    <w:autoRedefine/>
    <w:pPr>
      <w:numPr>
        <w:ilvl w:val="1"/>
        <w:numId w:val="17"/>
      </w:numPr>
    </w:pPr>
  </w:style>
  <w:style w:type="paragraph" w:customStyle="1" w:styleId="a">
    <w:name w:val="가나"/>
    <w:basedOn w:val="a0"/>
    <w:autoRedefine/>
    <w:pPr>
      <w:numPr>
        <w:ilvl w:val="0"/>
      </w:numPr>
    </w:pPr>
  </w:style>
  <w:style w:type="paragraph" w:styleId="a9">
    <w:name w:val="footer"/>
    <w:basedOn w:val="a3"/>
    <w:link w:val="Char"/>
    <w:uiPriority w:val="99"/>
    <w:pPr>
      <w:tabs>
        <w:tab w:val="center" w:pos="4252"/>
        <w:tab w:val="right" w:pos="8504"/>
      </w:tabs>
    </w:pPr>
  </w:style>
  <w:style w:type="character" w:customStyle="1" w:styleId="Char">
    <w:name w:val="바닥글 Char"/>
    <w:link w:val="a9"/>
    <w:uiPriority w:val="99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Pr>
      <w:rFonts w:cs="Times New Roman"/>
    </w:rPr>
  </w:style>
  <w:style w:type="paragraph" w:styleId="ab">
    <w:name w:val="header"/>
    <w:basedOn w:val="a3"/>
    <w:link w:val="Char0"/>
    <w:pPr>
      <w:tabs>
        <w:tab w:val="center" w:pos="4252"/>
        <w:tab w:val="right" w:pos="8504"/>
      </w:tabs>
    </w:pPr>
  </w:style>
  <w:style w:type="character" w:customStyle="1" w:styleId="Char0">
    <w:name w:val="머리글 Char"/>
    <w:link w:val="ab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4">
    <w:name w:val="풍선 도움말 텍스트1"/>
    <w:basedOn w:val="a3"/>
    <w:semiHidden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link w:val="ac"/>
    <w:semiHidden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pPr>
      <w:jc w:val="center"/>
    </w:pPr>
    <w:rPr>
      <w:rFonts w:ascii="Times New Roman"/>
      <w:b/>
      <w:szCs w:val="28"/>
    </w:rPr>
  </w:style>
  <w:style w:type="character" w:customStyle="1" w:styleId="Char2">
    <w:name w:val="각주/미주 머리글 Char"/>
    <w:link w:val="ad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pPr>
      <w:ind w:leftChars="2100" w:left="100"/>
    </w:pPr>
    <w:rPr>
      <w:rFonts w:ascii="Times New Roman"/>
      <w:b/>
      <w:szCs w:val="28"/>
    </w:rPr>
  </w:style>
  <w:style w:type="character" w:customStyle="1" w:styleId="Char3">
    <w:name w:val="맺음말 Char"/>
    <w:link w:val="ae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qFormat/>
    <w:rPr>
      <w:rFonts w:cs="Times New Roman"/>
      <w:b/>
      <w:bCs/>
    </w:rPr>
  </w:style>
  <w:style w:type="table" w:styleId="af0">
    <w:name w:val="Table Grid"/>
    <w:basedOn w:val="a6"/>
    <w:uiPriority w:val="59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pPr>
      <w:tabs>
        <w:tab w:val="center" w:pos="4320"/>
        <w:tab w:val="right" w:pos="8640"/>
      </w:tabs>
      <w:wordWrap/>
      <w:autoSpaceDE w:val="0"/>
      <w:autoSpaceDN w:val="0"/>
      <w:snapToGrid/>
      <w:spacing w:before="0" w:after="0" w:line="240" w:lineRule="auto"/>
      <w:jc w:val="left"/>
      <w:textAlignment w:val="auto"/>
    </w:pPr>
    <w:rPr>
      <w:rFonts w:ascii="Times New Roman"/>
      <w:sz w:val="24"/>
      <w:szCs w:val="24"/>
    </w:rPr>
  </w:style>
  <w:style w:type="paragraph" w:styleId="af1">
    <w:name w:val="Date"/>
    <w:aliases w:val="d"/>
    <w:basedOn w:val="a3"/>
    <w:next w:val="a3"/>
    <w:link w:val="Char4"/>
    <w:pPr>
      <w:wordWrap/>
      <w:autoSpaceDE w:val="0"/>
      <w:autoSpaceDN w:val="0"/>
      <w:snapToGrid/>
      <w:spacing w:before="0" w:after="0" w:line="240" w:lineRule="auto"/>
      <w:textAlignment w:val="auto"/>
    </w:pPr>
    <w:rPr>
      <w:rFonts w:ascii="Courier" w:hAnsi="Courier" w:cs="Courier"/>
      <w:sz w:val="24"/>
      <w:szCs w:val="24"/>
    </w:rPr>
  </w:style>
  <w:style w:type="character" w:customStyle="1" w:styleId="Char4">
    <w:name w:val="날짜 Char"/>
    <w:aliases w:val="d Char"/>
    <w:link w:val="af1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pPr>
      <w:tabs>
        <w:tab w:val="center" w:pos="4252"/>
        <w:tab w:val="right" w:pos="8504"/>
      </w:tabs>
      <w:wordWrap/>
      <w:autoSpaceDE w:val="0"/>
      <w:autoSpaceDN w:val="0"/>
      <w:snapToGrid/>
      <w:spacing w:before="0" w:after="0" w:line="240" w:lineRule="auto"/>
      <w:textAlignment w:val="auto"/>
    </w:pPr>
    <w:rPr>
      <w:rFonts w:cs="바탕"/>
      <w:kern w:val="2"/>
      <w:sz w:val="20"/>
    </w:rPr>
  </w:style>
  <w:style w:type="character" w:customStyle="1" w:styleId="DeltaViewInsertion">
    <w:name w:val="DeltaView Insertion"/>
    <w:uiPriority w:val="99"/>
    <w:rPr>
      <w:color w:val="0000FF"/>
      <w:spacing w:val="0"/>
      <w:u w:val="double"/>
    </w:rPr>
  </w:style>
  <w:style w:type="paragraph" w:customStyle="1" w:styleId="11">
    <w:name w:val="제1조"/>
    <w:basedOn w:val="a3"/>
    <w:pPr>
      <w:widowControl/>
      <w:numPr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b/>
      <w:kern w:val="2"/>
      <w:sz w:val="24"/>
      <w:szCs w:val="24"/>
    </w:rPr>
  </w:style>
  <w:style w:type="paragraph" w:customStyle="1" w:styleId="12">
    <w:name w:val="1항"/>
    <w:basedOn w:val="a3"/>
    <w:pPr>
      <w:widowControl/>
      <w:numPr>
        <w:ilvl w:val="1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13">
    <w:name w:val="1호"/>
    <w:basedOn w:val="a3"/>
    <w:pPr>
      <w:widowControl/>
      <w:numPr>
        <w:ilvl w:val="2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CellHead">
    <w:name w:val="CellHead"/>
    <w:basedOn w:val="a3"/>
    <w:uiPriority w:val="99"/>
    <w:pPr>
      <w:keepNext/>
      <w:widowControl/>
      <w:wordWrap/>
      <w:adjustRightInd/>
      <w:snapToGrid/>
      <w:spacing w:line="259" w:lineRule="auto"/>
      <w:jc w:val="left"/>
      <w:textAlignment w:val="auto"/>
    </w:pPr>
    <w:rPr>
      <w:rFonts w:ascii="Times New Roman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pPr>
      <w:widowControl/>
      <w:wordWrap/>
      <w:adjustRightInd/>
      <w:snapToGrid/>
      <w:spacing w:line="290" w:lineRule="auto"/>
      <w:jc w:val="left"/>
      <w:textAlignment w:val="auto"/>
    </w:pPr>
    <w:rPr>
      <w:rFonts w:ascii="Times New Roman"/>
      <w:kern w:val="20"/>
      <w:sz w:val="22"/>
      <w:lang w:val="en-GB" w:eastAsia="en-US"/>
    </w:rPr>
  </w:style>
  <w:style w:type="numbering" w:customStyle="1" w:styleId="AgreementL2">
    <w:name w:val="Agreement_L2"/>
    <w:uiPriority w:val="99"/>
    <w:pPr>
      <w:numPr>
        <w:numId w:val="21"/>
      </w:numPr>
    </w:pPr>
  </w:style>
  <w:style w:type="character" w:styleId="af2">
    <w:name w:val="annotation reference"/>
    <w:rPr>
      <w:sz w:val="18"/>
      <w:szCs w:val="18"/>
    </w:rPr>
  </w:style>
  <w:style w:type="paragraph" w:styleId="af3">
    <w:name w:val="annotation text"/>
    <w:basedOn w:val="a3"/>
    <w:link w:val="Char5"/>
    <w:pPr>
      <w:jc w:val="left"/>
    </w:pPr>
  </w:style>
  <w:style w:type="character" w:customStyle="1" w:styleId="Char5">
    <w:name w:val="메모 텍스트 Char"/>
    <w:link w:val="af3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Pr>
      <w:b/>
      <w:bCs/>
    </w:rPr>
  </w:style>
  <w:style w:type="character" w:customStyle="1" w:styleId="Char6">
    <w:name w:val="메모 주제 Char"/>
    <w:link w:val="af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Pr>
      <w:rFonts w:ascii="바탕" w:eastAsia="바탕" w:hAnsi="Times New Roman"/>
      <w:sz w:val="28"/>
    </w:rPr>
  </w:style>
  <w:style w:type="paragraph" w:customStyle="1" w:styleId="af6">
    <w:name w:val="바탕글"/>
    <w:basedOn w:val="a3"/>
    <w:pPr>
      <w:widowControl/>
      <w:wordWrap/>
      <w:adjustRightInd/>
      <w:spacing w:before="0" w:after="0" w:line="384" w:lineRule="auto"/>
      <w:textAlignment w:val="auto"/>
    </w:pPr>
    <w:rPr>
      <w:rFonts w:hAnsi="바탕" w:cs="굴림"/>
      <w:color w:val="000000"/>
      <w:sz w:val="20"/>
    </w:rPr>
  </w:style>
  <w:style w:type="paragraph" w:styleId="af7">
    <w:name w:val="footnote text"/>
    <w:basedOn w:val="a3"/>
    <w:link w:val="Char7"/>
    <w:semiHidden/>
    <w:pPr>
      <w:jc w:val="left"/>
    </w:pPr>
  </w:style>
  <w:style w:type="character" w:styleId="af8">
    <w:name w:val="footnote reference"/>
    <w:semiHidden/>
    <w:rPr>
      <w:vertAlign w:val="superscript"/>
    </w:rPr>
  </w:style>
  <w:style w:type="paragraph" w:customStyle="1" w:styleId="a1">
    <w:name w:val="글머리표(원)"/>
    <w:basedOn w:val="a3"/>
    <w:pPr>
      <w:widowControl/>
      <w:numPr>
        <w:numId w:val="22"/>
      </w:numPr>
      <w:autoSpaceDE w:val="0"/>
      <w:autoSpaceDN w:val="0"/>
      <w:adjustRightInd/>
      <w:snapToGrid/>
      <w:spacing w:before="0" w:after="0" w:line="300" w:lineRule="auto"/>
      <w:textAlignment w:val="auto"/>
    </w:pPr>
    <w:rPr>
      <w:rFonts w:ascii="Times New Roman" w:eastAsia="바탕체"/>
      <w:sz w:val="24"/>
      <w:szCs w:val="24"/>
    </w:rPr>
  </w:style>
  <w:style w:type="paragraph" w:customStyle="1" w:styleId="WYBody">
    <w:name w:val="WY_Body"/>
    <w:basedOn w:val="a3"/>
    <w:link w:val="WYBodyChar"/>
    <w:pPr>
      <w:widowControl/>
      <w:snapToGrid/>
      <w:spacing w:before="0" w:after="240" w:line="240" w:lineRule="auto"/>
      <w:textAlignment w:val="auto"/>
    </w:pPr>
    <w:rPr>
      <w:rFonts w:ascii="Times New Roman" w:eastAsia="바탕체"/>
      <w:sz w:val="24"/>
    </w:rPr>
  </w:style>
  <w:style w:type="paragraph" w:styleId="15">
    <w:name w:val="toc 1"/>
    <w:basedOn w:val="a3"/>
    <w:next w:val="a3"/>
    <w:uiPriority w:val="39"/>
    <w:pPr>
      <w:widowControl/>
      <w:wordWrap/>
      <w:adjustRightInd/>
      <w:snapToGrid/>
      <w:spacing w:before="280" w:after="140" w:line="290" w:lineRule="auto"/>
      <w:jc w:val="left"/>
      <w:textAlignment w:val="auto"/>
    </w:pPr>
    <w:rPr>
      <w:rFonts w:ascii="Arial" w:hAnsi="Arial"/>
      <w:kern w:val="20"/>
      <w:sz w:val="22"/>
      <w:szCs w:val="24"/>
      <w:lang w:val="en-GB" w:eastAsia="en-US"/>
    </w:rPr>
  </w:style>
  <w:style w:type="character" w:customStyle="1" w:styleId="WYBodyChar">
    <w:name w:val="WY_Body Char"/>
    <w:link w:val="WYBody"/>
    <w:locked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pPr>
      <w:widowControl/>
      <w:snapToGrid/>
      <w:spacing w:before="0" w:after="0" w:line="240" w:lineRule="auto"/>
      <w:textAlignment w:val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locked/>
    <w:rPr>
      <w:rFonts w:eastAsia="바탕체"/>
      <w:sz w:val="24"/>
      <w:lang w:val="en-US" w:eastAsia="ko-KR" w:bidi="ar-SA"/>
    </w:rPr>
  </w:style>
  <w:style w:type="paragraph" w:styleId="af9">
    <w:name w:val="List Paragraph"/>
    <w:aliases w:val="Source,Driving Outline,설명문단CxSpLast,설명문단,箇?条ß,箇条書,abc,bullet 1,List Paragraph1,Header 1,Bullet List,Notice"/>
    <w:basedOn w:val="a3"/>
    <w:link w:val="Char8"/>
    <w:uiPriority w:val="34"/>
    <w:qFormat/>
    <w:pPr>
      <w:ind w:leftChars="400" w:left="800"/>
    </w:pPr>
  </w:style>
  <w:style w:type="paragraph" w:customStyle="1" w:styleId="Article2L1">
    <w:name w:val="Article2_L1"/>
    <w:basedOn w:val="a3"/>
    <w:next w:val="a3"/>
    <w:pPr>
      <w:keepNext/>
      <w:widowControl/>
      <w:tabs>
        <w:tab w:val="num" w:pos="504"/>
      </w:tabs>
      <w:wordWrap/>
      <w:adjustRightInd/>
      <w:snapToGrid/>
      <w:spacing w:before="480" w:after="240" w:line="240" w:lineRule="auto"/>
      <w:ind w:left="504" w:hanging="216"/>
      <w:jc w:val="center"/>
      <w:textAlignment w:val="auto"/>
      <w:outlineLvl w:val="0"/>
    </w:pPr>
    <w:rPr>
      <w:rFonts w:ascii="Times New Roman"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pPr>
      <w:widowControl/>
      <w:tabs>
        <w:tab w:val="left" w:pos="1560"/>
      </w:tabs>
      <w:wordWrap/>
      <w:snapToGrid/>
      <w:spacing w:before="480" w:after="160" w:line="340" w:lineRule="exact"/>
      <w:textAlignment w:val="auto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pPr>
      <w:widowControl/>
      <w:tabs>
        <w:tab w:val="left" w:pos="1560"/>
      </w:tabs>
      <w:wordWrap/>
      <w:snapToGrid/>
      <w:spacing w:before="240" w:after="120" w:line="340" w:lineRule="exact"/>
      <w:textAlignment w:val="auto"/>
    </w:pPr>
    <w:rPr>
      <w:rFonts w:ascii="Times New Roman" w:eastAsia="바탕체"/>
      <w:b/>
      <w:sz w:val="24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pPr>
      <w:widowControl/>
      <w:numPr>
        <w:ilvl w:val="2"/>
        <w:numId w:val="23"/>
      </w:numPr>
      <w:wordWrap/>
      <w:snapToGrid/>
      <w:spacing w:before="180" w:after="120" w:line="340" w:lineRule="exact"/>
      <w:textAlignment w:val="auto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3"/>
    <w:uiPriority w:val="99"/>
    <w:pPr>
      <w:widowControl/>
      <w:numPr>
        <w:ilvl w:val="3"/>
        <w:numId w:val="23"/>
      </w:numPr>
      <w:wordWrap/>
      <w:snapToGrid/>
      <w:spacing w:before="180" w:after="120" w:line="340" w:lineRule="exact"/>
      <w:textAlignment w:val="auto"/>
    </w:pPr>
    <w:rPr>
      <w:rFonts w:ascii="Times New Roman"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"/>
    <w:next w:val="a3"/>
    <w:uiPriority w:val="39"/>
    <w:qFormat/>
    <w:pPr>
      <w:keepNext/>
      <w:keepLines/>
      <w:widowControl/>
      <w:numPr>
        <w:numId w:val="0"/>
      </w:numPr>
      <w:wordWrap/>
      <w:adjustRightInd/>
      <w:snapToGrid/>
      <w:spacing w:before="480" w:after="0" w:line="276" w:lineRule="auto"/>
      <w:jc w:val="left"/>
      <w:textAlignment w:val="auto"/>
      <w:outlineLvl w:val="9"/>
    </w:pPr>
    <w:rPr>
      <w:rFonts w:ascii="맑은 고딕" w:eastAsia="맑은 고딕" w:hAnsi="맑은 고딕"/>
      <w:bCs/>
      <w:color w:val="365F91"/>
      <w:szCs w:val="28"/>
    </w:rPr>
  </w:style>
  <w:style w:type="paragraph" w:customStyle="1" w:styleId="Article2L2">
    <w:name w:val="Article2_L2"/>
    <w:basedOn w:val="Article2L1"/>
    <w:next w:val="a3"/>
    <w:pPr>
      <w:numPr>
        <w:numId w:val="26"/>
      </w:numPr>
      <w:tabs>
        <w:tab w:val="left" w:pos="3240"/>
      </w:tabs>
      <w:spacing w:before="100" w:beforeAutospacing="1"/>
      <w:jc w:val="left"/>
      <w:outlineLvl w:val="1"/>
    </w:pPr>
  </w:style>
  <w:style w:type="paragraph" w:styleId="21">
    <w:name w:val="toc 2"/>
    <w:basedOn w:val="a3"/>
    <w:next w:val="a3"/>
    <w:autoRedefine/>
    <w:uiPriority w:val="39"/>
    <w:unhideWhenUsed/>
    <w:pPr>
      <w:ind w:leftChars="200" w:left="425"/>
    </w:pPr>
  </w:style>
  <w:style w:type="paragraph" w:customStyle="1" w:styleId="WYCArticleBody">
    <w:name w:val="WY C_Article Body ."/>
    <w:basedOn w:val="a3"/>
    <w:uiPriority w:val="99"/>
    <w:pPr>
      <w:widowControl/>
      <w:wordWrap/>
      <w:snapToGrid/>
      <w:spacing w:before="180" w:after="120" w:line="340" w:lineRule="exact"/>
      <w:ind w:leftChars="780" w:left="1560"/>
      <w:textAlignment w:val="auto"/>
    </w:pPr>
    <w:rPr>
      <w:rFonts w:ascii="Times New Roman"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Pr>
      <w:rFonts w:ascii="Times New Roman" w:hAnsi="Times New Roman"/>
      <w:sz w:val="24"/>
    </w:rPr>
  </w:style>
  <w:style w:type="paragraph" w:styleId="afa">
    <w:name w:val="Normal (Web)"/>
    <w:basedOn w:val="a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/>
      <w:sz w:val="24"/>
      <w:szCs w:val="24"/>
    </w:rPr>
  </w:style>
  <w:style w:type="character" w:customStyle="1" w:styleId="Char7">
    <w:name w:val="각주 텍스트 Char"/>
    <w:link w:val="af7"/>
    <w:semiHidden/>
    <w:rPr>
      <w:rFonts w:ascii="바탕" w:eastAsia="바탕" w:hAnsi="Times New Roman"/>
      <w:sz w:val="28"/>
    </w:rPr>
  </w:style>
  <w:style w:type="paragraph" w:styleId="afb">
    <w:name w:val="endnote text"/>
    <w:basedOn w:val="a3"/>
    <w:link w:val="Char9"/>
    <w:uiPriority w:val="99"/>
    <w:semiHidden/>
    <w:unhideWhenUsed/>
    <w:pPr>
      <w:jc w:val="left"/>
    </w:pPr>
  </w:style>
  <w:style w:type="character" w:customStyle="1" w:styleId="Char9">
    <w:name w:val="미주 텍스트 Char"/>
    <w:link w:val="afb"/>
    <w:uiPriority w:val="99"/>
    <w:semiHidden/>
    <w:rPr>
      <w:rFonts w:ascii="바탕" w:eastAsia="바탕" w:hAnsi="Times New Roman"/>
      <w:sz w:val="28"/>
    </w:rPr>
  </w:style>
  <w:style w:type="character" w:styleId="afc">
    <w:name w:val="endnote reference"/>
    <w:uiPriority w:val="99"/>
    <w:semiHidden/>
    <w:unhideWhenUsed/>
    <w:rPr>
      <w:vertAlign w:val="superscript"/>
    </w:rPr>
  </w:style>
  <w:style w:type="paragraph" w:customStyle="1" w:styleId="afd">
    <w:name w:val="다음"/>
    <w:basedOn w:val="a3"/>
    <w:link w:val="Chara"/>
    <w:qFormat/>
    <w:pPr>
      <w:autoSpaceDE w:val="0"/>
      <w:autoSpaceDN w:val="0"/>
      <w:adjustRightInd/>
      <w:snapToGrid/>
      <w:spacing w:before="400" w:after="400" w:line="432" w:lineRule="auto"/>
      <w:jc w:val="center"/>
      <w:textAlignment w:val="auto"/>
      <w:outlineLvl w:val="1"/>
    </w:pPr>
    <w:rPr>
      <w:rFonts w:ascii="맑은 고딕" w:eastAsia="맑은 고딕" w:hAnsi="맑은 고딕"/>
      <w:b/>
      <w:kern w:val="2"/>
      <w:sz w:val="24"/>
      <w:szCs w:val="24"/>
      <w:lang w:bidi="he-IL"/>
    </w:rPr>
  </w:style>
  <w:style w:type="character" w:customStyle="1" w:styleId="Chara">
    <w:name w:val="다음 Char"/>
    <w:basedOn w:val="a5"/>
    <w:link w:val="afd"/>
    <w:rPr>
      <w:b/>
      <w:kern w:val="2"/>
      <w:sz w:val="24"/>
      <w:szCs w:val="24"/>
      <w:lang w:bidi="he-IL"/>
    </w:rPr>
  </w:style>
  <w:style w:type="character" w:styleId="afe">
    <w:name w:val="Hyperlink"/>
    <w:basedOn w:val="a5"/>
    <w:uiPriority w:val="99"/>
    <w:unhideWhenUsed/>
    <w:rPr>
      <w:color w:val="0563C1" w:themeColor="hyperlink"/>
      <w:u w:val="single"/>
    </w:rPr>
  </w:style>
  <w:style w:type="paragraph" w:customStyle="1" w:styleId="10">
    <w:name w:val="(1)항"/>
    <w:basedOn w:val="a3"/>
    <w:qFormat/>
    <w:pPr>
      <w:numPr>
        <w:numId w:val="43"/>
      </w:numPr>
      <w:autoSpaceDE w:val="0"/>
      <w:autoSpaceDN w:val="0"/>
      <w:adjustRightInd/>
      <w:spacing w:before="0" w:after="0" w:line="320" w:lineRule="atLeast"/>
      <w:textAlignment w:val="auto"/>
    </w:pPr>
    <w:rPr>
      <w:rFonts w:ascii="Times New Roman" w:hAnsi="바탕"/>
      <w:kern w:val="2"/>
      <w:sz w:val="23"/>
      <w:szCs w:val="23"/>
      <w:u w:val="single"/>
    </w:rPr>
  </w:style>
  <w:style w:type="paragraph" w:customStyle="1" w:styleId="16">
    <w:name w:val="(1)줄없이"/>
    <w:basedOn w:val="10"/>
    <w:qFormat/>
    <w:rPr>
      <w:u w:val="none"/>
    </w:rPr>
  </w:style>
  <w:style w:type="paragraph" w:customStyle="1" w:styleId="aff">
    <w:name w:val="법무_표준"/>
    <w:pPr>
      <w:wordWrap w:val="0"/>
      <w:autoSpaceDE w:val="0"/>
      <w:autoSpaceDN w:val="0"/>
      <w:spacing w:line="300" w:lineRule="auto"/>
      <w:jc w:val="both"/>
    </w:pPr>
    <w:rPr>
      <w:rFonts w:ascii="Times New Roman" w:eastAsia="바탕체" w:hAnsi="Times New Roman"/>
      <w:sz w:val="24"/>
      <w:szCs w:val="24"/>
    </w:rPr>
  </w:style>
  <w:style w:type="character" w:styleId="aff0">
    <w:name w:val="FollowedHyperlink"/>
    <w:basedOn w:val="a5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a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font5">
    <w:name w:val="font5"/>
    <w:basedOn w:val="a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맑은 고딕" w:eastAsia="맑은 고딕" w:hAnsi="맑은 고딕" w:cs="굴림"/>
      <w:sz w:val="16"/>
      <w:szCs w:val="16"/>
    </w:rPr>
  </w:style>
  <w:style w:type="paragraph" w:customStyle="1" w:styleId="xl65">
    <w:name w:val="xl65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 w:cs="굴림"/>
      <w:sz w:val="24"/>
      <w:szCs w:val="24"/>
    </w:rPr>
  </w:style>
  <w:style w:type="paragraph" w:customStyle="1" w:styleId="xl66">
    <w:name w:val="xl66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 w:cs="굴림"/>
      <w:b/>
      <w:bCs/>
      <w:sz w:val="24"/>
      <w:szCs w:val="24"/>
    </w:rPr>
  </w:style>
  <w:style w:type="character" w:customStyle="1" w:styleId="Char8">
    <w:name w:val="목록 단락 Char"/>
    <w:aliases w:val="Source Char,Driving Outline Char,설명문단CxSpLast Char,설명문단 Char,箇?条ß Char,箇条書 Char,abc Char,bullet 1 Char,List Paragraph1 Char,Header 1 Char,Bullet List Char,Notice Char"/>
    <w:link w:val="af9"/>
    <w:uiPriority w:val="34"/>
    <w:locked/>
    <w:rPr>
      <w:rFonts w:ascii="바탕" w:eastAsia="바탕" w:hAnsi="Times New Roman"/>
      <w:sz w:val="28"/>
    </w:rPr>
  </w:style>
  <w:style w:type="table" w:customStyle="1" w:styleId="0TableGrid1">
    <w:name w:val="_0Table Grid1"/>
    <w:basedOn w:val="a6"/>
    <w:next w:val="af0"/>
    <w:uiPriority w:val="59"/>
    <w:pPr>
      <w:jc w:val="both"/>
    </w:pPr>
    <w:rPr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KL">
    <w:name w:val="BKL 별지 정의 목록"/>
    <w:basedOn w:val="a3"/>
    <w:pPr>
      <w:widowControl/>
      <w:numPr>
        <w:numId w:val="61"/>
      </w:numPr>
      <w:autoSpaceDE w:val="0"/>
      <w:autoSpaceDN w:val="0"/>
      <w:spacing w:before="0" w:after="240" w:line="360" w:lineRule="atLeast"/>
      <w:textAlignment w:val="auto"/>
    </w:pPr>
    <w:rPr>
      <w:rFonts w:ascii="Times New Roman" w:cstheme="minorBidi"/>
      <w:snapToGrid w:val="0"/>
      <w:kern w:val="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comments" Target="comments.xml"/><Relationship Id="rId23" Type="http://schemas.microsoft.com/office/2011/relationships/people" Target="people.xml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roperties xmlns="http://www.imanage.com/work/xmlschema">
  <documentid>_AM!12158877.1</documentid>
  <senderid>UHPARK19149</senderid>
  <senderemail>UHPARK@YULCHON.COM</senderemail>
  <lastmodified>2025-06-18T18:38:00.0000000+09:00</lastmodified>
  <database>_AM</database>
</properti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1E8F706D5433A49987C26ADAF33D53F" ma:contentTypeVersion="6" ma:contentTypeDescription="새 문서를 만듭니다." ma:contentTypeScope="" ma:versionID="5e420f36c78aabffb6d3260786ce4e5c">
  <xsd:schema xmlns:xsd="http://www.w3.org/2001/XMLSchema" xmlns:xs="http://www.w3.org/2001/XMLSchema" xmlns:p="http://schemas.microsoft.com/office/2006/metadata/properties" xmlns:ns3="7da1481c-e2f3-4c28-8217-1ca74a3cc783" targetNamespace="http://schemas.microsoft.com/office/2006/metadata/properties" ma:root="true" ma:fieldsID="2f728a343a868a843887ee34493bae27" ns3:_="">
    <xsd:import namespace="7da1481c-e2f3-4c28-8217-1ca74a3cc7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1481c-e2f3-4c28-8217-1ca74a3cc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1961F5-7B14-4F53-8888-D232A8284F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AE3973-95B9-4F69-A3AA-B235C3FAFA1F}">
  <ds:schemaRefs>
    <ds:schemaRef ds:uri="http://www.imanage.com/work/xmlschema"/>
  </ds:schemaRefs>
</ds:datastoreItem>
</file>

<file path=customXml/itemProps3.xml><?xml version="1.0" encoding="utf-8"?>
<ds:datastoreItem xmlns:ds="http://schemas.openxmlformats.org/officeDocument/2006/customXml" ds:itemID="{C24B3144-7726-4BD2-A84F-7F7FB3F44B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D2145A2-3E12-4757-972D-B779A51744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a1481c-e2f3-4c28-8217-1ca74a3cc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35DE8BC-119F-43C1-BC2B-C3B7E2CF3D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85</Pages>
  <Words>8393</Words>
  <Characters>47843</Characters>
  <Application>Microsoft Office Word</Application>
  <DocSecurity>4</DocSecurity>
  <Lines>398</Lines>
  <Paragraphs>112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Yulchon</dc:creator>
  <cp:keywords/>
  <dc:description/>
  <cp:lastModifiedBy>juneha ryu</cp:lastModifiedBy>
  <cp:revision>2</cp:revision>
  <cp:lastPrinted>2025-05-16T01:43:00Z</cp:lastPrinted>
  <dcterms:created xsi:type="dcterms:W3CDTF">2025-06-19T02:53:00Z</dcterms:created>
  <dcterms:modified xsi:type="dcterms:W3CDTF">2025-06-19T02:53:00Z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L_MSG_ID1">
    <vt:lpwstr>0FAAcuWl1SbNzhEnq1rXWPLaOwyCLKNbRTvIuCLo1yrSnMSv7cuIwzKvjjOvvA3muGsbfnWtQD7NAgGX
R8415ScLfxgdxmG9oVKqeagU7/Z65D1nqqR984hdgPiQiiPkISElNqkeoo8z5PnyhnFJSftfJ0aG
KSsrkCKJ2IjvmJfZtGUdhzL8zDaHdMJBA/9pa2pO1iORi74RbNK5qSoNO140WMLfn6/ftWYCLu9j
hYddDzb1xQSsT8iA0</vt:lpwstr>
  </property>
  <property fmtid="{D5CDD505-2E9C-101B-9397-08002B2CF9AE}" pid="3" name="MAIL_MSG_ID2">
    <vt:lpwstr>O4pW6YNfEdoca2fhWEMQpkYm2qmfQQNX36PI7y03X1v6prHl1ejmmprLAr2
H967sB0fRdFVBhUExm44smo7LaDrW6+yBmJMXzyKKOVk4jYVP3Pft5FsoJk=</vt:lpwstr>
  </property>
  <property fmtid="{D5CDD505-2E9C-101B-9397-08002B2CF9AE}" pid="4" name="RESPONSE_SENDER_NAME">
    <vt:lpwstr>sAAAb0xRtPDW5UuiMojjjVDebHVm/aONcIttHQoQELodkQU=</vt:lpwstr>
  </property>
  <property fmtid="{D5CDD505-2E9C-101B-9397-08002B2CF9AE}" pid="5" name="EMAIL_OWNER_ADDRESS">
    <vt:lpwstr>4AAA9mrMv1QjWAvMnN2zV0JjMU6D0jkRjX8Yd2pTlNy/xZh87TuUXfNC6Q==</vt:lpwstr>
  </property>
  <property fmtid="{D5CDD505-2E9C-101B-9397-08002B2CF9AE}" pid="6" name="YCSerialNumber">
    <vt:lpwstr>YC-_AM-7233462-5</vt:lpwstr>
  </property>
  <property fmtid="{D5CDD505-2E9C-101B-9397-08002B2CF9AE}" pid="7" name="ContentTypeId">
    <vt:lpwstr>0x01010031E8F706D5433A49987C26ADAF33D53F</vt:lpwstr>
  </property>
  <property fmtid="{D5CDD505-2E9C-101B-9397-08002B2CF9AE}" pid="8" name="MSIP_Label_defa4170-0d19-0005-0004-bc88714345d2_Enabled">
    <vt:lpwstr>true</vt:lpwstr>
  </property>
  <property fmtid="{D5CDD505-2E9C-101B-9397-08002B2CF9AE}" pid="9" name="MSIP_Label_defa4170-0d19-0005-0004-bc88714345d2_SetDate">
    <vt:lpwstr>2025-06-05T00:26:05Z</vt:lpwstr>
  </property>
  <property fmtid="{D5CDD505-2E9C-101B-9397-08002B2CF9AE}" pid="10" name="MSIP_Label_defa4170-0d19-0005-0004-bc88714345d2_Method">
    <vt:lpwstr>Standard</vt:lpwstr>
  </property>
  <property fmtid="{D5CDD505-2E9C-101B-9397-08002B2CF9AE}" pid="11" name="MSIP_Label_defa4170-0d19-0005-0004-bc88714345d2_Name">
    <vt:lpwstr>defa4170-0d19-0005-0004-bc88714345d2</vt:lpwstr>
  </property>
  <property fmtid="{D5CDD505-2E9C-101B-9397-08002B2CF9AE}" pid="12" name="MSIP_Label_defa4170-0d19-0005-0004-bc88714345d2_SiteId">
    <vt:lpwstr>98aec3aa-eeb3-4a62-8855-86f648c2b350</vt:lpwstr>
  </property>
  <property fmtid="{D5CDD505-2E9C-101B-9397-08002B2CF9AE}" pid="13" name="MSIP_Label_defa4170-0d19-0005-0004-bc88714345d2_ActionId">
    <vt:lpwstr>d8780f29-afd9-4b23-a1b8-1d3997c5c83a</vt:lpwstr>
  </property>
  <property fmtid="{D5CDD505-2E9C-101B-9397-08002B2CF9AE}" pid="14" name="MSIP_Label_defa4170-0d19-0005-0004-bc88714345d2_ContentBits">
    <vt:lpwstr>0</vt:lpwstr>
  </property>
  <property fmtid="{D5CDD505-2E9C-101B-9397-08002B2CF9AE}" pid="15" name="MSIP_Label_defa4170-0d19-0005-0004-bc88714345d2_Tag">
    <vt:lpwstr>10, 3, 0, 1</vt:lpwstr>
  </property>
</Properties>
</file>