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46E9" w14:textId="77777777" w:rsidR="00F363E7" w:rsidRPr="002F4D08" w:rsidRDefault="00DF5B89" w:rsidP="00B3113D">
      <w:pPr>
        <w:pStyle w:val="14-1"/>
        <w:numPr>
          <w:ilvl w:val="0"/>
          <w:numId w:val="0"/>
        </w:numPr>
        <w:autoSpaceDE w:val="0"/>
        <w:autoSpaceDN w:val="0"/>
        <w:spacing w:before="0" w:after="288" w:line="312" w:lineRule="auto"/>
        <w:jc w:val="center"/>
        <w:rPr>
          <w:b/>
          <w:bCs/>
          <w:szCs w:val="28"/>
        </w:rPr>
      </w:pPr>
      <w:bookmarkStart w:id="0" w:name="OLE_LINK1"/>
      <w:r>
        <w:rPr>
          <w:rFonts w:hint="eastAsia"/>
          <w:b/>
          <w:bCs/>
          <w:szCs w:val="28"/>
        </w:rPr>
        <w:t>주식매매계약</w:t>
      </w:r>
      <w:r w:rsidR="00F12262">
        <w:rPr>
          <w:rFonts w:hint="eastAsia"/>
          <w:b/>
          <w:bCs/>
          <w:szCs w:val="28"/>
        </w:rPr>
        <w:t>서</w:t>
      </w:r>
    </w:p>
    <w:p w14:paraId="1C3848BD" w14:textId="21AB61F3" w:rsidR="003D0430" w:rsidRPr="00F12262" w:rsidRDefault="00F363E7" w:rsidP="00DF5B89">
      <w:pPr>
        <w:autoSpaceDE w:val="0"/>
        <w:autoSpaceDN w:val="0"/>
        <w:spacing w:before="0" w:after="288" w:line="312" w:lineRule="auto"/>
        <w:rPr>
          <w:sz w:val="22"/>
          <w:szCs w:val="22"/>
        </w:rPr>
      </w:pPr>
      <w:r w:rsidRPr="00F12262">
        <w:rPr>
          <w:sz w:val="22"/>
          <w:szCs w:val="22"/>
        </w:rPr>
        <w:t>본</w:t>
      </w:r>
      <w:r w:rsidRPr="00F12262">
        <w:rPr>
          <w:sz w:val="22"/>
          <w:szCs w:val="22"/>
        </w:rPr>
        <w:t xml:space="preserve"> </w:t>
      </w:r>
      <w:r w:rsidR="00F12262" w:rsidRPr="00F12262">
        <w:rPr>
          <w:rFonts w:hint="eastAsia"/>
          <w:sz w:val="22"/>
          <w:szCs w:val="22"/>
        </w:rPr>
        <w:t>주식매매</w:t>
      </w:r>
      <w:r w:rsidR="003D0430" w:rsidRPr="00F12262">
        <w:rPr>
          <w:rFonts w:hint="eastAsia"/>
          <w:sz w:val="22"/>
          <w:szCs w:val="22"/>
        </w:rPr>
        <w:t>계약</w:t>
      </w:r>
      <w:r w:rsidR="00F12262" w:rsidRPr="00F12262">
        <w:rPr>
          <w:rFonts w:hint="eastAsia"/>
          <w:sz w:val="22"/>
          <w:szCs w:val="22"/>
        </w:rPr>
        <w:t>(</w:t>
      </w:r>
      <w:r w:rsidR="00F12262" w:rsidRPr="00F12262">
        <w:rPr>
          <w:sz w:val="22"/>
          <w:szCs w:val="22"/>
        </w:rPr>
        <w:t>“</w:t>
      </w:r>
      <w:r w:rsidR="00F12262" w:rsidRPr="00F12262">
        <w:rPr>
          <w:rFonts w:hint="eastAsia"/>
          <w:sz w:val="22"/>
          <w:szCs w:val="22"/>
          <w:u w:val="single"/>
        </w:rPr>
        <w:t>본</w:t>
      </w:r>
      <w:r w:rsidR="00F12262" w:rsidRPr="00F12262">
        <w:rPr>
          <w:rFonts w:hint="eastAsia"/>
          <w:sz w:val="22"/>
          <w:szCs w:val="22"/>
          <w:u w:val="single"/>
        </w:rPr>
        <w:t xml:space="preserve"> </w:t>
      </w:r>
      <w:r w:rsidR="00F12262" w:rsidRPr="00F12262">
        <w:rPr>
          <w:rFonts w:hint="eastAsia"/>
          <w:sz w:val="22"/>
          <w:szCs w:val="22"/>
          <w:u w:val="single"/>
        </w:rPr>
        <w:t>계약</w:t>
      </w:r>
      <w:r w:rsidR="00F12262" w:rsidRPr="00F12262">
        <w:rPr>
          <w:sz w:val="22"/>
          <w:szCs w:val="22"/>
        </w:rPr>
        <w:t>”)</w:t>
      </w:r>
      <w:r w:rsidR="00DF5B89" w:rsidRPr="00F12262">
        <w:rPr>
          <w:rFonts w:hint="eastAsia"/>
          <w:sz w:val="22"/>
          <w:szCs w:val="22"/>
        </w:rPr>
        <w:t>은</w:t>
      </w:r>
      <w:r w:rsidR="00DF5B89" w:rsidRPr="00F12262">
        <w:rPr>
          <w:rFonts w:hint="eastAsia"/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20</w:t>
      </w:r>
      <w:r w:rsidR="00F12262" w:rsidRPr="00F12262">
        <w:rPr>
          <w:sz w:val="22"/>
          <w:szCs w:val="22"/>
        </w:rPr>
        <w:t>25</w:t>
      </w:r>
      <w:r w:rsidR="003D0430" w:rsidRPr="008A1FBC">
        <w:rPr>
          <w:sz w:val="22"/>
          <w:szCs w:val="22"/>
        </w:rPr>
        <w:t>년</w:t>
      </w:r>
      <w:r w:rsidR="003D0430" w:rsidRPr="008A1FBC">
        <w:rPr>
          <w:sz w:val="22"/>
          <w:szCs w:val="22"/>
        </w:rPr>
        <w:t xml:space="preserve"> </w:t>
      </w:r>
      <w:r w:rsidR="00ED5FFA">
        <w:rPr>
          <w:rFonts w:hint="eastAsia"/>
          <w:spacing w:val="3"/>
          <w:sz w:val="22"/>
          <w:szCs w:val="22"/>
        </w:rPr>
        <w:t>11</w:t>
      </w:r>
      <w:r w:rsidR="003D0430" w:rsidRPr="008A1FBC">
        <w:rPr>
          <w:sz w:val="22"/>
          <w:szCs w:val="22"/>
        </w:rPr>
        <w:t>월</w:t>
      </w:r>
      <w:r w:rsidR="003D0430" w:rsidRPr="00F12262">
        <w:rPr>
          <w:sz w:val="22"/>
          <w:szCs w:val="22"/>
        </w:rPr>
        <w:t xml:space="preserve"> </w:t>
      </w:r>
      <w:ins w:id="1" w:author="SL Partners" w:date="2025-11-27T14:50:00Z" w16du:dateUtc="2025-11-27T05:50:00Z">
        <w:r w:rsidR="00ED017F">
          <w:rPr>
            <w:rFonts w:hint="eastAsia"/>
            <w:sz w:val="22"/>
            <w:szCs w:val="22"/>
          </w:rPr>
          <w:t>[*]</w:t>
        </w:r>
      </w:ins>
      <w:del w:id="2" w:author="SL Partners" w:date="2025-11-27T14:50:00Z" w16du:dateUtc="2025-11-27T05:50:00Z">
        <w:r w:rsidR="00ED5FFA" w:rsidDel="00ED017F">
          <w:rPr>
            <w:rFonts w:hint="eastAsia"/>
            <w:sz w:val="22"/>
            <w:szCs w:val="22"/>
          </w:rPr>
          <w:delText>21</w:delText>
        </w:r>
      </w:del>
      <w:r w:rsidR="003D0430" w:rsidRPr="00F12262">
        <w:rPr>
          <w:sz w:val="22"/>
          <w:szCs w:val="22"/>
        </w:rPr>
        <w:t>일</w:t>
      </w:r>
      <w:r w:rsidR="00F12262">
        <w:rPr>
          <w:rFonts w:hint="eastAsia"/>
          <w:sz w:val="22"/>
          <w:szCs w:val="22"/>
        </w:rPr>
        <w:t>(</w:t>
      </w:r>
      <w:r w:rsidR="00F12262">
        <w:rPr>
          <w:sz w:val="22"/>
          <w:szCs w:val="22"/>
        </w:rPr>
        <w:t>“</w:t>
      </w:r>
      <w:r w:rsidR="00F12262" w:rsidRPr="00F12262">
        <w:rPr>
          <w:rFonts w:hint="eastAsia"/>
          <w:sz w:val="22"/>
          <w:szCs w:val="22"/>
          <w:u w:val="single"/>
        </w:rPr>
        <w:t>본</w:t>
      </w:r>
      <w:r w:rsidR="00F12262" w:rsidRPr="00F12262">
        <w:rPr>
          <w:rFonts w:hint="eastAsia"/>
          <w:sz w:val="22"/>
          <w:szCs w:val="22"/>
          <w:u w:val="single"/>
        </w:rPr>
        <w:t xml:space="preserve"> </w:t>
      </w:r>
      <w:r w:rsidR="00F12262" w:rsidRPr="00F12262">
        <w:rPr>
          <w:rFonts w:hint="eastAsia"/>
          <w:sz w:val="22"/>
          <w:szCs w:val="22"/>
          <w:u w:val="single"/>
        </w:rPr>
        <w:t>계약</w:t>
      </w:r>
      <w:r w:rsidR="00F12262" w:rsidRPr="00F12262">
        <w:rPr>
          <w:rFonts w:hint="eastAsia"/>
          <w:sz w:val="22"/>
          <w:szCs w:val="22"/>
          <w:u w:val="single"/>
        </w:rPr>
        <w:t xml:space="preserve"> </w:t>
      </w:r>
      <w:r w:rsidR="00F12262" w:rsidRPr="00F12262">
        <w:rPr>
          <w:rFonts w:hint="eastAsia"/>
          <w:sz w:val="22"/>
          <w:szCs w:val="22"/>
          <w:u w:val="single"/>
        </w:rPr>
        <w:t>체결일</w:t>
      </w:r>
      <w:r w:rsidR="00F12262">
        <w:rPr>
          <w:sz w:val="22"/>
          <w:szCs w:val="22"/>
        </w:rPr>
        <w:t>”)</w:t>
      </w:r>
      <w:r w:rsidR="003D0430" w:rsidRPr="00F12262">
        <w:rPr>
          <w:sz w:val="22"/>
          <w:szCs w:val="22"/>
        </w:rPr>
        <w:t xml:space="preserve"> </w:t>
      </w:r>
      <w:r w:rsidR="00F12262">
        <w:rPr>
          <w:rFonts w:hint="eastAsia"/>
          <w:sz w:val="22"/>
          <w:szCs w:val="22"/>
        </w:rPr>
        <w:t>아래의</w:t>
      </w:r>
      <w:r w:rsidR="003D0430" w:rsidRPr="00F12262">
        <w:rPr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당사자들</w:t>
      </w:r>
      <w:r w:rsidR="003D0430" w:rsidRPr="00F12262">
        <w:rPr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사이에서</w:t>
      </w:r>
      <w:r w:rsidR="003D0430" w:rsidRPr="00F12262">
        <w:rPr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체결되었다</w:t>
      </w:r>
      <w:r w:rsidR="003D0430" w:rsidRPr="00F12262">
        <w:rPr>
          <w:sz w:val="22"/>
          <w:szCs w:val="22"/>
        </w:rPr>
        <w:t>.</w:t>
      </w:r>
      <w:r w:rsidR="003D0430" w:rsidRPr="00F12262">
        <w:rPr>
          <w:rFonts w:hint="eastAsia"/>
          <w:sz w:val="22"/>
          <w:szCs w:val="22"/>
        </w:rPr>
        <w:t xml:space="preserve"> </w:t>
      </w:r>
    </w:p>
    <w:p w14:paraId="364B4A4F" w14:textId="77777777" w:rsidR="00880169" w:rsidRPr="00880169" w:rsidRDefault="00507584" w:rsidP="00880169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bookmarkStart w:id="3" w:name="_Hlk198556271"/>
      <w:bookmarkStart w:id="4" w:name="_Hlk185525866"/>
      <w:r w:rsidRPr="00507584">
        <w:rPr>
          <w:rFonts w:hint="eastAsia"/>
          <w:sz w:val="22"/>
          <w:szCs w:val="22"/>
        </w:rPr>
        <w:t>서울특별시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송파구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송파대로</w:t>
      </w:r>
      <w:r w:rsidRPr="00507584">
        <w:rPr>
          <w:rFonts w:hint="eastAsia"/>
          <w:sz w:val="22"/>
          <w:szCs w:val="22"/>
        </w:rPr>
        <w:t xml:space="preserve"> 345, 314</w:t>
      </w:r>
      <w:r w:rsidRPr="00507584">
        <w:rPr>
          <w:rFonts w:hint="eastAsia"/>
          <w:sz w:val="22"/>
          <w:szCs w:val="22"/>
        </w:rPr>
        <w:t>동</w:t>
      </w:r>
      <w:r w:rsidRPr="00507584">
        <w:rPr>
          <w:rFonts w:hint="eastAsia"/>
          <w:sz w:val="22"/>
          <w:szCs w:val="22"/>
        </w:rPr>
        <w:t xml:space="preserve"> 2901</w:t>
      </w:r>
      <w:r w:rsidRPr="00507584">
        <w:rPr>
          <w:rFonts w:hint="eastAsia"/>
          <w:sz w:val="22"/>
          <w:szCs w:val="22"/>
        </w:rPr>
        <w:t>호</w:t>
      </w:r>
      <w:r w:rsidRPr="00507584">
        <w:rPr>
          <w:rFonts w:hint="eastAsia"/>
          <w:sz w:val="22"/>
          <w:szCs w:val="22"/>
        </w:rPr>
        <w:t>(</w:t>
      </w:r>
      <w:r w:rsidRPr="00507584">
        <w:rPr>
          <w:rFonts w:hint="eastAsia"/>
          <w:sz w:val="22"/>
          <w:szCs w:val="22"/>
        </w:rPr>
        <w:t>가락동</w:t>
      </w:r>
      <w:r w:rsidRPr="00507584">
        <w:rPr>
          <w:rFonts w:hint="eastAsia"/>
          <w:sz w:val="22"/>
          <w:szCs w:val="22"/>
        </w:rPr>
        <w:t xml:space="preserve">, </w:t>
      </w:r>
      <w:proofErr w:type="spellStart"/>
      <w:r w:rsidRPr="00507584">
        <w:rPr>
          <w:rFonts w:hint="eastAsia"/>
          <w:sz w:val="22"/>
          <w:szCs w:val="22"/>
        </w:rPr>
        <w:t>헬리오시티</w:t>
      </w:r>
      <w:proofErr w:type="spellEnd"/>
      <w:r w:rsidRPr="00507584">
        <w:rPr>
          <w:rFonts w:hint="eastAsia"/>
          <w:sz w:val="22"/>
          <w:szCs w:val="22"/>
        </w:rPr>
        <w:t>)</w:t>
      </w:r>
      <w:r w:rsidRPr="00507584">
        <w:rPr>
          <w:rFonts w:hint="eastAsia"/>
          <w:sz w:val="22"/>
          <w:szCs w:val="22"/>
        </w:rPr>
        <w:t>에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주소를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두고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있는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이종근</w:t>
      </w:r>
      <w:r w:rsidRPr="00507584">
        <w:rPr>
          <w:rFonts w:hint="eastAsia"/>
          <w:sz w:val="22"/>
          <w:szCs w:val="22"/>
        </w:rPr>
        <w:t>(</w:t>
      </w:r>
      <w:r w:rsidRPr="00507584">
        <w:rPr>
          <w:rFonts w:hint="eastAsia"/>
          <w:sz w:val="22"/>
          <w:szCs w:val="22"/>
        </w:rPr>
        <w:t>생년월일</w:t>
      </w:r>
      <w:r w:rsidRPr="00507584">
        <w:rPr>
          <w:rFonts w:hint="eastAsia"/>
          <w:sz w:val="22"/>
          <w:szCs w:val="22"/>
        </w:rPr>
        <w:t>: 1965</w:t>
      </w:r>
      <w:r w:rsidRPr="00507584">
        <w:rPr>
          <w:rFonts w:hint="eastAsia"/>
          <w:sz w:val="22"/>
          <w:szCs w:val="22"/>
        </w:rPr>
        <w:t>년</w:t>
      </w:r>
      <w:r w:rsidRPr="00507584">
        <w:rPr>
          <w:rFonts w:hint="eastAsia"/>
          <w:sz w:val="22"/>
          <w:szCs w:val="22"/>
        </w:rPr>
        <w:t xml:space="preserve"> 9</w:t>
      </w:r>
      <w:r w:rsidRPr="00507584">
        <w:rPr>
          <w:rFonts w:hint="eastAsia"/>
          <w:sz w:val="22"/>
          <w:szCs w:val="22"/>
        </w:rPr>
        <w:t>월</w:t>
      </w:r>
      <w:r w:rsidRPr="00507584">
        <w:rPr>
          <w:rFonts w:hint="eastAsia"/>
          <w:sz w:val="22"/>
          <w:szCs w:val="22"/>
        </w:rPr>
        <w:t xml:space="preserve"> 8</w:t>
      </w:r>
      <w:r w:rsidRPr="00507584">
        <w:rPr>
          <w:rFonts w:hint="eastAsia"/>
          <w:sz w:val="22"/>
          <w:szCs w:val="22"/>
        </w:rPr>
        <w:t>일</w:t>
      </w:r>
      <w:r w:rsidRPr="00507584">
        <w:rPr>
          <w:rFonts w:hint="eastAsia"/>
          <w:sz w:val="22"/>
          <w:szCs w:val="22"/>
        </w:rPr>
        <w:t>)</w:t>
      </w:r>
      <w:bookmarkEnd w:id="3"/>
      <w:r w:rsidR="00880169" w:rsidRPr="00880169">
        <w:rPr>
          <w:sz w:val="22"/>
          <w:szCs w:val="22"/>
        </w:rPr>
        <w:t>(“</w:t>
      </w:r>
      <w:r w:rsidR="00880169" w:rsidRPr="00880169">
        <w:rPr>
          <w:rFonts w:hint="eastAsia"/>
          <w:sz w:val="22"/>
          <w:szCs w:val="22"/>
          <w:u w:val="single"/>
        </w:rPr>
        <w:t>대표매도인</w:t>
      </w:r>
      <w:r w:rsidR="00880169" w:rsidRPr="00880169">
        <w:rPr>
          <w:sz w:val="22"/>
          <w:szCs w:val="22"/>
        </w:rPr>
        <w:t>”)</w:t>
      </w:r>
      <w:bookmarkEnd w:id="4"/>
    </w:p>
    <w:p w14:paraId="016E95C4" w14:textId="09E25D9A" w:rsidR="00880169" w:rsidRDefault="00880169" w:rsidP="003D0430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r>
        <w:rPr>
          <w:rFonts w:hint="eastAsia"/>
          <w:sz w:val="22"/>
          <w:szCs w:val="22"/>
        </w:rPr>
        <w:t>경기도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수원시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장안구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천천로</w:t>
      </w:r>
      <w:proofErr w:type="spellEnd"/>
      <w:r>
        <w:rPr>
          <w:sz w:val="22"/>
          <w:szCs w:val="22"/>
        </w:rPr>
        <w:t>21</w:t>
      </w:r>
      <w:r>
        <w:rPr>
          <w:rFonts w:hint="eastAsia"/>
          <w:sz w:val="22"/>
          <w:szCs w:val="22"/>
        </w:rPr>
        <w:t>번길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33, 614</w:t>
      </w:r>
      <w:r>
        <w:rPr>
          <w:rFonts w:hint="eastAsia"/>
          <w:sz w:val="22"/>
          <w:szCs w:val="22"/>
        </w:rPr>
        <w:t>동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401</w:t>
      </w:r>
      <w:r>
        <w:rPr>
          <w:rFonts w:hint="eastAsia"/>
          <w:sz w:val="22"/>
          <w:szCs w:val="22"/>
        </w:rPr>
        <w:t>호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정자동</w:t>
      </w:r>
      <w:r>
        <w:rPr>
          <w:rFonts w:hint="eastAsia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화서역위너스파크</w:t>
      </w:r>
      <w:proofErr w:type="spellEnd"/>
      <w:r>
        <w:rPr>
          <w:rFonts w:hint="eastAsia"/>
          <w:sz w:val="22"/>
          <w:szCs w:val="22"/>
        </w:rPr>
        <w:t>)</w:t>
      </w:r>
      <w:r>
        <w:rPr>
          <w:sz w:val="22"/>
          <w:szCs w:val="22"/>
        </w:rPr>
        <w:t>]</w:t>
      </w:r>
      <w:r>
        <w:rPr>
          <w:rFonts w:hint="eastAsia"/>
          <w:sz w:val="22"/>
          <w:szCs w:val="22"/>
        </w:rPr>
        <w:t>에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주소를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두고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이정훈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생년월일</w:t>
      </w:r>
      <w:r>
        <w:rPr>
          <w:rFonts w:hint="eastAsia"/>
          <w:sz w:val="22"/>
          <w:szCs w:val="22"/>
        </w:rPr>
        <w:t>:</w:t>
      </w:r>
      <w:r>
        <w:rPr>
          <w:sz w:val="22"/>
          <w:szCs w:val="22"/>
        </w:rPr>
        <w:t xml:space="preserve"> 1975</w:t>
      </w:r>
      <w:r>
        <w:rPr>
          <w:rFonts w:hint="eastAsia"/>
          <w:sz w:val="22"/>
          <w:szCs w:val="22"/>
        </w:rPr>
        <w:t>년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rFonts w:hint="eastAsia"/>
          <w:sz w:val="22"/>
          <w:szCs w:val="22"/>
        </w:rPr>
        <w:t>월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rFonts w:hint="eastAsia"/>
          <w:sz w:val="22"/>
          <w:szCs w:val="22"/>
        </w:rPr>
        <w:t>일</w:t>
      </w:r>
      <w:r>
        <w:rPr>
          <w:sz w:val="22"/>
          <w:szCs w:val="22"/>
        </w:rPr>
        <w:t>)</w:t>
      </w:r>
    </w:p>
    <w:p w14:paraId="0A74243F" w14:textId="77777777" w:rsidR="00880169" w:rsidRDefault="00507584" w:rsidP="003D0430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r w:rsidRPr="00507584">
        <w:rPr>
          <w:rFonts w:hint="eastAsia"/>
          <w:sz w:val="22"/>
          <w:szCs w:val="22"/>
        </w:rPr>
        <w:t>서울특별시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송파구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송파대로</w:t>
      </w:r>
      <w:r w:rsidRPr="00507584">
        <w:rPr>
          <w:rFonts w:hint="eastAsia"/>
          <w:sz w:val="22"/>
          <w:szCs w:val="22"/>
        </w:rPr>
        <w:t xml:space="preserve"> 345, 314</w:t>
      </w:r>
      <w:r w:rsidRPr="00507584">
        <w:rPr>
          <w:rFonts w:hint="eastAsia"/>
          <w:sz w:val="22"/>
          <w:szCs w:val="22"/>
        </w:rPr>
        <w:t>동</w:t>
      </w:r>
      <w:r w:rsidRPr="00507584">
        <w:rPr>
          <w:rFonts w:hint="eastAsia"/>
          <w:sz w:val="22"/>
          <w:szCs w:val="22"/>
        </w:rPr>
        <w:t xml:space="preserve"> 2901</w:t>
      </w:r>
      <w:r w:rsidRPr="00507584">
        <w:rPr>
          <w:rFonts w:hint="eastAsia"/>
          <w:sz w:val="22"/>
          <w:szCs w:val="22"/>
        </w:rPr>
        <w:t>호</w:t>
      </w:r>
      <w:r w:rsidRPr="00507584">
        <w:rPr>
          <w:rFonts w:hint="eastAsia"/>
          <w:sz w:val="22"/>
          <w:szCs w:val="22"/>
        </w:rPr>
        <w:t>(</w:t>
      </w:r>
      <w:r w:rsidRPr="00507584">
        <w:rPr>
          <w:rFonts w:hint="eastAsia"/>
          <w:sz w:val="22"/>
          <w:szCs w:val="22"/>
        </w:rPr>
        <w:t>가락동</w:t>
      </w:r>
      <w:r w:rsidRPr="00507584">
        <w:rPr>
          <w:rFonts w:hint="eastAsia"/>
          <w:sz w:val="22"/>
          <w:szCs w:val="22"/>
        </w:rPr>
        <w:t xml:space="preserve">, </w:t>
      </w:r>
      <w:proofErr w:type="spellStart"/>
      <w:r w:rsidRPr="00507584">
        <w:rPr>
          <w:rFonts w:hint="eastAsia"/>
          <w:sz w:val="22"/>
          <w:szCs w:val="22"/>
        </w:rPr>
        <w:t>헬리오시티</w:t>
      </w:r>
      <w:proofErr w:type="spellEnd"/>
      <w:r w:rsidRPr="00507584">
        <w:rPr>
          <w:rFonts w:hint="eastAsia"/>
          <w:sz w:val="22"/>
          <w:szCs w:val="22"/>
        </w:rPr>
        <w:t>)</w:t>
      </w:r>
      <w:r w:rsidRPr="00507584">
        <w:rPr>
          <w:rFonts w:hint="eastAsia"/>
          <w:sz w:val="22"/>
          <w:szCs w:val="22"/>
        </w:rPr>
        <w:t>에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주소를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두고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있는</w:t>
      </w:r>
      <w:r w:rsidRPr="00507584">
        <w:rPr>
          <w:rFonts w:hint="eastAsia"/>
          <w:sz w:val="22"/>
          <w:szCs w:val="22"/>
        </w:rPr>
        <w:t xml:space="preserve"> </w:t>
      </w:r>
      <w:r w:rsidRPr="00507584">
        <w:rPr>
          <w:rFonts w:hint="eastAsia"/>
          <w:sz w:val="22"/>
          <w:szCs w:val="22"/>
        </w:rPr>
        <w:t>유진숙</w:t>
      </w:r>
      <w:r w:rsidRPr="00507584">
        <w:rPr>
          <w:rFonts w:hint="eastAsia"/>
          <w:sz w:val="22"/>
          <w:szCs w:val="22"/>
        </w:rPr>
        <w:t>(</w:t>
      </w:r>
      <w:r w:rsidRPr="00507584">
        <w:rPr>
          <w:rFonts w:hint="eastAsia"/>
          <w:sz w:val="22"/>
          <w:szCs w:val="22"/>
        </w:rPr>
        <w:t>생년월일</w:t>
      </w:r>
      <w:r w:rsidRPr="00507584">
        <w:rPr>
          <w:rFonts w:hint="eastAsia"/>
          <w:sz w:val="22"/>
          <w:szCs w:val="22"/>
        </w:rPr>
        <w:t>: 1976</w:t>
      </w:r>
      <w:r w:rsidRPr="00507584">
        <w:rPr>
          <w:rFonts w:hint="eastAsia"/>
          <w:sz w:val="22"/>
          <w:szCs w:val="22"/>
        </w:rPr>
        <w:t>년</w:t>
      </w:r>
      <w:r w:rsidRPr="00507584">
        <w:rPr>
          <w:rFonts w:hint="eastAsia"/>
          <w:sz w:val="22"/>
          <w:szCs w:val="22"/>
        </w:rPr>
        <w:t xml:space="preserve"> 10</w:t>
      </w:r>
      <w:r w:rsidRPr="00507584">
        <w:rPr>
          <w:rFonts w:hint="eastAsia"/>
          <w:sz w:val="22"/>
          <w:szCs w:val="22"/>
        </w:rPr>
        <w:t>월</w:t>
      </w:r>
      <w:r w:rsidRPr="00507584">
        <w:rPr>
          <w:rFonts w:hint="eastAsia"/>
          <w:sz w:val="22"/>
          <w:szCs w:val="22"/>
        </w:rPr>
        <w:t xml:space="preserve"> 5</w:t>
      </w:r>
      <w:r w:rsidRPr="00507584">
        <w:rPr>
          <w:rFonts w:hint="eastAsia"/>
          <w:sz w:val="22"/>
          <w:szCs w:val="22"/>
        </w:rPr>
        <w:t>일</w:t>
      </w:r>
      <w:r w:rsidRPr="00507584">
        <w:rPr>
          <w:rFonts w:hint="eastAsia"/>
          <w:sz w:val="22"/>
          <w:szCs w:val="22"/>
        </w:rPr>
        <w:t>)</w:t>
      </w:r>
    </w:p>
    <w:p w14:paraId="249F4687" w14:textId="70CD453C" w:rsidR="00880169" w:rsidRPr="00880169" w:rsidRDefault="00880169" w:rsidP="003D0430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r>
        <w:rPr>
          <w:rFonts w:hint="eastAsia"/>
          <w:sz w:val="22"/>
          <w:szCs w:val="22"/>
        </w:rPr>
        <w:t>경기도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수원시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장안구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천천로</w:t>
      </w:r>
      <w:proofErr w:type="spellEnd"/>
      <w:r>
        <w:rPr>
          <w:sz w:val="22"/>
          <w:szCs w:val="22"/>
        </w:rPr>
        <w:t>21</w:t>
      </w:r>
      <w:r>
        <w:rPr>
          <w:rFonts w:hint="eastAsia"/>
          <w:sz w:val="22"/>
          <w:szCs w:val="22"/>
        </w:rPr>
        <w:t>번길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33, 614</w:t>
      </w:r>
      <w:r>
        <w:rPr>
          <w:rFonts w:hint="eastAsia"/>
          <w:sz w:val="22"/>
          <w:szCs w:val="22"/>
        </w:rPr>
        <w:t>동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401</w:t>
      </w:r>
      <w:r>
        <w:rPr>
          <w:rFonts w:hint="eastAsia"/>
          <w:sz w:val="22"/>
          <w:szCs w:val="22"/>
        </w:rPr>
        <w:t>호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정자동</w:t>
      </w:r>
      <w:r>
        <w:rPr>
          <w:rFonts w:hint="eastAsia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화서역위너스파크</w:t>
      </w:r>
      <w:proofErr w:type="spellEnd"/>
      <w:r>
        <w:rPr>
          <w:rFonts w:hint="eastAsia"/>
          <w:sz w:val="22"/>
          <w:szCs w:val="22"/>
        </w:rPr>
        <w:t>)</w:t>
      </w:r>
      <w:r>
        <w:rPr>
          <w:sz w:val="22"/>
          <w:szCs w:val="22"/>
        </w:rPr>
        <w:t>]</w:t>
      </w:r>
      <w:r>
        <w:rPr>
          <w:rFonts w:hint="eastAsia"/>
          <w:sz w:val="22"/>
          <w:szCs w:val="22"/>
        </w:rPr>
        <w:t>에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주소를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두고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rFonts w:hint="eastAsia"/>
          <w:sz w:val="22"/>
          <w:szCs w:val="22"/>
        </w:rPr>
        <w:t xml:space="preserve"> </w:t>
      </w:r>
      <w:r w:rsidRPr="006335CC">
        <w:rPr>
          <w:rFonts w:hint="eastAsia"/>
          <w:sz w:val="22"/>
          <w:szCs w:val="22"/>
        </w:rPr>
        <w:t>이선애</w:t>
      </w:r>
      <w:r w:rsidRPr="006335CC">
        <w:rPr>
          <w:rFonts w:hint="eastAsia"/>
          <w:sz w:val="22"/>
          <w:szCs w:val="22"/>
        </w:rPr>
        <w:t>(</w:t>
      </w:r>
      <w:r w:rsidRPr="006335CC">
        <w:rPr>
          <w:rFonts w:hint="eastAsia"/>
          <w:sz w:val="22"/>
          <w:szCs w:val="22"/>
        </w:rPr>
        <w:t>생년</w:t>
      </w:r>
      <w:r>
        <w:rPr>
          <w:rFonts w:hint="eastAsia"/>
          <w:sz w:val="22"/>
          <w:szCs w:val="22"/>
        </w:rPr>
        <w:t>월일</w:t>
      </w:r>
      <w:r>
        <w:rPr>
          <w:rFonts w:hint="eastAsia"/>
          <w:sz w:val="22"/>
          <w:szCs w:val="22"/>
        </w:rPr>
        <w:t>:</w:t>
      </w:r>
      <w:r>
        <w:rPr>
          <w:sz w:val="22"/>
          <w:szCs w:val="22"/>
        </w:rPr>
        <w:t xml:space="preserve"> 1975</w:t>
      </w:r>
      <w:r>
        <w:rPr>
          <w:rFonts w:hint="eastAsia"/>
          <w:sz w:val="22"/>
          <w:szCs w:val="22"/>
        </w:rPr>
        <w:t>년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rFonts w:hint="eastAsia"/>
          <w:sz w:val="22"/>
          <w:szCs w:val="22"/>
        </w:rPr>
        <w:t>월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13</w:t>
      </w:r>
      <w:r>
        <w:rPr>
          <w:rFonts w:hint="eastAsia"/>
          <w:sz w:val="22"/>
          <w:szCs w:val="22"/>
        </w:rPr>
        <w:t>일</w:t>
      </w:r>
      <w:r>
        <w:rPr>
          <w:sz w:val="22"/>
          <w:szCs w:val="22"/>
        </w:rPr>
        <w:t>)(</w:t>
      </w:r>
      <w:r>
        <w:rPr>
          <w:rFonts w:hint="eastAsia"/>
          <w:sz w:val="22"/>
          <w:szCs w:val="22"/>
        </w:rPr>
        <w:t>대표매도인</w:t>
      </w:r>
      <w:r>
        <w:rPr>
          <w:rFonts w:hint="eastAsia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이정훈</w:t>
      </w:r>
      <w:r w:rsidR="008A1FBC">
        <w:rPr>
          <w:sz w:val="22"/>
          <w:szCs w:val="22"/>
        </w:rPr>
        <w:t xml:space="preserve"> </w:t>
      </w:r>
      <w:r w:rsidR="008A1FBC"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유진숙과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총칭하여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Pr="00880169">
        <w:rPr>
          <w:rFonts w:hint="eastAsia"/>
          <w:sz w:val="22"/>
          <w:szCs w:val="22"/>
          <w:u w:val="single"/>
        </w:rPr>
        <w:t>매도인들</w:t>
      </w:r>
      <w:r>
        <w:rPr>
          <w:sz w:val="22"/>
          <w:szCs w:val="22"/>
        </w:rPr>
        <w:t xml:space="preserve">”, </w:t>
      </w:r>
      <w:r>
        <w:rPr>
          <w:rFonts w:hint="eastAsia"/>
          <w:sz w:val="22"/>
          <w:szCs w:val="22"/>
        </w:rPr>
        <w:t>개별적으로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Pr="00880169">
        <w:rPr>
          <w:rFonts w:hint="eastAsia"/>
          <w:sz w:val="22"/>
          <w:szCs w:val="22"/>
          <w:u w:val="single"/>
        </w:rPr>
        <w:t>매도인</w:t>
      </w:r>
      <w:r w:rsidRPr="00880169">
        <w:rPr>
          <w:sz w:val="22"/>
          <w:szCs w:val="22"/>
        </w:rPr>
        <w:t>”</w:t>
      </w:r>
      <w:r w:rsidRPr="00557544">
        <w:rPr>
          <w:sz w:val="22"/>
          <w:szCs w:val="22"/>
        </w:rPr>
        <w:t xml:space="preserve">) </w:t>
      </w:r>
    </w:p>
    <w:p w14:paraId="0D616C85" w14:textId="210B78AC" w:rsidR="00F363E7" w:rsidRPr="00F12262" w:rsidRDefault="004C6A55" w:rsidP="003D0430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bookmarkStart w:id="5" w:name="_Hlk191898566"/>
      <w:ins w:id="6" w:author="SL Partners" w:date="2025-11-27T14:56:00Z" w16du:dateUtc="2025-11-27T05:56:00Z">
        <w:r w:rsidRPr="004C6A55">
          <w:rPr>
            <w:rFonts w:hint="eastAsia"/>
            <w:sz w:val="22"/>
            <w:szCs w:val="22"/>
          </w:rPr>
          <w:t>서울특별시</w:t>
        </w:r>
        <w:r w:rsidRPr="004C6A55">
          <w:rPr>
            <w:rFonts w:hint="eastAsia"/>
            <w:sz w:val="22"/>
            <w:szCs w:val="22"/>
          </w:rPr>
          <w:t xml:space="preserve"> </w:t>
        </w:r>
        <w:r w:rsidRPr="004C6A55">
          <w:rPr>
            <w:rFonts w:hint="eastAsia"/>
            <w:sz w:val="22"/>
            <w:szCs w:val="22"/>
          </w:rPr>
          <w:t>송파구</w:t>
        </w:r>
        <w:r w:rsidRPr="004C6A55">
          <w:rPr>
            <w:rFonts w:hint="eastAsia"/>
            <w:sz w:val="22"/>
            <w:szCs w:val="22"/>
          </w:rPr>
          <w:t xml:space="preserve"> </w:t>
        </w:r>
        <w:r w:rsidRPr="004C6A55">
          <w:rPr>
            <w:rFonts w:hint="eastAsia"/>
            <w:sz w:val="22"/>
            <w:szCs w:val="22"/>
          </w:rPr>
          <w:t>중대로</w:t>
        </w:r>
        <w:r w:rsidRPr="004C6A55">
          <w:rPr>
            <w:rFonts w:hint="eastAsia"/>
            <w:sz w:val="22"/>
            <w:szCs w:val="22"/>
          </w:rPr>
          <w:t>12</w:t>
        </w:r>
        <w:r w:rsidRPr="004C6A55">
          <w:rPr>
            <w:rFonts w:hint="eastAsia"/>
            <w:sz w:val="22"/>
            <w:szCs w:val="22"/>
          </w:rPr>
          <w:t>길</w:t>
        </w:r>
        <w:r w:rsidRPr="004C6A55">
          <w:rPr>
            <w:rFonts w:hint="eastAsia"/>
            <w:sz w:val="22"/>
            <w:szCs w:val="22"/>
          </w:rPr>
          <w:t xml:space="preserve"> 10, 5</w:t>
        </w:r>
        <w:r w:rsidRPr="004C6A55">
          <w:rPr>
            <w:rFonts w:hint="eastAsia"/>
            <w:sz w:val="22"/>
            <w:szCs w:val="22"/>
          </w:rPr>
          <w:t>층</w:t>
        </w:r>
        <w:r w:rsidRPr="004C6A55">
          <w:rPr>
            <w:rFonts w:hint="eastAsia"/>
            <w:sz w:val="22"/>
            <w:szCs w:val="22"/>
          </w:rPr>
          <w:t>(</w:t>
        </w:r>
        <w:r w:rsidRPr="004C6A55">
          <w:rPr>
            <w:rFonts w:hint="eastAsia"/>
            <w:sz w:val="22"/>
            <w:szCs w:val="22"/>
          </w:rPr>
          <w:t>가락동</w:t>
        </w:r>
        <w:r w:rsidRPr="004C6A55">
          <w:rPr>
            <w:rFonts w:hint="eastAsia"/>
            <w:sz w:val="22"/>
            <w:szCs w:val="22"/>
          </w:rPr>
          <w:t>)</w:t>
        </w:r>
        <w:r w:rsidRPr="004C6A55">
          <w:rPr>
            <w:rFonts w:hint="eastAsia"/>
            <w:sz w:val="22"/>
            <w:szCs w:val="22"/>
          </w:rPr>
          <w:t>에</w:t>
        </w:r>
        <w:r w:rsidRPr="004C6A55">
          <w:rPr>
            <w:rFonts w:hint="eastAsia"/>
            <w:sz w:val="22"/>
            <w:szCs w:val="22"/>
          </w:rPr>
          <w:t xml:space="preserve"> </w:t>
        </w:r>
        <w:r w:rsidRPr="004C6A55">
          <w:rPr>
            <w:rFonts w:hint="eastAsia"/>
            <w:sz w:val="22"/>
            <w:szCs w:val="22"/>
          </w:rPr>
          <w:t>본점</w:t>
        </w:r>
      </w:ins>
      <w:del w:id="7" w:author="SL Partners" w:date="2025-11-27T14:56:00Z" w16du:dateUtc="2025-11-27T05:56:00Z">
        <w:r w:rsidR="008A1FBC" w:rsidRPr="008A1FBC" w:rsidDel="004C6A55">
          <w:rPr>
            <w:rFonts w:hint="eastAsia"/>
            <w:sz w:val="22"/>
            <w:szCs w:val="22"/>
          </w:rPr>
          <w:delText>서울특별시</w:delText>
        </w:r>
        <w:r w:rsidR="008A1FBC" w:rsidRPr="008A1FBC" w:rsidDel="004C6A55">
          <w:rPr>
            <w:rFonts w:hint="eastAsia"/>
            <w:sz w:val="22"/>
            <w:szCs w:val="22"/>
          </w:rPr>
          <w:delText xml:space="preserve"> </w:delText>
        </w:r>
        <w:r w:rsidR="008A1FBC" w:rsidRPr="008A1FBC" w:rsidDel="004C6A55">
          <w:rPr>
            <w:rFonts w:hint="eastAsia"/>
            <w:sz w:val="22"/>
            <w:szCs w:val="22"/>
          </w:rPr>
          <w:delText>송파구</w:delText>
        </w:r>
        <w:r w:rsidR="008A1FBC" w:rsidRPr="008A1FBC" w:rsidDel="004C6A55">
          <w:rPr>
            <w:rFonts w:hint="eastAsia"/>
            <w:sz w:val="22"/>
            <w:szCs w:val="22"/>
          </w:rPr>
          <w:delText xml:space="preserve"> </w:delText>
        </w:r>
        <w:r w:rsidR="008A1FBC" w:rsidRPr="008A1FBC" w:rsidDel="004C6A55">
          <w:rPr>
            <w:rFonts w:hint="eastAsia"/>
            <w:sz w:val="22"/>
            <w:szCs w:val="22"/>
          </w:rPr>
          <w:delText>중대로</w:delText>
        </w:r>
        <w:r w:rsidR="008A1FBC" w:rsidRPr="008A1FBC" w:rsidDel="004C6A55">
          <w:rPr>
            <w:rFonts w:hint="eastAsia"/>
            <w:sz w:val="22"/>
            <w:szCs w:val="22"/>
          </w:rPr>
          <w:delText>12</w:delText>
        </w:r>
        <w:r w:rsidR="008A1FBC" w:rsidRPr="008A1FBC" w:rsidDel="004C6A55">
          <w:rPr>
            <w:rFonts w:hint="eastAsia"/>
            <w:sz w:val="22"/>
            <w:szCs w:val="22"/>
          </w:rPr>
          <w:delText>길</w:delText>
        </w:r>
        <w:r w:rsidR="008A1FBC" w:rsidRPr="008A1FBC" w:rsidDel="004C6A55">
          <w:rPr>
            <w:rFonts w:hint="eastAsia"/>
            <w:sz w:val="22"/>
            <w:szCs w:val="22"/>
          </w:rPr>
          <w:delText xml:space="preserve"> 6, 2</w:delText>
        </w:r>
        <w:r w:rsidR="008A1FBC" w:rsidRPr="008A1FBC" w:rsidDel="004C6A55">
          <w:rPr>
            <w:rFonts w:hint="eastAsia"/>
            <w:sz w:val="22"/>
            <w:szCs w:val="22"/>
          </w:rPr>
          <w:delText>층</w:delText>
        </w:r>
        <w:r w:rsidR="008A1FBC" w:rsidRPr="008A1FBC" w:rsidDel="004C6A55">
          <w:rPr>
            <w:rFonts w:hint="eastAsia"/>
            <w:sz w:val="22"/>
            <w:szCs w:val="22"/>
          </w:rPr>
          <w:delText>(</w:delText>
        </w:r>
        <w:r w:rsidR="008A1FBC" w:rsidRPr="008A1FBC" w:rsidDel="004C6A55">
          <w:rPr>
            <w:rFonts w:hint="eastAsia"/>
            <w:sz w:val="22"/>
            <w:szCs w:val="22"/>
          </w:rPr>
          <w:delText>가락동</w:delText>
        </w:r>
        <w:r w:rsidR="008A1FBC" w:rsidRPr="008A1FBC" w:rsidDel="004C6A55">
          <w:rPr>
            <w:rFonts w:hint="eastAsia"/>
            <w:sz w:val="22"/>
            <w:szCs w:val="22"/>
          </w:rPr>
          <w:delText>)</w:delText>
        </w:r>
        <w:r w:rsidR="003D0430" w:rsidRPr="00F12262" w:rsidDel="004C6A55">
          <w:rPr>
            <w:sz w:val="22"/>
            <w:szCs w:val="22"/>
          </w:rPr>
          <w:delText>에</w:delText>
        </w:r>
        <w:r w:rsidR="003D0430" w:rsidRPr="00F12262" w:rsidDel="004C6A55">
          <w:rPr>
            <w:sz w:val="22"/>
            <w:szCs w:val="22"/>
          </w:rPr>
          <w:delText xml:space="preserve"> </w:delText>
        </w:r>
        <w:r w:rsidR="003D0430" w:rsidRPr="00F12262" w:rsidDel="004C6A55">
          <w:rPr>
            <w:sz w:val="22"/>
            <w:szCs w:val="22"/>
          </w:rPr>
          <w:delText>본점</w:delText>
        </w:r>
      </w:del>
      <w:r w:rsidR="003D0430" w:rsidRPr="00F12262">
        <w:rPr>
          <w:sz w:val="22"/>
          <w:szCs w:val="22"/>
        </w:rPr>
        <w:t>을</w:t>
      </w:r>
      <w:r w:rsidR="003D0430" w:rsidRPr="00F12262">
        <w:rPr>
          <w:sz w:val="22"/>
          <w:szCs w:val="22"/>
        </w:rPr>
        <w:t xml:space="preserve"> </w:t>
      </w:r>
      <w:r w:rsidR="00880169">
        <w:rPr>
          <w:rFonts w:hint="eastAsia"/>
          <w:sz w:val="22"/>
          <w:szCs w:val="22"/>
        </w:rPr>
        <w:t>두고</w:t>
      </w:r>
      <w:r w:rsidR="00880169">
        <w:rPr>
          <w:rFonts w:hint="eastAsia"/>
          <w:sz w:val="22"/>
          <w:szCs w:val="22"/>
        </w:rPr>
        <w:t xml:space="preserve"> </w:t>
      </w:r>
      <w:r w:rsidR="00880169">
        <w:rPr>
          <w:rFonts w:hint="eastAsia"/>
          <w:sz w:val="22"/>
          <w:szCs w:val="22"/>
        </w:rPr>
        <w:t>있는</w:t>
      </w:r>
      <w:r w:rsidR="003D0430" w:rsidRPr="00F12262">
        <w:rPr>
          <w:rFonts w:hint="eastAsia"/>
          <w:sz w:val="22"/>
          <w:szCs w:val="22"/>
        </w:rPr>
        <w:t xml:space="preserve"> </w:t>
      </w:r>
      <w:r w:rsidR="008A1FBC" w:rsidRPr="008A1FBC">
        <w:rPr>
          <w:rFonts w:hint="eastAsia"/>
          <w:sz w:val="22"/>
          <w:szCs w:val="22"/>
        </w:rPr>
        <w:t>주식회사</w:t>
      </w:r>
      <w:r w:rsidR="008A1FBC" w:rsidRPr="008A1FBC">
        <w:rPr>
          <w:rFonts w:hint="eastAsia"/>
          <w:sz w:val="22"/>
          <w:szCs w:val="22"/>
        </w:rPr>
        <w:t xml:space="preserve"> </w:t>
      </w:r>
      <w:del w:id="8" w:author="SL Partners" w:date="2025-11-27T14:56:00Z" w16du:dateUtc="2025-11-27T05:56:00Z">
        <w:r w:rsidR="008A1FBC" w:rsidRPr="008A1FBC" w:rsidDel="004C6A55">
          <w:rPr>
            <w:rFonts w:hint="eastAsia"/>
            <w:sz w:val="22"/>
            <w:szCs w:val="22"/>
          </w:rPr>
          <w:delText>명륜당</w:delText>
        </w:r>
      </w:del>
      <w:proofErr w:type="spellStart"/>
      <w:ins w:id="9" w:author="SL Partners" w:date="2025-11-27T14:56:00Z" w16du:dateUtc="2025-11-27T05:56:00Z">
        <w:r>
          <w:rPr>
            <w:rFonts w:hint="eastAsia"/>
            <w:sz w:val="22"/>
            <w:szCs w:val="22"/>
          </w:rPr>
          <w:t>올데이프레쉬</w:t>
        </w:r>
      </w:ins>
      <w:proofErr w:type="spellEnd"/>
      <w:r w:rsidR="00DF5B89" w:rsidRPr="00F12262">
        <w:rPr>
          <w:rFonts w:hint="eastAsia"/>
          <w:sz w:val="22"/>
          <w:szCs w:val="22"/>
        </w:rPr>
        <w:t>(</w:t>
      </w:r>
      <w:r w:rsidR="00DF5B89" w:rsidRPr="00F12262">
        <w:rPr>
          <w:sz w:val="22"/>
          <w:szCs w:val="22"/>
        </w:rPr>
        <w:t>“</w:t>
      </w:r>
      <w:r w:rsidR="00DF5B89" w:rsidRPr="00F12262">
        <w:rPr>
          <w:rFonts w:hint="eastAsia"/>
          <w:sz w:val="22"/>
          <w:szCs w:val="22"/>
          <w:u w:val="single"/>
        </w:rPr>
        <w:t>매수인</w:t>
      </w:r>
      <w:r w:rsidR="00DF5B89" w:rsidRPr="00F12262">
        <w:rPr>
          <w:sz w:val="22"/>
          <w:szCs w:val="22"/>
        </w:rPr>
        <w:t>”</w:t>
      </w:r>
      <w:r w:rsidR="00DF5B89" w:rsidRPr="00F12262">
        <w:rPr>
          <w:rFonts w:hint="eastAsia"/>
          <w:sz w:val="22"/>
          <w:szCs w:val="22"/>
        </w:rPr>
        <w:t>)</w:t>
      </w:r>
      <w:bookmarkEnd w:id="5"/>
      <w:r w:rsidR="003D0430" w:rsidRPr="00F12262">
        <w:rPr>
          <w:sz w:val="22"/>
          <w:szCs w:val="22"/>
        </w:rPr>
        <w:t xml:space="preserve"> </w:t>
      </w:r>
    </w:p>
    <w:p w14:paraId="6D8CE060" w14:textId="77777777" w:rsidR="00880169" w:rsidRPr="00D9518E" w:rsidRDefault="00880169" w:rsidP="00880169">
      <w:pPr>
        <w:pStyle w:val="BKL0"/>
        <w:jc w:val="center"/>
        <w:rPr>
          <w:b/>
        </w:rPr>
      </w:pPr>
      <w:bookmarkStart w:id="10" w:name="_Hlk191644365"/>
      <w:r w:rsidRPr="00D9518E">
        <w:rPr>
          <w:rFonts w:hint="eastAsia"/>
          <w:b/>
        </w:rPr>
        <w:t>전</w:t>
      </w:r>
      <w:r w:rsidRPr="00D9518E">
        <w:rPr>
          <w:rFonts w:hint="eastAsia"/>
          <w:b/>
        </w:rPr>
        <w:tab/>
      </w:r>
      <w:r w:rsidRPr="00D9518E">
        <w:rPr>
          <w:rFonts w:hint="eastAsia"/>
          <w:b/>
        </w:rPr>
        <w:t>문</w:t>
      </w:r>
    </w:p>
    <w:p w14:paraId="5088B1F5" w14:textId="77777777" w:rsidR="00880169" w:rsidRDefault="00880169" w:rsidP="008277DB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 w:rsidRPr="00780255">
        <w:rPr>
          <w:rFonts w:hint="eastAsia"/>
          <w:szCs w:val="22"/>
        </w:rPr>
        <w:t>주식회사</w:t>
      </w:r>
      <w:r w:rsidRPr="00780255"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펜플</w:t>
      </w:r>
      <w:proofErr w:type="spellEnd"/>
      <w:r w:rsidRPr="00780255">
        <w:rPr>
          <w:rFonts w:hint="eastAsia"/>
          <w:szCs w:val="22"/>
        </w:rPr>
        <w:t>(</w:t>
      </w:r>
      <w:r w:rsidRPr="00780255">
        <w:rPr>
          <w:szCs w:val="22"/>
        </w:rPr>
        <w:t>“</w:t>
      </w:r>
      <w:r w:rsidRPr="00780255">
        <w:rPr>
          <w:rFonts w:hint="eastAsia"/>
          <w:szCs w:val="22"/>
          <w:u w:val="single"/>
        </w:rPr>
        <w:t>대상회사</w:t>
      </w:r>
      <w:r w:rsidRPr="00780255">
        <w:rPr>
          <w:szCs w:val="22"/>
        </w:rPr>
        <w:t>”</w:t>
      </w:r>
      <w:r w:rsidRPr="00780255">
        <w:rPr>
          <w:rFonts w:hint="eastAsia"/>
          <w:szCs w:val="22"/>
        </w:rPr>
        <w:t>)</w:t>
      </w:r>
      <w:r w:rsidRPr="00780255">
        <w:rPr>
          <w:rFonts w:hint="eastAsia"/>
          <w:szCs w:val="22"/>
        </w:rPr>
        <w:t>은</w:t>
      </w:r>
      <w:r w:rsidRPr="00780255">
        <w:rPr>
          <w:rFonts w:hint="eastAsia"/>
          <w:szCs w:val="22"/>
        </w:rPr>
        <w:t xml:space="preserve"> </w:t>
      </w:r>
      <w:bookmarkStart w:id="11" w:name="_Hlk185525829"/>
      <w:r>
        <w:rPr>
          <w:rFonts w:hint="eastAsia"/>
          <w:szCs w:val="22"/>
        </w:rPr>
        <w:t>서울특별시</w:t>
      </w:r>
      <w:r w:rsidRPr="0078025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송파</w:t>
      </w:r>
      <w:r w:rsidRPr="00780255">
        <w:rPr>
          <w:rFonts w:hint="eastAsia"/>
          <w:szCs w:val="22"/>
        </w:rPr>
        <w:t>구</w:t>
      </w:r>
      <w:r w:rsidRPr="0078025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중대로</w:t>
      </w:r>
      <w:r>
        <w:rPr>
          <w:rFonts w:hint="eastAsia"/>
          <w:szCs w:val="22"/>
        </w:rPr>
        <w:t>1</w:t>
      </w:r>
      <w:r>
        <w:rPr>
          <w:szCs w:val="22"/>
        </w:rPr>
        <w:t>2</w:t>
      </w:r>
      <w:r>
        <w:rPr>
          <w:rFonts w:hint="eastAsia"/>
          <w:szCs w:val="22"/>
        </w:rPr>
        <w:t>길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4, 2</w:t>
      </w:r>
      <w:r>
        <w:rPr>
          <w:rFonts w:hint="eastAsia"/>
          <w:szCs w:val="22"/>
        </w:rPr>
        <w:t>층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가락동</w:t>
      </w:r>
      <w:r>
        <w:rPr>
          <w:rFonts w:hint="eastAsia"/>
          <w:szCs w:val="22"/>
        </w:rPr>
        <w:t>)</w:t>
      </w:r>
      <w:r w:rsidRPr="00780255">
        <w:rPr>
          <w:rFonts w:hint="eastAsia"/>
          <w:szCs w:val="22"/>
        </w:rPr>
        <w:t>에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본점을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두고</w:t>
      </w:r>
      <w:bookmarkEnd w:id="11"/>
      <w:r w:rsidRPr="0078025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육류도매업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육류가공식품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도매업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영위하는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회사이다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271FD59A" w14:textId="74233A48" w:rsidR="00F11532" w:rsidRDefault="00F11532" w:rsidP="00F11532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bookmarkStart w:id="12" w:name="_Hlk191899848"/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체결일에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대표매도인</w:t>
      </w:r>
      <w:r w:rsidR="007E5668">
        <w:rPr>
          <w:rFonts w:hint="eastAsia"/>
          <w:szCs w:val="22"/>
        </w:rPr>
        <w:t>과</w:t>
      </w:r>
      <w:r w:rsidR="007E5668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[</w:t>
      </w:r>
      <w:r w:rsidRPr="00EF1F53">
        <w:rPr>
          <w:rFonts w:hint="eastAsia"/>
          <w:szCs w:val="22"/>
          <w:highlight w:val="yellow"/>
        </w:rPr>
        <w:t>*</w:t>
      </w:r>
      <w:r w:rsidRPr="00A84171">
        <w:rPr>
          <w:rFonts w:hint="eastAsia"/>
          <w:szCs w:val="22"/>
        </w:rPr>
        <w:t>]</w:t>
      </w:r>
      <w:r w:rsidRPr="00A84171">
        <w:rPr>
          <w:rFonts w:hint="eastAsia"/>
          <w:szCs w:val="22"/>
        </w:rPr>
        <w:t>에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본점을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두고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있는</w:t>
      </w:r>
      <w:r w:rsidRPr="00A84171">
        <w:rPr>
          <w:rFonts w:hint="eastAsia"/>
          <w:szCs w:val="22"/>
        </w:rPr>
        <w:t xml:space="preserve"> [</w:t>
      </w:r>
      <w:proofErr w:type="spellStart"/>
      <w:ins w:id="13" w:author="SL Partners" w:date="2025-11-27T14:50:00Z" w16du:dateUtc="2025-11-27T05:50:00Z">
        <w:r w:rsidR="004A256E" w:rsidRPr="00EE36C8">
          <w:rPr>
            <w:rFonts w:hint="eastAsia"/>
            <w:szCs w:val="22"/>
            <w:highlight w:val="yellow"/>
          </w:rPr>
          <w:t>지케이에프홀딩스</w:t>
        </w:r>
        <w:proofErr w:type="spellEnd"/>
        <w:r w:rsidR="004A256E" w:rsidRPr="00EE36C8">
          <w:rPr>
            <w:rFonts w:hint="eastAsia"/>
            <w:szCs w:val="22"/>
            <w:highlight w:val="yellow"/>
          </w:rPr>
          <w:t xml:space="preserve"> </w:t>
        </w:r>
        <w:r w:rsidR="004A256E" w:rsidRPr="00EE36C8">
          <w:rPr>
            <w:rFonts w:hint="eastAsia"/>
            <w:szCs w:val="22"/>
            <w:highlight w:val="yellow"/>
          </w:rPr>
          <w:t>유한회사</w:t>
        </w:r>
      </w:ins>
      <w:del w:id="14" w:author="SL Partners" w:date="2025-11-27T14:50:00Z" w16du:dateUtc="2025-11-27T05:50:00Z">
        <w:r w:rsidR="00095A83" w:rsidDel="004A256E">
          <w:rPr>
            <w:rFonts w:hint="eastAsia"/>
            <w:szCs w:val="22"/>
          </w:rPr>
          <w:delText>SPC</w:delText>
        </w:r>
      </w:del>
      <w:r w:rsidRPr="00A84171">
        <w:rPr>
          <w:rFonts w:hint="eastAsia"/>
          <w:szCs w:val="22"/>
        </w:rPr>
        <w:t>]</w:t>
      </w:r>
      <w:r w:rsidRPr="00A84171">
        <w:rPr>
          <w:szCs w:val="22"/>
        </w:rPr>
        <w:t>(</w:t>
      </w:r>
      <w:r w:rsidR="00107DD4">
        <w:rPr>
          <w:szCs w:val="22"/>
        </w:rPr>
        <w:t>“</w:t>
      </w:r>
      <w:r w:rsidR="00107DD4" w:rsidRPr="00107DD4">
        <w:rPr>
          <w:rFonts w:hint="eastAsia"/>
          <w:szCs w:val="22"/>
          <w:u w:val="single"/>
        </w:rPr>
        <w:t>SPC</w:t>
      </w:r>
      <w:r w:rsidR="00107DD4">
        <w:rPr>
          <w:szCs w:val="22"/>
        </w:rPr>
        <w:t>”</w:t>
      </w:r>
      <w:r w:rsidR="00107DD4">
        <w:rPr>
          <w:rFonts w:hint="eastAsia"/>
          <w:szCs w:val="22"/>
        </w:rPr>
        <w:t xml:space="preserve"> </w:t>
      </w:r>
      <w:r w:rsidR="00107DD4">
        <w:rPr>
          <w:rFonts w:hint="eastAsia"/>
          <w:szCs w:val="22"/>
        </w:rPr>
        <w:t>또는</w:t>
      </w:r>
      <w:r w:rsidR="00107DD4">
        <w:rPr>
          <w:rFonts w:hint="eastAsia"/>
          <w:szCs w:val="22"/>
        </w:rPr>
        <w:t xml:space="preserve"> </w:t>
      </w:r>
      <w:r w:rsidRPr="00A84171">
        <w:rPr>
          <w:szCs w:val="22"/>
        </w:rPr>
        <w:t>“</w:t>
      </w:r>
      <w:proofErr w:type="spellStart"/>
      <w:r w:rsidRPr="00A84171">
        <w:rPr>
          <w:rFonts w:hint="eastAsia"/>
          <w:szCs w:val="22"/>
          <w:u w:val="single"/>
        </w:rPr>
        <w:t>올데이프레쉬</w:t>
      </w:r>
      <w:proofErr w:type="spellEnd"/>
      <w:r w:rsidRPr="00A84171">
        <w:rPr>
          <w:rFonts w:hint="eastAsia"/>
          <w:szCs w:val="22"/>
          <w:u w:val="single"/>
        </w:rPr>
        <w:t xml:space="preserve"> </w:t>
      </w:r>
      <w:r w:rsidRPr="00A84171">
        <w:rPr>
          <w:rFonts w:hint="eastAsia"/>
          <w:szCs w:val="22"/>
          <w:u w:val="single"/>
        </w:rPr>
        <w:t>매수인</w:t>
      </w:r>
      <w:r w:rsidRPr="00A84171">
        <w:rPr>
          <w:szCs w:val="22"/>
        </w:rPr>
        <w:t>”)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대표매도인이</w:t>
      </w:r>
      <w:r>
        <w:rPr>
          <w:rFonts w:hint="eastAsia"/>
          <w:szCs w:val="22"/>
        </w:rPr>
        <w:t xml:space="preserve"> </w:t>
      </w:r>
      <w:r w:rsidR="00A876AA">
        <w:rPr>
          <w:rFonts w:hint="eastAsia"/>
          <w:szCs w:val="22"/>
        </w:rPr>
        <w:t>SPC</w:t>
      </w:r>
      <w:r>
        <w:rPr>
          <w:rFonts w:hint="eastAsia"/>
          <w:szCs w:val="22"/>
        </w:rPr>
        <w:t>에게</w:t>
      </w:r>
      <w:r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서울특별시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송파구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중대로</w:t>
      </w:r>
      <w:r w:rsidRPr="00A84171">
        <w:rPr>
          <w:rFonts w:hint="eastAsia"/>
          <w:szCs w:val="22"/>
        </w:rPr>
        <w:t>10</w:t>
      </w:r>
      <w:r w:rsidRPr="00A84171">
        <w:rPr>
          <w:rFonts w:hint="eastAsia"/>
          <w:szCs w:val="22"/>
        </w:rPr>
        <w:t>길</w:t>
      </w:r>
      <w:r w:rsidRPr="00A84171">
        <w:rPr>
          <w:rFonts w:hint="eastAsia"/>
          <w:szCs w:val="22"/>
        </w:rPr>
        <w:t xml:space="preserve"> 5-18, 1</w:t>
      </w:r>
      <w:r w:rsidRPr="00A84171">
        <w:rPr>
          <w:rFonts w:hint="eastAsia"/>
          <w:szCs w:val="22"/>
        </w:rPr>
        <w:t>층</w:t>
      </w:r>
      <w:r w:rsidRPr="00A84171">
        <w:rPr>
          <w:rFonts w:hint="eastAsia"/>
          <w:szCs w:val="22"/>
        </w:rPr>
        <w:t>(</w:t>
      </w:r>
      <w:r w:rsidRPr="00A84171">
        <w:rPr>
          <w:rFonts w:hint="eastAsia"/>
          <w:szCs w:val="22"/>
        </w:rPr>
        <w:t>가락동</w:t>
      </w:r>
      <w:r w:rsidRPr="00A84171">
        <w:rPr>
          <w:rFonts w:hint="eastAsia"/>
          <w:szCs w:val="22"/>
        </w:rPr>
        <w:t>)</w:t>
      </w:r>
      <w:r w:rsidRPr="00F12262">
        <w:rPr>
          <w:szCs w:val="22"/>
        </w:rPr>
        <w:t>에</w:t>
      </w:r>
      <w:r w:rsidRPr="00F12262">
        <w:rPr>
          <w:szCs w:val="22"/>
        </w:rPr>
        <w:t xml:space="preserve"> </w:t>
      </w:r>
      <w:r w:rsidRPr="00F12262">
        <w:rPr>
          <w:szCs w:val="22"/>
        </w:rPr>
        <w:t>본점을</w:t>
      </w:r>
      <w:r w:rsidRPr="00F12262">
        <w:rPr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 w:rsidRPr="00F12262">
        <w:rPr>
          <w:rFonts w:hint="eastAsia"/>
          <w:szCs w:val="22"/>
        </w:rPr>
        <w:t xml:space="preserve"> </w:t>
      </w:r>
      <w:r w:rsidRPr="008A1FBC">
        <w:rPr>
          <w:rFonts w:hint="eastAsia"/>
          <w:szCs w:val="22"/>
        </w:rPr>
        <w:t>주식회사</w:t>
      </w:r>
      <w:r w:rsidRPr="008A1FBC"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올데이프레쉬</w:t>
      </w:r>
      <w:proofErr w:type="spellEnd"/>
      <w:r>
        <w:rPr>
          <w:rFonts w:hint="eastAsia"/>
          <w:szCs w:val="22"/>
        </w:rPr>
        <w:t>(</w:t>
      </w:r>
      <w:r>
        <w:rPr>
          <w:szCs w:val="22"/>
        </w:rPr>
        <w:t>“</w:t>
      </w:r>
      <w:proofErr w:type="spellStart"/>
      <w:r w:rsidRPr="00F11532">
        <w:rPr>
          <w:rFonts w:hint="eastAsia"/>
          <w:szCs w:val="22"/>
          <w:u w:val="single"/>
        </w:rPr>
        <w:t>올데이프레쉬</w:t>
      </w:r>
      <w:proofErr w:type="spellEnd"/>
      <w:r>
        <w:rPr>
          <w:szCs w:val="22"/>
        </w:rPr>
        <w:t xml:space="preserve">”) </w:t>
      </w:r>
      <w:r>
        <w:rPr>
          <w:rFonts w:hint="eastAsia"/>
          <w:szCs w:val="22"/>
        </w:rPr>
        <w:t>발행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보통주식</w:t>
      </w:r>
      <w:r>
        <w:rPr>
          <w:rFonts w:hint="eastAsia"/>
          <w:szCs w:val="22"/>
        </w:rPr>
        <w:t xml:space="preserve"> </w:t>
      </w:r>
      <w:r w:rsidR="00107DD4">
        <w:rPr>
          <w:rFonts w:hint="eastAsia"/>
          <w:szCs w:val="22"/>
        </w:rPr>
        <w:t>200,000</w:t>
      </w:r>
      <w:r>
        <w:rPr>
          <w:rFonts w:hint="eastAsia"/>
          <w:szCs w:val="22"/>
        </w:rPr>
        <w:t>주를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 w:rsidR="00A876AA">
        <w:rPr>
          <w:rFonts w:hint="eastAsia"/>
          <w:szCs w:val="22"/>
        </w:rPr>
        <w:t>SPC</w:t>
      </w:r>
      <w:r w:rsidR="00A876AA">
        <w:rPr>
          <w:rFonts w:hint="eastAsia"/>
          <w:szCs w:val="22"/>
        </w:rPr>
        <w:t>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rFonts w:hint="eastAsia"/>
          <w:szCs w:val="22"/>
        </w:rPr>
        <w:t>(</w:t>
      </w:r>
      <w:r>
        <w:rPr>
          <w:szCs w:val="22"/>
        </w:rPr>
        <w:t>“</w:t>
      </w:r>
      <w:proofErr w:type="spellStart"/>
      <w:r w:rsidRPr="00AB2D3D">
        <w:rPr>
          <w:rFonts w:hint="eastAsia"/>
          <w:szCs w:val="22"/>
          <w:u w:val="single"/>
        </w:rPr>
        <w:t>올데이프레쉬</w:t>
      </w:r>
      <w:proofErr w:type="spellEnd"/>
      <w:r w:rsidRPr="00AB2D3D">
        <w:rPr>
          <w:rFonts w:hint="eastAsia"/>
          <w:szCs w:val="22"/>
          <w:u w:val="single"/>
        </w:rPr>
        <w:t xml:space="preserve"> </w:t>
      </w:r>
      <w:r w:rsidRPr="00AB2D3D">
        <w:rPr>
          <w:rFonts w:hint="eastAsia"/>
          <w:szCs w:val="22"/>
          <w:u w:val="single"/>
        </w:rPr>
        <w:t>주식매매계약</w:t>
      </w:r>
      <w:r>
        <w:rPr>
          <w:szCs w:val="22"/>
        </w:rPr>
        <w:t>”)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체결하였다</w:t>
      </w:r>
      <w:r>
        <w:rPr>
          <w:rFonts w:hint="eastAsia"/>
          <w:szCs w:val="22"/>
        </w:rPr>
        <w:t>.</w:t>
      </w:r>
    </w:p>
    <w:p w14:paraId="0B52475F" w14:textId="5C120907" w:rsidR="00F11532" w:rsidDel="003D7A77" w:rsidRDefault="00F11532" w:rsidP="00F11532">
      <w:pPr>
        <w:pStyle w:val="BKL"/>
        <w:numPr>
          <w:ilvl w:val="0"/>
          <w:numId w:val="32"/>
        </w:numPr>
        <w:ind w:left="851" w:hanging="851"/>
        <w:rPr>
          <w:del w:id="15" w:author="SL Partners" w:date="2025-11-27T14:57:00Z" w16du:dateUtc="2025-11-27T05:57:00Z"/>
          <w:szCs w:val="22"/>
        </w:rPr>
      </w:pPr>
      <w:del w:id="16" w:author="SL Partners" w:date="2025-11-27T14:57:00Z" w16du:dateUtc="2025-11-27T05:57:00Z">
        <w:r w:rsidDel="003D7A77">
          <w:rPr>
            <w:rFonts w:hint="eastAsia"/>
            <w:szCs w:val="22"/>
          </w:rPr>
          <w:delText>본</w:delText>
        </w:r>
        <w:r w:rsidDel="003D7A77">
          <w:rPr>
            <w:rFonts w:hint="eastAsia"/>
            <w:szCs w:val="22"/>
          </w:rPr>
          <w:delText xml:space="preserve"> </w:delText>
        </w:r>
        <w:r w:rsidDel="003D7A77">
          <w:rPr>
            <w:rFonts w:hint="eastAsia"/>
            <w:szCs w:val="22"/>
          </w:rPr>
          <w:delText>계약</w:delText>
        </w:r>
        <w:r w:rsidDel="003D7A77">
          <w:rPr>
            <w:rFonts w:hint="eastAsia"/>
            <w:szCs w:val="22"/>
          </w:rPr>
          <w:delText xml:space="preserve"> </w:delText>
        </w:r>
        <w:r w:rsidDel="003D7A77">
          <w:rPr>
            <w:rFonts w:hint="eastAsia"/>
            <w:szCs w:val="22"/>
          </w:rPr>
          <w:delText>체결일에</w:delText>
        </w:r>
        <w:r w:rsidDel="003D7A77">
          <w:rPr>
            <w:rFonts w:hint="eastAsia"/>
            <w:szCs w:val="22"/>
          </w:rPr>
          <w:delText>,</w:delText>
        </w:r>
        <w:r w:rsidDel="003D7A77">
          <w:rPr>
            <w:szCs w:val="22"/>
          </w:rPr>
          <w:delText xml:space="preserve"> </w:delText>
        </w:r>
        <w:r w:rsidDel="003D7A77">
          <w:rPr>
            <w:rFonts w:hint="eastAsia"/>
            <w:szCs w:val="22"/>
          </w:rPr>
          <w:delText>올데이프레쉬와</w:delText>
        </w:r>
        <w:r w:rsidDel="003D7A77">
          <w:rPr>
            <w:rFonts w:hint="eastAsia"/>
            <w:szCs w:val="22"/>
          </w:rPr>
          <w:delText xml:space="preserve"> </w:delText>
        </w:r>
        <w:r w:rsidR="00A876AA" w:rsidDel="003D7A77">
          <w:rPr>
            <w:rFonts w:hint="eastAsia"/>
            <w:szCs w:val="22"/>
          </w:rPr>
          <w:delText>SPC</w:delText>
        </w:r>
        <w:r w:rsidR="00A876AA" w:rsidDel="003D7A77">
          <w:rPr>
            <w:rFonts w:hint="eastAsia"/>
            <w:szCs w:val="22"/>
          </w:rPr>
          <w:delText>는</w:delText>
        </w:r>
        <w:r w:rsidDel="003D7A77">
          <w:rPr>
            <w:rFonts w:hint="eastAsia"/>
            <w:szCs w:val="22"/>
          </w:rPr>
          <w:delText xml:space="preserve"> </w:delText>
        </w:r>
        <w:r w:rsidDel="003D7A77">
          <w:rPr>
            <w:rFonts w:hint="eastAsia"/>
            <w:szCs w:val="22"/>
          </w:rPr>
          <w:delText>올데이프레쉬가</w:delText>
        </w:r>
        <w:r w:rsidDel="003D7A77">
          <w:rPr>
            <w:rFonts w:hint="eastAsia"/>
            <w:szCs w:val="22"/>
          </w:rPr>
          <w:delText xml:space="preserve"> </w:delText>
        </w:r>
        <w:r w:rsidR="00A876AA" w:rsidDel="003D7A77">
          <w:rPr>
            <w:rFonts w:hint="eastAsia"/>
            <w:szCs w:val="22"/>
          </w:rPr>
          <w:delText>SPC</w:delText>
        </w:r>
        <w:r w:rsidDel="003D7A77">
          <w:rPr>
            <w:rFonts w:hint="eastAsia"/>
            <w:szCs w:val="22"/>
          </w:rPr>
          <w:delText>에게</w:delText>
        </w:r>
        <w:r w:rsidDel="003D7A77">
          <w:rPr>
            <w:rFonts w:hint="eastAsia"/>
            <w:szCs w:val="22"/>
          </w:rPr>
          <w:delText xml:space="preserve"> </w:delText>
        </w:r>
        <w:r w:rsidDel="003D7A77">
          <w:rPr>
            <w:rFonts w:cs="Times New Roman" w:hint="eastAsia"/>
            <w:szCs w:val="22"/>
          </w:rPr>
          <w:delText>보통주식</w:delText>
        </w:r>
        <w:r w:rsidDel="003D7A77">
          <w:rPr>
            <w:rFonts w:cs="Times New Roman" w:hint="eastAsia"/>
            <w:szCs w:val="22"/>
          </w:rPr>
          <w:delText xml:space="preserve"> </w:delText>
        </w:r>
      </w:del>
      <w:bookmarkStart w:id="17" w:name="_Hlk213955484"/>
      <w:del w:id="18" w:author="SL Partners" w:date="2025-11-27T14:50:00Z" w16du:dateUtc="2025-11-27T05:50:00Z">
        <w:r w:rsidR="00D57961" w:rsidRPr="00D8674B" w:rsidDel="0070286A">
          <w:rPr>
            <w:szCs w:val="22"/>
          </w:rPr>
          <w:delText>14</w:delText>
        </w:r>
      </w:del>
      <w:del w:id="19" w:author="SL Partners" w:date="2025-11-27T14:57:00Z" w16du:dateUtc="2025-11-27T05:57:00Z">
        <w:r w:rsidR="00D57961" w:rsidRPr="00D8674B" w:rsidDel="003D7A77">
          <w:rPr>
            <w:szCs w:val="22"/>
          </w:rPr>
          <w:delText>6,66</w:delText>
        </w:r>
        <w:r w:rsidR="00D57961" w:rsidDel="003D7A77">
          <w:rPr>
            <w:rFonts w:hint="eastAsia"/>
            <w:szCs w:val="22"/>
          </w:rPr>
          <w:delText>7</w:delText>
        </w:r>
        <w:bookmarkEnd w:id="17"/>
        <w:r w:rsidDel="003D7A77">
          <w:rPr>
            <w:rFonts w:cs="Times New Roman" w:hint="eastAsia"/>
            <w:szCs w:val="22"/>
          </w:rPr>
          <w:delText>주를</w:delText>
        </w:r>
        <w:r w:rsidRPr="00780255" w:rsidDel="003D7A77">
          <w:rPr>
            <w:rFonts w:cs="Times New Roman"/>
            <w:szCs w:val="22"/>
          </w:rPr>
          <w:delText xml:space="preserve"> </w:delText>
        </w:r>
        <w:r w:rsidRPr="00780255" w:rsidDel="003D7A77">
          <w:rPr>
            <w:rFonts w:cs="Times New Roman"/>
            <w:szCs w:val="22"/>
          </w:rPr>
          <w:delText>발행하고</w:delText>
        </w:r>
        <w:r w:rsidRPr="00780255" w:rsidDel="003D7A77">
          <w:rPr>
            <w:rFonts w:cs="Times New Roman"/>
            <w:szCs w:val="22"/>
          </w:rPr>
          <w:delText xml:space="preserve">, </w:delText>
        </w:r>
        <w:r w:rsidR="00A876AA" w:rsidDel="003D7A77">
          <w:rPr>
            <w:rFonts w:hint="eastAsia"/>
            <w:szCs w:val="22"/>
          </w:rPr>
          <w:delText>SPC</w:delText>
        </w:r>
        <w:r w:rsidR="00A876AA" w:rsidDel="003D7A77">
          <w:rPr>
            <w:rFonts w:hint="eastAsia"/>
            <w:szCs w:val="22"/>
          </w:rPr>
          <w:delText>가</w:delText>
        </w:r>
        <w:r w:rsidRPr="00780255" w:rsidDel="003D7A77">
          <w:rPr>
            <w:rFonts w:cs="Times New Roman"/>
            <w:szCs w:val="22"/>
          </w:rPr>
          <w:delText xml:space="preserve"> </w:delText>
        </w:r>
        <w:r w:rsidDel="003D7A77">
          <w:rPr>
            <w:rFonts w:cs="Times New Roman" w:hint="eastAsia"/>
            <w:szCs w:val="22"/>
          </w:rPr>
          <w:delText>올데이프레쉬가</w:delText>
        </w:r>
        <w:r w:rsidRPr="00780255" w:rsidDel="003D7A77">
          <w:rPr>
            <w:rFonts w:cs="Times New Roman"/>
            <w:szCs w:val="22"/>
          </w:rPr>
          <w:delText xml:space="preserve"> </w:delText>
        </w:r>
        <w:r w:rsidRPr="00780255" w:rsidDel="003D7A77">
          <w:rPr>
            <w:rFonts w:cs="Times New Roman"/>
            <w:szCs w:val="22"/>
          </w:rPr>
          <w:delText>발행하는</w:delText>
        </w:r>
        <w:r w:rsidRPr="00780255" w:rsidDel="003D7A77">
          <w:rPr>
            <w:rFonts w:cs="Times New Roman"/>
            <w:szCs w:val="22"/>
          </w:rPr>
          <w:delText xml:space="preserve"> </w:delText>
        </w:r>
        <w:r w:rsidRPr="00780255" w:rsidDel="003D7A77">
          <w:rPr>
            <w:rFonts w:cs="Times New Roman"/>
            <w:szCs w:val="22"/>
          </w:rPr>
          <w:delText>동</w:delText>
        </w:r>
        <w:r w:rsidRPr="00780255" w:rsidDel="003D7A77">
          <w:rPr>
            <w:rFonts w:cs="Times New Roman"/>
            <w:szCs w:val="22"/>
          </w:rPr>
          <w:delText xml:space="preserve"> </w:delText>
        </w:r>
        <w:r w:rsidRPr="00780255" w:rsidDel="003D7A77">
          <w:rPr>
            <w:rFonts w:cs="Times New Roman"/>
            <w:szCs w:val="22"/>
          </w:rPr>
          <w:delText>주식을</w:delText>
        </w:r>
        <w:r w:rsidRPr="00780255" w:rsidDel="003D7A77">
          <w:rPr>
            <w:rFonts w:cs="Times New Roman"/>
            <w:szCs w:val="22"/>
          </w:rPr>
          <w:delText xml:space="preserve"> </w:delText>
        </w:r>
        <w:r w:rsidRPr="00780255" w:rsidDel="003D7A77">
          <w:rPr>
            <w:rFonts w:cs="Times New Roman"/>
            <w:szCs w:val="22"/>
          </w:rPr>
          <w:delText>인수하</w:delText>
        </w:r>
        <w:r w:rsidDel="003D7A77">
          <w:rPr>
            <w:rFonts w:cs="Times New Roman" w:hint="eastAsia"/>
            <w:szCs w:val="22"/>
          </w:rPr>
          <w:delText>는</w:delText>
        </w:r>
        <w:r w:rsidDel="003D7A77">
          <w:rPr>
            <w:rFonts w:cs="Times New Roman" w:hint="eastAsia"/>
            <w:szCs w:val="22"/>
          </w:rPr>
          <w:delText xml:space="preserve"> </w:delText>
        </w:r>
        <w:r w:rsidDel="003D7A77">
          <w:rPr>
            <w:rFonts w:cs="Times New Roman" w:hint="eastAsia"/>
            <w:szCs w:val="22"/>
          </w:rPr>
          <w:delText>내용의</w:delText>
        </w:r>
        <w:r w:rsidDel="003D7A77">
          <w:rPr>
            <w:rFonts w:cs="Times New Roman" w:hint="eastAsia"/>
            <w:szCs w:val="22"/>
          </w:rPr>
          <w:delText xml:space="preserve"> </w:delText>
        </w:r>
        <w:r w:rsidDel="003D7A77">
          <w:rPr>
            <w:rFonts w:cs="Times New Roman" w:hint="eastAsia"/>
            <w:szCs w:val="22"/>
          </w:rPr>
          <w:delText>신주인수계약을</w:delText>
        </w:r>
        <w:r w:rsidDel="003D7A77">
          <w:rPr>
            <w:rFonts w:cs="Times New Roman" w:hint="eastAsia"/>
            <w:szCs w:val="22"/>
          </w:rPr>
          <w:delText xml:space="preserve"> </w:delText>
        </w:r>
        <w:r w:rsidDel="003D7A77">
          <w:rPr>
            <w:rFonts w:cs="Times New Roman" w:hint="eastAsia"/>
            <w:szCs w:val="22"/>
          </w:rPr>
          <w:delText>체결하였다</w:delText>
        </w:r>
        <w:r w:rsidDel="003D7A77">
          <w:rPr>
            <w:rFonts w:cs="Times New Roman" w:hint="eastAsia"/>
            <w:szCs w:val="22"/>
          </w:rPr>
          <w:delText>.</w:delText>
        </w:r>
      </w:del>
    </w:p>
    <w:p w14:paraId="6E88B37E" w14:textId="491152E0" w:rsidR="00AB2D3D" w:rsidDel="0070286A" w:rsidRDefault="00AB2D3D" w:rsidP="00747BC2">
      <w:pPr>
        <w:pStyle w:val="BKL"/>
        <w:numPr>
          <w:ilvl w:val="0"/>
          <w:numId w:val="32"/>
        </w:numPr>
        <w:ind w:left="851" w:hanging="851"/>
        <w:rPr>
          <w:del w:id="20" w:author="SL Partners" w:date="2025-11-27T14:50:00Z" w16du:dateUtc="2025-11-27T05:50:00Z"/>
          <w:szCs w:val="22"/>
        </w:rPr>
      </w:pPr>
      <w:del w:id="21" w:author="SL Partners" w:date="2025-11-27T14:50:00Z" w16du:dateUtc="2025-11-27T05:50:00Z">
        <w:r w:rsidRPr="0070286A" w:rsidDel="0070286A">
          <w:rPr>
            <w:rFonts w:hint="eastAsia"/>
            <w:szCs w:val="22"/>
          </w:rPr>
          <w:delText>본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계약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체결일에</w:delText>
        </w:r>
        <w:r w:rsidRPr="0070286A" w:rsidDel="0070286A">
          <w:rPr>
            <w:rFonts w:hint="eastAsia"/>
            <w:szCs w:val="22"/>
          </w:rPr>
          <w:delText>,</w:delText>
        </w:r>
        <w:r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대표매도인</w:delText>
        </w:r>
        <w:r w:rsidRPr="0070286A" w:rsidDel="0070286A">
          <w:rPr>
            <w:rFonts w:hint="eastAsia"/>
            <w:szCs w:val="22"/>
          </w:rPr>
          <w:delText>,</w:delText>
        </w:r>
        <w:r w:rsidRPr="0070286A" w:rsidDel="0070286A">
          <w:rPr>
            <w:szCs w:val="22"/>
          </w:rPr>
          <w:delText xml:space="preserve"> </w:delText>
        </w:r>
        <w:r w:rsidR="000B58E3" w:rsidRPr="0070286A" w:rsidDel="0070286A">
          <w:rPr>
            <w:rFonts w:hint="eastAsia"/>
            <w:szCs w:val="22"/>
          </w:rPr>
          <w:delText>도선애</w:delText>
        </w:r>
        <w:r w:rsidR="00F11532" w:rsidRPr="0070286A" w:rsidDel="0070286A">
          <w:rPr>
            <w:rFonts w:hint="eastAsia"/>
            <w:szCs w:val="22"/>
          </w:rPr>
          <w:delText>,</w:delText>
        </w:r>
        <w:r w:rsidR="00F11532"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유진숙</w:delText>
        </w:r>
        <w:r w:rsidRPr="0070286A" w:rsidDel="0070286A">
          <w:rPr>
            <w:rFonts w:hint="eastAsia"/>
            <w:szCs w:val="22"/>
          </w:rPr>
          <w:delText>,</w:delText>
        </w:r>
        <w:r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이재원</w:delText>
        </w:r>
        <w:r w:rsidRPr="0070286A" w:rsidDel="0070286A">
          <w:rPr>
            <w:szCs w:val="22"/>
          </w:rPr>
          <w:delText xml:space="preserve">, </w:delText>
        </w:r>
        <w:r w:rsidRPr="0070286A" w:rsidDel="0070286A">
          <w:rPr>
            <w:rFonts w:hint="eastAsia"/>
            <w:szCs w:val="22"/>
          </w:rPr>
          <w:delText>이준원</w:delText>
        </w:r>
        <w:r w:rsidRPr="0070286A" w:rsidDel="0070286A">
          <w:rPr>
            <w:rFonts w:hint="eastAsia"/>
            <w:szCs w:val="22"/>
          </w:rPr>
          <w:delText>,</w:delText>
        </w:r>
        <w:r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이지원</w:delText>
        </w:r>
        <w:r w:rsidR="008A1FBC" w:rsidRPr="0070286A" w:rsidDel="0070286A">
          <w:rPr>
            <w:szCs w:val="22"/>
          </w:rPr>
          <w:delText xml:space="preserve"> </w:delText>
        </w:r>
        <w:r w:rsidR="008A1FBC" w:rsidRPr="0070286A" w:rsidDel="0070286A">
          <w:rPr>
            <w:rFonts w:hint="eastAsia"/>
            <w:szCs w:val="22"/>
          </w:rPr>
          <w:delText>및</w:delText>
        </w:r>
        <w:r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이채원</w:delText>
        </w:r>
        <w:r w:rsidRPr="0070286A" w:rsidDel="0070286A">
          <w:rPr>
            <w:rFonts w:hint="eastAsia"/>
            <w:szCs w:val="22"/>
          </w:rPr>
          <w:delText>(</w:delText>
        </w:r>
        <w:r w:rsidRPr="0070286A" w:rsidDel="0070286A">
          <w:rPr>
            <w:rFonts w:hint="eastAsia"/>
            <w:szCs w:val="22"/>
          </w:rPr>
          <w:delText>총칭하여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szCs w:val="22"/>
          </w:rPr>
          <w:delText>“</w:delText>
        </w:r>
        <w:r w:rsidRPr="0070286A" w:rsidDel="0070286A">
          <w:rPr>
            <w:rFonts w:hint="eastAsia"/>
            <w:szCs w:val="22"/>
            <w:u w:val="single"/>
          </w:rPr>
          <w:delText>명륜당</w:delText>
        </w:r>
        <w:r w:rsidRPr="0070286A" w:rsidDel="0070286A">
          <w:rPr>
            <w:rFonts w:hint="eastAsia"/>
            <w:szCs w:val="22"/>
            <w:u w:val="single"/>
          </w:rPr>
          <w:delText xml:space="preserve"> </w:delText>
        </w:r>
        <w:r w:rsidRPr="0070286A" w:rsidDel="0070286A">
          <w:rPr>
            <w:rFonts w:hint="eastAsia"/>
            <w:szCs w:val="22"/>
            <w:u w:val="single"/>
          </w:rPr>
          <w:delText>매도인들</w:delText>
        </w:r>
        <w:r w:rsidRPr="0070286A" w:rsidDel="0070286A">
          <w:rPr>
            <w:szCs w:val="22"/>
          </w:rPr>
          <w:delText>”)</w:delText>
        </w:r>
        <w:r w:rsidRPr="0070286A" w:rsidDel="0070286A">
          <w:rPr>
            <w:rFonts w:hint="eastAsia"/>
            <w:szCs w:val="22"/>
          </w:rPr>
          <w:delText>과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="00C95DA0" w:rsidRPr="0070286A" w:rsidDel="0070286A">
          <w:rPr>
            <w:rFonts w:hint="eastAsia"/>
            <w:szCs w:val="22"/>
          </w:rPr>
          <w:delText>올데이프레쉬는</w:delText>
        </w:r>
        <w:r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명륜당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매도인들이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="00C95DA0" w:rsidRPr="0070286A" w:rsidDel="0070286A">
          <w:rPr>
            <w:rFonts w:hint="eastAsia"/>
            <w:szCs w:val="22"/>
          </w:rPr>
          <w:delText>올데이프레쉬</w:delText>
        </w:r>
        <w:r w:rsidRPr="0070286A" w:rsidDel="0070286A">
          <w:rPr>
            <w:rFonts w:hint="eastAsia"/>
            <w:szCs w:val="22"/>
          </w:rPr>
          <w:delText>에게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="008A1FBC" w:rsidRPr="0070286A" w:rsidDel="0070286A">
          <w:rPr>
            <w:rFonts w:hint="eastAsia"/>
            <w:szCs w:val="22"/>
          </w:rPr>
          <w:delText>매수인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발행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보통주식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합계</w:delText>
        </w:r>
        <w:r w:rsidRPr="0070286A" w:rsidDel="0070286A">
          <w:rPr>
            <w:rFonts w:hint="eastAsia"/>
            <w:szCs w:val="22"/>
          </w:rPr>
          <w:delText xml:space="preserve"> </w:delText>
        </w:r>
        <w:bookmarkStart w:id="22" w:name="_Hlk198556311"/>
        <w:r w:rsidR="00B103EF" w:rsidRPr="0070286A" w:rsidDel="0070286A">
          <w:rPr>
            <w:rFonts w:hint="eastAsia"/>
            <w:szCs w:val="22"/>
          </w:rPr>
          <w:delText>40,000</w:delText>
        </w:r>
        <w:r w:rsidRPr="0070286A" w:rsidDel="0070286A">
          <w:rPr>
            <w:rFonts w:hint="eastAsia"/>
            <w:szCs w:val="22"/>
          </w:rPr>
          <w:delText>주</w:delText>
        </w:r>
        <w:r w:rsidRPr="0070286A" w:rsidDel="0070286A">
          <w:rPr>
            <w:rFonts w:hint="eastAsia"/>
            <w:szCs w:val="22"/>
          </w:rPr>
          <w:delText>(</w:delText>
        </w:r>
        <w:r w:rsidR="008A1FBC" w:rsidRPr="0070286A" w:rsidDel="0070286A">
          <w:rPr>
            <w:rFonts w:hint="eastAsia"/>
            <w:szCs w:val="22"/>
          </w:rPr>
          <w:delText>매수인</w:delText>
        </w:r>
        <w:r w:rsidR="008A1FBC"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발행주식총수의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="00C95DA0" w:rsidRPr="0070286A" w:rsidDel="0070286A">
          <w:rPr>
            <w:szCs w:val="22"/>
          </w:rPr>
          <w:delText>100</w:delText>
        </w:r>
        <w:r w:rsidRPr="0070286A" w:rsidDel="0070286A">
          <w:rPr>
            <w:szCs w:val="22"/>
          </w:rPr>
          <w:delText>%)</w:delText>
        </w:r>
        <w:bookmarkEnd w:id="22"/>
        <w:r w:rsidRPr="0070286A" w:rsidDel="0070286A">
          <w:rPr>
            <w:rFonts w:hint="eastAsia"/>
            <w:szCs w:val="22"/>
          </w:rPr>
          <w:delText>를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매도하고</w:delText>
        </w:r>
        <w:r w:rsidRPr="0070286A" w:rsidDel="0070286A">
          <w:rPr>
            <w:rFonts w:hint="eastAsia"/>
            <w:szCs w:val="22"/>
          </w:rPr>
          <w:delText>,</w:delText>
        </w:r>
        <w:r w:rsidRPr="0070286A" w:rsidDel="0070286A">
          <w:rPr>
            <w:szCs w:val="22"/>
          </w:rPr>
          <w:delText xml:space="preserve"> </w:delText>
        </w:r>
        <w:r w:rsidR="00C95DA0" w:rsidRPr="0070286A" w:rsidDel="0070286A">
          <w:rPr>
            <w:rFonts w:hint="eastAsia"/>
            <w:szCs w:val="22"/>
          </w:rPr>
          <w:delText>올데이프레쉬가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이를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매수하는</w:delText>
        </w:r>
        <w:r w:rsidRPr="0070286A" w:rsidDel="0070286A">
          <w:rPr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내용의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주식매매계약</w:delText>
        </w:r>
        <w:r w:rsidRPr="0070286A" w:rsidDel="0070286A">
          <w:rPr>
            <w:rFonts w:hint="eastAsia"/>
            <w:szCs w:val="22"/>
          </w:rPr>
          <w:delText>(</w:delText>
        </w:r>
        <w:r w:rsidRPr="0070286A" w:rsidDel="0070286A">
          <w:rPr>
            <w:szCs w:val="22"/>
          </w:rPr>
          <w:delText>“</w:delText>
        </w:r>
        <w:r w:rsidRPr="0070286A" w:rsidDel="0070286A">
          <w:rPr>
            <w:rFonts w:hint="eastAsia"/>
            <w:szCs w:val="22"/>
            <w:u w:val="single"/>
          </w:rPr>
          <w:delText>명륜당</w:delText>
        </w:r>
        <w:r w:rsidRPr="0070286A" w:rsidDel="0070286A">
          <w:rPr>
            <w:rFonts w:hint="eastAsia"/>
            <w:szCs w:val="22"/>
            <w:u w:val="single"/>
          </w:rPr>
          <w:delText xml:space="preserve"> </w:delText>
        </w:r>
        <w:r w:rsidRPr="0070286A" w:rsidDel="0070286A">
          <w:rPr>
            <w:rFonts w:hint="eastAsia"/>
            <w:szCs w:val="22"/>
            <w:u w:val="single"/>
          </w:rPr>
          <w:delText>주식매매계약</w:delText>
        </w:r>
        <w:r w:rsidRPr="0070286A" w:rsidDel="0070286A">
          <w:rPr>
            <w:szCs w:val="22"/>
          </w:rPr>
          <w:delText>”)</w:delText>
        </w:r>
        <w:r w:rsidR="00FC1371" w:rsidRPr="0070286A" w:rsidDel="0070286A">
          <w:rPr>
            <w:rFonts w:hint="eastAsia"/>
            <w:szCs w:val="22"/>
          </w:rPr>
          <w:delText>을</w:delText>
        </w:r>
        <w:r w:rsidRPr="0070286A" w:rsidDel="0070286A">
          <w:rPr>
            <w:rFonts w:hint="eastAsia"/>
            <w:szCs w:val="22"/>
          </w:rPr>
          <w:delText xml:space="preserve"> </w:delText>
        </w:r>
        <w:r w:rsidRPr="0070286A" w:rsidDel="0070286A">
          <w:rPr>
            <w:rFonts w:hint="eastAsia"/>
            <w:szCs w:val="22"/>
          </w:rPr>
          <w:delText>체결하였다</w:delText>
        </w:r>
        <w:r w:rsidRPr="0070286A" w:rsidDel="0070286A">
          <w:rPr>
            <w:rFonts w:hint="eastAsia"/>
            <w:szCs w:val="22"/>
          </w:rPr>
          <w:delText>.</w:delText>
        </w:r>
        <w:bookmarkEnd w:id="12"/>
        <w:r w:rsidRPr="0070286A" w:rsidDel="0070286A">
          <w:rPr>
            <w:szCs w:val="22"/>
          </w:rPr>
          <w:delText xml:space="preserve"> </w:delText>
        </w:r>
      </w:del>
    </w:p>
    <w:p w14:paraId="0D5ADA85" w14:textId="77777777" w:rsidR="00880169" w:rsidRPr="0070286A" w:rsidRDefault="00CD1040" w:rsidP="00747BC2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 w:rsidRPr="0070286A">
        <w:rPr>
          <w:rFonts w:hint="eastAsia"/>
          <w:szCs w:val="22"/>
        </w:rPr>
        <w:t>매도인들은</w:t>
      </w:r>
      <w:r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본</w:t>
      </w:r>
      <w:r w:rsidR="00FC1371"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계약</w:t>
      </w:r>
      <w:r w:rsidR="00FC1371"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체결일</w:t>
      </w:r>
      <w:r w:rsidR="00FC1371"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현재</w:t>
      </w:r>
      <w:r w:rsidR="00FC1371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대상회사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발행의</w:t>
      </w:r>
      <w:r w:rsidR="00880169" w:rsidRPr="0070286A">
        <w:rPr>
          <w:szCs w:val="22"/>
        </w:rPr>
        <w:t xml:space="preserve"> </w:t>
      </w:r>
      <w:r w:rsidR="00880169" w:rsidRPr="0070286A">
        <w:rPr>
          <w:rFonts w:hint="eastAsia"/>
          <w:szCs w:val="22"/>
        </w:rPr>
        <w:t>보통주식</w:t>
      </w:r>
      <w:r w:rsidR="00880169" w:rsidRPr="0070286A">
        <w:rPr>
          <w:rFonts w:hint="eastAsia"/>
          <w:szCs w:val="22"/>
        </w:rPr>
        <w:t>(</w:t>
      </w:r>
      <w:r w:rsidR="00880169" w:rsidRPr="0070286A">
        <w:rPr>
          <w:szCs w:val="22"/>
        </w:rPr>
        <w:t>1</w:t>
      </w:r>
      <w:r w:rsidR="00880169" w:rsidRPr="0070286A">
        <w:rPr>
          <w:rFonts w:hint="eastAsia"/>
          <w:szCs w:val="22"/>
        </w:rPr>
        <w:t>주당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액면가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금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szCs w:val="22"/>
        </w:rPr>
        <w:t>10,000</w:t>
      </w:r>
      <w:r w:rsidR="00880169" w:rsidRPr="0070286A">
        <w:rPr>
          <w:rFonts w:hint="eastAsia"/>
          <w:szCs w:val="22"/>
        </w:rPr>
        <w:t>원</w:t>
      </w:r>
      <w:r w:rsidR="00880169" w:rsidRPr="0070286A">
        <w:rPr>
          <w:rFonts w:hint="eastAsia"/>
          <w:szCs w:val="22"/>
        </w:rPr>
        <w:t>)</w:t>
      </w:r>
      <w:r w:rsidR="00880169" w:rsidRPr="0070286A">
        <w:rPr>
          <w:szCs w:val="22"/>
        </w:rPr>
        <w:t xml:space="preserve"> </w:t>
      </w:r>
      <w:r w:rsidR="00880169" w:rsidRPr="0070286A">
        <w:rPr>
          <w:rFonts w:hint="eastAsia"/>
          <w:szCs w:val="22"/>
        </w:rPr>
        <w:t>합계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szCs w:val="22"/>
        </w:rPr>
        <w:t>30,000</w:t>
      </w:r>
      <w:r w:rsidR="00880169" w:rsidRPr="0070286A">
        <w:rPr>
          <w:rFonts w:hint="eastAsia"/>
          <w:szCs w:val="22"/>
        </w:rPr>
        <w:t>주</w:t>
      </w:r>
      <w:r w:rsidR="00880169" w:rsidRPr="0070286A">
        <w:rPr>
          <w:rFonts w:hint="eastAsia"/>
          <w:szCs w:val="22"/>
        </w:rPr>
        <w:t>(</w:t>
      </w:r>
      <w:r w:rsidR="00880169" w:rsidRPr="0070286A">
        <w:rPr>
          <w:rFonts w:hint="eastAsia"/>
          <w:szCs w:val="22"/>
        </w:rPr>
        <w:t>대상회사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발행주식총수의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szCs w:val="22"/>
        </w:rPr>
        <w:t>100%</w:t>
      </w:r>
      <w:r w:rsidR="00FC1371" w:rsidRPr="0070286A">
        <w:rPr>
          <w:szCs w:val="22"/>
        </w:rPr>
        <w:t>, “</w:t>
      </w:r>
      <w:r w:rsidR="00FC1371" w:rsidRPr="0070286A">
        <w:rPr>
          <w:rFonts w:hint="eastAsia"/>
          <w:szCs w:val="22"/>
          <w:u w:val="single"/>
        </w:rPr>
        <w:t>대상주식</w:t>
      </w:r>
      <w:r w:rsidR="00FC1371" w:rsidRPr="0070286A">
        <w:rPr>
          <w:szCs w:val="22"/>
        </w:rPr>
        <w:t>”</w:t>
      </w:r>
      <w:r w:rsidR="00880169" w:rsidRPr="0070286A">
        <w:rPr>
          <w:szCs w:val="22"/>
        </w:rPr>
        <w:t>)</w:t>
      </w:r>
      <w:r w:rsidR="00880169" w:rsidRPr="0070286A">
        <w:rPr>
          <w:rFonts w:hint="eastAsia"/>
          <w:szCs w:val="22"/>
        </w:rPr>
        <w:t>를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소유하고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있다</w:t>
      </w:r>
      <w:r w:rsidR="00880169" w:rsidRPr="0070286A">
        <w:rPr>
          <w:rFonts w:hint="eastAsia"/>
          <w:szCs w:val="22"/>
        </w:rPr>
        <w:t>.</w:t>
      </w:r>
      <w:r w:rsidR="00880169" w:rsidRPr="0070286A">
        <w:rPr>
          <w:szCs w:val="22"/>
        </w:rPr>
        <w:t xml:space="preserve"> </w:t>
      </w:r>
    </w:p>
    <w:p w14:paraId="717DC999" w14:textId="77777777" w:rsidR="00880169" w:rsidRDefault="00AB2D3D" w:rsidP="008277DB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매도인들은</w:t>
      </w:r>
      <w:r>
        <w:rPr>
          <w:szCs w:val="22"/>
        </w:rPr>
        <w:t xml:space="preserve"> </w:t>
      </w:r>
      <w:r w:rsidR="00FC1371">
        <w:rPr>
          <w:rFonts w:hint="eastAsia"/>
          <w:szCs w:val="22"/>
        </w:rPr>
        <w:t>대상주식을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매도하고자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매수인은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매도인들로부터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매수하고자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 w:rsidR="001C289C">
        <w:rPr>
          <w:rFonts w:hint="eastAsia"/>
          <w:szCs w:val="22"/>
        </w:rPr>
        <w:t>(</w:t>
      </w:r>
      <w:r w:rsidR="001C289C">
        <w:rPr>
          <w:szCs w:val="22"/>
        </w:rPr>
        <w:t>“</w:t>
      </w:r>
      <w:r w:rsidR="001C289C" w:rsidRPr="00CD1040">
        <w:rPr>
          <w:rFonts w:hint="eastAsia"/>
          <w:szCs w:val="22"/>
          <w:u w:val="single"/>
        </w:rPr>
        <w:t>본건</w:t>
      </w:r>
      <w:r w:rsidR="001C289C" w:rsidRPr="00CD1040">
        <w:rPr>
          <w:rFonts w:hint="eastAsia"/>
          <w:szCs w:val="22"/>
          <w:u w:val="single"/>
        </w:rPr>
        <w:t xml:space="preserve"> </w:t>
      </w:r>
      <w:r w:rsidR="001C289C" w:rsidRPr="00CD1040">
        <w:rPr>
          <w:rFonts w:hint="eastAsia"/>
          <w:szCs w:val="22"/>
          <w:u w:val="single"/>
        </w:rPr>
        <w:t>거래</w:t>
      </w:r>
      <w:r w:rsidR="001C289C">
        <w:rPr>
          <w:szCs w:val="22"/>
        </w:rPr>
        <w:t>”)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01ABF603" w14:textId="77777777" w:rsidR="00880169" w:rsidRPr="00F12262" w:rsidRDefault="00CD1040" w:rsidP="00FC1371">
      <w:pPr>
        <w:autoSpaceDE w:val="0"/>
        <w:autoSpaceDN w:val="0"/>
        <w:spacing w:before="0" w:after="0" w:line="312" w:lineRule="auto"/>
        <w:rPr>
          <w:b/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이에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매도인들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매수인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총칭하여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Pr="00CD1040">
        <w:rPr>
          <w:rFonts w:hint="eastAsia"/>
          <w:sz w:val="22"/>
          <w:szCs w:val="22"/>
          <w:u w:val="single"/>
        </w:rPr>
        <w:t>당사자들</w:t>
      </w:r>
      <w:r>
        <w:rPr>
          <w:sz w:val="22"/>
          <w:szCs w:val="22"/>
        </w:rPr>
        <w:t xml:space="preserve">”, </w:t>
      </w:r>
      <w:r>
        <w:rPr>
          <w:rFonts w:hint="eastAsia"/>
          <w:sz w:val="22"/>
          <w:szCs w:val="22"/>
        </w:rPr>
        <w:t>개별적으로</w:t>
      </w:r>
      <w:r>
        <w:rPr>
          <w:rFonts w:hint="eastAsia"/>
          <w:sz w:val="22"/>
          <w:szCs w:val="22"/>
        </w:rPr>
        <w:t xml:space="preserve"> </w:t>
      </w:r>
      <w:r w:rsidRPr="00CD1040">
        <w:rPr>
          <w:sz w:val="22"/>
          <w:szCs w:val="22"/>
        </w:rPr>
        <w:t>“</w:t>
      </w:r>
      <w:r w:rsidRPr="00CD1040">
        <w:rPr>
          <w:rFonts w:hint="eastAsia"/>
          <w:sz w:val="22"/>
          <w:szCs w:val="22"/>
          <w:u w:val="single"/>
        </w:rPr>
        <w:t>당사자</w:t>
      </w:r>
      <w:r w:rsidRPr="00CD1040">
        <w:rPr>
          <w:sz w:val="22"/>
          <w:szCs w:val="22"/>
        </w:rPr>
        <w:t xml:space="preserve">”, </w:t>
      </w:r>
      <w:r w:rsidRPr="00CD1040">
        <w:rPr>
          <w:rFonts w:hint="eastAsia"/>
          <w:sz w:val="22"/>
          <w:szCs w:val="22"/>
        </w:rPr>
        <w:t>문언상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어느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당사자와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그에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대응되는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상대방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당사자의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두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당사자를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전제로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하는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경우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매도인들을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하나의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당사자로</w:t>
      </w:r>
      <w:r w:rsidRPr="00CD1040">
        <w:rPr>
          <w:rFonts w:hint="eastAsia"/>
          <w:sz w:val="22"/>
          <w:szCs w:val="22"/>
        </w:rPr>
        <w:t xml:space="preserve">, </w:t>
      </w:r>
      <w:r w:rsidRPr="00CD1040">
        <w:rPr>
          <w:rFonts w:hint="eastAsia"/>
          <w:sz w:val="22"/>
          <w:szCs w:val="22"/>
        </w:rPr>
        <w:t>매수인을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다른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하나의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당사자로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간주함</w:t>
      </w:r>
      <w:r w:rsidRPr="00CD1040">
        <w:rPr>
          <w:rFonts w:hint="eastAsia"/>
          <w:sz w:val="22"/>
          <w:szCs w:val="22"/>
        </w:rPr>
        <w:t>)</w:t>
      </w:r>
      <w:r w:rsidRPr="00CD1040">
        <w:rPr>
          <w:rFonts w:hint="eastAsia"/>
          <w:sz w:val="22"/>
          <w:szCs w:val="22"/>
        </w:rPr>
        <w:t>은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아래와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같이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합의한다</w:t>
      </w:r>
      <w:r>
        <w:rPr>
          <w:rFonts w:hint="eastAsia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bookmarkEnd w:id="0"/>
      <w:bookmarkEnd w:id="10"/>
    </w:p>
    <w:p w14:paraId="3D097548" w14:textId="77777777" w:rsidR="00C12EE3" w:rsidRDefault="00DF5B89" w:rsidP="00EB0C73">
      <w:pPr>
        <w:pStyle w:val="BKLH1-1"/>
      </w:pPr>
      <w:bookmarkStart w:id="23" w:name="_Hlk191644908"/>
      <w:r w:rsidRPr="00DE07B9">
        <w:rPr>
          <w:rFonts w:hint="eastAsia"/>
          <w:szCs w:val="22"/>
        </w:rPr>
        <w:t>대상주식</w:t>
      </w:r>
      <w:r w:rsidR="00EB0C73" w:rsidRPr="00DE07B9">
        <w:rPr>
          <w:rFonts w:hint="eastAsia"/>
          <w:szCs w:val="22"/>
        </w:rPr>
        <w:t>의</w:t>
      </w:r>
      <w:r w:rsidR="00EB0C73" w:rsidRPr="00DE07B9">
        <w:rPr>
          <w:rFonts w:hint="eastAsia"/>
        </w:rPr>
        <w:t xml:space="preserve"> </w:t>
      </w:r>
      <w:r w:rsidR="00EB0C73" w:rsidRPr="00DE07B9">
        <w:rPr>
          <w:rFonts w:hint="eastAsia"/>
        </w:rPr>
        <w:t>매매</w:t>
      </w:r>
    </w:p>
    <w:p w14:paraId="2EE51ABC" w14:textId="77777777" w:rsidR="00DE07B9" w:rsidRPr="00DE07B9" w:rsidRDefault="00DE07B9" w:rsidP="00DE07B9">
      <w:pPr>
        <w:pStyle w:val="BKLH2-11"/>
      </w:pPr>
      <w:r>
        <w:rPr>
          <w:rFonts w:hint="eastAsia"/>
        </w:rPr>
        <w:t>대상주식의</w:t>
      </w:r>
      <w:r>
        <w:rPr>
          <w:rFonts w:hint="eastAsia"/>
        </w:rPr>
        <w:t xml:space="preserve"> </w:t>
      </w:r>
      <w:r>
        <w:rPr>
          <w:rFonts w:hint="eastAsia"/>
        </w:rPr>
        <w:t>매매</w:t>
      </w:r>
    </w:p>
    <w:p w14:paraId="263F6508" w14:textId="77777777" w:rsidR="009E07D1" w:rsidRDefault="00CD1040" w:rsidP="00EB0C73">
      <w:pPr>
        <w:pStyle w:val="BKLBodyText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매도인들은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매수인에게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여하한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제한부담이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상태로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매수인은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매도인들로부터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매수하기로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매도인별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구체적인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매매내역은</w:t>
      </w:r>
      <w:r>
        <w:rPr>
          <w:rFonts w:hint="eastAsia"/>
          <w:szCs w:val="22"/>
        </w:rPr>
        <w:t xml:space="preserve"> </w:t>
      </w:r>
      <w:r w:rsidRPr="00CD1040">
        <w:rPr>
          <w:rFonts w:hint="eastAsia"/>
          <w:szCs w:val="22"/>
          <w:u w:val="single"/>
        </w:rPr>
        <w:t>별첨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기재된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6913A95D" w14:textId="77777777" w:rsidR="005F28B0" w:rsidRPr="00F12262" w:rsidRDefault="00DF5B89" w:rsidP="00DE07B9">
      <w:pPr>
        <w:pStyle w:val="BKLH2-11"/>
        <w:rPr>
          <w:b/>
          <w:szCs w:val="22"/>
        </w:rPr>
      </w:pPr>
      <w:r w:rsidRPr="00DE07B9">
        <w:rPr>
          <w:rFonts w:hint="eastAsia"/>
        </w:rPr>
        <w:t>매매대금</w:t>
      </w:r>
    </w:p>
    <w:p w14:paraId="6C75F682" w14:textId="43033451" w:rsidR="00477FB5" w:rsidRPr="00477FB5" w:rsidRDefault="00CD1040" w:rsidP="00996D5A">
      <w:pPr>
        <w:pStyle w:val="BKLBodyText"/>
        <w:rPr>
          <w:szCs w:val="22"/>
        </w:rPr>
      </w:pPr>
      <w:r w:rsidRPr="00477FB5">
        <w:rPr>
          <w:rFonts w:hint="eastAsia"/>
          <w:szCs w:val="22"/>
        </w:rPr>
        <w:t>본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계약에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따라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매수인이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각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매도인에게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지급해야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할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대상주식의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매매대금은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  <w:u w:val="single"/>
        </w:rPr>
        <w:t>별첨</w:t>
      </w:r>
      <w:r w:rsidRPr="00477FB5">
        <w:rPr>
          <w:rFonts w:hint="eastAsia"/>
          <w:szCs w:val="22"/>
        </w:rPr>
        <w:t>에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기재된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금액으로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한다</w:t>
      </w:r>
      <w:r w:rsidRPr="00477FB5">
        <w:rPr>
          <w:rFonts w:hint="eastAsia"/>
          <w:szCs w:val="22"/>
        </w:rPr>
        <w:t>.</w:t>
      </w:r>
      <w:r w:rsidRPr="00477FB5">
        <w:rPr>
          <w:szCs w:val="22"/>
        </w:rPr>
        <w:t xml:space="preserve"> </w:t>
      </w:r>
      <w:r w:rsidR="00477FB5" w:rsidRPr="00477FB5">
        <w:rPr>
          <w:rFonts w:hint="eastAsia"/>
          <w:szCs w:val="22"/>
        </w:rPr>
        <w:t>단</w:t>
      </w:r>
      <w:r w:rsidR="00477FB5" w:rsidRPr="00477FB5">
        <w:rPr>
          <w:rFonts w:hint="eastAsia"/>
          <w:szCs w:val="22"/>
        </w:rPr>
        <w:t>,</w:t>
      </w:r>
      <w:r w:rsidR="00477FB5" w:rsidRPr="00477FB5">
        <w:rPr>
          <w:szCs w:val="22"/>
        </w:rPr>
        <w:t xml:space="preserve"> </w:t>
      </w:r>
      <w:r w:rsidR="00477FB5" w:rsidRPr="00477FB5">
        <w:rPr>
          <w:rFonts w:hint="eastAsia"/>
          <w:szCs w:val="22"/>
        </w:rPr>
        <w:t>당사자들은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매매대금이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상속세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및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증여세법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제</w:t>
      </w:r>
      <w:r w:rsidR="00477FB5" w:rsidRPr="00477FB5">
        <w:rPr>
          <w:rFonts w:hint="eastAsia"/>
          <w:szCs w:val="22"/>
        </w:rPr>
        <w:t>6</w:t>
      </w:r>
      <w:r w:rsidR="00477FB5" w:rsidRPr="00477FB5">
        <w:rPr>
          <w:szCs w:val="22"/>
        </w:rPr>
        <w:t>3</w:t>
      </w:r>
      <w:r w:rsidR="00477FB5" w:rsidRPr="00477FB5">
        <w:rPr>
          <w:rFonts w:hint="eastAsia"/>
          <w:szCs w:val="22"/>
        </w:rPr>
        <w:t>조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제</w:t>
      </w:r>
      <w:r w:rsidR="00477FB5" w:rsidRPr="00477FB5">
        <w:rPr>
          <w:rFonts w:hint="eastAsia"/>
          <w:szCs w:val="22"/>
        </w:rPr>
        <w:t>1</w:t>
      </w:r>
      <w:r w:rsidR="00477FB5" w:rsidRPr="00477FB5">
        <w:rPr>
          <w:rFonts w:hint="eastAsia"/>
          <w:szCs w:val="22"/>
        </w:rPr>
        <w:t>항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제</w:t>
      </w:r>
      <w:r w:rsidR="00477FB5" w:rsidRPr="00477FB5">
        <w:rPr>
          <w:rFonts w:hint="eastAsia"/>
          <w:szCs w:val="22"/>
        </w:rPr>
        <w:t>1</w:t>
      </w:r>
      <w:r w:rsidR="00477FB5" w:rsidRPr="00477FB5">
        <w:rPr>
          <w:rFonts w:hint="eastAsia"/>
          <w:szCs w:val="22"/>
        </w:rPr>
        <w:t>호</w:t>
      </w:r>
      <w:r w:rsidR="00477FB5" w:rsidRPr="00477FB5">
        <w:rPr>
          <w:rFonts w:hint="eastAsia"/>
          <w:szCs w:val="22"/>
        </w:rPr>
        <w:t xml:space="preserve"> </w:t>
      </w:r>
      <w:proofErr w:type="spellStart"/>
      <w:r w:rsidR="00477FB5" w:rsidRPr="00477FB5">
        <w:rPr>
          <w:rFonts w:hint="eastAsia"/>
          <w:szCs w:val="22"/>
        </w:rPr>
        <w:t>나목</w:t>
      </w:r>
      <w:proofErr w:type="spellEnd"/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및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동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시행령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제</w:t>
      </w:r>
      <w:r w:rsidR="00477FB5" w:rsidRPr="00477FB5">
        <w:rPr>
          <w:rFonts w:hint="eastAsia"/>
          <w:szCs w:val="22"/>
        </w:rPr>
        <w:t>5</w:t>
      </w:r>
      <w:r w:rsidR="00477FB5" w:rsidRPr="00477FB5">
        <w:rPr>
          <w:szCs w:val="22"/>
        </w:rPr>
        <w:t>4</w:t>
      </w:r>
      <w:r w:rsidR="00477FB5" w:rsidRPr="00477FB5">
        <w:rPr>
          <w:rFonts w:hint="eastAsia"/>
          <w:szCs w:val="22"/>
        </w:rPr>
        <w:t>조에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따른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비상장주식에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대한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평가방법</w:t>
      </w:r>
      <w:r w:rsidR="00477FB5" w:rsidRPr="00477FB5">
        <w:rPr>
          <w:rFonts w:hint="eastAsia"/>
          <w:szCs w:val="22"/>
        </w:rPr>
        <w:t>(</w:t>
      </w:r>
      <w:r w:rsidR="00477FB5" w:rsidRPr="00477FB5">
        <w:rPr>
          <w:szCs w:val="22"/>
        </w:rPr>
        <w:t>“</w:t>
      </w:r>
      <w:r w:rsidR="00477FB5" w:rsidRPr="00477FB5">
        <w:rPr>
          <w:rFonts w:hint="eastAsia"/>
          <w:szCs w:val="22"/>
          <w:u w:val="single"/>
        </w:rPr>
        <w:t>본건</w:t>
      </w:r>
      <w:r w:rsidR="00477FB5" w:rsidRPr="00477FB5">
        <w:rPr>
          <w:rFonts w:hint="eastAsia"/>
          <w:szCs w:val="22"/>
          <w:u w:val="single"/>
        </w:rPr>
        <w:t xml:space="preserve"> </w:t>
      </w:r>
      <w:r w:rsidR="00477FB5" w:rsidRPr="00477FB5">
        <w:rPr>
          <w:rFonts w:hint="eastAsia"/>
          <w:szCs w:val="22"/>
          <w:u w:val="single"/>
        </w:rPr>
        <w:t>평가방법</w:t>
      </w:r>
      <w:r w:rsidR="00477FB5" w:rsidRPr="00477FB5">
        <w:rPr>
          <w:szCs w:val="22"/>
        </w:rPr>
        <w:t>”)</w:t>
      </w:r>
      <w:r w:rsidR="00477FB5" w:rsidRPr="00477FB5">
        <w:rPr>
          <w:rFonts w:hint="eastAsia"/>
          <w:szCs w:val="22"/>
        </w:rPr>
        <w:t>에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따라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산정된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것임을</w:t>
      </w:r>
      <w:r w:rsidR="00477FB5" w:rsidRPr="00477FB5">
        <w:rPr>
          <w:rFonts w:hint="eastAsia"/>
          <w:szCs w:val="22"/>
        </w:rPr>
        <w:t xml:space="preserve"> </w:t>
      </w:r>
      <w:r w:rsidR="00477FB5" w:rsidRPr="00477FB5">
        <w:rPr>
          <w:rFonts w:hint="eastAsia"/>
          <w:szCs w:val="22"/>
        </w:rPr>
        <w:t>확인</w:t>
      </w:r>
      <w:r w:rsidR="00A65B14">
        <w:rPr>
          <w:rFonts w:hint="eastAsia"/>
          <w:szCs w:val="22"/>
        </w:rPr>
        <w:t>한다</w:t>
      </w:r>
      <w:r w:rsidR="00A65B14">
        <w:rPr>
          <w:rFonts w:hint="eastAsia"/>
          <w:szCs w:val="22"/>
        </w:rPr>
        <w:t>.</w:t>
      </w:r>
    </w:p>
    <w:p w14:paraId="0B1B0895" w14:textId="77777777" w:rsidR="00EB0C73" w:rsidRPr="00EB0C73" w:rsidRDefault="00FC3D1D" w:rsidP="00EB0C73">
      <w:pPr>
        <w:pStyle w:val="BKLH1-1"/>
        <w:rPr>
          <w:szCs w:val="22"/>
        </w:rPr>
      </w:pPr>
      <w:bookmarkStart w:id="24" w:name="_Hlk191645049"/>
      <w:bookmarkEnd w:id="23"/>
      <w:r w:rsidRPr="00F12262">
        <w:rPr>
          <w:rFonts w:hint="eastAsia"/>
          <w:szCs w:val="22"/>
        </w:rPr>
        <w:t>거래의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종결</w:t>
      </w:r>
    </w:p>
    <w:p w14:paraId="2724F12E" w14:textId="77777777" w:rsidR="00EB0C73" w:rsidRPr="00EB0C73" w:rsidRDefault="00EB0C73" w:rsidP="00557544">
      <w:pPr>
        <w:pStyle w:val="BKLH2-11"/>
      </w:pPr>
      <w:bookmarkStart w:id="25" w:name="_Toc58933191"/>
      <w:r w:rsidRPr="00EB0C73">
        <w:rPr>
          <w:rFonts w:hint="eastAsia"/>
          <w:szCs w:val="22"/>
        </w:rPr>
        <w:t>일시</w:t>
      </w:r>
      <w:r w:rsidRPr="00EB0C73">
        <w:rPr>
          <w:rFonts w:hint="eastAsia"/>
          <w:szCs w:val="22"/>
        </w:rPr>
        <w:t xml:space="preserve"> </w:t>
      </w:r>
      <w:r w:rsidRPr="00EB0C73">
        <w:rPr>
          <w:rFonts w:hint="eastAsia"/>
          <w:szCs w:val="22"/>
        </w:rPr>
        <w:t>및</w:t>
      </w:r>
      <w:r w:rsidRPr="00EB0C73">
        <w:rPr>
          <w:rFonts w:hint="eastAsia"/>
          <w:szCs w:val="22"/>
        </w:rPr>
        <w:t xml:space="preserve"> </w:t>
      </w:r>
      <w:r w:rsidRPr="00EB0C73">
        <w:rPr>
          <w:rFonts w:hint="eastAsia"/>
          <w:szCs w:val="22"/>
        </w:rPr>
        <w:t>장소</w:t>
      </w:r>
      <w:bookmarkEnd w:id="25"/>
    </w:p>
    <w:p w14:paraId="4F453C44" w14:textId="0DC7192D" w:rsidR="00EB0C73" w:rsidRDefault="00FC3D1D" w:rsidP="00EB0C73">
      <w:pPr>
        <w:pStyle w:val="BKLBodyText"/>
        <w:rPr>
          <w:szCs w:val="22"/>
        </w:rPr>
      </w:pPr>
      <w:r w:rsidRPr="00F12262">
        <w:rPr>
          <w:rFonts w:hint="eastAsia"/>
          <w:szCs w:val="22"/>
        </w:rPr>
        <w:t>본건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거래의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종결</w:t>
      </w:r>
      <w:r w:rsidRPr="00F12262">
        <w:rPr>
          <w:rFonts w:hint="eastAsia"/>
          <w:szCs w:val="22"/>
        </w:rPr>
        <w:t>(</w:t>
      </w:r>
      <w:r w:rsidRPr="00F12262">
        <w:rPr>
          <w:szCs w:val="22"/>
        </w:rPr>
        <w:t>“</w:t>
      </w:r>
      <w:r w:rsidRPr="00F12262">
        <w:rPr>
          <w:rFonts w:hint="eastAsia"/>
          <w:szCs w:val="22"/>
          <w:u w:val="single"/>
        </w:rPr>
        <w:t>거래종결</w:t>
      </w:r>
      <w:r w:rsidRPr="00F12262">
        <w:rPr>
          <w:szCs w:val="22"/>
        </w:rPr>
        <w:t>”</w:t>
      </w:r>
      <w:r w:rsidRPr="00F12262">
        <w:rPr>
          <w:rFonts w:hint="eastAsia"/>
          <w:szCs w:val="22"/>
        </w:rPr>
        <w:t>)</w:t>
      </w:r>
      <w:r w:rsidRPr="00F12262">
        <w:rPr>
          <w:rFonts w:hint="eastAsia"/>
          <w:szCs w:val="22"/>
        </w:rPr>
        <w:t>은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r w:rsidR="00EB0C73">
        <w:rPr>
          <w:rFonts w:hint="eastAsia"/>
          <w:szCs w:val="22"/>
        </w:rPr>
        <w:t>제</w:t>
      </w:r>
      <w:r w:rsidR="00EB0C73">
        <w:rPr>
          <w:rFonts w:hint="eastAsia"/>
          <w:szCs w:val="22"/>
        </w:rPr>
        <w:t>3</w:t>
      </w:r>
      <w:r w:rsidR="00EB0C73">
        <w:rPr>
          <w:rFonts w:hint="eastAsia"/>
          <w:szCs w:val="22"/>
        </w:rPr>
        <w:t>조에서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정한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거래종결의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선행조건</w:t>
      </w:r>
      <w:r w:rsidR="00EB0C73">
        <w:rPr>
          <w:rFonts w:hint="eastAsia"/>
          <w:szCs w:val="22"/>
        </w:rPr>
        <w:t>(</w:t>
      </w:r>
      <w:r w:rsidR="00EB0C73">
        <w:rPr>
          <w:rFonts w:hint="eastAsia"/>
          <w:szCs w:val="22"/>
        </w:rPr>
        <w:t>그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성격상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거래종결일에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충족되는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선행조건은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제외</w:t>
      </w:r>
      <w:r w:rsidR="00EB0C73">
        <w:rPr>
          <w:rFonts w:hint="eastAsia"/>
          <w:szCs w:val="22"/>
        </w:rPr>
        <w:t>)</w:t>
      </w:r>
      <w:r w:rsidR="00EB0C73">
        <w:rPr>
          <w:rFonts w:hint="eastAsia"/>
          <w:szCs w:val="22"/>
        </w:rPr>
        <w:t>이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모두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충족</w:t>
      </w:r>
      <w:r w:rsidR="00EB0C73">
        <w:rPr>
          <w:rFonts w:hint="eastAsia"/>
          <w:szCs w:val="22"/>
        </w:rPr>
        <w:t>(</w:t>
      </w:r>
      <w:r w:rsidR="00EB0C73">
        <w:rPr>
          <w:rFonts w:hint="eastAsia"/>
          <w:szCs w:val="22"/>
        </w:rPr>
        <w:t>권한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있는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당사자가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선행조건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전부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또는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일부의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충족을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서면으로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면제한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경우를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포함함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r w:rsidR="00EB0C73">
        <w:rPr>
          <w:rFonts w:hint="eastAsia"/>
          <w:szCs w:val="22"/>
        </w:rPr>
        <w:t>이하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같음</w:t>
      </w:r>
      <w:r w:rsidR="00EB0C73">
        <w:rPr>
          <w:rFonts w:hint="eastAsia"/>
          <w:szCs w:val="22"/>
        </w:rPr>
        <w:t>)</w:t>
      </w:r>
      <w:r w:rsidR="00EB0C73">
        <w:rPr>
          <w:rFonts w:hint="eastAsia"/>
          <w:szCs w:val="22"/>
        </w:rPr>
        <w:t>되는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것을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조건으로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proofErr w:type="spellStart"/>
      <w:ins w:id="26" w:author="SL Partners" w:date="2025-11-27T14:51:00Z" w16du:dateUtc="2025-11-27T05:51:00Z">
        <w:r w:rsidR="00CF2619">
          <w:rPr>
            <w:rFonts w:hint="eastAsia"/>
            <w:szCs w:val="22"/>
          </w:rPr>
          <w:t>올데이프레쉬</w:t>
        </w:r>
      </w:ins>
      <w:proofErr w:type="spellEnd"/>
      <w:del w:id="27" w:author="SL Partners" w:date="2025-11-27T14:51:00Z" w16du:dateUtc="2025-11-27T05:51:00Z">
        <w:r w:rsidR="00522689" w:rsidDel="00CF2619">
          <w:rPr>
            <w:rFonts w:hint="eastAsia"/>
            <w:szCs w:val="22"/>
          </w:rPr>
          <w:delText>명륜당</w:delText>
        </w:r>
      </w:del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주식매매계약</w:t>
      </w:r>
      <w:r w:rsidR="00FC1371">
        <w:rPr>
          <w:rFonts w:hint="eastAsia"/>
          <w:szCs w:val="22"/>
        </w:rPr>
        <w:t>에</w:t>
      </w:r>
      <w:r w:rsidR="00FC1371">
        <w:rPr>
          <w:rFonts w:hint="eastAsia"/>
          <w:szCs w:val="22"/>
        </w:rPr>
        <w:t xml:space="preserve"> </w:t>
      </w:r>
      <w:r w:rsidR="00FC1371">
        <w:rPr>
          <w:rFonts w:hint="eastAsia"/>
          <w:szCs w:val="22"/>
        </w:rPr>
        <w:t>따른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거래종결일의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익일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오전</w:t>
      </w:r>
      <w:r w:rsidR="00EB0C73">
        <w:rPr>
          <w:rFonts w:hint="eastAsia"/>
          <w:szCs w:val="22"/>
        </w:rPr>
        <w:t xml:space="preserve"> </w:t>
      </w:r>
      <w:r w:rsidR="00EB0C73">
        <w:rPr>
          <w:szCs w:val="22"/>
        </w:rPr>
        <w:t>10</w:t>
      </w:r>
      <w:r w:rsidR="00EB0C73">
        <w:rPr>
          <w:rFonts w:hint="eastAsia"/>
          <w:szCs w:val="22"/>
        </w:rPr>
        <w:t>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또는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당사자들이</w:t>
      </w:r>
      <w:r w:rsidR="00EB0C73">
        <w:rPr>
          <w:rFonts w:hint="eastAsia"/>
          <w:szCs w:val="22"/>
        </w:rPr>
        <w:t xml:space="preserve"> </w:t>
      </w:r>
      <w:r w:rsidR="002D663F">
        <w:rPr>
          <w:rFonts w:hint="eastAsia"/>
          <w:szCs w:val="22"/>
        </w:rPr>
        <w:t>달</w:t>
      </w:r>
      <w:r w:rsidR="00EB0C73">
        <w:rPr>
          <w:rFonts w:hint="eastAsia"/>
          <w:szCs w:val="22"/>
        </w:rPr>
        <w:t>리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합의하는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일시에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proofErr w:type="spellStart"/>
      <w:r w:rsidR="00EB0C73" w:rsidRPr="00EB0C73">
        <w:rPr>
          <w:rFonts w:hint="eastAsia"/>
          <w:szCs w:val="22"/>
        </w:rPr>
        <w:t>비대면</w:t>
      </w:r>
      <w:proofErr w:type="spellEnd"/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방식을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포함하여</w:t>
      </w:r>
      <w:r w:rsidR="00EB0C73" w:rsidRPr="00EB0C73">
        <w:rPr>
          <w:szCs w:val="22"/>
        </w:rPr>
        <w:t xml:space="preserve"> </w:t>
      </w:r>
      <w:r w:rsidR="00EB0C73" w:rsidRPr="00EB0C73">
        <w:rPr>
          <w:rFonts w:hint="eastAsia"/>
          <w:szCs w:val="22"/>
        </w:rPr>
        <w:t>당사자들이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달리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합의하는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장소에</w:t>
      </w:r>
      <w:r w:rsidR="00EB0C73" w:rsidRPr="00EB0C73">
        <w:rPr>
          <w:szCs w:val="22"/>
        </w:rPr>
        <w:t>서</w:t>
      </w:r>
      <w:r w:rsidR="00EB0C73" w:rsidRPr="00EB0C73">
        <w:rPr>
          <w:szCs w:val="22"/>
        </w:rPr>
        <w:t xml:space="preserve"> </w:t>
      </w:r>
      <w:r w:rsidR="00EB0C73" w:rsidRPr="00EB0C73">
        <w:rPr>
          <w:szCs w:val="22"/>
        </w:rPr>
        <w:t>이루어</w:t>
      </w:r>
      <w:r w:rsidR="00DE07B9">
        <w:rPr>
          <w:rFonts w:hint="eastAsia"/>
          <w:szCs w:val="22"/>
        </w:rPr>
        <w:t>지며</w:t>
      </w:r>
      <w:r w:rsidR="00DE07B9">
        <w:rPr>
          <w:rFonts w:hint="eastAsia"/>
          <w:szCs w:val="22"/>
        </w:rPr>
        <w:t>,</w:t>
      </w:r>
      <w:r w:rsidR="00DE07B9">
        <w:rPr>
          <w:szCs w:val="22"/>
        </w:rPr>
        <w:t xml:space="preserve"> </w:t>
      </w:r>
      <w:r w:rsidR="00DE07B9">
        <w:rPr>
          <w:rFonts w:hint="eastAsia"/>
          <w:szCs w:val="22"/>
        </w:rPr>
        <w:t>실제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거래종결이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이루어지는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날을</w:t>
      </w:r>
      <w:r w:rsidR="00DE07B9">
        <w:rPr>
          <w:rFonts w:hint="eastAsia"/>
          <w:szCs w:val="22"/>
        </w:rPr>
        <w:t xml:space="preserve"> </w:t>
      </w:r>
      <w:r w:rsidR="00DE07B9">
        <w:rPr>
          <w:szCs w:val="22"/>
        </w:rPr>
        <w:t>“</w:t>
      </w:r>
      <w:r w:rsidR="00DE07B9" w:rsidRPr="00DE07B9">
        <w:rPr>
          <w:rFonts w:hint="eastAsia"/>
          <w:szCs w:val="22"/>
          <w:u w:val="single"/>
        </w:rPr>
        <w:t>거래종결일</w:t>
      </w:r>
      <w:r w:rsidR="00DE07B9">
        <w:rPr>
          <w:szCs w:val="22"/>
        </w:rPr>
        <w:t>”</w:t>
      </w:r>
      <w:r w:rsidR="00DE07B9">
        <w:rPr>
          <w:rFonts w:hint="eastAsia"/>
          <w:szCs w:val="22"/>
        </w:rPr>
        <w:t>이라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한다</w:t>
      </w:r>
      <w:r w:rsidR="00EB0C73">
        <w:rPr>
          <w:rFonts w:hint="eastAsia"/>
          <w:szCs w:val="22"/>
        </w:rPr>
        <w:t>.</w:t>
      </w:r>
      <w:r w:rsidR="006D0300">
        <w:rPr>
          <w:rFonts w:hint="eastAsia"/>
          <w:color w:val="EE0000"/>
          <w:szCs w:val="22"/>
        </w:rPr>
        <w:t xml:space="preserve"> </w:t>
      </w:r>
    </w:p>
    <w:p w14:paraId="2E25CC47" w14:textId="77777777" w:rsidR="00EB0C73" w:rsidRPr="00EB0C73" w:rsidRDefault="00EB0C73" w:rsidP="00EB0C73">
      <w:pPr>
        <w:pStyle w:val="BKLH2-11"/>
        <w:rPr>
          <w:szCs w:val="22"/>
        </w:rPr>
      </w:pPr>
      <w:r>
        <w:rPr>
          <w:rFonts w:hint="eastAsia"/>
          <w:szCs w:val="22"/>
        </w:rPr>
        <w:t>거래종결시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이행사항</w:t>
      </w:r>
    </w:p>
    <w:p w14:paraId="7B1A95E2" w14:textId="77777777" w:rsidR="00EB0C73" w:rsidRDefault="00EB0C73" w:rsidP="00EB0C73">
      <w:pPr>
        <w:pStyle w:val="BKLBodyText"/>
        <w:rPr>
          <w:szCs w:val="22"/>
        </w:rPr>
      </w:pPr>
      <w:r>
        <w:rPr>
          <w:rFonts w:hint="eastAsia"/>
          <w:szCs w:val="22"/>
        </w:rPr>
        <w:t>매수인은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매도인들이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 w:rsidR="00DE07B9">
        <w:rPr>
          <w:szCs w:val="22"/>
        </w:rPr>
        <w:t>2</w:t>
      </w:r>
      <w:r>
        <w:rPr>
          <w:szCs w:val="22"/>
        </w:rPr>
        <w:t>.3</w:t>
      </w:r>
      <w:r>
        <w:rPr>
          <w:rFonts w:hint="eastAsia"/>
          <w:szCs w:val="22"/>
        </w:rPr>
        <w:t>조에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동시에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 w:rsidR="008277DB">
        <w:rPr>
          <w:rFonts w:hint="eastAsia"/>
          <w:szCs w:val="22"/>
        </w:rPr>
        <w:t>1</w:t>
      </w:r>
      <w:r w:rsidR="008277DB">
        <w:rPr>
          <w:szCs w:val="22"/>
        </w:rPr>
        <w:t>.2</w:t>
      </w:r>
      <w:r>
        <w:rPr>
          <w:rFonts w:hint="eastAsia"/>
          <w:szCs w:val="22"/>
        </w:rPr>
        <w:t>조에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매매대금을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은행계좌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대표매도인이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3</w:t>
      </w:r>
      <w:r>
        <w:rPr>
          <w:rFonts w:hint="eastAsia"/>
          <w:szCs w:val="22"/>
        </w:rPr>
        <w:t>영업일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통지하여야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즉시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인출가능한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원화로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송금한다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45F4F3FD" w14:textId="77777777" w:rsidR="00FC3D1D" w:rsidRDefault="00EB0C73" w:rsidP="00EB0C73">
      <w:pPr>
        <w:pStyle w:val="BKLH2-11"/>
        <w:rPr>
          <w:szCs w:val="22"/>
        </w:rPr>
      </w:pPr>
      <w:r>
        <w:rPr>
          <w:rFonts w:hint="eastAsia"/>
          <w:szCs w:val="22"/>
        </w:rPr>
        <w:lastRenderedPageBreak/>
        <w:t>거래종결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매도인들의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이행사항</w:t>
      </w:r>
    </w:p>
    <w:p w14:paraId="61411889" w14:textId="77777777" w:rsidR="00DE07B9" w:rsidRDefault="00EB0C73" w:rsidP="00EB0C73">
      <w:pPr>
        <w:pStyle w:val="BKLBodyText"/>
        <w:rPr>
          <w:szCs w:val="22"/>
        </w:rPr>
      </w:pPr>
      <w:r w:rsidRPr="00F12262">
        <w:rPr>
          <w:rFonts w:hint="eastAsia"/>
          <w:szCs w:val="22"/>
        </w:rPr>
        <w:t>매도인</w:t>
      </w:r>
      <w:r>
        <w:rPr>
          <w:rFonts w:hint="eastAsia"/>
          <w:szCs w:val="22"/>
        </w:rPr>
        <w:t>들은</w:t>
      </w:r>
      <w:r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거래종결일에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매수인이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제</w:t>
      </w:r>
      <w:r w:rsidR="00DE07B9">
        <w:rPr>
          <w:rFonts w:hint="eastAsia"/>
          <w:szCs w:val="22"/>
        </w:rPr>
        <w:t>2</w:t>
      </w:r>
      <w:r w:rsidR="00DE07B9">
        <w:rPr>
          <w:szCs w:val="22"/>
        </w:rPr>
        <w:t>.2</w:t>
      </w:r>
      <w:r w:rsidR="00DE07B9">
        <w:rPr>
          <w:rFonts w:hint="eastAsia"/>
          <w:szCs w:val="22"/>
        </w:rPr>
        <w:t>조에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따른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의무를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모두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이행하는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것과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동시에</w:t>
      </w:r>
      <w:r w:rsidR="00DE07B9">
        <w:rPr>
          <w:rFonts w:hint="eastAsia"/>
          <w:szCs w:val="22"/>
        </w:rPr>
        <w:t>,</w:t>
      </w:r>
      <w:r w:rsidR="00DE07B9">
        <w:rPr>
          <w:szCs w:val="22"/>
        </w:rPr>
        <w:t xml:space="preserve"> </w:t>
      </w:r>
      <w:r w:rsidR="00DE07B9">
        <w:rPr>
          <w:rFonts w:hint="eastAsia"/>
          <w:szCs w:val="22"/>
        </w:rPr>
        <w:t>다음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각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항을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이행하거나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다음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각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서류를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매수인에게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교부한다</w:t>
      </w:r>
      <w:r w:rsidR="00DE07B9">
        <w:rPr>
          <w:rFonts w:hint="eastAsia"/>
          <w:szCs w:val="22"/>
        </w:rPr>
        <w:t>.</w:t>
      </w:r>
      <w:r w:rsidR="00DE07B9">
        <w:rPr>
          <w:szCs w:val="22"/>
        </w:rPr>
        <w:t xml:space="preserve"> </w:t>
      </w:r>
    </w:p>
    <w:p w14:paraId="195721A1" w14:textId="77777777" w:rsidR="00DE07B9" w:rsidRPr="00DE07B9" w:rsidRDefault="00DE07B9" w:rsidP="008277DB">
      <w:pPr>
        <w:pStyle w:val="BKLH3-1"/>
        <w:outlineLvl w:val="9"/>
        <w:rPr>
          <w:szCs w:val="22"/>
        </w:rPr>
      </w:pPr>
      <w:bookmarkStart w:id="28" w:name="_Toc522060105"/>
      <w:r w:rsidRPr="00F12262">
        <w:rPr>
          <w:rFonts w:hint="eastAsia"/>
          <w:szCs w:val="22"/>
        </w:rPr>
        <w:t>대상주식을</w:t>
      </w:r>
      <w:r w:rsidRPr="00F1226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계좌간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방식으로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고객계좌</w:t>
      </w:r>
      <w:r>
        <w:rPr>
          <w:rFonts w:hint="eastAsia"/>
          <w:szCs w:val="22"/>
        </w:rPr>
        <w:t>(</w:t>
      </w:r>
      <w:r w:rsidRPr="00F12262">
        <w:rPr>
          <w:rFonts w:hint="eastAsia"/>
          <w:szCs w:val="22"/>
        </w:rPr>
        <w:t>매수인이</w:t>
      </w:r>
      <w:r w:rsidRPr="00F1226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3</w:t>
      </w:r>
      <w:r>
        <w:rPr>
          <w:rFonts w:hint="eastAsia"/>
          <w:szCs w:val="22"/>
        </w:rPr>
        <w:t>영업일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대표매도인에게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통지하여야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완료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계좌간</w:t>
      </w:r>
      <w:r>
        <w:rPr>
          <w:rFonts w:hint="eastAsia"/>
          <w:szCs w:val="22"/>
        </w:rPr>
        <w:t xml:space="preserve"> </w:t>
      </w:r>
      <w:r w:rsidRPr="00E81F5B">
        <w:rPr>
          <w:szCs w:val="22"/>
        </w:rPr>
        <w:t>대체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신청에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따른</w:t>
      </w:r>
      <w:r w:rsidRPr="00E81F5B"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 w:rsidRPr="00E81F5B">
        <w:rPr>
          <w:szCs w:val="22"/>
        </w:rPr>
        <w:t>매도인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고객계좌</w:t>
      </w:r>
      <w:r w:rsidRPr="00E81F5B">
        <w:rPr>
          <w:szCs w:val="22"/>
        </w:rPr>
        <w:t>(</w:t>
      </w:r>
      <w:r w:rsidRPr="00E81F5B">
        <w:rPr>
          <w:szCs w:val="22"/>
        </w:rPr>
        <w:t>부</w:t>
      </w:r>
      <w:r w:rsidRPr="00E81F5B">
        <w:rPr>
          <w:szCs w:val="22"/>
        </w:rPr>
        <w:t>)</w:t>
      </w:r>
      <w:r w:rsidRPr="00E81F5B">
        <w:rPr>
          <w:szCs w:val="22"/>
        </w:rPr>
        <w:t>의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대상주식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감소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및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매수인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고객계좌</w:t>
      </w:r>
      <w:r w:rsidRPr="00E81F5B">
        <w:rPr>
          <w:szCs w:val="22"/>
        </w:rPr>
        <w:t>(</w:t>
      </w:r>
      <w:r w:rsidRPr="00E81F5B">
        <w:rPr>
          <w:szCs w:val="22"/>
        </w:rPr>
        <w:t>부</w:t>
      </w:r>
      <w:r w:rsidRPr="00E81F5B">
        <w:rPr>
          <w:szCs w:val="22"/>
        </w:rPr>
        <w:t>)</w:t>
      </w:r>
      <w:r w:rsidRPr="00E81F5B">
        <w:rPr>
          <w:szCs w:val="22"/>
        </w:rPr>
        <w:t>의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대상주식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증가의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각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전자등록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완료를</w:t>
      </w:r>
      <w:r w:rsidRPr="00E81F5B">
        <w:rPr>
          <w:szCs w:val="22"/>
        </w:rPr>
        <w:t xml:space="preserve"> </w:t>
      </w:r>
      <w:r w:rsidRPr="00E81F5B">
        <w:rPr>
          <w:szCs w:val="22"/>
        </w:rPr>
        <w:t>의미함</w:t>
      </w:r>
      <w:r>
        <w:rPr>
          <w:rFonts w:hint="eastAsia"/>
          <w:szCs w:val="22"/>
        </w:rPr>
        <w:t>)</w:t>
      </w:r>
    </w:p>
    <w:p w14:paraId="3EB1D982" w14:textId="77777777" w:rsidR="00DE07B9" w:rsidRDefault="00DE07B9" w:rsidP="00DE07B9">
      <w:pPr>
        <w:pStyle w:val="BKLH3-1"/>
        <w:outlineLvl w:val="9"/>
        <w:rPr>
          <w:szCs w:val="22"/>
        </w:rPr>
      </w:pPr>
      <w:r w:rsidRPr="002C1461">
        <w:rPr>
          <w:rFonts w:hint="eastAsia"/>
          <w:szCs w:val="22"/>
        </w:rPr>
        <w:t>매매대금에</w:t>
      </w:r>
      <w:r w:rsidRPr="002C1461">
        <w:rPr>
          <w:rFonts w:hint="eastAsia"/>
          <w:szCs w:val="22"/>
        </w:rPr>
        <w:t xml:space="preserve"> </w:t>
      </w:r>
      <w:r w:rsidRPr="002C1461">
        <w:rPr>
          <w:rFonts w:hint="eastAsia"/>
          <w:szCs w:val="22"/>
        </w:rPr>
        <w:t>대한</w:t>
      </w:r>
      <w:r w:rsidRPr="002C1461">
        <w:rPr>
          <w:rFonts w:hint="eastAsia"/>
          <w:szCs w:val="22"/>
        </w:rPr>
        <w:t xml:space="preserve"> </w:t>
      </w:r>
      <w:r w:rsidRPr="002C1461">
        <w:rPr>
          <w:rFonts w:hint="eastAsia"/>
          <w:szCs w:val="22"/>
        </w:rPr>
        <w:t>영수증</w:t>
      </w:r>
    </w:p>
    <w:p w14:paraId="47F216A9" w14:textId="77777777" w:rsidR="00DE07B9" w:rsidRPr="002C1461" w:rsidRDefault="00DE07B9" w:rsidP="00DE07B9">
      <w:pPr>
        <w:pStyle w:val="BKLH3-1"/>
        <w:outlineLvl w:val="9"/>
        <w:rPr>
          <w:szCs w:val="22"/>
        </w:rPr>
      </w:pP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밖에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거래의</w:t>
      </w:r>
      <w:r>
        <w:rPr>
          <w:rFonts w:hint="eastAsia"/>
          <w:szCs w:val="22"/>
        </w:rPr>
        <w:t xml:space="preserve"> </w:t>
      </w:r>
      <w:r w:rsidRPr="00602148">
        <w:rPr>
          <w:szCs w:val="22"/>
        </w:rPr>
        <w:t>본건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거래종결</w:t>
      </w:r>
      <w:bookmarkStart w:id="29" w:name="_DV_C204"/>
      <w:r w:rsidRPr="00602148">
        <w:rPr>
          <w:szCs w:val="22"/>
        </w:rPr>
        <w:t>의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선행조건</w:t>
      </w:r>
      <w:r w:rsidRPr="00602148">
        <w:rPr>
          <w:szCs w:val="22"/>
        </w:rPr>
        <w:t xml:space="preserve">, </w:t>
      </w:r>
      <w:r w:rsidRPr="00602148">
        <w:rPr>
          <w:szCs w:val="22"/>
        </w:rPr>
        <w:t>확약</w:t>
      </w:r>
      <w:r w:rsidRPr="00602148">
        <w:rPr>
          <w:szCs w:val="22"/>
        </w:rPr>
        <w:t xml:space="preserve">, </w:t>
      </w:r>
      <w:r w:rsidRPr="00602148">
        <w:rPr>
          <w:szCs w:val="22"/>
        </w:rPr>
        <w:t>의무의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완료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여부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확인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또는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거래종결</w:t>
      </w:r>
      <w:bookmarkEnd w:id="29"/>
      <w:r w:rsidRPr="00602148">
        <w:rPr>
          <w:szCs w:val="22"/>
        </w:rPr>
        <w:t>을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위하여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매수인이</w:t>
      </w:r>
      <w:r w:rsidRPr="00602148">
        <w:rPr>
          <w:szCs w:val="22"/>
        </w:rPr>
        <w:t xml:space="preserve"> </w:t>
      </w:r>
      <w:r w:rsidRPr="00602148">
        <w:rPr>
          <w:rFonts w:hint="eastAsia"/>
          <w:szCs w:val="22"/>
        </w:rPr>
        <w:t>필요하다고</w:t>
      </w:r>
      <w:r w:rsidRPr="00602148">
        <w:rPr>
          <w:rFonts w:hint="eastAsia"/>
          <w:szCs w:val="22"/>
        </w:rPr>
        <w:t xml:space="preserve"> </w:t>
      </w:r>
      <w:r w:rsidRPr="00602148">
        <w:rPr>
          <w:rFonts w:hint="eastAsia"/>
          <w:szCs w:val="22"/>
        </w:rPr>
        <w:t>판단하여</w:t>
      </w:r>
      <w:r w:rsidRPr="00602148">
        <w:rPr>
          <w:rFonts w:hint="eastAsia"/>
          <w:szCs w:val="22"/>
        </w:rPr>
        <w:t xml:space="preserve"> </w:t>
      </w:r>
      <w:r w:rsidRPr="00602148">
        <w:rPr>
          <w:szCs w:val="22"/>
        </w:rPr>
        <w:t>합리적으로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요청하는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서류</w:t>
      </w:r>
    </w:p>
    <w:p w14:paraId="2D5C2158" w14:textId="77777777" w:rsidR="00DE07B9" w:rsidRPr="00DE07B9" w:rsidRDefault="00A80F46" w:rsidP="00DE07B9">
      <w:pPr>
        <w:pStyle w:val="BKLH1-1"/>
        <w:rPr>
          <w:b w:val="0"/>
          <w:szCs w:val="22"/>
        </w:rPr>
      </w:pPr>
      <w:bookmarkStart w:id="30" w:name="_Hlk191646963"/>
      <w:bookmarkEnd w:id="24"/>
      <w:bookmarkEnd w:id="28"/>
      <w:r w:rsidRPr="00F12262">
        <w:rPr>
          <w:rFonts w:hint="eastAsia"/>
          <w:szCs w:val="22"/>
        </w:rPr>
        <w:t>거래종결의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선행조건</w:t>
      </w:r>
    </w:p>
    <w:p w14:paraId="4277FF8A" w14:textId="77777777" w:rsidR="00DE07B9" w:rsidRPr="00FD6639" w:rsidRDefault="00DE07B9" w:rsidP="00DE07B9">
      <w:pPr>
        <w:pStyle w:val="BKLH2-11"/>
        <w:rPr>
          <w:szCs w:val="22"/>
        </w:rPr>
      </w:pPr>
      <w:bookmarkStart w:id="31" w:name="_Toc534885683"/>
      <w:r>
        <w:rPr>
          <w:rFonts w:hint="eastAsia"/>
          <w:szCs w:val="22"/>
        </w:rPr>
        <w:t>일방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당사자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의무의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선행조건</w:t>
      </w:r>
      <w:bookmarkEnd w:id="31"/>
    </w:p>
    <w:p w14:paraId="1093316B" w14:textId="77777777" w:rsidR="00DE07B9" w:rsidRDefault="00DE07B9" w:rsidP="00DE07B9">
      <w:pPr>
        <w:pStyle w:val="BKLBodyText"/>
        <w:rPr>
          <w:szCs w:val="22"/>
        </w:rPr>
      </w:pPr>
      <w:bookmarkStart w:id="32" w:name="_Toc527919307"/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따라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거래종결을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행할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다음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각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항</w:t>
      </w:r>
      <w:r w:rsidRPr="00FD6639">
        <w:rPr>
          <w:szCs w:val="22"/>
        </w:rPr>
        <w:t>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조건이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거래종결일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이전까지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모두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성취되는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것을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선행조건으로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한다</w:t>
      </w:r>
      <w:r w:rsidRPr="00FD6639">
        <w:rPr>
          <w:szCs w:val="22"/>
        </w:rPr>
        <w:t>.</w:t>
      </w:r>
      <w:bookmarkEnd w:id="32"/>
      <w:r w:rsidR="009F16C6">
        <w:rPr>
          <w:szCs w:val="22"/>
        </w:rPr>
        <w:t xml:space="preserve"> </w:t>
      </w:r>
      <w:bookmarkStart w:id="33" w:name="_Hlk191900635"/>
      <w:r w:rsidR="009F16C6" w:rsidRPr="00780255">
        <w:rPr>
          <w:szCs w:val="22"/>
        </w:rPr>
        <w:t>다만</w:t>
      </w:r>
      <w:r w:rsidR="009F16C6" w:rsidRPr="00780255">
        <w:rPr>
          <w:szCs w:val="22"/>
        </w:rPr>
        <w:t xml:space="preserve">, </w:t>
      </w:r>
      <w:r w:rsidR="009F16C6">
        <w:rPr>
          <w:rFonts w:hint="eastAsia"/>
          <w:szCs w:val="22"/>
        </w:rPr>
        <w:t>각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당사자가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상대방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당사자에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대하여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이를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서면으로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면제하는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경우에는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예외로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한다</w:t>
      </w:r>
      <w:r w:rsidR="009F16C6" w:rsidRPr="00780255">
        <w:rPr>
          <w:szCs w:val="22"/>
        </w:rPr>
        <w:t>.</w:t>
      </w:r>
      <w:bookmarkEnd w:id="33"/>
    </w:p>
    <w:p w14:paraId="79DB9901" w14:textId="77777777" w:rsidR="00DE07B9" w:rsidRDefault="00DE07B9" w:rsidP="00DE07B9">
      <w:pPr>
        <w:pStyle w:val="BKLH3-1"/>
        <w:outlineLvl w:val="9"/>
      </w:pPr>
      <w:r>
        <w:rPr>
          <w:rFonts w:hint="eastAsia"/>
        </w:rPr>
        <w:t>상대방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진실하고</w:t>
      </w:r>
      <w:r>
        <w:rPr>
          <w:rFonts w:hint="eastAsia"/>
        </w:rPr>
        <w:t xml:space="preserve"> </w:t>
      </w:r>
      <w:r>
        <w:rPr>
          <w:rFonts w:hint="eastAsia"/>
        </w:rPr>
        <w:t>정확할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 w:rsidR="009F16C6">
        <w:rPr>
          <w:rFonts w:hint="eastAsia"/>
        </w:rPr>
        <w:t>.</w:t>
      </w:r>
    </w:p>
    <w:p w14:paraId="7889B1F9" w14:textId="77777777" w:rsidR="008277DB" w:rsidRPr="008277DB" w:rsidRDefault="008277DB" w:rsidP="008277DB">
      <w:pPr>
        <w:pStyle w:val="BKLH3-1"/>
        <w:outlineLvl w:val="9"/>
      </w:pPr>
      <w:r w:rsidRPr="008277DB">
        <w:rPr>
          <w:rFonts w:hint="eastAsia"/>
        </w:rPr>
        <w:t>상대방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당사자가</w:t>
      </w:r>
      <w:r w:rsidRPr="008277DB">
        <w:rPr>
          <w:rFonts w:hint="eastAsia"/>
        </w:rPr>
        <w:t xml:space="preserve"> </w:t>
      </w:r>
      <w:r w:rsidRPr="008277DB">
        <w:t>거래종결일</w:t>
      </w:r>
      <w:r w:rsidRPr="008277DB">
        <w:t xml:space="preserve"> </w:t>
      </w:r>
      <w:r w:rsidRPr="008277DB">
        <w:t>또는</w:t>
      </w:r>
      <w:r w:rsidRPr="008277DB">
        <w:t xml:space="preserve"> </w:t>
      </w:r>
      <w:r w:rsidRPr="008277DB">
        <w:t>그</w:t>
      </w:r>
      <w:r w:rsidRPr="008277DB">
        <w:t xml:space="preserve"> </w:t>
      </w:r>
      <w:r w:rsidRPr="008277DB">
        <w:t>이전까지</w:t>
      </w:r>
      <w:r w:rsidRPr="008277DB">
        <w:t xml:space="preserve"> </w:t>
      </w:r>
      <w:r w:rsidRPr="008277DB">
        <w:t>이행하거나</w:t>
      </w:r>
      <w:r w:rsidRPr="008277DB">
        <w:t xml:space="preserve"> </w:t>
      </w:r>
      <w:r w:rsidRPr="008277DB">
        <w:t>준수하여야</w:t>
      </w:r>
      <w:r w:rsidRPr="008277DB">
        <w:t xml:space="preserve"> </w:t>
      </w:r>
      <w:r w:rsidRPr="008277DB">
        <w:t>하는</w:t>
      </w:r>
      <w:r w:rsidRPr="008277DB">
        <w:t xml:space="preserve"> </w:t>
      </w:r>
      <w:r w:rsidRPr="008277DB">
        <w:rPr>
          <w:rFonts w:hint="eastAsia"/>
        </w:rPr>
        <w:t>확약과</w:t>
      </w:r>
      <w:r w:rsidRPr="008277DB">
        <w:rPr>
          <w:rFonts w:hint="eastAsia"/>
        </w:rPr>
        <w:t xml:space="preserve"> </w:t>
      </w:r>
      <w:r w:rsidRPr="008277DB">
        <w:t>의무를</w:t>
      </w:r>
      <w:r w:rsidRPr="008277DB">
        <w:t xml:space="preserve"> </w:t>
      </w:r>
      <w:r w:rsidRPr="008277DB">
        <w:t>모두</w:t>
      </w:r>
      <w:r w:rsidRPr="008277DB">
        <w:t xml:space="preserve"> </w:t>
      </w:r>
      <w:r w:rsidRPr="008277DB">
        <w:t>이행할</w:t>
      </w:r>
      <w:r w:rsidRPr="008277DB">
        <w:t xml:space="preserve"> </w:t>
      </w:r>
      <w:r w:rsidRPr="008277DB">
        <w:t>것</w:t>
      </w:r>
      <w:r w:rsidRPr="008277DB">
        <w:t>.</w:t>
      </w:r>
    </w:p>
    <w:p w14:paraId="557D8BFA" w14:textId="77777777" w:rsidR="008277DB" w:rsidRPr="008277DB" w:rsidRDefault="008277DB" w:rsidP="008277DB">
      <w:pPr>
        <w:pStyle w:val="BKLH3-1"/>
        <w:outlineLvl w:val="9"/>
      </w:pPr>
      <w:r w:rsidRPr="008277DB">
        <w:t>본</w:t>
      </w:r>
      <w:r w:rsidRPr="008277DB">
        <w:t xml:space="preserve"> </w:t>
      </w:r>
      <w:r w:rsidRPr="008277DB">
        <w:t>계약을</w:t>
      </w:r>
      <w:r w:rsidRPr="008277DB">
        <w:t xml:space="preserve"> </w:t>
      </w:r>
      <w:r w:rsidRPr="008277DB">
        <w:t>체결하고</w:t>
      </w:r>
      <w:r w:rsidRPr="008277DB">
        <w:t xml:space="preserve"> </w:t>
      </w:r>
      <w:r w:rsidRPr="008277DB">
        <w:t>본</w:t>
      </w:r>
      <w:r w:rsidRPr="008277DB">
        <w:t xml:space="preserve"> </w:t>
      </w:r>
      <w:r w:rsidRPr="008277DB">
        <w:t>계약에</w:t>
      </w:r>
      <w:r w:rsidRPr="008277DB">
        <w:t xml:space="preserve"> </w:t>
      </w:r>
      <w:r w:rsidRPr="008277DB">
        <w:t>따른</w:t>
      </w:r>
      <w:r w:rsidRPr="008277DB">
        <w:t xml:space="preserve"> </w:t>
      </w:r>
      <w:r w:rsidRPr="008277DB">
        <w:t>의무를</w:t>
      </w:r>
      <w:r w:rsidRPr="008277DB">
        <w:t xml:space="preserve"> </w:t>
      </w:r>
      <w:r w:rsidRPr="008277DB">
        <w:t>이행하기</w:t>
      </w:r>
      <w:r w:rsidRPr="008277DB">
        <w:t xml:space="preserve"> </w:t>
      </w:r>
      <w:r w:rsidRPr="008277DB">
        <w:t>위하여</w:t>
      </w:r>
      <w:r w:rsidRPr="008277DB">
        <w:t xml:space="preserve"> </w:t>
      </w:r>
      <w:r w:rsidRPr="008277DB">
        <w:t>관련</w:t>
      </w:r>
      <w:r w:rsidRPr="008277DB">
        <w:t xml:space="preserve"> </w:t>
      </w:r>
      <w:r w:rsidRPr="008277DB">
        <w:t>법</w:t>
      </w:r>
      <w:r w:rsidRPr="008277DB">
        <w:rPr>
          <w:rFonts w:hint="eastAsia"/>
        </w:rPr>
        <w:t>령</w:t>
      </w:r>
      <w:r w:rsidRPr="008277DB">
        <w:t>상</w:t>
      </w:r>
      <w:r w:rsidRPr="008277DB">
        <w:t xml:space="preserve">, </w:t>
      </w:r>
      <w:r w:rsidRPr="008277DB">
        <w:t>계약상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또는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정관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기타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내부규정상</w:t>
      </w:r>
      <w:r w:rsidRPr="008277DB">
        <w:t xml:space="preserve"> </w:t>
      </w:r>
      <w:r w:rsidRPr="008277DB">
        <w:t>요구되는</w:t>
      </w:r>
      <w:r w:rsidRPr="008277DB">
        <w:t xml:space="preserve"> </w:t>
      </w:r>
      <w:r w:rsidRPr="008277DB">
        <w:rPr>
          <w:rFonts w:hint="eastAsia"/>
        </w:rPr>
        <w:t>상대방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당사자</w:t>
      </w:r>
      <w:r w:rsidRPr="008277DB">
        <w:t>의</w:t>
      </w:r>
      <w:r w:rsidRPr="008277DB">
        <w:t xml:space="preserve"> </w:t>
      </w:r>
      <w:r w:rsidRPr="008277DB">
        <w:t>내부수권절차</w:t>
      </w:r>
      <w:r w:rsidRPr="008277DB">
        <w:t xml:space="preserve">, </w:t>
      </w:r>
      <w:r w:rsidRPr="008277DB">
        <w:t>조직서류의</w:t>
      </w:r>
      <w:r w:rsidRPr="008277DB">
        <w:t xml:space="preserve"> </w:t>
      </w:r>
      <w:r w:rsidRPr="008277DB">
        <w:t>완비</w:t>
      </w:r>
      <w:r w:rsidRPr="008277DB">
        <w:t xml:space="preserve">, </w:t>
      </w:r>
      <w:r w:rsidRPr="008277DB">
        <w:t>정부</w:t>
      </w:r>
      <w:r w:rsidRPr="008277DB">
        <w:rPr>
          <w:rFonts w:hint="eastAsia"/>
        </w:rPr>
        <w:t>기관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인허가</w:t>
      </w:r>
      <w:r w:rsidRPr="008277DB">
        <w:t xml:space="preserve"> </w:t>
      </w:r>
      <w:r w:rsidRPr="008277DB">
        <w:t>또는</w:t>
      </w:r>
      <w:r w:rsidRPr="008277DB">
        <w:t xml:space="preserve"> </w:t>
      </w:r>
      <w:r w:rsidRPr="008277DB">
        <w:t>제</w:t>
      </w:r>
      <w:r w:rsidRPr="008277DB">
        <w:t>3</w:t>
      </w:r>
      <w:r w:rsidRPr="008277DB">
        <w:t>자의</w:t>
      </w:r>
      <w:r w:rsidRPr="008277DB">
        <w:t xml:space="preserve"> </w:t>
      </w:r>
      <w:r w:rsidRPr="008277DB">
        <w:t>동의</w:t>
      </w:r>
      <w:r w:rsidRPr="008277DB">
        <w:t xml:space="preserve">, </w:t>
      </w:r>
      <w:r w:rsidRPr="008277DB">
        <w:t>승인</w:t>
      </w:r>
      <w:r w:rsidRPr="008277DB">
        <w:t xml:space="preserve">, </w:t>
      </w:r>
      <w:r w:rsidRPr="008277DB">
        <w:t>통지</w:t>
      </w:r>
      <w:r w:rsidRPr="008277DB">
        <w:t xml:space="preserve"> </w:t>
      </w:r>
      <w:r w:rsidRPr="008277DB">
        <w:t>절차</w:t>
      </w:r>
      <w:r w:rsidRPr="008277DB">
        <w:t xml:space="preserve"> </w:t>
      </w:r>
      <w:r w:rsidRPr="008277DB">
        <w:t>등이</w:t>
      </w:r>
      <w:r w:rsidRPr="008277DB">
        <w:t xml:space="preserve"> </w:t>
      </w:r>
      <w:r w:rsidRPr="008277DB">
        <w:t>모두</w:t>
      </w:r>
      <w:r w:rsidRPr="008277DB">
        <w:t xml:space="preserve"> </w:t>
      </w:r>
      <w:r w:rsidRPr="008277DB">
        <w:t>완결되었을</w:t>
      </w:r>
      <w:r w:rsidRPr="008277DB">
        <w:t xml:space="preserve"> </w:t>
      </w:r>
      <w:r w:rsidRPr="008277DB">
        <w:t>것</w:t>
      </w:r>
      <w:r w:rsidRPr="008277DB">
        <w:rPr>
          <w:rFonts w:hint="eastAsia"/>
        </w:rPr>
        <w:t>.</w:t>
      </w:r>
    </w:p>
    <w:p w14:paraId="4C6FCCA9" w14:textId="77777777" w:rsidR="00DE07B9" w:rsidRPr="00FD6639" w:rsidRDefault="008277DB" w:rsidP="008277DB">
      <w:pPr>
        <w:pStyle w:val="BKLH3-1"/>
        <w:outlineLvl w:val="9"/>
      </w:pPr>
      <w:r w:rsidRPr="008277DB">
        <w:rPr>
          <w:rFonts w:hint="eastAsia"/>
        </w:rPr>
        <w:t>본건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거래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그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밖에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본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계약에서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예정된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거래의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종결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또는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본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계약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및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관련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부속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계약의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체결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및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이행을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금지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또는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제한하는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법령이나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법원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lastRenderedPageBreak/>
        <w:t>기타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정부기관으로부터의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판결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명령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소송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가처분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기타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조치가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제정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시행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제기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존재하지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아니할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것</w:t>
      </w:r>
      <w:r w:rsidRPr="008277DB">
        <w:rPr>
          <w:rFonts w:hint="eastAsia"/>
        </w:rPr>
        <w:t>.</w:t>
      </w:r>
    </w:p>
    <w:p w14:paraId="780B5D3C" w14:textId="77777777" w:rsidR="00DE07B9" w:rsidRPr="00DE07B9" w:rsidRDefault="008277DB" w:rsidP="008277DB">
      <w:pPr>
        <w:pStyle w:val="BKLH2-11"/>
        <w:rPr>
          <w:szCs w:val="22"/>
        </w:rPr>
      </w:pPr>
      <w:r>
        <w:rPr>
          <w:rFonts w:hint="eastAsia"/>
          <w:szCs w:val="22"/>
        </w:rPr>
        <w:t>매수인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선행조건</w:t>
      </w:r>
    </w:p>
    <w:p w14:paraId="6704D1F0" w14:textId="77777777" w:rsidR="008277DB" w:rsidRDefault="008277DB" w:rsidP="008277DB">
      <w:pPr>
        <w:pStyle w:val="BKLBodyText"/>
        <w:rPr>
          <w:szCs w:val="22"/>
        </w:rPr>
      </w:pPr>
      <w:r>
        <w:rPr>
          <w:rFonts w:hint="eastAsia"/>
          <w:szCs w:val="22"/>
        </w:rPr>
        <w:t>매수인이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항의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성취되는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선행조건으로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  <w:bookmarkStart w:id="34" w:name="_Hlk191900645"/>
      <w:r w:rsidR="009F16C6" w:rsidRPr="009F16C6">
        <w:rPr>
          <w:rFonts w:hint="eastAsia"/>
          <w:szCs w:val="22"/>
        </w:rPr>
        <w:t>다만</w:t>
      </w:r>
      <w:r w:rsidR="009F16C6" w:rsidRPr="009F16C6">
        <w:rPr>
          <w:rFonts w:hint="eastAsia"/>
          <w:szCs w:val="22"/>
        </w:rPr>
        <w:t xml:space="preserve">, </w:t>
      </w:r>
      <w:r w:rsidR="009F16C6" w:rsidRPr="009F16C6">
        <w:rPr>
          <w:rFonts w:hint="eastAsia"/>
          <w:szCs w:val="22"/>
        </w:rPr>
        <w:t>매</w:t>
      </w:r>
      <w:r w:rsidR="009F16C6">
        <w:rPr>
          <w:rFonts w:hint="eastAsia"/>
          <w:szCs w:val="22"/>
        </w:rPr>
        <w:t>수인이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이를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서면으로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면제하는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경우에는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예외로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한다</w:t>
      </w:r>
      <w:r w:rsidR="009F16C6" w:rsidRPr="009F16C6">
        <w:rPr>
          <w:rFonts w:hint="eastAsia"/>
          <w:szCs w:val="22"/>
        </w:rPr>
        <w:t>.</w:t>
      </w:r>
      <w:bookmarkEnd w:id="34"/>
    </w:p>
    <w:p w14:paraId="3EF6C9DE" w14:textId="77777777" w:rsidR="008277DB" w:rsidRDefault="004F205D" w:rsidP="008277DB">
      <w:pPr>
        <w:pStyle w:val="BKLH3-1"/>
        <w:rPr>
          <w:szCs w:val="22"/>
        </w:rPr>
      </w:pPr>
      <w:bookmarkStart w:id="35" w:name="_Hlk191900689"/>
      <w:proofErr w:type="spellStart"/>
      <w:r>
        <w:rPr>
          <w:rFonts w:hint="eastAsia"/>
          <w:szCs w:val="22"/>
        </w:rPr>
        <w:t>올데이프레쉬</w:t>
      </w:r>
      <w:proofErr w:type="spellEnd"/>
      <w:r w:rsidR="008277DB">
        <w:rPr>
          <w:rFonts w:hint="eastAsia"/>
          <w:szCs w:val="22"/>
        </w:rPr>
        <w:t xml:space="preserve"> </w:t>
      </w:r>
      <w:r w:rsidR="008277DB">
        <w:rPr>
          <w:rFonts w:hint="eastAsia"/>
          <w:szCs w:val="22"/>
        </w:rPr>
        <w:t>주식매매계약</w:t>
      </w:r>
      <w:r w:rsidR="009F16C6">
        <w:rPr>
          <w:rFonts w:hint="eastAsia"/>
          <w:szCs w:val="22"/>
        </w:rPr>
        <w:t>에서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정하는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내용과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조건에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따라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동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계약에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따른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거래종결이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완료되</w:t>
      </w:r>
      <w:r w:rsidR="007900BF">
        <w:rPr>
          <w:rFonts w:hint="eastAsia"/>
          <w:szCs w:val="22"/>
        </w:rPr>
        <w:t>었을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것</w:t>
      </w:r>
      <w:r w:rsidR="007900BF">
        <w:rPr>
          <w:rFonts w:hint="eastAsia"/>
          <w:szCs w:val="22"/>
        </w:rPr>
        <w:t>.</w:t>
      </w:r>
      <w:r w:rsidR="007900BF">
        <w:rPr>
          <w:szCs w:val="22"/>
        </w:rPr>
        <w:t xml:space="preserve"> </w:t>
      </w:r>
    </w:p>
    <w:p w14:paraId="1CAB0FC9" w14:textId="1D66C54E" w:rsidR="007900BF" w:rsidDel="000B0977" w:rsidRDefault="004F205D" w:rsidP="008277DB">
      <w:pPr>
        <w:pStyle w:val="BKLH3-1"/>
        <w:rPr>
          <w:del w:id="36" w:author="SL Partners" w:date="2025-11-27T14:51:00Z" w16du:dateUtc="2025-11-27T05:51:00Z"/>
          <w:szCs w:val="22"/>
        </w:rPr>
      </w:pPr>
      <w:del w:id="37" w:author="SL Partners" w:date="2025-11-27T14:51:00Z" w16du:dateUtc="2025-11-27T05:51:00Z">
        <w:r w:rsidDel="000B0977">
          <w:rPr>
            <w:rFonts w:hint="eastAsia"/>
            <w:szCs w:val="22"/>
          </w:rPr>
          <w:delText>명륜당</w:delText>
        </w:r>
        <w:r w:rsidR="007900BF" w:rsidDel="000B0977">
          <w:rPr>
            <w:rFonts w:hint="eastAsia"/>
            <w:szCs w:val="22"/>
          </w:rPr>
          <w:delText xml:space="preserve"> </w:delText>
        </w:r>
        <w:r w:rsidR="007900BF" w:rsidDel="000B0977">
          <w:rPr>
            <w:rFonts w:hint="eastAsia"/>
            <w:szCs w:val="22"/>
          </w:rPr>
          <w:delText>주식매매계약</w:delText>
        </w:r>
        <w:r w:rsidR="00522689" w:rsidDel="000B0977">
          <w:rPr>
            <w:rFonts w:hint="eastAsia"/>
            <w:szCs w:val="22"/>
          </w:rPr>
          <w:delText>에서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정하는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내용과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조건에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따라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동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계약에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따른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거래종결이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완료되었을</w:delText>
        </w:r>
        <w:r w:rsidR="00522689" w:rsidDel="000B0977">
          <w:rPr>
            <w:rFonts w:hint="eastAsia"/>
            <w:szCs w:val="22"/>
          </w:rPr>
          <w:delText xml:space="preserve"> </w:delText>
        </w:r>
        <w:r w:rsidR="00522689" w:rsidDel="000B0977">
          <w:rPr>
            <w:rFonts w:hint="eastAsia"/>
            <w:szCs w:val="22"/>
          </w:rPr>
          <w:delText>것</w:delText>
        </w:r>
        <w:r w:rsidR="00522689" w:rsidDel="000B0977">
          <w:rPr>
            <w:rFonts w:hint="eastAsia"/>
            <w:szCs w:val="22"/>
          </w:rPr>
          <w:delText>.</w:delText>
        </w:r>
      </w:del>
    </w:p>
    <w:p w14:paraId="69894618" w14:textId="77777777" w:rsidR="00DE07B9" w:rsidRPr="007900BF" w:rsidRDefault="004F205D" w:rsidP="007900BF">
      <w:pPr>
        <w:pStyle w:val="BKLH3-1"/>
        <w:rPr>
          <w:szCs w:val="22"/>
        </w:rPr>
      </w:pPr>
      <w:proofErr w:type="spellStart"/>
      <w:r>
        <w:rPr>
          <w:rFonts w:hint="eastAsia"/>
          <w:szCs w:val="22"/>
        </w:rPr>
        <w:t>올데이프레쉬</w:t>
      </w:r>
      <w:proofErr w:type="spellEnd"/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주식매매계약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제</w:t>
      </w:r>
      <w:r w:rsidR="007900BF">
        <w:rPr>
          <w:rFonts w:hint="eastAsia"/>
          <w:szCs w:val="22"/>
        </w:rPr>
        <w:t>6</w:t>
      </w:r>
      <w:r w:rsidR="007900BF">
        <w:rPr>
          <w:szCs w:val="22"/>
        </w:rPr>
        <w:t>.1</w:t>
      </w:r>
      <w:r w:rsidR="007900BF">
        <w:rPr>
          <w:rFonts w:hint="eastAsia"/>
          <w:szCs w:val="22"/>
        </w:rPr>
        <w:t>조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제</w:t>
      </w:r>
      <w:r w:rsidR="007900BF">
        <w:rPr>
          <w:szCs w:val="22"/>
        </w:rPr>
        <w:t>(6)</w:t>
      </w:r>
      <w:r w:rsidR="007900BF">
        <w:rPr>
          <w:rFonts w:hint="eastAsia"/>
          <w:szCs w:val="22"/>
        </w:rPr>
        <w:t>항에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따른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관련거래의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이행이</w:t>
      </w:r>
      <w:r w:rsidR="007900BF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각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관련거래</w:t>
      </w:r>
      <w:r w:rsidR="006279D8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계약에서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정하는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내용과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조건에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따라</w:t>
      </w:r>
      <w:r w:rsidR="009F16C6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완료</w:t>
      </w:r>
      <w:r w:rsidR="009F16C6">
        <w:rPr>
          <w:rFonts w:hint="eastAsia"/>
          <w:szCs w:val="22"/>
        </w:rPr>
        <w:t>되었을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것</w:t>
      </w:r>
      <w:r w:rsidR="007900BF">
        <w:rPr>
          <w:szCs w:val="22"/>
        </w:rPr>
        <w:t>.</w:t>
      </w:r>
      <w:bookmarkEnd w:id="35"/>
    </w:p>
    <w:p w14:paraId="5252E9C6" w14:textId="77777777" w:rsidR="00F47F63" w:rsidRDefault="00FC3D1D" w:rsidP="008277DB">
      <w:pPr>
        <w:pStyle w:val="BKLH1-1"/>
        <w:rPr>
          <w:szCs w:val="22"/>
        </w:rPr>
      </w:pPr>
      <w:bookmarkStart w:id="38" w:name="_Hlk191900757"/>
      <w:bookmarkStart w:id="39" w:name="_Hlk191647031"/>
      <w:bookmarkEnd w:id="30"/>
      <w:r w:rsidRPr="00F12262">
        <w:rPr>
          <w:rFonts w:hint="eastAsia"/>
          <w:szCs w:val="22"/>
        </w:rPr>
        <w:t>진술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및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보장</w:t>
      </w:r>
    </w:p>
    <w:p w14:paraId="51DF2FB7" w14:textId="77777777" w:rsidR="004425BB" w:rsidRPr="00FD6639" w:rsidRDefault="004425BB" w:rsidP="004425BB">
      <w:pPr>
        <w:pStyle w:val="BKLH2-11"/>
        <w:rPr>
          <w:szCs w:val="22"/>
        </w:rPr>
      </w:pPr>
      <w:bookmarkStart w:id="40" w:name="_Toc534885686"/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및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보장</w:t>
      </w:r>
      <w:bookmarkEnd w:id="40"/>
    </w:p>
    <w:p w14:paraId="7A3650B3" w14:textId="77777777" w:rsidR="004425BB" w:rsidRDefault="004425BB" w:rsidP="004425BB">
      <w:pPr>
        <w:pStyle w:val="BKLBodyText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상대방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대하여</w:t>
      </w:r>
      <w:r>
        <w:rPr>
          <w:rFonts w:hint="eastAsia"/>
          <w:szCs w:val="22"/>
        </w:rPr>
        <w:t>,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체결일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현재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및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거래종결일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현재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사항이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진실하고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정확함을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진술하고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보장한다</w:t>
      </w:r>
      <w:r w:rsidRPr="00FD6639">
        <w:rPr>
          <w:rFonts w:hint="eastAsia"/>
          <w:szCs w:val="22"/>
        </w:rPr>
        <w:t>.</w:t>
      </w:r>
    </w:p>
    <w:p w14:paraId="10C2DF56" w14:textId="77777777" w:rsidR="004425BB" w:rsidRPr="007C3506" w:rsidRDefault="004425BB" w:rsidP="004425BB">
      <w:pPr>
        <w:pStyle w:val="BKLH3-1"/>
        <w:rPr>
          <w:szCs w:val="22"/>
        </w:rPr>
      </w:pPr>
      <w:r w:rsidRPr="007C3506">
        <w:rPr>
          <w:rFonts w:hint="eastAsia"/>
          <w:szCs w:val="22"/>
        </w:rPr>
        <w:t>각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당사자는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본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계약을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체결하고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본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계약에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따른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의무를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이행하기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위하여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필요한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권한과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능력을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가지고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있다</w:t>
      </w:r>
      <w:r w:rsidRPr="007C3506">
        <w:rPr>
          <w:rFonts w:hint="eastAsia"/>
          <w:szCs w:val="22"/>
        </w:rPr>
        <w:t>.</w:t>
      </w:r>
    </w:p>
    <w:p w14:paraId="1EFEA6E8" w14:textId="77777777" w:rsidR="004425BB" w:rsidRDefault="004425BB" w:rsidP="004425BB">
      <w:pPr>
        <w:pStyle w:val="BKLH3-1"/>
        <w:rPr>
          <w:szCs w:val="22"/>
        </w:rPr>
      </w:pP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계약은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</w:t>
      </w:r>
      <w:r w:rsidRPr="00FD6639">
        <w:rPr>
          <w:szCs w:val="22"/>
        </w:rPr>
        <w:t>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적법하게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체결되어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구속력이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있으며</w:t>
      </w:r>
      <w:r w:rsidRPr="00FD6639">
        <w:rPr>
          <w:szCs w:val="22"/>
        </w:rPr>
        <w:t xml:space="preserve">,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</w:t>
      </w:r>
      <w:r w:rsidRPr="00FD6639">
        <w:rPr>
          <w:szCs w:val="22"/>
        </w:rPr>
        <w:t>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대하여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조건에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집행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가능하다</w:t>
      </w:r>
      <w:r w:rsidRPr="00FD6639">
        <w:rPr>
          <w:rFonts w:hint="eastAsia"/>
          <w:szCs w:val="22"/>
        </w:rPr>
        <w:t>.</w:t>
      </w:r>
    </w:p>
    <w:p w14:paraId="2A55E2C2" w14:textId="77777777" w:rsidR="004425BB" w:rsidRDefault="004425BB" w:rsidP="004425BB">
      <w:pPr>
        <w:pStyle w:val="BKLH3-1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체결하고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이행하는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것은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당사자에게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적용되는</w:t>
      </w:r>
      <w:r w:rsidRPr="00FD663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>/</w:t>
      </w:r>
      <w:r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계약이나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약정에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위반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의무불이행을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구성하거나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기한의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이익을</w:t>
      </w:r>
      <w:r w:rsidRPr="00FD6639">
        <w:rPr>
          <w:rFonts w:hint="eastAsia"/>
          <w:szCs w:val="22"/>
        </w:rPr>
        <w:t xml:space="preserve"> </w:t>
      </w:r>
      <w:proofErr w:type="spellStart"/>
      <w:r w:rsidRPr="00FD6639">
        <w:rPr>
          <w:rFonts w:hint="eastAsia"/>
          <w:szCs w:val="22"/>
        </w:rPr>
        <w:t>상실시키지</w:t>
      </w:r>
      <w:proofErr w:type="spellEnd"/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아니한다</w:t>
      </w:r>
      <w:r w:rsidRPr="00FD6639">
        <w:rPr>
          <w:rFonts w:hint="eastAsia"/>
          <w:szCs w:val="22"/>
        </w:rPr>
        <w:t>.</w:t>
      </w:r>
    </w:p>
    <w:p w14:paraId="3BE8E31A" w14:textId="77777777" w:rsidR="004425BB" w:rsidRDefault="004425BB" w:rsidP="004425BB">
      <w:pPr>
        <w:pStyle w:val="BKLH3-1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체결하고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이행하는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것에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정부기관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인허가나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제</w:t>
      </w:r>
      <w:r w:rsidRPr="00FD6639">
        <w:rPr>
          <w:szCs w:val="22"/>
        </w:rPr>
        <w:t>3</w:t>
      </w:r>
      <w:r w:rsidRPr="00FD6639">
        <w:rPr>
          <w:szCs w:val="22"/>
        </w:rPr>
        <w:t>자의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동의나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승인은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요구되지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아니한다</w:t>
      </w:r>
      <w:r w:rsidRPr="00FD6639">
        <w:rPr>
          <w:szCs w:val="22"/>
        </w:rPr>
        <w:t>.</w:t>
      </w:r>
    </w:p>
    <w:p w14:paraId="705D1FE1" w14:textId="77777777" w:rsidR="004425BB" w:rsidRPr="00963409" w:rsidRDefault="004425BB" w:rsidP="004425BB">
      <w:pPr>
        <w:pStyle w:val="BKLH3-1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</w:t>
      </w:r>
      <w:r w:rsidRPr="00FD6639">
        <w:rPr>
          <w:szCs w:val="22"/>
        </w:rPr>
        <w:t>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대하여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거래를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금지하거나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제한하는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내용의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소송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 w:rsidRPr="00FD6639">
        <w:rPr>
          <w:rFonts w:hint="eastAsia"/>
          <w:szCs w:val="22"/>
        </w:rPr>
        <w:t>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제기되지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아니하였고</w:t>
      </w:r>
      <w:r w:rsidRPr="00FD6639">
        <w:rPr>
          <w:szCs w:val="22"/>
        </w:rPr>
        <w:t xml:space="preserve">,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알고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있는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한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그러한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소송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 w:rsidRPr="00FD6639">
        <w:rPr>
          <w:szCs w:val="22"/>
        </w:rPr>
        <w:t>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제기될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우려도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없다</w:t>
      </w:r>
      <w:r w:rsidRPr="00FD6639">
        <w:rPr>
          <w:szCs w:val="22"/>
        </w:rPr>
        <w:t>.</w:t>
      </w:r>
    </w:p>
    <w:p w14:paraId="3F9CE6DC" w14:textId="77777777" w:rsidR="004425BB" w:rsidRDefault="004425BB" w:rsidP="004425BB">
      <w:pPr>
        <w:pStyle w:val="BKLH2-11"/>
        <w:rPr>
          <w:szCs w:val="22"/>
        </w:rPr>
      </w:pPr>
      <w:bookmarkStart w:id="41" w:name="_Toc534885687"/>
      <w:r>
        <w:rPr>
          <w:rFonts w:hint="eastAsia"/>
          <w:szCs w:val="22"/>
        </w:rPr>
        <w:lastRenderedPageBreak/>
        <w:t>매도인들의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보장</w:t>
      </w:r>
      <w:bookmarkEnd w:id="41"/>
    </w:p>
    <w:p w14:paraId="015163F6" w14:textId="77777777" w:rsidR="004425BB" w:rsidRDefault="004425BB" w:rsidP="004425BB">
      <w:pPr>
        <w:pStyle w:val="BKLBodyText"/>
      </w:pPr>
      <w:r w:rsidRPr="00014B32">
        <w:rPr>
          <w:rFonts w:hint="eastAsia"/>
        </w:rPr>
        <w:t>매도인</w:t>
      </w:r>
      <w:r>
        <w:rPr>
          <w:rFonts w:hint="eastAsia"/>
        </w:rPr>
        <w:t>들</w:t>
      </w:r>
      <w:r w:rsidRPr="00014B32">
        <w:rPr>
          <w:rFonts w:hint="eastAsia"/>
        </w:rPr>
        <w:t>은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매수인에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대하여</w:t>
      </w:r>
      <w:r>
        <w:rPr>
          <w:rFonts w:hint="eastAsia"/>
        </w:rPr>
        <w:t>,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본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계약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체결일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및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거래종결일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현재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사항이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진실하고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정확함을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진술하고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보장한다</w:t>
      </w:r>
      <w:r w:rsidRPr="00FD6639"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2A748645" w14:textId="77777777" w:rsidR="004425BB" w:rsidRDefault="004425BB" w:rsidP="004425BB">
      <w:pPr>
        <w:pStyle w:val="BKLH3-1"/>
      </w:pPr>
      <w:r>
        <w:rPr>
          <w:rFonts w:hint="eastAsia"/>
        </w:rPr>
        <w:t>대상주식은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적법</w:t>
      </w:r>
      <w:r>
        <w:rPr>
          <w:rFonts w:hint="eastAsia"/>
        </w:rPr>
        <w:t xml:space="preserve">,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, </w:t>
      </w:r>
      <w:r>
        <w:rPr>
          <w:rFonts w:hint="eastAsia"/>
        </w:rPr>
        <w:t>완납되어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납입의무가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534FDDDB" w14:textId="77777777" w:rsidR="004425BB" w:rsidRPr="004425BB" w:rsidRDefault="004425BB" w:rsidP="004425BB">
      <w:pPr>
        <w:pStyle w:val="BKLH3-1"/>
      </w:pPr>
      <w:r>
        <w:rPr>
          <w:rFonts w:hint="eastAsia"/>
        </w:rPr>
        <w:t>(</w:t>
      </w:r>
      <w:proofErr w:type="spellStart"/>
      <w:r>
        <w:t>i</w:t>
      </w:r>
      <w:proofErr w:type="spellEnd"/>
      <w:r>
        <w:t xml:space="preserve">) </w:t>
      </w:r>
      <w:r w:rsidRPr="00014B32">
        <w:rPr>
          <w:rFonts w:hint="eastAsia"/>
        </w:rPr>
        <w:t>매도인</w:t>
      </w:r>
      <w:r>
        <w:rPr>
          <w:rFonts w:hint="eastAsia"/>
        </w:rPr>
        <w:t>들은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대상주식을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적법하고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유효하게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소유하고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있으며</w:t>
      </w:r>
      <w:r w:rsidRPr="00014B32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대상주식을</w:t>
      </w:r>
      <w:r>
        <w:rPr>
          <w:rFonts w:hint="eastAsia"/>
        </w:rPr>
        <w:t xml:space="preserve"> </w:t>
      </w:r>
      <w:r>
        <w:rPr>
          <w:rFonts w:hint="eastAsia"/>
        </w:rPr>
        <w:t>처분할</w:t>
      </w:r>
      <w:r>
        <w:rPr>
          <w:rFonts w:hint="eastAsia"/>
        </w:rPr>
        <w:t xml:space="preserve"> </w:t>
      </w:r>
      <w:r>
        <w:rPr>
          <w:rFonts w:hint="eastAsia"/>
        </w:rPr>
        <w:t>권한을</w:t>
      </w:r>
      <w:r>
        <w:rPr>
          <w:rFonts w:hint="eastAsia"/>
        </w:rPr>
        <w:t xml:space="preserve"> </w:t>
      </w:r>
      <w:r>
        <w:rPr>
          <w:rFonts w:hint="eastAsia"/>
        </w:rPr>
        <w:t>보유하고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>,</w:t>
      </w:r>
      <w:r w:rsidRPr="00014B32">
        <w:rPr>
          <w:rFonts w:hint="eastAsia"/>
        </w:rPr>
        <w:t xml:space="preserve"> </w:t>
      </w:r>
      <w:r>
        <w:t xml:space="preserve">(ii) </w:t>
      </w:r>
      <w:r>
        <w:rPr>
          <w:rFonts w:hint="eastAsia"/>
        </w:rPr>
        <w:t>대상주식에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제한부담이</w:t>
      </w:r>
      <w:r>
        <w:rPr>
          <w:rFonts w:hint="eastAsia"/>
        </w:rPr>
        <w:t xml:space="preserve"> </w:t>
      </w:r>
      <w:r>
        <w:rPr>
          <w:rFonts w:hint="eastAsia"/>
        </w:rPr>
        <w:t>설정되어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아니하며</w:t>
      </w:r>
      <w:r>
        <w:rPr>
          <w:rFonts w:hint="eastAsia"/>
        </w:rPr>
        <w:t>,</w:t>
      </w:r>
      <w:r>
        <w:t xml:space="preserve"> (iii) </w:t>
      </w:r>
      <w:r>
        <w:rPr>
          <w:rFonts w:hint="eastAsia"/>
        </w:rPr>
        <w:t>대상주식의</w:t>
      </w:r>
      <w:r>
        <w:rPr>
          <w:rFonts w:hint="eastAsia"/>
        </w:rPr>
        <w:t xml:space="preserve"> </w:t>
      </w:r>
      <w:r>
        <w:rPr>
          <w:rFonts w:hint="eastAsia"/>
        </w:rPr>
        <w:t>소유권은</w:t>
      </w:r>
      <w:r>
        <w:rPr>
          <w:rFonts w:hint="eastAsia"/>
        </w:rPr>
        <w:t xml:space="preserve"> </w:t>
      </w:r>
      <w:r>
        <w:rPr>
          <w:rFonts w:hint="eastAsia"/>
        </w:rPr>
        <w:t>거래종결일에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제한부담이</w:t>
      </w:r>
      <w:r>
        <w:rPr>
          <w:rFonts w:hint="eastAsia"/>
        </w:rPr>
        <w:t xml:space="preserve"> </w:t>
      </w:r>
      <w:r>
        <w:rPr>
          <w:rFonts w:hint="eastAsia"/>
        </w:rPr>
        <w:t>설정되지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이전된다</w:t>
      </w:r>
      <w:r>
        <w:rPr>
          <w:rFonts w:hint="eastAsia"/>
        </w:rPr>
        <w:t>.</w:t>
      </w:r>
      <w:bookmarkEnd w:id="38"/>
    </w:p>
    <w:p w14:paraId="39FF0944" w14:textId="77777777" w:rsidR="00DE07B9" w:rsidRDefault="00DE07B9" w:rsidP="008277DB">
      <w:pPr>
        <w:pStyle w:val="BKLH1-1"/>
        <w:rPr>
          <w:szCs w:val="22"/>
        </w:rPr>
      </w:pPr>
      <w:bookmarkStart w:id="42" w:name="_Toc534885688"/>
      <w:r>
        <w:rPr>
          <w:rFonts w:hint="eastAsia"/>
          <w:szCs w:val="22"/>
        </w:rPr>
        <w:t>확약</w:t>
      </w:r>
      <w:bookmarkEnd w:id="42"/>
    </w:p>
    <w:p w14:paraId="08134AAD" w14:textId="77777777" w:rsidR="00DE07B9" w:rsidRPr="00DE07B9" w:rsidRDefault="00DE07B9" w:rsidP="00DE07B9">
      <w:pPr>
        <w:pStyle w:val="BKLBodyText"/>
      </w:pPr>
      <w:r w:rsidRPr="00FD6639">
        <w:rPr>
          <w:rFonts w:hint="eastAsia"/>
          <w:szCs w:val="22"/>
        </w:rPr>
        <w:t>당사자들</w:t>
      </w:r>
      <w:r w:rsidRPr="00FD6639">
        <w:rPr>
          <w:szCs w:val="22"/>
        </w:rPr>
        <w:t>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체결일로부터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거래종결일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사이에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 w:rsidRPr="00FD6639">
        <w:rPr>
          <w:rFonts w:hint="eastAsia"/>
          <w:szCs w:val="22"/>
        </w:rPr>
        <w:t>거래종결의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선행조건을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충족시키기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위하여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최선의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노력을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다하여야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하고</w:t>
      </w:r>
      <w:r w:rsidRPr="00FD6639">
        <w:rPr>
          <w:szCs w:val="22"/>
        </w:rPr>
        <w:t xml:space="preserve">, </w:t>
      </w:r>
      <w:r>
        <w:rPr>
          <w:szCs w:val="22"/>
        </w:rPr>
        <w:t xml:space="preserve">(ii)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부담하는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의무를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 w:rsidRPr="00FD6639">
        <w:rPr>
          <w:szCs w:val="22"/>
        </w:rPr>
        <w:t>이행하여야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하며</w:t>
      </w:r>
      <w:r w:rsidRPr="00FD6639">
        <w:rPr>
          <w:szCs w:val="22"/>
        </w:rPr>
        <w:t xml:space="preserve">, </w:t>
      </w:r>
      <w:r>
        <w:rPr>
          <w:szCs w:val="22"/>
        </w:rPr>
        <w:t xml:space="preserve">(iii) </w:t>
      </w:r>
      <w:r>
        <w:rPr>
          <w:rFonts w:hint="eastAsia"/>
          <w:szCs w:val="22"/>
        </w:rPr>
        <w:t>본건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거래종결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필요한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제반</w:t>
      </w:r>
      <w:r>
        <w:rPr>
          <w:rFonts w:hint="eastAsia"/>
          <w:szCs w:val="22"/>
        </w:rPr>
        <w:t xml:space="preserve"> </w:t>
      </w:r>
      <w:r w:rsidRPr="00FD6639">
        <w:rPr>
          <w:szCs w:val="22"/>
        </w:rPr>
        <w:t>조치를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이행하여야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한다</w:t>
      </w:r>
      <w:r w:rsidRPr="00FD6639">
        <w:rPr>
          <w:szCs w:val="22"/>
        </w:rPr>
        <w:t>.</w:t>
      </w:r>
    </w:p>
    <w:p w14:paraId="67248192" w14:textId="77777777" w:rsidR="00F47F63" w:rsidRPr="00F12262" w:rsidRDefault="00A80F46" w:rsidP="008277DB">
      <w:pPr>
        <w:pStyle w:val="BKLH1-1"/>
        <w:rPr>
          <w:b w:val="0"/>
          <w:szCs w:val="22"/>
        </w:rPr>
      </w:pPr>
      <w:r w:rsidRPr="00F12262">
        <w:rPr>
          <w:rFonts w:hint="eastAsia"/>
          <w:szCs w:val="22"/>
        </w:rPr>
        <w:t>해제</w:t>
      </w:r>
      <w:r w:rsidR="003D0430" w:rsidRPr="00F12262">
        <w:rPr>
          <w:rFonts w:hint="eastAsia"/>
          <w:szCs w:val="22"/>
        </w:rPr>
        <w:t xml:space="preserve"> </w:t>
      </w:r>
      <w:r w:rsidR="003D0430" w:rsidRPr="00F12262">
        <w:rPr>
          <w:rFonts w:hint="eastAsia"/>
          <w:szCs w:val="22"/>
        </w:rPr>
        <w:t>및</w:t>
      </w:r>
      <w:r w:rsidR="003D0430" w:rsidRPr="00F12262">
        <w:rPr>
          <w:rFonts w:hint="eastAsia"/>
          <w:szCs w:val="22"/>
        </w:rPr>
        <w:t xml:space="preserve"> </w:t>
      </w:r>
      <w:r w:rsidR="003D0430" w:rsidRPr="00F12262">
        <w:rPr>
          <w:rFonts w:hint="eastAsia"/>
          <w:szCs w:val="22"/>
        </w:rPr>
        <w:t>손해배상</w:t>
      </w:r>
    </w:p>
    <w:p w14:paraId="7E8BBD1D" w14:textId="77777777" w:rsidR="00A80F46" w:rsidRPr="004425BB" w:rsidRDefault="002C43C2" w:rsidP="00224CD8">
      <w:pPr>
        <w:pStyle w:val="BKLH3-1"/>
        <w:rPr>
          <w:snapToGrid/>
        </w:rPr>
      </w:pPr>
      <w:r w:rsidRPr="004425BB">
        <w:rPr>
          <w:rFonts w:hint="eastAsia"/>
          <w:snapToGrid/>
        </w:rPr>
        <w:t>일방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당사자가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본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계약상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의무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및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진술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및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보장을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위반한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경우</w:t>
      </w:r>
      <w:r w:rsidRPr="004425BB">
        <w:rPr>
          <w:rFonts w:hint="eastAsia"/>
          <w:snapToGrid/>
        </w:rPr>
        <w:t xml:space="preserve">, </w:t>
      </w:r>
      <w:r w:rsidRPr="004425BB">
        <w:rPr>
          <w:rFonts w:hint="eastAsia"/>
          <w:snapToGrid/>
        </w:rPr>
        <w:t>상대방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당사자는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본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계약을</w:t>
      </w:r>
      <w:r w:rsidR="00A80F46" w:rsidRPr="004425BB">
        <w:rPr>
          <w:rFonts w:hint="eastAsia"/>
          <w:snapToGrid/>
        </w:rPr>
        <w:t xml:space="preserve"> </w:t>
      </w:r>
      <w:r w:rsidR="00A80F46" w:rsidRPr="004425BB">
        <w:rPr>
          <w:rFonts w:hint="eastAsia"/>
          <w:snapToGrid/>
        </w:rPr>
        <w:t>해제</w:t>
      </w:r>
      <w:r w:rsidRPr="004425BB">
        <w:rPr>
          <w:rFonts w:hint="eastAsia"/>
          <w:snapToGrid/>
        </w:rPr>
        <w:t>할</w:t>
      </w:r>
      <w:r w:rsidR="00A80F46" w:rsidRPr="004425BB">
        <w:rPr>
          <w:rFonts w:hint="eastAsia"/>
          <w:snapToGrid/>
        </w:rPr>
        <w:t xml:space="preserve"> </w:t>
      </w:r>
      <w:r w:rsidR="00A80F46" w:rsidRPr="004425BB">
        <w:rPr>
          <w:rFonts w:hint="eastAsia"/>
          <w:snapToGrid/>
        </w:rPr>
        <w:t>수</w:t>
      </w:r>
      <w:r w:rsidR="00A80F46" w:rsidRPr="004425BB">
        <w:rPr>
          <w:rFonts w:hint="eastAsia"/>
          <w:snapToGrid/>
        </w:rPr>
        <w:t xml:space="preserve"> </w:t>
      </w:r>
      <w:r w:rsidR="00A80F46" w:rsidRPr="004425BB">
        <w:rPr>
          <w:rFonts w:hint="eastAsia"/>
          <w:snapToGrid/>
        </w:rPr>
        <w:t>있다</w:t>
      </w:r>
      <w:r w:rsidR="00A80F46" w:rsidRPr="004425BB">
        <w:rPr>
          <w:rFonts w:hint="eastAsia"/>
          <w:snapToGrid/>
        </w:rPr>
        <w:t xml:space="preserve">. </w:t>
      </w:r>
      <w:r w:rsidR="00D91F48" w:rsidRPr="00D91F48">
        <w:rPr>
          <w:rFonts w:hint="eastAsia"/>
          <w:snapToGrid/>
        </w:rPr>
        <w:t>본</w:t>
      </w:r>
      <w:r w:rsidR="00D91F48" w:rsidRPr="00D91F48">
        <w:rPr>
          <w:rFonts w:hint="eastAsia"/>
          <w:snapToGrid/>
        </w:rPr>
        <w:t xml:space="preserve"> </w:t>
      </w:r>
      <w:r w:rsidR="00D91F48">
        <w:rPr>
          <w:rFonts w:hint="eastAsia"/>
          <w:snapToGrid/>
        </w:rPr>
        <w:t>항</w:t>
      </w:r>
      <w:r w:rsidR="00D91F48" w:rsidRPr="00D91F48">
        <w:rPr>
          <w:rFonts w:hint="eastAsia"/>
          <w:snapToGrid/>
        </w:rPr>
        <w:t>의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목적상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매도인들은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하나의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당사자로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보며</w:t>
      </w:r>
      <w:r w:rsidR="00D91F48" w:rsidRPr="00D91F48">
        <w:rPr>
          <w:rFonts w:hint="eastAsia"/>
          <w:snapToGrid/>
        </w:rPr>
        <w:t xml:space="preserve">, </w:t>
      </w:r>
      <w:r w:rsidR="00D91F48" w:rsidRPr="00D91F48">
        <w:rPr>
          <w:rFonts w:hint="eastAsia"/>
          <w:snapToGrid/>
        </w:rPr>
        <w:t>어느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매도인은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다른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매도인과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관련하여</w:t>
      </w:r>
      <w:r w:rsidR="00D91F48" w:rsidRPr="00D91F48">
        <w:rPr>
          <w:rFonts w:hint="eastAsia"/>
          <w:snapToGrid/>
        </w:rPr>
        <w:t xml:space="preserve"> </w:t>
      </w:r>
      <w:r w:rsidR="005F38EF">
        <w:rPr>
          <w:rFonts w:hint="eastAsia"/>
          <w:snapToGrid/>
        </w:rPr>
        <w:t>본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항에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해당하는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사유가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발생하였다는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이유로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본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계약을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해제할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수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없다</w:t>
      </w:r>
      <w:r w:rsidR="00D91F48" w:rsidRPr="00D91F48">
        <w:rPr>
          <w:rFonts w:hint="eastAsia"/>
          <w:snapToGrid/>
        </w:rPr>
        <w:t>.</w:t>
      </w:r>
      <w:r w:rsidR="00D91F48" w:rsidRPr="00D91F48">
        <w:rPr>
          <w:snapToGrid/>
        </w:rPr>
        <w:t xml:space="preserve"> </w:t>
      </w:r>
      <w:r w:rsidR="00D91F48" w:rsidRPr="00D91F48">
        <w:rPr>
          <w:rFonts w:hint="eastAsia"/>
          <w:snapToGrid/>
        </w:rPr>
        <w:t>명확히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하면</w:t>
      </w:r>
      <w:r w:rsidR="00D91F48" w:rsidRPr="00D91F48">
        <w:rPr>
          <w:rFonts w:hint="eastAsia"/>
          <w:snapToGrid/>
        </w:rPr>
        <w:t xml:space="preserve">, </w:t>
      </w:r>
      <w:r w:rsidR="00D91F48" w:rsidRPr="00D91F48">
        <w:rPr>
          <w:rFonts w:hint="eastAsia"/>
          <w:snapToGrid/>
        </w:rPr>
        <w:t>대표매도인에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의하여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또는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대표매도인에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대하여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이루어진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본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계약의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해제는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매도인들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전체에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대하여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효력이</w:t>
      </w:r>
      <w:r w:rsidR="00D91F48" w:rsidRPr="00D91F48">
        <w:rPr>
          <w:rFonts w:hint="eastAsia"/>
          <w:snapToGrid/>
        </w:rPr>
        <w:t xml:space="preserve"> </w:t>
      </w:r>
      <w:r w:rsidR="00D91F48" w:rsidRPr="00D91F48">
        <w:rPr>
          <w:rFonts w:hint="eastAsia"/>
          <w:snapToGrid/>
        </w:rPr>
        <w:t>미친다</w:t>
      </w:r>
      <w:r w:rsidR="00D91F48" w:rsidRPr="00D91F48">
        <w:rPr>
          <w:rFonts w:hint="eastAsia"/>
          <w:snapToGrid/>
        </w:rPr>
        <w:t>.</w:t>
      </w:r>
    </w:p>
    <w:p w14:paraId="51E30422" w14:textId="77777777" w:rsidR="003D0430" w:rsidRDefault="003D0430" w:rsidP="00224CD8">
      <w:pPr>
        <w:pStyle w:val="BKLH3-1"/>
      </w:pPr>
      <w:r w:rsidRPr="00F12262">
        <w:rPr>
          <w:rFonts w:hint="eastAsia"/>
        </w:rPr>
        <w:t>일방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당사자가</w:t>
      </w:r>
      <w:r w:rsidRPr="00F12262">
        <w:rPr>
          <w:rFonts w:hint="eastAsia"/>
        </w:rPr>
        <w:t xml:space="preserve"> </w:t>
      </w:r>
      <w:r w:rsidRPr="00F12262">
        <w:t>본</w:t>
      </w:r>
      <w:r w:rsidRPr="00F12262">
        <w:rPr>
          <w:rFonts w:hint="eastAsia"/>
        </w:rPr>
        <w:t xml:space="preserve"> </w:t>
      </w:r>
      <w:r w:rsidRPr="00F12262">
        <w:t>계약</w:t>
      </w:r>
      <w:r w:rsidRPr="00F12262">
        <w:rPr>
          <w:rFonts w:hint="eastAsia"/>
        </w:rPr>
        <w:t>상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의무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및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진술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및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보장을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위반하여</w:t>
      </w:r>
      <w:r w:rsidRPr="00F12262">
        <w:t xml:space="preserve"> </w:t>
      </w:r>
      <w:r w:rsidRPr="00F12262">
        <w:t>상대방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</w:t>
      </w:r>
      <w:r w:rsidRPr="00F12262">
        <w:t>에게</w:t>
      </w:r>
      <w:r w:rsidRPr="00F12262">
        <w:t xml:space="preserve"> </w:t>
      </w:r>
      <w:r w:rsidRPr="00F12262">
        <w:t>손해를</w:t>
      </w:r>
      <w:r w:rsidRPr="00F12262">
        <w:t xml:space="preserve"> </w:t>
      </w:r>
      <w:r w:rsidRPr="00F12262">
        <w:rPr>
          <w:rFonts w:hint="eastAsia"/>
        </w:rPr>
        <w:t>입힌</w:t>
      </w:r>
      <w:r w:rsidRPr="00F12262">
        <w:t xml:space="preserve"> </w:t>
      </w:r>
      <w:r w:rsidRPr="00F12262">
        <w:t>경우</w:t>
      </w:r>
      <w:r w:rsidRPr="00F12262">
        <w:rPr>
          <w:rFonts w:hint="eastAsia"/>
        </w:rPr>
        <w:t xml:space="preserve">, </w:t>
      </w:r>
      <w:r w:rsidRPr="00F12262">
        <w:rPr>
          <w:rFonts w:hint="eastAsia"/>
        </w:rPr>
        <w:t>해당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당사자는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상대방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당사자에게</w:t>
      </w:r>
      <w:r w:rsidRPr="00F12262">
        <w:t xml:space="preserve"> </w:t>
      </w:r>
      <w:r w:rsidRPr="00F12262">
        <w:t>그</w:t>
      </w:r>
      <w:r w:rsidRPr="00F12262">
        <w:t xml:space="preserve"> </w:t>
      </w:r>
      <w:r w:rsidRPr="00F12262">
        <w:t>손해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일체를</w:t>
      </w:r>
      <w:r w:rsidRPr="00F12262">
        <w:t xml:space="preserve"> </w:t>
      </w:r>
      <w:r w:rsidRPr="00F12262">
        <w:t>배상한다</w:t>
      </w:r>
      <w:r w:rsidRPr="00F12262">
        <w:t>.</w:t>
      </w:r>
    </w:p>
    <w:p w14:paraId="0BF98EB1" w14:textId="3EDED824" w:rsidR="003C14C4" w:rsidRDefault="003C14C4" w:rsidP="00224CD8">
      <w:pPr>
        <w:pStyle w:val="BKLH3-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규정에도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, </w:t>
      </w:r>
      <w:r w:rsidRPr="0009076A">
        <w:t>제</w:t>
      </w:r>
      <w:r w:rsidRPr="0009076A">
        <w:t>(2)</w:t>
      </w:r>
      <w:r w:rsidRPr="0009076A">
        <w:t>항에</w:t>
      </w:r>
      <w:r w:rsidRPr="0009076A">
        <w:t xml:space="preserve"> </w:t>
      </w:r>
      <w:r w:rsidRPr="0009076A">
        <w:t>따른</w:t>
      </w:r>
      <w:r w:rsidRPr="0009076A">
        <w:t xml:space="preserve"> </w:t>
      </w:r>
      <w:r w:rsidRPr="0009076A">
        <w:t>손해배상책임은</w:t>
      </w:r>
      <w:r w:rsidRPr="0009076A">
        <w:t xml:space="preserve"> </w:t>
      </w:r>
      <w:r w:rsidRPr="0009076A">
        <w:t>다음</w:t>
      </w:r>
      <w:r w:rsidRPr="0009076A">
        <w:t xml:space="preserve"> </w:t>
      </w:r>
      <w:r w:rsidRPr="0009076A">
        <w:t>각</w:t>
      </w:r>
      <w:r w:rsidRPr="0009076A">
        <w:t xml:space="preserve"> </w:t>
      </w:r>
      <w:r w:rsidRPr="0009076A">
        <w:t>호의</w:t>
      </w:r>
      <w:r w:rsidRPr="0009076A">
        <w:t xml:space="preserve"> </w:t>
      </w:r>
      <w:r w:rsidRPr="0009076A">
        <w:t>제한을</w:t>
      </w:r>
      <w:r w:rsidRPr="0009076A">
        <w:t xml:space="preserve"> </w:t>
      </w:r>
      <w:r w:rsidRPr="0009076A">
        <w:t>받는다</w:t>
      </w:r>
      <w:r w:rsidRPr="0009076A">
        <w:t>.</w:t>
      </w:r>
    </w:p>
    <w:p w14:paraId="1E247C5B" w14:textId="54733A79" w:rsidR="00E44B76" w:rsidRDefault="0044025C" w:rsidP="00636E7E">
      <w:pPr>
        <w:pStyle w:val="BKLH3-1"/>
        <w:numPr>
          <w:ilvl w:val="0"/>
          <w:numId w:val="49"/>
        </w:numPr>
      </w:pPr>
      <w:r w:rsidRPr="0009076A">
        <w:t>본</w:t>
      </w:r>
      <w:r w:rsidRPr="0009076A">
        <w:t xml:space="preserve"> </w:t>
      </w:r>
      <w:r w:rsidRPr="0009076A">
        <w:t>계약상</w:t>
      </w:r>
      <w:r w:rsidRPr="0009076A">
        <w:t xml:space="preserve"> </w:t>
      </w:r>
      <w:r w:rsidRPr="0009076A">
        <w:t>매도인들의</w:t>
      </w:r>
      <w:r w:rsidRPr="0009076A">
        <w:t xml:space="preserve"> </w:t>
      </w:r>
      <w:r w:rsidRPr="0009076A">
        <w:t>진술</w:t>
      </w:r>
      <w:r w:rsidRPr="0009076A">
        <w:t xml:space="preserve"> </w:t>
      </w:r>
      <w:r w:rsidRPr="0009076A">
        <w:t>및</w:t>
      </w:r>
      <w:r w:rsidRPr="0009076A">
        <w:t xml:space="preserve"> </w:t>
      </w:r>
      <w:r w:rsidRPr="0009076A">
        <w:t>보장</w:t>
      </w:r>
      <w:r w:rsidRPr="0009076A">
        <w:t xml:space="preserve"> </w:t>
      </w:r>
      <w:r w:rsidRPr="0009076A">
        <w:t>위반으로</w:t>
      </w:r>
      <w:r w:rsidRPr="0009076A">
        <w:t xml:space="preserve"> </w:t>
      </w:r>
      <w:r w:rsidRPr="0009076A">
        <w:t>인하여</w:t>
      </w:r>
      <w:r w:rsidRPr="0009076A">
        <w:t xml:space="preserve"> </w:t>
      </w:r>
      <w:r w:rsidRPr="0009076A">
        <w:t>매도인들이</w:t>
      </w:r>
      <w:r w:rsidRPr="0009076A">
        <w:t xml:space="preserve"> </w:t>
      </w:r>
      <w:r w:rsidRPr="0009076A">
        <w:t>매수인에게</w:t>
      </w:r>
      <w:r w:rsidRPr="0009076A">
        <w:t xml:space="preserve"> </w:t>
      </w:r>
      <w:r w:rsidRPr="0009076A">
        <w:t>부담하는</w:t>
      </w:r>
      <w:r w:rsidRPr="0009076A">
        <w:t xml:space="preserve"> </w:t>
      </w:r>
      <w:r w:rsidRPr="0009076A">
        <w:t>손해배상책임의</w:t>
      </w:r>
      <w:r w:rsidRPr="0009076A">
        <w:t xml:space="preserve"> </w:t>
      </w:r>
      <w:r w:rsidRPr="0009076A">
        <w:t>범위와</w:t>
      </w:r>
      <w:r w:rsidRPr="0009076A">
        <w:t xml:space="preserve"> </w:t>
      </w:r>
      <w:r w:rsidRPr="0009076A">
        <w:t>한도는</w:t>
      </w:r>
      <w:r w:rsidRPr="0009076A">
        <w:t xml:space="preserve"> </w:t>
      </w:r>
      <w:proofErr w:type="spellStart"/>
      <w:r w:rsidRPr="0009076A">
        <w:t>올데이프레쉬</w:t>
      </w:r>
      <w:proofErr w:type="spellEnd"/>
      <w:r w:rsidRPr="0009076A">
        <w:t xml:space="preserve"> </w:t>
      </w:r>
      <w:r w:rsidRPr="0009076A">
        <w:t>주식매매계약</w:t>
      </w:r>
      <w:r w:rsidRPr="0009076A">
        <w:t xml:space="preserve"> </w:t>
      </w:r>
      <w:r w:rsidRPr="0009076A">
        <w:t>제</w:t>
      </w:r>
      <w:r w:rsidRPr="0009076A">
        <w:t>7.3</w:t>
      </w:r>
      <w:r w:rsidRPr="0009076A">
        <w:t>조</w:t>
      </w:r>
      <w:r w:rsidRPr="0009076A">
        <w:t>(</w:t>
      </w:r>
      <w:r w:rsidRPr="0009076A">
        <w:t>손해배상책임의</w:t>
      </w:r>
      <w:r w:rsidRPr="0009076A">
        <w:t xml:space="preserve"> </w:t>
      </w:r>
      <w:r w:rsidRPr="0009076A">
        <w:t>제한</w:t>
      </w:r>
      <w:r w:rsidRPr="0009076A">
        <w:t>)</w:t>
      </w:r>
      <w:r w:rsidRPr="0009076A">
        <w:t>에서</w:t>
      </w:r>
      <w:r w:rsidRPr="0009076A">
        <w:t xml:space="preserve"> </w:t>
      </w:r>
      <w:r w:rsidRPr="0009076A">
        <w:t>정한</w:t>
      </w:r>
      <w:r w:rsidRPr="0009076A">
        <w:t xml:space="preserve"> </w:t>
      </w:r>
      <w:r w:rsidRPr="0009076A">
        <w:t>바에</w:t>
      </w:r>
      <w:r w:rsidRPr="0009076A">
        <w:t xml:space="preserve"> </w:t>
      </w:r>
      <w:r w:rsidRPr="0009076A">
        <w:t>따른다</w:t>
      </w:r>
      <w:r w:rsidRPr="0009076A">
        <w:t xml:space="preserve">. </w:t>
      </w:r>
      <w:r w:rsidRPr="0009076A">
        <w:t>명확히</w:t>
      </w:r>
      <w:r w:rsidRPr="0009076A">
        <w:t xml:space="preserve"> </w:t>
      </w:r>
      <w:r w:rsidRPr="0009076A">
        <w:t>하면</w:t>
      </w:r>
      <w:r w:rsidRPr="0009076A">
        <w:t xml:space="preserve">, </w:t>
      </w:r>
      <w:r w:rsidRPr="0009076A">
        <w:t>본</w:t>
      </w:r>
      <w:r w:rsidRPr="0009076A">
        <w:t xml:space="preserve"> </w:t>
      </w:r>
      <w:r w:rsidRPr="0009076A">
        <w:t>계약</w:t>
      </w:r>
      <w:del w:id="43" w:author="SL Partners" w:date="2025-11-27T14:53:00Z" w16du:dateUtc="2025-11-27T05:53:00Z">
        <w:r w:rsidRPr="0009076A" w:rsidDel="000B0977">
          <w:delText>,</w:delText>
        </w:r>
      </w:del>
      <w:ins w:id="44" w:author="SL Partners" w:date="2025-11-27T14:53:00Z" w16du:dateUtc="2025-11-27T05:53:00Z">
        <w:r w:rsidR="000B0977">
          <w:rPr>
            <w:rFonts w:hint="eastAsia"/>
          </w:rPr>
          <w:t xml:space="preserve"> </w:t>
        </w:r>
        <w:r w:rsidR="000B0977">
          <w:rPr>
            <w:rFonts w:hint="eastAsia"/>
          </w:rPr>
          <w:t>및</w:t>
        </w:r>
      </w:ins>
      <w:r w:rsidRPr="0009076A">
        <w:t xml:space="preserve"> </w:t>
      </w:r>
      <w:proofErr w:type="spellStart"/>
      <w:r w:rsidRPr="0009076A">
        <w:t>올데이프레쉬</w:t>
      </w:r>
      <w:proofErr w:type="spellEnd"/>
      <w:r w:rsidRPr="0009076A">
        <w:t xml:space="preserve"> </w:t>
      </w:r>
      <w:r w:rsidRPr="0009076A">
        <w:t>주식매매계약</w:t>
      </w:r>
      <w:del w:id="45" w:author="SL Partners" w:date="2025-11-27T14:53:00Z" w16du:dateUtc="2025-11-27T05:53:00Z">
        <w:r w:rsidRPr="0009076A" w:rsidDel="000B0977">
          <w:delText xml:space="preserve"> </w:delText>
        </w:r>
        <w:r w:rsidRPr="0009076A" w:rsidDel="000B0977">
          <w:delText>및</w:delText>
        </w:r>
      </w:del>
      <w:ins w:id="46" w:author="SL Partners" w:date="2025-11-27T14:53:00Z" w16du:dateUtc="2025-11-27T05:53:00Z">
        <w:r w:rsidR="000B0977">
          <w:rPr>
            <w:rFonts w:hint="eastAsia"/>
          </w:rPr>
          <w:t>에</w:t>
        </w:r>
      </w:ins>
      <w:del w:id="47" w:author="SL Partners" w:date="2025-11-27T14:53:00Z" w16du:dateUtc="2025-11-27T05:53:00Z">
        <w:r w:rsidRPr="0009076A" w:rsidDel="000B0977">
          <w:delText xml:space="preserve"> </w:delText>
        </w:r>
      </w:del>
      <w:del w:id="48" w:author="SL Partners" w:date="2025-11-27T14:52:00Z" w16du:dateUtc="2025-11-27T05:52:00Z">
        <w:r w:rsidR="00DC23EF" w:rsidDel="000B0977">
          <w:rPr>
            <w:rFonts w:hint="eastAsia"/>
          </w:rPr>
          <w:delText>명륜당</w:delText>
        </w:r>
        <w:r w:rsidRPr="0009076A" w:rsidDel="000B0977">
          <w:delText xml:space="preserve"> </w:delText>
        </w:r>
        <w:r w:rsidRPr="0009076A" w:rsidDel="000B0977">
          <w:delText>주식매매계약에</w:delText>
        </w:r>
      </w:del>
      <w:del w:id="49" w:author="SL Partners" w:date="2025-11-27T14:53:00Z" w16du:dateUtc="2025-11-27T05:53:00Z">
        <w:r w:rsidRPr="0009076A" w:rsidDel="000B0977">
          <w:delText xml:space="preserve"> </w:delText>
        </w:r>
      </w:del>
      <w:ins w:id="50" w:author="SL Partners" w:date="2025-11-27T14:53:00Z" w16du:dateUtc="2025-11-27T05:53:00Z">
        <w:r w:rsidR="000B0977">
          <w:rPr>
            <w:rFonts w:hint="eastAsia"/>
          </w:rPr>
          <w:t xml:space="preserve"> </w:t>
        </w:r>
      </w:ins>
      <w:r w:rsidRPr="0009076A">
        <w:t>기하여</w:t>
      </w:r>
      <w:r w:rsidRPr="0009076A">
        <w:t xml:space="preserve"> </w:t>
      </w:r>
      <w:r w:rsidRPr="0009076A">
        <w:t>매도</w:t>
      </w:r>
      <w:r w:rsidRPr="0009076A">
        <w:lastRenderedPageBreak/>
        <w:t>인들이</w:t>
      </w:r>
      <w:r w:rsidRPr="0009076A">
        <w:t xml:space="preserve"> </w:t>
      </w:r>
      <w:r w:rsidRPr="0009076A">
        <w:t>매수인</w:t>
      </w:r>
      <w:r w:rsidRPr="0009076A">
        <w:t>(</w:t>
      </w:r>
      <w:r w:rsidRPr="0009076A">
        <w:t>각</w:t>
      </w:r>
      <w:r w:rsidRPr="0009076A">
        <w:t xml:space="preserve"> </w:t>
      </w:r>
      <w:r w:rsidRPr="0009076A">
        <w:t>계약상의</w:t>
      </w:r>
      <w:r w:rsidRPr="0009076A">
        <w:t xml:space="preserve"> </w:t>
      </w:r>
      <w:r w:rsidRPr="0009076A">
        <w:t>매수인을</w:t>
      </w:r>
      <w:r w:rsidRPr="0009076A">
        <w:t xml:space="preserve"> </w:t>
      </w:r>
      <w:r w:rsidRPr="0009076A">
        <w:t>포함함</w:t>
      </w:r>
      <w:r w:rsidRPr="0009076A">
        <w:t>)</w:t>
      </w:r>
      <w:r w:rsidRPr="0009076A">
        <w:t>에게</w:t>
      </w:r>
      <w:r w:rsidRPr="0009076A">
        <w:t xml:space="preserve"> </w:t>
      </w:r>
      <w:r w:rsidRPr="0009076A">
        <w:t>배상하여야</w:t>
      </w:r>
      <w:r w:rsidRPr="0009076A">
        <w:t xml:space="preserve"> </w:t>
      </w:r>
      <w:r w:rsidRPr="0009076A">
        <w:t>하는</w:t>
      </w:r>
      <w:r w:rsidRPr="0009076A">
        <w:t xml:space="preserve"> </w:t>
      </w:r>
      <w:r w:rsidRPr="0009076A">
        <w:t>손해배상액의</w:t>
      </w:r>
      <w:r w:rsidRPr="0009076A">
        <w:t xml:space="preserve"> </w:t>
      </w:r>
      <w:r w:rsidRPr="0009076A">
        <w:t>총</w:t>
      </w:r>
      <w:r w:rsidRPr="0009076A">
        <w:t xml:space="preserve"> </w:t>
      </w:r>
      <w:r w:rsidRPr="0009076A">
        <w:t>누적액은</w:t>
      </w:r>
      <w:r w:rsidRPr="0009076A">
        <w:t xml:space="preserve"> </w:t>
      </w:r>
      <w:r w:rsidRPr="0009076A">
        <w:t>금</w:t>
      </w:r>
      <w:r w:rsidRPr="0009076A">
        <w:t xml:space="preserve"> </w:t>
      </w:r>
      <w:del w:id="51" w:author="SL Partners" w:date="2025-11-27T14:53:00Z" w16du:dateUtc="2025-11-27T05:53:00Z">
        <w:r w:rsidRPr="0009076A" w:rsidDel="00DB4D90">
          <w:delText>200</w:delText>
        </w:r>
      </w:del>
      <w:ins w:id="52" w:author="SL Partners" w:date="2025-11-27T14:53:00Z" w16du:dateUtc="2025-11-27T05:53:00Z">
        <w:r w:rsidR="00DB4D90">
          <w:rPr>
            <w:rFonts w:hint="eastAsia"/>
          </w:rPr>
          <w:t>일백</w:t>
        </w:r>
      </w:ins>
      <w:r w:rsidRPr="0009076A">
        <w:t>억</w:t>
      </w:r>
      <w:del w:id="53" w:author="SL Partners" w:date="2025-11-27T14:53:00Z" w16du:dateUtc="2025-11-27T05:53:00Z">
        <w:r w:rsidRPr="0009076A" w:rsidDel="00DB4D90">
          <w:delText xml:space="preserve"> </w:delText>
        </w:r>
      </w:del>
      <w:r w:rsidRPr="0009076A">
        <w:t>원</w:t>
      </w:r>
      <w:ins w:id="54" w:author="SL Partners" w:date="2025-11-27T14:53:00Z" w16du:dateUtc="2025-11-27T05:53:00Z">
        <w:r w:rsidR="00DB4D90">
          <w:rPr>
            <w:rFonts w:hint="eastAsia"/>
          </w:rPr>
          <w:t>(</w:t>
        </w:r>
        <w:r w:rsidR="00A611D2" w:rsidRPr="000352C6">
          <w:t>₩</w:t>
        </w:r>
        <w:r w:rsidR="00A611D2">
          <w:rPr>
            <w:rFonts w:hint="eastAsia"/>
          </w:rPr>
          <w:t>10,000,000,000</w:t>
        </w:r>
        <w:r w:rsidR="00DB4D90">
          <w:rPr>
            <w:rFonts w:hint="eastAsia"/>
          </w:rPr>
          <w:t>)</w:t>
        </w:r>
      </w:ins>
      <w:r w:rsidRPr="0009076A">
        <w:t>(“</w:t>
      </w:r>
      <w:r w:rsidRPr="00151A3A">
        <w:rPr>
          <w:u w:val="single"/>
        </w:rPr>
        <w:t>손해배상</w:t>
      </w:r>
      <w:r w:rsidRPr="00151A3A">
        <w:rPr>
          <w:u w:val="single"/>
        </w:rPr>
        <w:t xml:space="preserve"> </w:t>
      </w:r>
      <w:r w:rsidRPr="00151A3A">
        <w:rPr>
          <w:u w:val="single"/>
        </w:rPr>
        <w:t>한도금액</w:t>
      </w:r>
      <w:r w:rsidRPr="0009076A">
        <w:t>”)</w:t>
      </w:r>
      <w:r w:rsidRPr="0009076A">
        <w:t>을</w:t>
      </w:r>
      <w:r w:rsidRPr="0009076A">
        <w:t xml:space="preserve"> </w:t>
      </w:r>
      <w:r w:rsidRPr="0009076A">
        <w:t>초과할</w:t>
      </w:r>
      <w:r w:rsidRPr="0009076A">
        <w:t xml:space="preserve"> </w:t>
      </w:r>
      <w:r w:rsidRPr="0009076A">
        <w:t>수</w:t>
      </w:r>
      <w:r w:rsidRPr="0009076A">
        <w:t xml:space="preserve"> </w:t>
      </w:r>
      <w:r w:rsidRPr="0009076A">
        <w:t>없다</w:t>
      </w:r>
      <w:r w:rsidRPr="0009076A">
        <w:t>.</w:t>
      </w:r>
    </w:p>
    <w:p w14:paraId="21448089" w14:textId="27098E7A" w:rsidR="00E44B76" w:rsidRPr="00F12262" w:rsidRDefault="00A0410F" w:rsidP="00287C74">
      <w:pPr>
        <w:pStyle w:val="BKLH3-1"/>
        <w:numPr>
          <w:ilvl w:val="0"/>
          <w:numId w:val="49"/>
        </w:numPr>
      </w:pPr>
      <w:r w:rsidRPr="0009076A">
        <w:t>다만</w:t>
      </w:r>
      <w:r w:rsidRPr="0009076A">
        <w:t xml:space="preserve">, </w:t>
      </w:r>
      <w:proofErr w:type="spellStart"/>
      <w:ins w:id="55" w:author="SL Partners" w:date="2025-11-27T14:53:00Z" w16du:dateUtc="2025-11-27T05:53:00Z">
        <w:r w:rsidR="00EC2410">
          <w:rPr>
            <w:rFonts w:hint="eastAsia"/>
          </w:rPr>
          <w:t>올데이프레쉬</w:t>
        </w:r>
        <w:proofErr w:type="spellEnd"/>
        <w:r w:rsidR="00EC2410">
          <w:rPr>
            <w:rFonts w:hint="eastAsia"/>
          </w:rPr>
          <w:t xml:space="preserve"> </w:t>
        </w:r>
      </w:ins>
      <w:del w:id="56" w:author="SL Partners" w:date="2025-11-27T14:53:00Z" w16du:dateUtc="2025-11-27T05:53:00Z">
        <w:r w:rsidR="00DD76D8" w:rsidDel="00EC2410">
          <w:rPr>
            <w:rFonts w:hint="eastAsia"/>
          </w:rPr>
          <w:delText>명륜당</w:delText>
        </w:r>
        <w:r w:rsidR="00DD76D8" w:rsidDel="00EC2410">
          <w:rPr>
            <w:rFonts w:hint="eastAsia"/>
          </w:rPr>
          <w:delText xml:space="preserve"> </w:delText>
        </w:r>
      </w:del>
      <w:r w:rsidR="00DD76D8">
        <w:rPr>
          <w:rFonts w:hint="eastAsia"/>
        </w:rPr>
        <w:t>주식매매</w:t>
      </w:r>
      <w:r w:rsidRPr="0009076A">
        <w:t>계약</w:t>
      </w:r>
      <w:r w:rsidRPr="0009076A">
        <w:t xml:space="preserve"> </w:t>
      </w:r>
      <w:r w:rsidRPr="0009076A">
        <w:t>제</w:t>
      </w:r>
      <w:ins w:id="57" w:author="SL Partners" w:date="2025-11-27T14:54:00Z" w16du:dateUtc="2025-11-27T05:54:00Z">
        <w:r w:rsidR="008F6730">
          <w:rPr>
            <w:rFonts w:hint="eastAsia"/>
          </w:rPr>
          <w:t>2</w:t>
        </w:r>
      </w:ins>
      <w:del w:id="58" w:author="SL Partners" w:date="2025-11-27T14:54:00Z" w16du:dateUtc="2025-11-27T05:54:00Z">
        <w:r w:rsidRPr="0009076A" w:rsidDel="008F6730">
          <w:delText>1</w:delText>
        </w:r>
      </w:del>
      <w:r w:rsidRPr="0009076A">
        <w:t>.</w:t>
      </w:r>
      <w:del w:id="59" w:author="SL Partners" w:date="2025-11-27T14:54:00Z" w16du:dateUtc="2025-11-27T05:54:00Z">
        <w:r w:rsidRPr="0009076A" w:rsidDel="008F6730">
          <w:delText>3</w:delText>
        </w:r>
      </w:del>
      <w:ins w:id="60" w:author="SL Partners" w:date="2025-11-27T14:54:00Z" w16du:dateUtc="2025-11-27T05:54:00Z">
        <w:r w:rsidR="008F6730">
          <w:rPr>
            <w:rFonts w:hint="eastAsia"/>
          </w:rPr>
          <w:t>4</w:t>
        </w:r>
      </w:ins>
      <w:r w:rsidRPr="0009076A">
        <w:t>조에</w:t>
      </w:r>
      <w:r w:rsidRPr="0009076A">
        <w:t xml:space="preserve"> </w:t>
      </w:r>
      <w:r>
        <w:rPr>
          <w:rFonts w:hint="eastAsia"/>
        </w:rPr>
        <w:t>따</w:t>
      </w:r>
      <w:ins w:id="61" w:author="SL Partners" w:date="2025-11-27T14:54:00Z" w16du:dateUtc="2025-11-27T05:54:00Z">
        <w:r w:rsidR="00275EA1">
          <w:rPr>
            <w:rFonts w:hint="eastAsia"/>
          </w:rPr>
          <w:t>른</w:t>
        </w:r>
      </w:ins>
      <w:del w:id="62" w:author="SL Partners" w:date="2025-11-27T14:54:00Z" w16du:dateUtc="2025-11-27T05:54:00Z">
        <w:r w:rsidDel="00275EA1">
          <w:rPr>
            <w:rFonts w:hint="eastAsia"/>
          </w:rPr>
          <w:delText>라</w:delText>
        </w:r>
      </w:del>
      <w:r>
        <w:rPr>
          <w:rFonts w:hint="eastAsia"/>
        </w:rPr>
        <w:t xml:space="preserve"> </w:t>
      </w:r>
      <w:proofErr w:type="spellStart"/>
      <w:r w:rsidRPr="00DC23EF">
        <w:rPr>
          <w:rFonts w:hint="eastAsia"/>
          <w:szCs w:val="22"/>
        </w:rPr>
        <w:t>에스크로</w:t>
      </w:r>
      <w:proofErr w:type="spellEnd"/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예치금</w:t>
      </w:r>
      <w:del w:id="63" w:author="SL Partners" w:date="2025-11-27T14:54:00Z" w16du:dateUtc="2025-11-27T05:54:00Z">
        <w:r w:rsidRPr="00DC23EF" w:rsidDel="00244214">
          <w:rPr>
            <w:rFonts w:hint="eastAsia"/>
            <w:szCs w:val="22"/>
          </w:rPr>
          <w:delText>(100</w:delText>
        </w:r>
        <w:r w:rsidRPr="00DC23EF" w:rsidDel="00244214">
          <w:rPr>
            <w:rFonts w:hint="eastAsia"/>
            <w:szCs w:val="22"/>
          </w:rPr>
          <w:delText>억원</w:delText>
        </w:r>
        <w:r w:rsidRPr="00DC23EF" w:rsidDel="00244214">
          <w:rPr>
            <w:rFonts w:hint="eastAsia"/>
            <w:szCs w:val="22"/>
          </w:rPr>
          <w:delText>)</w:delText>
        </w:r>
      </w:del>
      <w:r w:rsidRPr="00DC23EF">
        <w:rPr>
          <w:rFonts w:hint="eastAsia"/>
          <w:szCs w:val="22"/>
        </w:rPr>
        <w:t>의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전부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또는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일부가</w:t>
      </w:r>
      <w:r w:rsidRPr="00DC23EF">
        <w:rPr>
          <w:rFonts w:hint="eastAsia"/>
          <w:szCs w:val="22"/>
        </w:rPr>
        <w:t xml:space="preserve"> </w:t>
      </w:r>
      <w:del w:id="64" w:author="SL Partners" w:date="2025-11-27T14:54:00Z" w16du:dateUtc="2025-11-27T05:54:00Z">
        <w:r w:rsidR="00380F52" w:rsidDel="00F656AD">
          <w:rPr>
            <w:rFonts w:hint="eastAsia"/>
            <w:szCs w:val="22"/>
          </w:rPr>
          <w:delText>명륜당</w:delText>
        </w:r>
      </w:del>
      <w:proofErr w:type="spellStart"/>
      <w:ins w:id="65" w:author="SL Partners" w:date="2025-11-27T14:54:00Z" w16du:dateUtc="2025-11-27T05:54:00Z">
        <w:r w:rsidR="00F656AD">
          <w:rPr>
            <w:rFonts w:hint="eastAsia"/>
            <w:szCs w:val="22"/>
          </w:rPr>
          <w:t>올데이프레쉬</w:t>
        </w:r>
      </w:ins>
      <w:r w:rsidRPr="00DC23EF">
        <w:rPr>
          <w:rFonts w:hint="eastAsia"/>
          <w:szCs w:val="22"/>
        </w:rPr>
        <w:t>에게</w:t>
      </w:r>
      <w:proofErr w:type="spellEnd"/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귀속된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경우</w:t>
      </w:r>
      <w:r w:rsidRPr="00DC23EF">
        <w:rPr>
          <w:rFonts w:hint="eastAsia"/>
          <w:szCs w:val="22"/>
        </w:rPr>
        <w:t>(</w:t>
      </w:r>
      <w:r w:rsidRPr="00DC23EF">
        <w:rPr>
          <w:rFonts w:hint="eastAsia"/>
          <w:szCs w:val="22"/>
        </w:rPr>
        <w:t>명확히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하면</w:t>
      </w:r>
      <w:r w:rsidRPr="00DC23EF">
        <w:rPr>
          <w:rFonts w:hint="eastAsia"/>
          <w:szCs w:val="22"/>
        </w:rPr>
        <w:t>,</w:t>
      </w:r>
      <w:r w:rsidRPr="00DC23EF">
        <w:rPr>
          <w:szCs w:val="22"/>
        </w:rPr>
        <w:t xml:space="preserve"> </w:t>
      </w:r>
      <w:proofErr w:type="spellStart"/>
      <w:r w:rsidRPr="00DC23EF">
        <w:rPr>
          <w:rFonts w:hint="eastAsia"/>
          <w:szCs w:val="22"/>
        </w:rPr>
        <w:t>에스크로</w:t>
      </w:r>
      <w:proofErr w:type="spellEnd"/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예치금의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전부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또는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일부가</w:t>
      </w:r>
      <w:r w:rsidRPr="00DC23EF">
        <w:rPr>
          <w:rFonts w:hint="eastAsia"/>
          <w:szCs w:val="22"/>
        </w:rPr>
        <w:t xml:space="preserve"> </w:t>
      </w:r>
      <w:proofErr w:type="spellStart"/>
      <w:r w:rsidRPr="00DC23EF">
        <w:rPr>
          <w:rFonts w:hint="eastAsia"/>
          <w:szCs w:val="22"/>
        </w:rPr>
        <w:t>에스크로</w:t>
      </w:r>
      <w:proofErr w:type="spellEnd"/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계좌에서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인출되어</w:t>
      </w:r>
      <w:r w:rsidRPr="00DC23EF">
        <w:rPr>
          <w:rFonts w:hint="eastAsia"/>
          <w:szCs w:val="22"/>
        </w:rPr>
        <w:t xml:space="preserve"> </w:t>
      </w:r>
      <w:proofErr w:type="spellStart"/>
      <w:ins w:id="66" w:author="SL Partners" w:date="2025-11-27T14:54:00Z" w16du:dateUtc="2025-11-27T05:54:00Z">
        <w:r w:rsidR="00FA3A0F">
          <w:rPr>
            <w:rFonts w:hint="eastAsia"/>
            <w:szCs w:val="22"/>
          </w:rPr>
          <w:t>올데이프레쉬</w:t>
        </w:r>
      </w:ins>
      <w:proofErr w:type="spellEnd"/>
      <w:del w:id="67" w:author="SL Partners" w:date="2025-11-27T14:54:00Z" w16du:dateUtc="2025-11-27T05:54:00Z">
        <w:r w:rsidR="00380F52" w:rsidDel="00FA3A0F">
          <w:rPr>
            <w:rFonts w:hint="eastAsia"/>
            <w:szCs w:val="22"/>
          </w:rPr>
          <w:delText>명륜당</w:delText>
        </w:r>
      </w:del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명의의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계좌에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적법하고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유효하게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지급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완료된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것을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의미함</w:t>
      </w:r>
      <w:r w:rsidRPr="00DC23EF">
        <w:rPr>
          <w:rFonts w:hint="eastAsia"/>
          <w:szCs w:val="22"/>
        </w:rPr>
        <w:t>)</w:t>
      </w:r>
      <w:r w:rsidRPr="00DC23EF">
        <w:rPr>
          <w:szCs w:val="22"/>
        </w:rPr>
        <w:t xml:space="preserve"> </w:t>
      </w:r>
      <w:r w:rsidRPr="00DC23EF">
        <w:rPr>
          <w:rFonts w:hint="eastAsia"/>
          <w:szCs w:val="22"/>
        </w:rPr>
        <w:t>손해배상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한도금액은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손해배상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한도금액에서</w:t>
      </w:r>
      <w:r w:rsidRPr="00DC23EF">
        <w:rPr>
          <w:rFonts w:hint="eastAsia"/>
          <w:szCs w:val="22"/>
        </w:rPr>
        <w:t xml:space="preserve"> </w:t>
      </w:r>
      <w:proofErr w:type="spellStart"/>
      <w:r w:rsidRPr="00DC23EF">
        <w:rPr>
          <w:rFonts w:hint="eastAsia"/>
          <w:szCs w:val="22"/>
        </w:rPr>
        <w:t>에스크로</w:t>
      </w:r>
      <w:proofErr w:type="spellEnd"/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예치금을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공제한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금액으로</w:t>
      </w:r>
      <w:r w:rsidRPr="00DC23EF">
        <w:rPr>
          <w:rFonts w:hint="eastAsia"/>
          <w:szCs w:val="22"/>
        </w:rPr>
        <w:t xml:space="preserve"> </w:t>
      </w:r>
      <w:r w:rsidRPr="00DC23EF">
        <w:rPr>
          <w:rFonts w:hint="eastAsia"/>
          <w:szCs w:val="22"/>
        </w:rPr>
        <w:t>한다</w:t>
      </w:r>
      <w:r w:rsidRPr="00DC23EF">
        <w:rPr>
          <w:rFonts w:hint="eastAsia"/>
          <w:szCs w:val="22"/>
        </w:rPr>
        <w:t>.</w:t>
      </w:r>
    </w:p>
    <w:p w14:paraId="0D227D46" w14:textId="77777777" w:rsidR="0036246C" w:rsidRPr="00224CD8" w:rsidRDefault="003D0430" w:rsidP="00224CD8">
      <w:pPr>
        <w:pStyle w:val="BKLH1-1"/>
        <w:rPr>
          <w:szCs w:val="22"/>
        </w:rPr>
      </w:pPr>
      <w:bookmarkStart w:id="68" w:name="_DV_M202"/>
      <w:bookmarkStart w:id="69" w:name="_DV_M203"/>
      <w:bookmarkStart w:id="70" w:name="_DV_M204"/>
      <w:bookmarkStart w:id="71" w:name="_DV_M210"/>
      <w:bookmarkStart w:id="72" w:name="_DV_M213"/>
      <w:bookmarkStart w:id="73" w:name="_DV_M206"/>
      <w:bookmarkStart w:id="74" w:name="_DV_M208"/>
      <w:bookmarkStart w:id="75" w:name="_DV_M216"/>
      <w:bookmarkStart w:id="76" w:name="_Toc403314596"/>
      <w:bookmarkStart w:id="77" w:name="_Toc403316518"/>
      <w:bookmarkStart w:id="78" w:name="_Toc403317843"/>
      <w:bookmarkStart w:id="79" w:name="_Toc403318384"/>
      <w:bookmarkStart w:id="80" w:name="_Toc403314597"/>
      <w:bookmarkStart w:id="81" w:name="_Toc403316519"/>
      <w:bookmarkStart w:id="82" w:name="_Toc403317844"/>
      <w:bookmarkStart w:id="83" w:name="_Toc403318385"/>
      <w:bookmarkStart w:id="84" w:name="_Toc403314598"/>
      <w:bookmarkStart w:id="85" w:name="_Toc403316520"/>
      <w:bookmarkStart w:id="86" w:name="_Toc403317845"/>
      <w:bookmarkStart w:id="87" w:name="_Toc403318386"/>
      <w:bookmarkStart w:id="88" w:name="_Toc403314599"/>
      <w:bookmarkStart w:id="89" w:name="_Toc403316521"/>
      <w:bookmarkStart w:id="90" w:name="_Toc403317846"/>
      <w:bookmarkStart w:id="91" w:name="_Toc403318387"/>
      <w:bookmarkStart w:id="92" w:name="_Toc403314600"/>
      <w:bookmarkStart w:id="93" w:name="_Toc403316522"/>
      <w:bookmarkStart w:id="94" w:name="_Toc403317847"/>
      <w:bookmarkStart w:id="95" w:name="_Toc403318388"/>
      <w:bookmarkStart w:id="96" w:name="_Toc403314601"/>
      <w:bookmarkStart w:id="97" w:name="_Toc403316523"/>
      <w:bookmarkStart w:id="98" w:name="_Toc403317848"/>
      <w:bookmarkStart w:id="99" w:name="_Toc403318389"/>
      <w:bookmarkStart w:id="100" w:name="_Toc403314602"/>
      <w:bookmarkStart w:id="101" w:name="_Toc403316524"/>
      <w:bookmarkStart w:id="102" w:name="_Toc403317849"/>
      <w:bookmarkStart w:id="103" w:name="_Toc403318390"/>
      <w:bookmarkStart w:id="104" w:name="_Toc403314603"/>
      <w:bookmarkStart w:id="105" w:name="_Toc403316525"/>
      <w:bookmarkStart w:id="106" w:name="_Toc403317850"/>
      <w:bookmarkStart w:id="107" w:name="_Toc403318391"/>
      <w:bookmarkStart w:id="108" w:name="_Toc403314604"/>
      <w:bookmarkStart w:id="109" w:name="_Toc403316526"/>
      <w:bookmarkStart w:id="110" w:name="_Toc403317851"/>
      <w:bookmarkStart w:id="111" w:name="_Toc403318392"/>
      <w:bookmarkStart w:id="112" w:name="_Toc403314605"/>
      <w:bookmarkStart w:id="113" w:name="_Toc403316527"/>
      <w:bookmarkStart w:id="114" w:name="_Toc403317852"/>
      <w:bookmarkStart w:id="115" w:name="_Toc403318393"/>
      <w:bookmarkStart w:id="116" w:name="_Toc403314606"/>
      <w:bookmarkStart w:id="117" w:name="_Toc403316528"/>
      <w:bookmarkStart w:id="118" w:name="_Toc403317853"/>
      <w:bookmarkStart w:id="119" w:name="_Toc403318394"/>
      <w:bookmarkStart w:id="120" w:name="_DV_M224"/>
      <w:bookmarkStart w:id="121" w:name="_DV_M228"/>
      <w:bookmarkStart w:id="122" w:name="_DV_M231"/>
      <w:bookmarkStart w:id="123" w:name="_DV_M233"/>
      <w:bookmarkStart w:id="124" w:name="_DV_M235"/>
      <w:bookmarkStart w:id="125" w:name="_DV_M236"/>
      <w:bookmarkStart w:id="126" w:name="_DV_M237"/>
      <w:bookmarkStart w:id="127" w:name="_DV_M238"/>
      <w:bookmarkStart w:id="128" w:name="_DV_M239"/>
      <w:bookmarkStart w:id="129" w:name="_DV_M240"/>
      <w:bookmarkStart w:id="130" w:name="_DV_M226"/>
      <w:bookmarkStart w:id="131" w:name="_DV_M258"/>
      <w:bookmarkStart w:id="132" w:name="_Toc534013447"/>
      <w:bookmarkStart w:id="133" w:name="_Toc534013448"/>
      <w:bookmarkStart w:id="134" w:name="_Toc534013449"/>
      <w:bookmarkStart w:id="135" w:name="_Toc534013450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r w:rsidRPr="00F12262">
        <w:rPr>
          <w:rFonts w:hint="eastAsia"/>
          <w:szCs w:val="22"/>
        </w:rPr>
        <w:t>기타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사항</w:t>
      </w:r>
    </w:p>
    <w:p w14:paraId="7F2C8FA3" w14:textId="77777777" w:rsidR="00224CD8" w:rsidRPr="00224CD8" w:rsidRDefault="00224CD8" w:rsidP="00224CD8">
      <w:pPr>
        <w:pStyle w:val="BKLH2-11"/>
      </w:pPr>
      <w:bookmarkStart w:id="136" w:name="_Hlk191900819"/>
      <w:r w:rsidRPr="00224CD8">
        <w:rPr>
          <w:rFonts w:hint="eastAsia"/>
        </w:rPr>
        <w:t>비밀유지</w:t>
      </w:r>
    </w:p>
    <w:p w14:paraId="6B8F5CAB" w14:textId="77777777" w:rsidR="00B3113D" w:rsidRPr="00F12262" w:rsidRDefault="00B3113D" w:rsidP="00224CD8">
      <w:pPr>
        <w:pStyle w:val="BKLBodyText"/>
        <w:rPr>
          <w:szCs w:val="22"/>
        </w:rPr>
      </w:pPr>
      <w:r w:rsidRPr="00224CD8">
        <w:rPr>
          <w:rFonts w:hint="eastAsia"/>
          <w:snapToGrid/>
        </w:rPr>
        <w:t>당사자들은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본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계약의</w:t>
      </w:r>
      <w:r w:rsidRPr="00F12262">
        <w:rPr>
          <w:rFonts w:hint="eastAsia"/>
          <w:szCs w:val="22"/>
        </w:rPr>
        <w:t xml:space="preserve"> </w:t>
      </w:r>
      <w:proofErr w:type="spellStart"/>
      <w:r w:rsidRPr="00F12262">
        <w:rPr>
          <w:rFonts w:hint="eastAsia"/>
          <w:szCs w:val="22"/>
        </w:rPr>
        <w:t>체결∙이행이나</w:t>
      </w:r>
      <w:proofErr w:type="spellEnd"/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본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계약의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내용을</w:t>
      </w:r>
      <w:r w:rsidRPr="00F12262">
        <w:rPr>
          <w:rFonts w:hint="eastAsia"/>
          <w:szCs w:val="22"/>
        </w:rPr>
        <w:t xml:space="preserve"> </w:t>
      </w:r>
      <w:proofErr w:type="spellStart"/>
      <w:r w:rsidRPr="00F12262">
        <w:rPr>
          <w:rFonts w:hint="eastAsia"/>
          <w:szCs w:val="22"/>
        </w:rPr>
        <w:t>공개∙누설하거나</w:t>
      </w:r>
      <w:proofErr w:type="spellEnd"/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공개되도록</w:t>
      </w:r>
      <w:r w:rsidR="00F57869"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하여서는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아니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된다</w:t>
      </w:r>
      <w:r w:rsidRPr="00F12262">
        <w:rPr>
          <w:rFonts w:hint="eastAsia"/>
          <w:szCs w:val="22"/>
        </w:rPr>
        <w:t xml:space="preserve">. </w:t>
      </w:r>
      <w:r w:rsidRPr="00F12262">
        <w:rPr>
          <w:rFonts w:hint="eastAsia"/>
          <w:szCs w:val="22"/>
        </w:rPr>
        <w:t>다만</w:t>
      </w:r>
      <w:r w:rsidRPr="00F12262">
        <w:rPr>
          <w:rFonts w:hint="eastAsia"/>
          <w:szCs w:val="22"/>
        </w:rPr>
        <w:t xml:space="preserve">, </w:t>
      </w:r>
      <w:r w:rsidRPr="00F12262">
        <w:rPr>
          <w:rFonts w:hint="eastAsia"/>
          <w:szCs w:val="22"/>
        </w:rPr>
        <w:t>법령에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따른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공개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등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정당한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사유가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인정되는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경우에는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그러하지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아니하다</w:t>
      </w:r>
      <w:r w:rsidRPr="00F12262">
        <w:rPr>
          <w:rFonts w:hint="eastAsia"/>
          <w:szCs w:val="22"/>
        </w:rPr>
        <w:t>.</w:t>
      </w:r>
    </w:p>
    <w:p w14:paraId="75E30115" w14:textId="77777777" w:rsidR="00224CD8" w:rsidRDefault="00224CD8" w:rsidP="00224CD8">
      <w:pPr>
        <w:pStyle w:val="BKLH2-11"/>
        <w:rPr>
          <w:rFonts w:cs="Times New Roman"/>
          <w:snapToGrid/>
          <w:kern w:val="0"/>
        </w:rPr>
      </w:pPr>
      <w:bookmarkStart w:id="137" w:name="_Toc179074180"/>
      <w:bookmarkStart w:id="138" w:name="_Toc479785055"/>
      <w:bookmarkStart w:id="139" w:name="_Toc479785056"/>
      <w:r>
        <w:rPr>
          <w:rFonts w:hint="eastAsia"/>
          <w:szCs w:val="23"/>
        </w:rPr>
        <w:t>매도인들의</w:t>
      </w:r>
      <w:r>
        <w:t xml:space="preserve"> </w:t>
      </w:r>
      <w:r>
        <w:rPr>
          <w:rFonts w:hint="eastAsia"/>
        </w:rPr>
        <w:t>연대책임</w:t>
      </w:r>
      <w:r>
        <w:t xml:space="preserve"> </w:t>
      </w:r>
      <w:r>
        <w:rPr>
          <w:rFonts w:hint="eastAsia"/>
        </w:rPr>
        <w:t>등</w:t>
      </w:r>
      <w:r>
        <w:rPr>
          <w:u w:val="none"/>
        </w:rPr>
        <w:t>.</w:t>
      </w:r>
      <w:bookmarkEnd w:id="137"/>
    </w:p>
    <w:p w14:paraId="20AD714D" w14:textId="77777777" w:rsidR="00224CD8" w:rsidRDefault="00224CD8" w:rsidP="00224CD8">
      <w:pPr>
        <w:pStyle w:val="BKLH3-1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계약의</w:t>
      </w:r>
      <w:r>
        <w:t xml:space="preserve"> </w:t>
      </w:r>
      <w:proofErr w:type="spellStart"/>
      <w:r>
        <w:rPr>
          <w:rFonts w:hint="eastAsia"/>
        </w:rPr>
        <w:t>여하한</w:t>
      </w:r>
      <w:proofErr w:type="spellEnd"/>
      <w:r>
        <w:t xml:space="preserve"> </w:t>
      </w:r>
      <w:r>
        <w:rPr>
          <w:rFonts w:hint="eastAsia"/>
        </w:rPr>
        <w:t>규정에도</w:t>
      </w:r>
      <w:r>
        <w:t xml:space="preserve"> </w:t>
      </w:r>
      <w:r>
        <w:rPr>
          <w:rFonts w:hint="eastAsia"/>
        </w:rPr>
        <w:t>불구하고</w:t>
      </w:r>
      <w:r>
        <w:t xml:space="preserve">, </w:t>
      </w: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보장</w:t>
      </w:r>
      <w:r>
        <w:t xml:space="preserve">, </w:t>
      </w:r>
      <w:r>
        <w:rPr>
          <w:rFonts w:hint="eastAsia"/>
        </w:rPr>
        <w:t>확약</w:t>
      </w:r>
      <w:r>
        <w:t xml:space="preserve">, </w:t>
      </w:r>
      <w:r>
        <w:rPr>
          <w:rFonts w:hint="eastAsia"/>
        </w:rPr>
        <w:t>기타</w:t>
      </w:r>
      <w:r>
        <w:t xml:space="preserve"> </w:t>
      </w:r>
      <w:r>
        <w:rPr>
          <w:rFonts w:hint="eastAsia"/>
        </w:rPr>
        <w:t>의무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위반에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손해배상과</w:t>
      </w:r>
      <w:r>
        <w:t xml:space="preserve"> </w:t>
      </w:r>
      <w:r>
        <w:rPr>
          <w:rFonts w:hint="eastAsia"/>
        </w:rPr>
        <w:t>관련하여</w:t>
      </w:r>
      <w:r>
        <w:t xml:space="preserve"> </w:t>
      </w:r>
      <w:r>
        <w:rPr>
          <w:rFonts w:hint="eastAsia"/>
        </w:rPr>
        <w:t>매수인에게</w:t>
      </w:r>
      <w:r>
        <w:t xml:space="preserve"> </w:t>
      </w:r>
      <w:r>
        <w:rPr>
          <w:rFonts w:hint="eastAsia"/>
        </w:rPr>
        <w:t>연대하여</w:t>
      </w:r>
      <w:r>
        <w:t xml:space="preserve"> </w:t>
      </w:r>
      <w:r>
        <w:rPr>
          <w:rFonts w:hint="eastAsia"/>
        </w:rPr>
        <w:t>책임을</w:t>
      </w:r>
      <w:r>
        <w:t xml:space="preserve"> </w:t>
      </w:r>
      <w:r>
        <w:rPr>
          <w:rFonts w:hint="eastAsia"/>
        </w:rPr>
        <w:t>부담한다</w:t>
      </w:r>
      <w:r>
        <w:t>.</w:t>
      </w:r>
    </w:p>
    <w:p w14:paraId="38E05564" w14:textId="77777777" w:rsidR="00224CD8" w:rsidRPr="009C6D42" w:rsidRDefault="00224CD8" w:rsidP="00224CD8">
      <w:pPr>
        <w:pStyle w:val="BKLH3-1"/>
        <w:rPr>
          <w:szCs w:val="22"/>
        </w:rPr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계약상</w:t>
      </w:r>
      <w:r>
        <w:t xml:space="preserve"> </w:t>
      </w:r>
      <w:r>
        <w:rPr>
          <w:rFonts w:hint="eastAsia"/>
        </w:rPr>
        <w:t>이종근이</w:t>
      </w:r>
      <w:r>
        <w:t xml:space="preserve"> </w:t>
      </w:r>
      <w:r>
        <w:rPr>
          <w:rFonts w:hint="eastAsia"/>
        </w:rPr>
        <w:t>대표매도인으로서</w:t>
      </w:r>
      <w:r>
        <w:t xml:space="preserve"> </w:t>
      </w:r>
      <w:r>
        <w:rPr>
          <w:rFonts w:hint="eastAsia"/>
        </w:rPr>
        <w:t>매도인들을</w:t>
      </w:r>
      <w:r>
        <w:t xml:space="preserve"> </w:t>
      </w:r>
      <w:r>
        <w:rPr>
          <w:rFonts w:hint="eastAsia"/>
        </w:rPr>
        <w:t>대리하여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매도인들을</w:t>
      </w:r>
      <w:r>
        <w:t xml:space="preserve"> </w:t>
      </w:r>
      <w:r>
        <w:rPr>
          <w:rFonts w:hint="eastAsia"/>
        </w:rPr>
        <w:t>위하여</w:t>
      </w:r>
      <w:r>
        <w:t xml:space="preserve"> </w:t>
      </w:r>
      <w:r>
        <w:rPr>
          <w:rFonts w:hint="eastAsia"/>
        </w:rPr>
        <w:t>행하는</w:t>
      </w:r>
      <w:r>
        <w:t xml:space="preserve"> </w:t>
      </w:r>
      <w:r>
        <w:rPr>
          <w:rFonts w:hint="eastAsia"/>
        </w:rPr>
        <w:t>의무의</w:t>
      </w:r>
      <w:r>
        <w:t xml:space="preserve"> </w:t>
      </w:r>
      <w:r>
        <w:rPr>
          <w:rFonts w:hint="eastAsia"/>
        </w:rPr>
        <w:t>이행과</w:t>
      </w:r>
      <w:r>
        <w:t xml:space="preserve"> </w:t>
      </w:r>
      <w:r>
        <w:rPr>
          <w:rFonts w:hint="eastAsia"/>
        </w:rPr>
        <w:t>행위와</w:t>
      </w:r>
      <w:r>
        <w:t xml:space="preserve"> </w:t>
      </w:r>
      <w:r>
        <w:rPr>
          <w:rFonts w:hint="eastAsia"/>
        </w:rPr>
        <w:t>관련하여</w:t>
      </w:r>
      <w:r>
        <w:t xml:space="preserve">,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매도인들은</w:t>
      </w:r>
      <w:r>
        <w:t xml:space="preserve"> </w:t>
      </w:r>
      <w:r>
        <w:rPr>
          <w:rFonts w:hint="eastAsia"/>
        </w:rPr>
        <w:t>이종근이</w:t>
      </w:r>
      <w:r>
        <w:t xml:space="preserve"> </w:t>
      </w:r>
      <w:r>
        <w:rPr>
          <w:rFonts w:hint="eastAsia"/>
        </w:rPr>
        <w:t>대표매도인으로서</w:t>
      </w:r>
      <w:r>
        <w:t xml:space="preserve"> </w:t>
      </w:r>
      <w:r>
        <w:rPr>
          <w:rFonts w:hint="eastAsia"/>
        </w:rPr>
        <w:t>자신을</w:t>
      </w:r>
      <w:r>
        <w:t xml:space="preserve"> </w:t>
      </w:r>
      <w:r>
        <w:rPr>
          <w:rFonts w:hint="eastAsia"/>
        </w:rPr>
        <w:t>대리하거나</w:t>
      </w:r>
      <w:r>
        <w:t xml:space="preserve"> </w:t>
      </w:r>
      <w:r>
        <w:rPr>
          <w:rFonts w:hint="eastAsia"/>
        </w:rPr>
        <w:t>위하여</w:t>
      </w:r>
      <w:r>
        <w:t xml:space="preserve"> </w:t>
      </w:r>
      <w:r>
        <w:rPr>
          <w:rFonts w:hint="eastAsia"/>
        </w:rPr>
        <w:t>그와</w:t>
      </w:r>
      <w:r>
        <w:t xml:space="preserve"> </w:t>
      </w: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의무의</w:t>
      </w:r>
      <w:r>
        <w:t xml:space="preserve"> </w:t>
      </w:r>
      <w:r>
        <w:rPr>
          <w:rFonts w:hint="eastAsia"/>
        </w:rPr>
        <w:t>이행과</w:t>
      </w:r>
      <w:r>
        <w:t xml:space="preserve"> </w:t>
      </w:r>
      <w:r>
        <w:rPr>
          <w:rFonts w:hint="eastAsia"/>
        </w:rPr>
        <w:t>행위를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권한을</w:t>
      </w:r>
      <w:r>
        <w:t xml:space="preserve"> </w:t>
      </w:r>
      <w:r>
        <w:rPr>
          <w:rFonts w:hint="eastAsia"/>
        </w:rPr>
        <w:t>부여한다</w:t>
      </w:r>
      <w:r>
        <w:t>.</w:t>
      </w:r>
    </w:p>
    <w:bookmarkEnd w:id="138"/>
    <w:bookmarkEnd w:id="139"/>
    <w:p w14:paraId="11389C92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r w:rsidRPr="00780255">
        <w:rPr>
          <w:rFonts w:cs="Times New Roman"/>
          <w:szCs w:val="22"/>
        </w:rPr>
        <w:t>완전합의</w:t>
      </w:r>
    </w:p>
    <w:p w14:paraId="43DB4C34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계약은</w:t>
      </w:r>
      <w:r w:rsidRPr="00780255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본건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거래에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대한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당사자들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사이의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최종적이고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완전한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합의를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구성</w:t>
      </w:r>
      <w:r w:rsidRPr="00780255">
        <w:rPr>
          <w:rFonts w:cs="Times New Roman"/>
          <w:szCs w:val="22"/>
          <w:lang w:val="ko-KR"/>
        </w:rPr>
        <w:t>한다</w:t>
      </w:r>
      <w:r w:rsidRPr="00780255">
        <w:rPr>
          <w:rFonts w:cs="Times New Roman"/>
          <w:szCs w:val="22"/>
          <w:lang w:val="ko-KR"/>
        </w:rPr>
        <w:t xml:space="preserve">. </w:t>
      </w:r>
    </w:p>
    <w:p w14:paraId="4F074573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40" w:name="_Toc58933218"/>
      <w:r w:rsidRPr="00780255">
        <w:rPr>
          <w:rFonts w:cs="Times New Roman"/>
          <w:szCs w:val="22"/>
        </w:rPr>
        <w:t>변경</w:t>
      </w:r>
      <w:bookmarkEnd w:id="140"/>
    </w:p>
    <w:p w14:paraId="65002F75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당사자들의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명시적인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서면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합의에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의해서만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수정되거나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변경될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있다</w:t>
      </w:r>
      <w:r w:rsidRPr="00780255">
        <w:rPr>
          <w:rFonts w:cs="Times New Roman"/>
          <w:szCs w:val="22"/>
          <w:lang w:val="ko-KR"/>
        </w:rPr>
        <w:t>.</w:t>
      </w:r>
    </w:p>
    <w:p w14:paraId="53297DCF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41" w:name="_Toc58933219"/>
      <w:r w:rsidRPr="00780255">
        <w:rPr>
          <w:rFonts w:cs="Times New Roman"/>
          <w:szCs w:val="22"/>
        </w:rPr>
        <w:lastRenderedPageBreak/>
        <w:t>포기</w:t>
      </w:r>
      <w:bookmarkEnd w:id="141"/>
    </w:p>
    <w:p w14:paraId="79CC5406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중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법률상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허용되는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사항은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그에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관한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서면으로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이를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포기할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있다</w:t>
      </w:r>
      <w:r w:rsidRPr="00780255">
        <w:rPr>
          <w:rFonts w:cs="Times New Roman"/>
          <w:szCs w:val="22"/>
          <w:lang w:val="ko-KR"/>
        </w:rPr>
        <w:t xml:space="preserve">. </w:t>
      </w: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해당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대표할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권한을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자가</w:t>
      </w:r>
      <w:r w:rsidRPr="00780255">
        <w:rPr>
          <w:rFonts w:cs="Times New Roman"/>
          <w:szCs w:val="22"/>
          <w:lang w:val="ko-KR"/>
        </w:rPr>
        <w:t xml:space="preserve"> </w:t>
      </w:r>
      <w:r>
        <w:rPr>
          <w:rFonts w:cs="Times New Roman" w:hint="eastAsia"/>
          <w:szCs w:val="22"/>
          <w:lang w:val="ko-KR"/>
        </w:rPr>
        <w:t>기명날인</w:t>
      </w:r>
      <w:r w:rsidRPr="00780255">
        <w:rPr>
          <w:rFonts w:cs="Times New Roman"/>
          <w:szCs w:val="22"/>
          <w:lang w:val="ko-KR"/>
        </w:rPr>
        <w:t>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해당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당사자에게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구속력을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가진다</w:t>
      </w:r>
      <w:r w:rsidRPr="00780255">
        <w:rPr>
          <w:rFonts w:cs="Times New Roman"/>
          <w:szCs w:val="22"/>
          <w:lang w:val="ko-KR"/>
        </w:rPr>
        <w:t xml:space="preserve">. </w:t>
      </w:r>
      <w:r w:rsidRPr="00780255">
        <w:rPr>
          <w:rFonts w:cs="Times New Roman"/>
          <w:szCs w:val="22"/>
          <w:lang w:val="ko-KR"/>
        </w:rPr>
        <w:t>당사자가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부여된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행사하지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경우에도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이는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해당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간주되지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않으며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당사자가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특정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조항에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관한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포기하는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이는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다른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조항에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관한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간주되거나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후의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행사에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영향을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주지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아니한다</w:t>
      </w:r>
      <w:r w:rsidRPr="00780255">
        <w:rPr>
          <w:rFonts w:cs="Times New Roman"/>
          <w:szCs w:val="22"/>
          <w:lang w:val="ko-KR"/>
        </w:rPr>
        <w:t xml:space="preserve">. </w:t>
      </w:r>
    </w:p>
    <w:p w14:paraId="2EC0649D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42" w:name="_Toc58933220"/>
      <w:r w:rsidRPr="00780255">
        <w:rPr>
          <w:rFonts w:cs="Times New Roman"/>
          <w:szCs w:val="22"/>
        </w:rPr>
        <w:t>양도금지</w:t>
      </w:r>
      <w:bookmarkEnd w:id="142"/>
    </w:p>
    <w:p w14:paraId="25E0AD62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43" w:name="_Toc522060198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일방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상대방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사전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서면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동의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없이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지위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및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권리</w:t>
      </w:r>
      <w:r w:rsidRPr="00780255">
        <w:rPr>
          <w:szCs w:val="22"/>
        </w:rPr>
        <w:t>·</w:t>
      </w:r>
      <w:r w:rsidRPr="00780255">
        <w:rPr>
          <w:szCs w:val="22"/>
        </w:rPr>
        <w:t>의무를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</w:t>
      </w:r>
      <w:r w:rsidRPr="00780255">
        <w:rPr>
          <w:szCs w:val="22"/>
        </w:rPr>
        <w:t>3</w:t>
      </w:r>
      <w:r w:rsidRPr="00780255">
        <w:rPr>
          <w:szCs w:val="22"/>
        </w:rPr>
        <w:t>자에게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양도하거나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이전할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없다</w:t>
      </w:r>
      <w:r w:rsidRPr="00780255">
        <w:rPr>
          <w:szCs w:val="22"/>
        </w:rPr>
        <w:t>.</w:t>
      </w:r>
      <w:bookmarkEnd w:id="143"/>
      <w:r w:rsidRPr="00780255">
        <w:rPr>
          <w:szCs w:val="22"/>
        </w:rPr>
        <w:t xml:space="preserve"> </w:t>
      </w:r>
    </w:p>
    <w:p w14:paraId="376853FB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44" w:name="_Toc522060199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달리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정한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경우를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제외하고</w:t>
      </w:r>
      <w:r w:rsidRPr="00780255">
        <w:rPr>
          <w:szCs w:val="22"/>
        </w:rPr>
        <w:t xml:space="preserve">,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당사자들과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양수인을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제외한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</w:t>
      </w:r>
      <w:r w:rsidRPr="00780255">
        <w:rPr>
          <w:szCs w:val="22"/>
        </w:rPr>
        <w:t>3</w:t>
      </w:r>
      <w:r w:rsidRPr="00780255">
        <w:rPr>
          <w:szCs w:val="22"/>
        </w:rPr>
        <w:t>자에게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어떠한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권리를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부여하는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것으로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해석되지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않는다</w:t>
      </w:r>
      <w:r w:rsidRPr="00780255">
        <w:rPr>
          <w:szCs w:val="22"/>
        </w:rPr>
        <w:t>.</w:t>
      </w:r>
      <w:bookmarkEnd w:id="144"/>
    </w:p>
    <w:p w14:paraId="386A93AF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45" w:name="_Toc58933221"/>
      <w:r w:rsidRPr="00780255">
        <w:rPr>
          <w:rFonts w:cs="Times New Roman"/>
          <w:szCs w:val="22"/>
        </w:rPr>
        <w:t>비용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조세</w:t>
      </w:r>
      <w:bookmarkEnd w:id="145"/>
    </w:p>
    <w:p w14:paraId="6BB06FB2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46" w:name="_Toc522060202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거래의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이행과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관련하여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발생한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비용은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비용을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발생시킨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부담한다</w:t>
      </w:r>
      <w:r w:rsidRPr="00780255">
        <w:rPr>
          <w:szCs w:val="22"/>
        </w:rPr>
        <w:t>.</w:t>
      </w:r>
      <w:bookmarkEnd w:id="146"/>
    </w:p>
    <w:p w14:paraId="6AB9F8AC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47" w:name="_Toc522060203"/>
      <w:r w:rsidRPr="00780255">
        <w:rPr>
          <w:szCs w:val="22"/>
        </w:rPr>
        <w:t>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체결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및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이행과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관련하여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법률에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자신에게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부과되는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조세를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납부할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책임을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부담한다</w:t>
      </w:r>
      <w:r w:rsidRPr="00780255">
        <w:rPr>
          <w:szCs w:val="22"/>
        </w:rPr>
        <w:t>.</w:t>
      </w:r>
    </w:p>
    <w:p w14:paraId="7B85C5CF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지급되는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금액에는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어떠한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공제나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원천징수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등도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적용되지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않는다</w:t>
      </w:r>
      <w:r w:rsidRPr="00780255">
        <w:rPr>
          <w:szCs w:val="22"/>
        </w:rPr>
        <w:t>.</w:t>
      </w:r>
      <w:bookmarkEnd w:id="147"/>
    </w:p>
    <w:p w14:paraId="5602828B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48" w:name="_Toc58933222"/>
      <w:r w:rsidRPr="00780255">
        <w:rPr>
          <w:rFonts w:cs="Times New Roman"/>
          <w:szCs w:val="22"/>
        </w:rPr>
        <w:t>통지</w:t>
      </w:r>
      <w:bookmarkEnd w:id="148"/>
    </w:p>
    <w:p w14:paraId="39570183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bookmarkStart w:id="149" w:name="_Toc522060205"/>
      <w:r w:rsidRPr="00780255">
        <w:rPr>
          <w:rFonts w:cs="Times New Roman"/>
          <w:szCs w:val="22"/>
        </w:rPr>
        <w:t>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계약에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따라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전달되거나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이루어지는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각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통지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요구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의사표시는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서면으로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하여야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하며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아래에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기재된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관련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당사자의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주소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이메일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주소로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인편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이메일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등기우편이나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배달증명우편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국제적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인지도가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있는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상업서류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송달회사를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통해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전달되어야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한다</w:t>
      </w:r>
      <w:r w:rsidRPr="00780255">
        <w:rPr>
          <w:rFonts w:cs="Times New Roman"/>
          <w:szCs w:val="22"/>
        </w:rPr>
        <w:t xml:space="preserve">. </w:t>
      </w:r>
      <w:r w:rsidRPr="00780255">
        <w:rPr>
          <w:rFonts w:cs="Times New Roman"/>
          <w:szCs w:val="22"/>
        </w:rPr>
        <w:t>통지는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수령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즉시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효력을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가지며</w:t>
      </w:r>
      <w:r w:rsidRPr="00780255">
        <w:rPr>
          <w:rFonts w:cs="Times New Roman"/>
          <w:szCs w:val="22"/>
        </w:rPr>
        <w:t>, (</w:t>
      </w:r>
      <w:proofErr w:type="spellStart"/>
      <w:r w:rsidRPr="00780255">
        <w:rPr>
          <w:rFonts w:cs="Times New Roman"/>
          <w:szCs w:val="22"/>
        </w:rPr>
        <w:t>i</w:t>
      </w:r>
      <w:proofErr w:type="spellEnd"/>
      <w:r w:rsidRPr="00780255">
        <w:rPr>
          <w:rFonts w:cs="Times New Roman"/>
          <w:szCs w:val="22"/>
        </w:rPr>
        <w:t xml:space="preserve">) </w:t>
      </w:r>
      <w:r w:rsidRPr="00780255">
        <w:rPr>
          <w:rFonts w:cs="Times New Roman"/>
          <w:szCs w:val="22"/>
        </w:rPr>
        <w:t>등기우편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배달증명우편에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경우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발송일로부터</w:t>
      </w:r>
      <w:r w:rsidRPr="00780255">
        <w:rPr>
          <w:rFonts w:cs="Times New Roman"/>
          <w:szCs w:val="22"/>
        </w:rPr>
        <w:t xml:space="preserve"> 3</w:t>
      </w:r>
      <w:r w:rsidRPr="00780255">
        <w:rPr>
          <w:rFonts w:cs="Times New Roman"/>
          <w:szCs w:val="22"/>
        </w:rPr>
        <w:t>영업일이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되는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날</w:t>
      </w:r>
      <w:r w:rsidRPr="00780255">
        <w:rPr>
          <w:rFonts w:cs="Times New Roman"/>
          <w:szCs w:val="22"/>
        </w:rPr>
        <w:t xml:space="preserve">, (ii) </w:t>
      </w:r>
      <w:r w:rsidRPr="00780255">
        <w:rPr>
          <w:rFonts w:cs="Times New Roman"/>
          <w:szCs w:val="22"/>
        </w:rPr>
        <w:t>인편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상업서류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송달회사에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경우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전달된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때</w:t>
      </w:r>
      <w:r w:rsidRPr="00780255">
        <w:rPr>
          <w:rFonts w:cs="Times New Roman"/>
          <w:szCs w:val="22"/>
        </w:rPr>
        <w:t xml:space="preserve">, (iii) </w:t>
      </w:r>
      <w:r w:rsidRPr="00780255">
        <w:rPr>
          <w:rFonts w:cs="Times New Roman"/>
          <w:szCs w:val="22"/>
        </w:rPr>
        <w:t>이메일에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경우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전송이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확인된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때에</w:t>
      </w:r>
      <w:r w:rsidRPr="00780255">
        <w:rPr>
          <w:rFonts w:cs="Times New Roman"/>
          <w:szCs w:val="22"/>
        </w:rPr>
        <w:t xml:space="preserve"> </w:t>
      </w:r>
      <w:proofErr w:type="spellStart"/>
      <w:r w:rsidRPr="00780255">
        <w:rPr>
          <w:rFonts w:cs="Times New Roman"/>
          <w:szCs w:val="22"/>
        </w:rPr>
        <w:t>수령된</w:t>
      </w:r>
      <w:proofErr w:type="spellEnd"/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것으로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간주된다</w:t>
      </w:r>
      <w:r w:rsidRPr="00780255">
        <w:rPr>
          <w:rFonts w:cs="Times New Roman"/>
          <w:szCs w:val="22"/>
        </w:rPr>
        <w:t>.</w:t>
      </w:r>
      <w:bookmarkEnd w:id="149"/>
      <w:r>
        <w:rPr>
          <w:rFonts w:cs="Times New Roman"/>
          <w:szCs w:val="22"/>
        </w:rPr>
        <w:t xml:space="preserve"> </w:t>
      </w:r>
      <w:r>
        <w:rPr>
          <w:rFonts w:hint="eastAsia"/>
          <w:kern w:val="0"/>
        </w:rPr>
        <w:t>매도인들은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조에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따른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매수인에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통지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발송이나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lastRenderedPageBreak/>
        <w:t>매수인으로부터의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통지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수령을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위해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대표매도인을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대리인으로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지정한다</w:t>
      </w:r>
      <w:r>
        <w:rPr>
          <w:rFonts w:hint="eastAsia"/>
          <w:kern w:val="0"/>
        </w:rPr>
        <w:t xml:space="preserve">. </w:t>
      </w:r>
      <w:r>
        <w:rPr>
          <w:rFonts w:hint="eastAsia"/>
          <w:kern w:val="0"/>
        </w:rPr>
        <w:t>매도인들의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매수인에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통지는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대표매도인이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하여야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하고</w:t>
      </w:r>
      <w:r>
        <w:rPr>
          <w:rFonts w:hint="eastAsia"/>
          <w:kern w:val="0"/>
        </w:rPr>
        <w:t xml:space="preserve">, </w:t>
      </w:r>
      <w:r>
        <w:rPr>
          <w:rFonts w:hint="eastAsia"/>
          <w:kern w:val="0"/>
        </w:rPr>
        <w:t>매수인의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매도인들에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통지는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대표매도인이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조에서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정하는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바에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따라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이를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수령한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때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매도인들에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대한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통지가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이루어진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것으로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본다</w:t>
      </w:r>
      <w:r>
        <w:rPr>
          <w:rFonts w:hint="eastAsia"/>
          <w:kern w:val="0"/>
        </w:rPr>
        <w:t>.</w:t>
      </w:r>
    </w:p>
    <w:p w14:paraId="59E1D176" w14:textId="76B67425" w:rsidR="00160083" w:rsidRPr="00780255" w:rsidRDefault="00160083" w:rsidP="00160083">
      <w:pPr>
        <w:pStyle w:val="BKLH3-1"/>
        <w:ind w:left="1702" w:hanging="851"/>
        <w:outlineLvl w:val="9"/>
        <w:rPr>
          <w:szCs w:val="22"/>
        </w:rPr>
      </w:pPr>
      <w:bookmarkStart w:id="150" w:name="_Toc522060206"/>
      <w:r>
        <w:rPr>
          <w:rFonts w:hint="eastAsia"/>
          <w:szCs w:val="22"/>
        </w:rPr>
        <w:t>매도인들에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rFonts w:hint="eastAsia"/>
          <w:szCs w:val="22"/>
        </w:rPr>
        <w:t xml:space="preserve"> </w:t>
      </w:r>
      <w:r w:rsidRPr="00780255">
        <w:rPr>
          <w:szCs w:val="22"/>
        </w:rPr>
        <w:br/>
      </w:r>
      <w:r>
        <w:rPr>
          <w:szCs w:val="22"/>
        </w:rPr>
        <w:br/>
      </w:r>
      <w:r>
        <w:rPr>
          <w:rFonts w:hint="eastAsia"/>
          <w:szCs w:val="22"/>
        </w:rPr>
        <w:t>이종근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대표매도인</w:t>
      </w:r>
      <w:r>
        <w:rPr>
          <w:rFonts w:hint="eastAsia"/>
          <w:szCs w:val="22"/>
        </w:rPr>
        <w:t>)</w:t>
      </w:r>
      <w:r w:rsidRPr="00780255">
        <w:rPr>
          <w:szCs w:val="22"/>
        </w:rPr>
        <w:br/>
      </w:r>
      <w:r w:rsidRPr="00780255">
        <w:rPr>
          <w:szCs w:val="22"/>
        </w:rPr>
        <w:t>주소</w:t>
      </w:r>
      <w:r w:rsidRPr="00780255">
        <w:rPr>
          <w:szCs w:val="22"/>
        </w:rPr>
        <w:t xml:space="preserve">: </w:t>
      </w:r>
      <w:bookmarkStart w:id="151" w:name="_Hlk198556476"/>
      <w:r w:rsidR="00507584" w:rsidRPr="00507584">
        <w:rPr>
          <w:rFonts w:hint="eastAsia"/>
          <w:szCs w:val="22"/>
        </w:rPr>
        <w:t>서울특별시</w:t>
      </w:r>
      <w:r w:rsidR="00507584" w:rsidRPr="00507584">
        <w:rPr>
          <w:rFonts w:hint="eastAsia"/>
          <w:szCs w:val="22"/>
        </w:rPr>
        <w:t xml:space="preserve"> </w:t>
      </w:r>
      <w:r w:rsidR="00507584" w:rsidRPr="00507584">
        <w:rPr>
          <w:rFonts w:hint="eastAsia"/>
          <w:szCs w:val="22"/>
        </w:rPr>
        <w:t>송파구</w:t>
      </w:r>
      <w:r w:rsidR="00507584" w:rsidRPr="00507584">
        <w:rPr>
          <w:rFonts w:hint="eastAsia"/>
          <w:szCs w:val="22"/>
        </w:rPr>
        <w:t xml:space="preserve"> </w:t>
      </w:r>
      <w:r w:rsidR="00507584" w:rsidRPr="00507584">
        <w:rPr>
          <w:rFonts w:hint="eastAsia"/>
          <w:szCs w:val="22"/>
        </w:rPr>
        <w:t>송파대로</w:t>
      </w:r>
      <w:r w:rsidR="00507584" w:rsidRPr="00507584">
        <w:rPr>
          <w:rFonts w:hint="eastAsia"/>
          <w:szCs w:val="22"/>
        </w:rPr>
        <w:t xml:space="preserve"> 345, 314</w:t>
      </w:r>
      <w:r w:rsidR="00507584" w:rsidRPr="00507584">
        <w:rPr>
          <w:rFonts w:hint="eastAsia"/>
          <w:szCs w:val="22"/>
        </w:rPr>
        <w:t>동</w:t>
      </w:r>
      <w:r w:rsidR="00507584" w:rsidRPr="00507584">
        <w:rPr>
          <w:rFonts w:hint="eastAsia"/>
          <w:szCs w:val="22"/>
        </w:rPr>
        <w:t xml:space="preserve"> 2901</w:t>
      </w:r>
      <w:r w:rsidR="00507584" w:rsidRPr="00507584">
        <w:rPr>
          <w:rFonts w:hint="eastAsia"/>
          <w:szCs w:val="22"/>
        </w:rPr>
        <w:t>호</w:t>
      </w:r>
      <w:r w:rsidR="00507584" w:rsidRPr="00507584">
        <w:rPr>
          <w:rFonts w:hint="eastAsia"/>
          <w:szCs w:val="22"/>
        </w:rPr>
        <w:t>(</w:t>
      </w:r>
      <w:r w:rsidR="00507584" w:rsidRPr="00507584">
        <w:rPr>
          <w:rFonts w:hint="eastAsia"/>
          <w:szCs w:val="22"/>
        </w:rPr>
        <w:t>가락동</w:t>
      </w:r>
      <w:r w:rsidR="00507584" w:rsidRPr="00507584">
        <w:rPr>
          <w:rFonts w:hint="eastAsia"/>
          <w:szCs w:val="22"/>
        </w:rPr>
        <w:t xml:space="preserve">, </w:t>
      </w:r>
      <w:proofErr w:type="spellStart"/>
      <w:r w:rsidR="00507584" w:rsidRPr="00507584">
        <w:rPr>
          <w:rFonts w:hint="eastAsia"/>
          <w:szCs w:val="22"/>
        </w:rPr>
        <w:t>헬리오시티</w:t>
      </w:r>
      <w:proofErr w:type="spellEnd"/>
      <w:r w:rsidR="00507584" w:rsidRPr="00507584">
        <w:rPr>
          <w:rFonts w:hint="eastAsia"/>
          <w:szCs w:val="22"/>
        </w:rPr>
        <w:t>)</w:t>
      </w:r>
      <w:bookmarkEnd w:id="151"/>
      <w:r w:rsidRPr="00780255">
        <w:rPr>
          <w:szCs w:val="22"/>
        </w:rPr>
        <w:br/>
      </w:r>
      <w:r w:rsidRPr="00780255">
        <w:rPr>
          <w:szCs w:val="22"/>
        </w:rPr>
        <w:t>이메일</w:t>
      </w:r>
      <w:r w:rsidRPr="00780255">
        <w:rPr>
          <w:szCs w:val="22"/>
        </w:rPr>
        <w:t xml:space="preserve">: </w:t>
      </w:r>
      <w:ins w:id="152" w:author="SL Partners" w:date="2025-11-27T14:55:00Z" w16du:dateUtc="2025-11-27T05:55:00Z">
        <w:r w:rsidR="00852081">
          <w:rPr>
            <w:rFonts w:eastAsia="바탕체" w:hint="eastAsia"/>
          </w:rPr>
          <w:t>이종근</w:t>
        </w:r>
        <w:r w:rsidR="00852081">
          <w:rPr>
            <w:rFonts w:eastAsia="바탕체" w:hint="eastAsia"/>
          </w:rPr>
          <w:t xml:space="preserve"> &lt;</w:t>
        </w:r>
        <w:r w:rsidR="00852081" w:rsidRPr="002479B5">
          <w:rPr>
            <w:rFonts w:eastAsia="바탕체"/>
          </w:rPr>
          <w:t>hyk0552@naver.com</w:t>
        </w:r>
        <w:r w:rsidR="00852081">
          <w:rPr>
            <w:rFonts w:eastAsia="바탕체" w:hint="eastAsia"/>
          </w:rPr>
          <w:t>&gt;</w:t>
        </w:r>
        <w:r w:rsidR="00852081" w:rsidDel="00223BA3">
          <w:rPr>
            <w:rFonts w:hint="eastAsia"/>
            <w:szCs w:val="22"/>
          </w:rPr>
          <w:t xml:space="preserve"> </w:t>
        </w:r>
      </w:ins>
      <w:del w:id="153" w:author="SL Partners" w:date="2025-11-27T14:55:00Z" w16du:dateUtc="2025-11-27T05:55:00Z">
        <w:r w:rsidR="00D57961" w:rsidDel="00852081">
          <w:rPr>
            <w:rFonts w:eastAsia="바탕체" w:hint="eastAsia"/>
          </w:rPr>
          <w:delText>이정훈</w:delText>
        </w:r>
        <w:r w:rsidR="00D57961" w:rsidDel="00852081">
          <w:rPr>
            <w:rFonts w:eastAsia="바탕체" w:hint="eastAsia"/>
          </w:rPr>
          <w:delText xml:space="preserve"> &lt;tukgum</w:delText>
        </w:r>
        <w:r w:rsidR="00D57961" w:rsidRPr="006752CE" w:rsidDel="00852081">
          <w:rPr>
            <w:rFonts w:eastAsia="바탕체"/>
          </w:rPr>
          <w:delText xml:space="preserve"> @</w:delText>
        </w:r>
        <w:r w:rsidR="00D57961" w:rsidDel="00852081">
          <w:rPr>
            <w:rFonts w:eastAsia="바탕체" w:hint="eastAsia"/>
          </w:rPr>
          <w:delText>hanmail.net&gt;</w:delText>
        </w:r>
      </w:del>
      <w:r w:rsidRPr="00780255">
        <w:rPr>
          <w:szCs w:val="22"/>
        </w:rPr>
        <w:br/>
      </w:r>
    </w:p>
    <w:p w14:paraId="472D71A9" w14:textId="3A76ADB6" w:rsidR="00160083" w:rsidRPr="00780255" w:rsidRDefault="00160083" w:rsidP="00160083">
      <w:pPr>
        <w:pStyle w:val="BKLH3-1"/>
        <w:ind w:left="1702" w:hanging="851"/>
        <w:outlineLvl w:val="9"/>
        <w:rPr>
          <w:szCs w:val="22"/>
        </w:rPr>
      </w:pPr>
      <w:r w:rsidRPr="00780255">
        <w:rPr>
          <w:szCs w:val="22"/>
        </w:rPr>
        <w:t>매수인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br/>
      </w:r>
      <w:r w:rsidRPr="00780255">
        <w:rPr>
          <w:szCs w:val="22"/>
        </w:rPr>
        <w:br/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ins w:id="154" w:author="SL Partners" w:date="2025-11-27T14:55:00Z" w16du:dateUtc="2025-11-27T05:55:00Z">
        <w:r w:rsidR="00D34911">
          <w:rPr>
            <w:rFonts w:hint="eastAsia"/>
          </w:rPr>
          <w:t>올데이프레쉬</w:t>
        </w:r>
      </w:ins>
      <w:proofErr w:type="spellEnd"/>
      <w:del w:id="155" w:author="SL Partners" w:date="2025-11-27T14:55:00Z" w16du:dateUtc="2025-11-27T05:55:00Z">
        <w:r w:rsidDel="00D34911">
          <w:rPr>
            <w:rFonts w:hint="eastAsia"/>
          </w:rPr>
          <w:delText>명륜당</w:delText>
        </w:r>
      </w:del>
      <w:r w:rsidRPr="00780255">
        <w:rPr>
          <w:szCs w:val="22"/>
        </w:rPr>
        <w:br/>
      </w:r>
      <w:r w:rsidRPr="00780255">
        <w:rPr>
          <w:szCs w:val="22"/>
        </w:rPr>
        <w:t>주소</w:t>
      </w:r>
      <w:r w:rsidRPr="00780255">
        <w:rPr>
          <w:szCs w:val="22"/>
        </w:rPr>
        <w:t xml:space="preserve">: </w:t>
      </w:r>
      <w:r w:rsidRPr="008A1FBC">
        <w:rPr>
          <w:rFonts w:hint="eastAsia"/>
          <w:szCs w:val="22"/>
        </w:rPr>
        <w:t>서울특별시</w:t>
      </w:r>
      <w:r w:rsidRPr="008A1FBC">
        <w:rPr>
          <w:rFonts w:hint="eastAsia"/>
          <w:szCs w:val="22"/>
        </w:rPr>
        <w:t xml:space="preserve"> </w:t>
      </w:r>
      <w:r w:rsidRPr="008A1FBC">
        <w:rPr>
          <w:rFonts w:hint="eastAsia"/>
          <w:szCs w:val="22"/>
        </w:rPr>
        <w:t>송파구</w:t>
      </w:r>
      <w:r w:rsidRPr="008A1FBC">
        <w:rPr>
          <w:rFonts w:hint="eastAsia"/>
          <w:szCs w:val="22"/>
        </w:rPr>
        <w:t xml:space="preserve"> </w:t>
      </w:r>
      <w:r w:rsidRPr="008A1FBC">
        <w:rPr>
          <w:rFonts w:hint="eastAsia"/>
          <w:szCs w:val="22"/>
        </w:rPr>
        <w:t>중대로</w:t>
      </w:r>
      <w:r w:rsidRPr="008A1FBC">
        <w:rPr>
          <w:rFonts w:hint="eastAsia"/>
          <w:szCs w:val="22"/>
        </w:rPr>
        <w:t>12</w:t>
      </w:r>
      <w:r w:rsidRPr="008A1FBC">
        <w:rPr>
          <w:rFonts w:hint="eastAsia"/>
          <w:szCs w:val="22"/>
        </w:rPr>
        <w:t>길</w:t>
      </w:r>
      <w:r w:rsidRPr="008A1FBC">
        <w:rPr>
          <w:rFonts w:hint="eastAsia"/>
          <w:szCs w:val="22"/>
        </w:rPr>
        <w:t xml:space="preserve"> </w:t>
      </w:r>
      <w:del w:id="156" w:author="SL Partners" w:date="2025-11-27T14:55:00Z" w16du:dateUtc="2025-11-27T05:55:00Z">
        <w:r w:rsidRPr="008A1FBC" w:rsidDel="00BE3BA9">
          <w:rPr>
            <w:rFonts w:hint="eastAsia"/>
            <w:szCs w:val="22"/>
          </w:rPr>
          <w:delText>6</w:delText>
        </w:r>
      </w:del>
      <w:ins w:id="157" w:author="SL Partners" w:date="2025-11-27T14:55:00Z" w16du:dateUtc="2025-11-27T05:55:00Z">
        <w:r w:rsidR="00BE3BA9">
          <w:rPr>
            <w:rFonts w:hint="eastAsia"/>
            <w:szCs w:val="22"/>
          </w:rPr>
          <w:t>10</w:t>
        </w:r>
      </w:ins>
      <w:r w:rsidRPr="008A1FBC">
        <w:rPr>
          <w:rFonts w:hint="eastAsia"/>
          <w:szCs w:val="22"/>
        </w:rPr>
        <w:t xml:space="preserve">, </w:t>
      </w:r>
      <w:del w:id="158" w:author="SL Partners" w:date="2025-11-27T14:55:00Z" w16du:dateUtc="2025-11-27T05:55:00Z">
        <w:r w:rsidRPr="008A1FBC" w:rsidDel="00BE3BA9">
          <w:rPr>
            <w:rFonts w:hint="eastAsia"/>
            <w:szCs w:val="22"/>
          </w:rPr>
          <w:delText>2</w:delText>
        </w:r>
      </w:del>
      <w:ins w:id="159" w:author="SL Partners" w:date="2025-11-27T14:55:00Z" w16du:dateUtc="2025-11-27T05:55:00Z">
        <w:r w:rsidR="00BE3BA9">
          <w:rPr>
            <w:rFonts w:hint="eastAsia"/>
            <w:szCs w:val="22"/>
          </w:rPr>
          <w:t>5</w:t>
        </w:r>
      </w:ins>
      <w:r w:rsidRPr="008A1FBC">
        <w:rPr>
          <w:rFonts w:hint="eastAsia"/>
          <w:szCs w:val="22"/>
        </w:rPr>
        <w:t>층</w:t>
      </w:r>
      <w:r w:rsidRPr="008A1FBC">
        <w:rPr>
          <w:rFonts w:hint="eastAsia"/>
          <w:szCs w:val="22"/>
        </w:rPr>
        <w:t>(</w:t>
      </w:r>
      <w:r w:rsidRPr="008A1FBC">
        <w:rPr>
          <w:rFonts w:hint="eastAsia"/>
          <w:szCs w:val="22"/>
        </w:rPr>
        <w:t>가락동</w:t>
      </w:r>
      <w:r w:rsidRPr="008A1FBC">
        <w:rPr>
          <w:rFonts w:hint="eastAsia"/>
          <w:szCs w:val="22"/>
        </w:rPr>
        <w:t>)</w:t>
      </w:r>
      <w:r w:rsidRPr="00780255">
        <w:rPr>
          <w:szCs w:val="22"/>
        </w:rPr>
        <w:br/>
      </w:r>
      <w:r w:rsidRPr="00780255">
        <w:rPr>
          <w:szCs w:val="22"/>
        </w:rPr>
        <w:t>이메일</w:t>
      </w:r>
      <w:r w:rsidRPr="00780255">
        <w:rPr>
          <w:szCs w:val="22"/>
        </w:rPr>
        <w:t xml:space="preserve">: </w:t>
      </w:r>
      <w:del w:id="160" w:author="SL Partners" w:date="2025-11-27T14:55:00Z" w16du:dateUtc="2025-11-27T05:55:00Z">
        <w:r w:rsidR="00D57961" w:rsidDel="00826B2B">
          <w:rPr>
            <w:rFonts w:hint="eastAsia"/>
            <w:szCs w:val="22"/>
          </w:rPr>
          <w:delText>대표이사</w:delText>
        </w:r>
        <w:r w:rsidR="00D57961" w:rsidDel="00826B2B">
          <w:rPr>
            <w:rFonts w:hint="eastAsia"/>
            <w:szCs w:val="22"/>
          </w:rPr>
          <w:delText xml:space="preserve"> </w:delText>
        </w:r>
        <w:r w:rsidR="00D57961" w:rsidDel="00826B2B">
          <w:rPr>
            <w:rFonts w:eastAsia="바탕체" w:hint="eastAsia"/>
          </w:rPr>
          <w:delText>전진형</w:delText>
        </w:r>
        <w:r w:rsidR="00D57961" w:rsidDel="00826B2B">
          <w:rPr>
            <w:rFonts w:eastAsia="바탕체" w:hint="eastAsia"/>
          </w:rPr>
          <w:delText xml:space="preserve"> &lt;junjinhyoung@naver.com&gt;</w:delText>
        </w:r>
        <w:r w:rsidR="00D57961" w:rsidRPr="004D1485" w:rsidDel="00826B2B">
          <w:rPr>
            <w:szCs w:val="22"/>
          </w:rPr>
          <w:delText xml:space="preserve"> </w:delText>
        </w:r>
        <w:r w:rsidR="00D57961" w:rsidRPr="004D1485" w:rsidDel="00826B2B">
          <w:rPr>
            <w:szCs w:val="22"/>
          </w:rPr>
          <w:br/>
        </w:r>
        <w:r w:rsidRPr="00780255" w:rsidDel="00826B2B">
          <w:rPr>
            <w:szCs w:val="22"/>
          </w:rPr>
          <w:delText>참조</w:delText>
        </w:r>
        <w:r w:rsidRPr="00780255" w:rsidDel="00826B2B">
          <w:rPr>
            <w:szCs w:val="22"/>
          </w:rPr>
          <w:delText xml:space="preserve">: </w:delText>
        </w:r>
      </w:del>
      <w:proofErr w:type="spellStart"/>
      <w:r w:rsidR="00D57961">
        <w:rPr>
          <w:rFonts w:eastAsia="바탕체" w:hint="eastAsia"/>
        </w:rPr>
        <w:t>정중교</w:t>
      </w:r>
      <w:proofErr w:type="spellEnd"/>
      <w:r w:rsidR="00D57961">
        <w:rPr>
          <w:rFonts w:eastAsia="바탕체" w:hint="eastAsia"/>
        </w:rPr>
        <w:t xml:space="preserve"> &lt;mocdos@gmail.com&gt;</w:t>
      </w:r>
    </w:p>
    <w:p w14:paraId="356E3969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61" w:name="_Toc58933223"/>
      <w:bookmarkEnd w:id="150"/>
      <w:r w:rsidRPr="00780255">
        <w:rPr>
          <w:rFonts w:cs="Times New Roman"/>
          <w:szCs w:val="22"/>
        </w:rPr>
        <w:t>가분성</w:t>
      </w:r>
      <w:bookmarkEnd w:id="161"/>
    </w:p>
    <w:p w14:paraId="609D42E4" w14:textId="77777777" w:rsidR="00160083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계약의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어느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규정</w:t>
      </w:r>
      <w:r w:rsidRPr="00780255">
        <w:rPr>
          <w:rFonts w:cs="Times New Roman"/>
          <w:szCs w:val="22"/>
        </w:rPr>
        <w:t>(</w:t>
      </w:r>
      <w:r w:rsidRPr="00780255">
        <w:rPr>
          <w:rFonts w:cs="Times New Roman"/>
          <w:szCs w:val="22"/>
          <w:lang w:val="ko-KR"/>
        </w:rPr>
        <w:t>문장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  <w:lang w:val="ko-KR"/>
        </w:rPr>
        <w:t>문구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일부를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포함</w:t>
      </w:r>
      <w:r w:rsidRPr="00780255">
        <w:rPr>
          <w:rFonts w:cs="Times New Roman"/>
          <w:szCs w:val="22"/>
        </w:rPr>
        <w:t>)</w:t>
      </w:r>
      <w:r w:rsidRPr="00780255">
        <w:rPr>
          <w:rFonts w:cs="Times New Roman"/>
          <w:szCs w:val="22"/>
          <w:lang w:val="ko-KR"/>
        </w:rPr>
        <w:t>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무효이거나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집행이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불가능하게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되는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경우에도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다른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규정의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효력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집행가능성에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영향을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주지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아니하며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  <w:lang w:val="ko-KR"/>
        </w:rPr>
        <w:t>무효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위법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기타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집행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불가능한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규정들은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당사자들이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별도의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조치를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취하지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경우에도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조항의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원래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내용과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취지에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가능한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근접하면서도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무효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위법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기타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집행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불가능하지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내용으로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대체된다</w:t>
      </w:r>
      <w:r w:rsidRPr="00780255">
        <w:rPr>
          <w:rFonts w:cs="Times New Roman"/>
          <w:szCs w:val="22"/>
          <w:lang w:val="ko-KR"/>
        </w:rPr>
        <w:t>.</w:t>
      </w:r>
    </w:p>
    <w:p w14:paraId="0C1C0530" w14:textId="667462FA" w:rsidR="00160083" w:rsidRPr="00FD6639" w:rsidRDefault="00160083" w:rsidP="00160083">
      <w:pPr>
        <w:pStyle w:val="BKLH2-11"/>
        <w:rPr>
          <w:szCs w:val="22"/>
        </w:rPr>
      </w:pPr>
      <w:bookmarkStart w:id="162" w:name="_Toc528823087"/>
      <w:bookmarkStart w:id="163" w:name="_Toc140132514"/>
      <w:r w:rsidRPr="00FD6639">
        <w:rPr>
          <w:rFonts w:hint="eastAsia"/>
          <w:szCs w:val="22"/>
        </w:rPr>
        <w:t>제</w:t>
      </w:r>
      <w:r w:rsidRPr="00FD6639">
        <w:rPr>
          <w:rFonts w:hint="eastAsia"/>
          <w:szCs w:val="22"/>
        </w:rPr>
        <w:t>3</w:t>
      </w:r>
      <w:r w:rsidRPr="00FD6639">
        <w:rPr>
          <w:rFonts w:hint="eastAsia"/>
          <w:szCs w:val="22"/>
        </w:rPr>
        <w:t>수익자의</w:t>
      </w:r>
      <w:r w:rsidRPr="00FD6639">
        <w:rPr>
          <w:rFonts w:hint="eastAsia"/>
          <w:szCs w:val="22"/>
        </w:rPr>
        <w:t xml:space="preserve"> </w:t>
      </w:r>
      <w:proofErr w:type="spellStart"/>
      <w:r w:rsidRPr="00FD6639">
        <w:rPr>
          <w:rFonts w:hint="eastAsia"/>
          <w:szCs w:val="22"/>
        </w:rPr>
        <w:t>부존재</w:t>
      </w:r>
      <w:bookmarkEnd w:id="162"/>
      <w:bookmarkEnd w:id="163"/>
      <w:proofErr w:type="spellEnd"/>
    </w:p>
    <w:p w14:paraId="29FFCC8B" w14:textId="77777777" w:rsidR="00160083" w:rsidRPr="00FD6639" w:rsidRDefault="00160083" w:rsidP="00160083">
      <w:pPr>
        <w:pStyle w:val="BKLBodyText"/>
        <w:rPr>
          <w:szCs w:val="22"/>
        </w:rPr>
      </w:pP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당사자들을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구속하며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이들을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위하여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효력을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가진다</w:t>
      </w:r>
      <w:r w:rsidRPr="00FD6639">
        <w:rPr>
          <w:rFonts w:hint="eastAsia"/>
          <w:szCs w:val="22"/>
        </w:rPr>
        <w:t>.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명시적으로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포함된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경우를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제외하고</w:t>
      </w:r>
      <w:r w:rsidRPr="00FD6639">
        <w:rPr>
          <w:rFonts w:hint="eastAsia"/>
          <w:szCs w:val="22"/>
        </w:rPr>
        <w:t>,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어떠한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사항도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당사자들을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제외한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</w:t>
      </w:r>
      <w:r w:rsidRPr="00FD6639">
        <w:rPr>
          <w:rFonts w:hint="eastAsia"/>
          <w:szCs w:val="22"/>
        </w:rPr>
        <w:t>3</w:t>
      </w:r>
      <w:r w:rsidRPr="00FD6639">
        <w:rPr>
          <w:rFonts w:hint="eastAsia"/>
          <w:szCs w:val="22"/>
        </w:rPr>
        <w:t>자에게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어떠한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권리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구제수단을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부여하</w:t>
      </w:r>
      <w:r w:rsidRPr="00FD6639">
        <w:rPr>
          <w:rFonts w:hint="eastAsia"/>
          <w:szCs w:val="22"/>
        </w:rPr>
        <w:t>거나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어떤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의무를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발생시키지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아니한다</w:t>
      </w:r>
      <w:r w:rsidRPr="00FD6639">
        <w:rPr>
          <w:szCs w:val="22"/>
        </w:rPr>
        <w:t>.</w:t>
      </w:r>
    </w:p>
    <w:p w14:paraId="5556BC9F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64" w:name="_Toc58933224"/>
      <w:r w:rsidRPr="00780255">
        <w:rPr>
          <w:rFonts w:cs="Times New Roman"/>
          <w:szCs w:val="22"/>
        </w:rPr>
        <w:t>복본</w:t>
      </w:r>
      <w:bookmarkEnd w:id="164"/>
    </w:p>
    <w:p w14:paraId="7B8F0E94" w14:textId="77777777" w:rsidR="00160083" w:rsidRDefault="00160083" w:rsidP="00160083">
      <w:pPr>
        <w:pStyle w:val="BKLH3-1"/>
        <w:outlineLvl w:val="9"/>
        <w:rPr>
          <w:szCs w:val="22"/>
        </w:rPr>
      </w:pP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수개의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복본으로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체결되며</w:t>
      </w:r>
      <w:r w:rsidRPr="00780255">
        <w:rPr>
          <w:szCs w:val="22"/>
        </w:rPr>
        <w:t xml:space="preserve">, </w:t>
      </w:r>
      <w:r w:rsidRPr="00780255">
        <w:rPr>
          <w:szCs w:val="22"/>
        </w:rPr>
        <w:t>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복본은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원본으로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간주된다</w:t>
      </w:r>
      <w:r w:rsidRPr="00780255">
        <w:rPr>
          <w:szCs w:val="22"/>
        </w:rPr>
        <w:t xml:space="preserve">. </w:t>
      </w:r>
    </w:p>
    <w:p w14:paraId="3A2F3668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계약은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당사자들이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기명날인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페이지를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이메일</w:t>
      </w:r>
      <w:r>
        <w:rPr>
          <w:rFonts w:hint="eastAsia"/>
          <w:kern w:val="0"/>
        </w:rPr>
        <w:t>)</w:t>
      </w:r>
      <w:r>
        <w:rPr>
          <w:kern w:val="0"/>
        </w:rPr>
        <w:t xml:space="preserve"> </w:t>
      </w:r>
      <w:r>
        <w:rPr>
          <w:rFonts w:hint="eastAsia"/>
          <w:kern w:val="0"/>
        </w:rPr>
        <w:t>또는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기타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전자적으로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전송하는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방식으로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서로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교환함으로써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체결될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수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있다</w:t>
      </w:r>
      <w:r>
        <w:rPr>
          <w:rFonts w:hint="eastAsia"/>
          <w:kern w:val="0"/>
        </w:rPr>
        <w:t xml:space="preserve">. </w:t>
      </w: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항에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따라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</w:t>
      </w:r>
      <w:r>
        <w:rPr>
          <w:rFonts w:hint="eastAsia"/>
          <w:kern w:val="0"/>
        </w:rPr>
        <w:lastRenderedPageBreak/>
        <w:t>자적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전송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방식으로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교환된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각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기명날인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페이지는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계약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체결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목적상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원본으로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간주된다</w:t>
      </w:r>
      <w:r>
        <w:rPr>
          <w:rFonts w:hint="eastAsia"/>
          <w:kern w:val="0"/>
        </w:rPr>
        <w:t>.</w:t>
      </w:r>
    </w:p>
    <w:p w14:paraId="40470A53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65" w:name="_Toc58933225"/>
      <w:r w:rsidRPr="00780255">
        <w:rPr>
          <w:rFonts w:cs="Times New Roman"/>
          <w:szCs w:val="22"/>
        </w:rPr>
        <w:t>준거법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분쟁해결</w:t>
      </w:r>
      <w:bookmarkEnd w:id="165"/>
    </w:p>
    <w:p w14:paraId="0063E421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66" w:name="_Toc522060212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준거법은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대한민국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법률로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한다</w:t>
      </w:r>
      <w:r w:rsidRPr="00780255">
        <w:rPr>
          <w:szCs w:val="22"/>
        </w:rPr>
        <w:t>.</w:t>
      </w:r>
      <w:bookmarkEnd w:id="166"/>
    </w:p>
    <w:p w14:paraId="13336E87" w14:textId="77777777" w:rsidR="00160083" w:rsidRDefault="00160083" w:rsidP="00160083">
      <w:pPr>
        <w:pStyle w:val="BKLH3-1"/>
        <w:outlineLvl w:val="9"/>
        <w:rPr>
          <w:szCs w:val="22"/>
        </w:rPr>
      </w:pPr>
      <w:bookmarkStart w:id="167" w:name="_Toc522060213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관련하여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발생하는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모든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분쟁의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해결은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서울중앙지방법원을</w:t>
      </w:r>
      <w:r w:rsidRPr="00780255">
        <w:rPr>
          <w:szCs w:val="22"/>
        </w:rPr>
        <w:t xml:space="preserve"> 1</w:t>
      </w:r>
      <w:r w:rsidRPr="00780255">
        <w:rPr>
          <w:szCs w:val="22"/>
        </w:rPr>
        <w:t>심의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전속적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관할법원으로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소송절차에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의한다</w:t>
      </w:r>
      <w:r w:rsidRPr="00780255">
        <w:rPr>
          <w:szCs w:val="22"/>
        </w:rPr>
        <w:t>.</w:t>
      </w:r>
      <w:bookmarkEnd w:id="167"/>
    </w:p>
    <w:p w14:paraId="3723EEC9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68" w:name="_Toc522060214"/>
      <w:r w:rsidRPr="00160083">
        <w:rPr>
          <w:snapToGrid/>
          <w:szCs w:val="22"/>
        </w:rPr>
        <w:t>각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당사자는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위반은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다른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당사자에게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회복할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없는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손해를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초래할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있음을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인정하며</w:t>
      </w:r>
      <w:r w:rsidRPr="00160083">
        <w:rPr>
          <w:snapToGrid/>
          <w:szCs w:val="22"/>
        </w:rPr>
        <w:t xml:space="preserve">, </w:t>
      </w:r>
      <w:r w:rsidRPr="00160083">
        <w:rPr>
          <w:snapToGrid/>
          <w:szCs w:val="22"/>
        </w:rPr>
        <w:t>그에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따라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각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당사자는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상대방의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위반이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있는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경우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관할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법원에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가압류</w:t>
      </w:r>
      <w:r w:rsidRPr="00160083">
        <w:rPr>
          <w:snapToGrid/>
          <w:szCs w:val="22"/>
        </w:rPr>
        <w:t xml:space="preserve">, </w:t>
      </w:r>
      <w:r w:rsidRPr="00160083">
        <w:rPr>
          <w:snapToGrid/>
          <w:szCs w:val="22"/>
        </w:rPr>
        <w:t>가처분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등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위반을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방지하고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이행을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강제하기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위한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적절한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조치를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청구할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권리를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가진다</w:t>
      </w:r>
      <w:r w:rsidRPr="00160083">
        <w:rPr>
          <w:snapToGrid/>
          <w:szCs w:val="22"/>
        </w:rPr>
        <w:t>.</w:t>
      </w:r>
      <w:bookmarkEnd w:id="136"/>
      <w:bookmarkEnd w:id="168"/>
    </w:p>
    <w:p w14:paraId="788C70A3" w14:textId="77777777" w:rsidR="00430193" w:rsidRDefault="00430193" w:rsidP="00160083">
      <w:pPr>
        <w:autoSpaceDE w:val="0"/>
        <w:autoSpaceDN w:val="0"/>
        <w:spacing w:before="0" w:after="288" w:line="288" w:lineRule="auto"/>
        <w:rPr>
          <w:sz w:val="22"/>
          <w:szCs w:val="22"/>
        </w:rPr>
      </w:pPr>
    </w:p>
    <w:p w14:paraId="3ECA048B" w14:textId="77777777" w:rsidR="00E1490B" w:rsidRDefault="00430193" w:rsidP="00430193">
      <w:pPr>
        <w:autoSpaceDE w:val="0"/>
        <w:autoSpaceDN w:val="0"/>
        <w:spacing w:before="0" w:after="288" w:line="288" w:lineRule="auto"/>
        <w:jc w:val="center"/>
        <w:rPr>
          <w:sz w:val="22"/>
          <w:szCs w:val="22"/>
        </w:rPr>
        <w:sectPr w:rsidR="00E1490B" w:rsidSect="004A63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  <w:r>
        <w:rPr>
          <w:rFonts w:hint="eastAsia"/>
          <w:sz w:val="22"/>
          <w:szCs w:val="22"/>
        </w:rPr>
        <w:t>[</w:t>
      </w:r>
      <w:r>
        <w:rPr>
          <w:rFonts w:hint="eastAsia"/>
          <w:sz w:val="22"/>
          <w:szCs w:val="22"/>
        </w:rPr>
        <w:t>이하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여백</w:t>
      </w:r>
      <w:r>
        <w:rPr>
          <w:rFonts w:hint="eastAsia"/>
          <w:sz w:val="22"/>
          <w:szCs w:val="22"/>
        </w:rPr>
        <w:t>]</w:t>
      </w:r>
    </w:p>
    <w:p w14:paraId="671D0E8D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bookmarkStart w:id="169" w:name="_Hlk191647051"/>
      <w:bookmarkEnd w:id="39"/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60C4310E" w14:textId="77777777" w:rsid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619ACD43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0AC161C1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b/>
          <w:sz w:val="22"/>
          <w:szCs w:val="22"/>
        </w:rPr>
        <w:t>매도인</w:t>
      </w:r>
      <w:r w:rsidRPr="00430193">
        <w:rPr>
          <w:rFonts w:hint="eastAsia"/>
          <w:b/>
          <w:sz w:val="22"/>
          <w:szCs w:val="22"/>
        </w:rPr>
        <w:t>들</w:t>
      </w:r>
    </w:p>
    <w:p w14:paraId="37CFD77F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3B8AE752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rFonts w:hint="eastAsia"/>
          <w:b/>
          <w:sz w:val="22"/>
          <w:szCs w:val="22"/>
        </w:rPr>
        <w:t>이</w:t>
      </w:r>
      <w:r w:rsidRPr="00430193">
        <w:rPr>
          <w:rFonts w:hint="eastAsia"/>
          <w:b/>
          <w:sz w:val="22"/>
          <w:szCs w:val="22"/>
        </w:rPr>
        <w:t xml:space="preserve"> </w:t>
      </w:r>
      <w:r w:rsidRPr="00430193">
        <w:rPr>
          <w:rFonts w:hint="eastAsia"/>
          <w:b/>
          <w:sz w:val="22"/>
          <w:szCs w:val="22"/>
        </w:rPr>
        <w:t>종</w:t>
      </w:r>
      <w:r w:rsidRPr="00430193">
        <w:rPr>
          <w:rFonts w:hint="eastAsia"/>
          <w:b/>
          <w:sz w:val="22"/>
          <w:szCs w:val="22"/>
        </w:rPr>
        <w:t xml:space="preserve"> </w:t>
      </w:r>
      <w:r w:rsidRPr="00430193">
        <w:rPr>
          <w:rFonts w:hint="eastAsia"/>
          <w:b/>
          <w:sz w:val="22"/>
          <w:szCs w:val="22"/>
        </w:rPr>
        <w:t>근</w:t>
      </w:r>
      <w:r w:rsidRPr="00430193">
        <w:rPr>
          <w:b/>
          <w:sz w:val="22"/>
          <w:szCs w:val="22"/>
        </w:rPr>
        <w:tab/>
        <w:t>(</w:t>
      </w:r>
      <w:r w:rsidRPr="00430193">
        <w:rPr>
          <w:b/>
          <w:sz w:val="22"/>
          <w:szCs w:val="22"/>
        </w:rPr>
        <w:t>인</w:t>
      </w:r>
      <w:r w:rsidRPr="00430193">
        <w:rPr>
          <w:b/>
          <w:sz w:val="22"/>
          <w:szCs w:val="22"/>
        </w:rPr>
        <w:t>)</w:t>
      </w:r>
    </w:p>
    <w:bookmarkEnd w:id="169"/>
    <w:p w14:paraId="5AD919DE" w14:textId="77777777" w:rsidR="00430193" w:rsidRDefault="00430193" w:rsidP="00430193">
      <w:pPr>
        <w:wordWrap/>
        <w:rPr>
          <w:szCs w:val="22"/>
        </w:rPr>
      </w:pPr>
    </w:p>
    <w:p w14:paraId="55C234C3" w14:textId="77777777" w:rsidR="00430193" w:rsidRDefault="00430193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szCs w:val="22"/>
        </w:rPr>
      </w:pPr>
      <w:r>
        <w:rPr>
          <w:szCs w:val="22"/>
        </w:rPr>
        <w:br w:type="page"/>
      </w:r>
    </w:p>
    <w:p w14:paraId="166EF1E3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39424B29" w14:textId="77777777" w:rsid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3F4A387D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1D65F006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b/>
          <w:sz w:val="22"/>
          <w:szCs w:val="22"/>
        </w:rPr>
        <w:t>매도인</w:t>
      </w:r>
      <w:r w:rsidRPr="00430193">
        <w:rPr>
          <w:rFonts w:hint="eastAsia"/>
          <w:b/>
          <w:sz w:val="22"/>
          <w:szCs w:val="22"/>
        </w:rPr>
        <w:t>들</w:t>
      </w:r>
    </w:p>
    <w:p w14:paraId="6AB5DD22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5DF16214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rFonts w:hint="eastAsia"/>
          <w:b/>
          <w:sz w:val="22"/>
          <w:szCs w:val="22"/>
        </w:rPr>
        <w:t>이</w:t>
      </w:r>
      <w:r w:rsidRPr="00430193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정</w:t>
      </w:r>
      <w:r w:rsidRPr="00430193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훈</w:t>
      </w:r>
      <w:r w:rsidRPr="00430193">
        <w:rPr>
          <w:b/>
          <w:sz w:val="22"/>
          <w:szCs w:val="22"/>
        </w:rPr>
        <w:tab/>
        <w:t>(</w:t>
      </w:r>
      <w:r w:rsidRPr="00430193">
        <w:rPr>
          <w:b/>
          <w:sz w:val="22"/>
          <w:szCs w:val="22"/>
        </w:rPr>
        <w:t>인</w:t>
      </w:r>
      <w:r w:rsidRPr="00430193">
        <w:rPr>
          <w:b/>
          <w:sz w:val="22"/>
          <w:szCs w:val="22"/>
        </w:rPr>
        <w:t>)</w:t>
      </w:r>
    </w:p>
    <w:p w14:paraId="104C755B" w14:textId="77777777" w:rsidR="00430193" w:rsidRDefault="00430193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szCs w:val="22"/>
        </w:rPr>
      </w:pPr>
      <w:r>
        <w:rPr>
          <w:szCs w:val="22"/>
        </w:rPr>
        <w:br w:type="page"/>
      </w:r>
    </w:p>
    <w:p w14:paraId="603EE099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673B44CA" w14:textId="77777777" w:rsid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67CAF935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70C761CF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b/>
          <w:sz w:val="22"/>
          <w:szCs w:val="22"/>
        </w:rPr>
        <w:t>매도인</w:t>
      </w:r>
      <w:r w:rsidRPr="00430193">
        <w:rPr>
          <w:rFonts w:hint="eastAsia"/>
          <w:b/>
          <w:sz w:val="22"/>
          <w:szCs w:val="22"/>
        </w:rPr>
        <w:t>들</w:t>
      </w:r>
    </w:p>
    <w:p w14:paraId="2C003032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1E45BA85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유</w:t>
      </w:r>
      <w:r w:rsidRPr="00430193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진</w:t>
      </w:r>
      <w:r w:rsidRPr="00430193">
        <w:rPr>
          <w:rFonts w:hint="eastAsia"/>
          <w:b/>
          <w:sz w:val="22"/>
          <w:szCs w:val="22"/>
        </w:rPr>
        <w:t xml:space="preserve"> </w:t>
      </w:r>
      <w:proofErr w:type="spellStart"/>
      <w:r>
        <w:rPr>
          <w:rFonts w:hint="eastAsia"/>
          <w:b/>
          <w:sz w:val="22"/>
          <w:szCs w:val="22"/>
        </w:rPr>
        <w:t>숙</w:t>
      </w:r>
      <w:proofErr w:type="spellEnd"/>
      <w:r w:rsidRPr="00430193">
        <w:rPr>
          <w:b/>
          <w:sz w:val="22"/>
          <w:szCs w:val="22"/>
        </w:rPr>
        <w:tab/>
        <w:t>(</w:t>
      </w:r>
      <w:r w:rsidRPr="00430193">
        <w:rPr>
          <w:b/>
          <w:sz w:val="22"/>
          <w:szCs w:val="22"/>
        </w:rPr>
        <w:t>인</w:t>
      </w:r>
      <w:r w:rsidRPr="00430193">
        <w:rPr>
          <w:b/>
          <w:sz w:val="22"/>
          <w:szCs w:val="22"/>
        </w:rPr>
        <w:t>)</w:t>
      </w:r>
    </w:p>
    <w:p w14:paraId="74113750" w14:textId="77777777" w:rsidR="00430193" w:rsidRPr="00430193" w:rsidRDefault="00430193" w:rsidP="00430193">
      <w:pPr>
        <w:wordWrap/>
        <w:rPr>
          <w:sz w:val="22"/>
          <w:szCs w:val="22"/>
        </w:rPr>
      </w:pPr>
    </w:p>
    <w:p w14:paraId="5383DE57" w14:textId="77777777" w:rsidR="00430193" w:rsidRDefault="00430193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szCs w:val="22"/>
        </w:rPr>
      </w:pPr>
      <w:r>
        <w:rPr>
          <w:szCs w:val="22"/>
        </w:rPr>
        <w:br w:type="page"/>
      </w:r>
    </w:p>
    <w:p w14:paraId="04F58733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5A506FF7" w14:textId="77777777" w:rsid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5AE438A9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005E94BF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b/>
          <w:sz w:val="22"/>
          <w:szCs w:val="22"/>
        </w:rPr>
        <w:t>매도인</w:t>
      </w:r>
      <w:r w:rsidRPr="00430193">
        <w:rPr>
          <w:rFonts w:hint="eastAsia"/>
          <w:b/>
          <w:sz w:val="22"/>
          <w:szCs w:val="22"/>
        </w:rPr>
        <w:t>들</w:t>
      </w:r>
    </w:p>
    <w:p w14:paraId="477D25B3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271C145B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rFonts w:hint="eastAsia"/>
          <w:b/>
          <w:sz w:val="22"/>
          <w:szCs w:val="22"/>
        </w:rPr>
        <w:t>이</w:t>
      </w:r>
      <w:r w:rsidRPr="00430193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선</w:t>
      </w:r>
      <w:r w:rsidRPr="00430193"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애</w:t>
      </w:r>
      <w:r w:rsidRPr="00430193">
        <w:rPr>
          <w:b/>
          <w:sz w:val="22"/>
          <w:szCs w:val="22"/>
        </w:rPr>
        <w:tab/>
        <w:t>(</w:t>
      </w:r>
      <w:r w:rsidRPr="00430193">
        <w:rPr>
          <w:b/>
          <w:sz w:val="22"/>
          <w:szCs w:val="22"/>
        </w:rPr>
        <w:t>인</w:t>
      </w:r>
      <w:r w:rsidRPr="00430193">
        <w:rPr>
          <w:b/>
          <w:sz w:val="22"/>
          <w:szCs w:val="22"/>
        </w:rPr>
        <w:t>)</w:t>
      </w:r>
    </w:p>
    <w:p w14:paraId="7B459E21" w14:textId="77777777" w:rsidR="00430193" w:rsidRDefault="00430193" w:rsidP="00430193">
      <w:pPr>
        <w:wordWrap/>
        <w:rPr>
          <w:sz w:val="22"/>
          <w:szCs w:val="22"/>
        </w:rPr>
      </w:pPr>
    </w:p>
    <w:p w14:paraId="38D0453C" w14:textId="77777777" w:rsidR="00E1490B" w:rsidRDefault="00E1490B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8FCE258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088411C1" w14:textId="77777777" w:rsidR="00E1490B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4DA9CD0A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062BCDC1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b/>
          <w:sz w:val="22"/>
          <w:szCs w:val="22"/>
        </w:rPr>
        <w:t>매</w:t>
      </w:r>
      <w:r>
        <w:rPr>
          <w:rFonts w:hint="eastAsia"/>
          <w:b/>
          <w:sz w:val="22"/>
          <w:szCs w:val="22"/>
        </w:rPr>
        <w:t>수인</w:t>
      </w:r>
    </w:p>
    <w:p w14:paraId="598125C6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4A9313C4" w14:textId="2B346EF6" w:rsidR="00E1490B" w:rsidRDefault="00160083" w:rsidP="00E1490B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bookmarkStart w:id="170" w:name="_Hlk198556503"/>
      <w:r>
        <w:rPr>
          <w:rFonts w:hint="eastAsia"/>
          <w:b/>
          <w:sz w:val="22"/>
          <w:szCs w:val="22"/>
        </w:rPr>
        <w:t>주식회사</w:t>
      </w:r>
      <w:r>
        <w:rPr>
          <w:rFonts w:hint="eastAsia"/>
          <w:b/>
          <w:sz w:val="22"/>
          <w:szCs w:val="22"/>
        </w:rPr>
        <w:t xml:space="preserve"> </w:t>
      </w:r>
      <w:proofErr w:type="spellStart"/>
      <w:ins w:id="171" w:author="SL Partners" w:date="2025-11-27T14:55:00Z" w16du:dateUtc="2025-11-27T05:55:00Z">
        <w:r w:rsidR="00826B2B">
          <w:rPr>
            <w:rFonts w:hint="eastAsia"/>
            <w:b/>
            <w:sz w:val="22"/>
            <w:szCs w:val="22"/>
          </w:rPr>
          <w:t>올데이프레쉬</w:t>
        </w:r>
      </w:ins>
      <w:proofErr w:type="spellEnd"/>
      <w:del w:id="172" w:author="SL Partners" w:date="2025-11-27T14:55:00Z" w16du:dateUtc="2025-11-27T05:55:00Z">
        <w:r w:rsidDel="00826B2B">
          <w:rPr>
            <w:rFonts w:hint="eastAsia"/>
            <w:b/>
            <w:sz w:val="22"/>
            <w:szCs w:val="22"/>
          </w:rPr>
          <w:delText>명륜당</w:delText>
        </w:r>
        <w:r w:rsidR="00E1490B" w:rsidDel="00826B2B">
          <w:rPr>
            <w:b/>
            <w:sz w:val="22"/>
            <w:szCs w:val="22"/>
          </w:rPr>
          <w:delText xml:space="preserve"> </w:delText>
        </w:r>
      </w:del>
      <w:bookmarkEnd w:id="170"/>
    </w:p>
    <w:p w14:paraId="076A2331" w14:textId="77777777" w:rsidR="00E1490B" w:rsidRDefault="00E1490B" w:rsidP="00E1490B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</w:p>
    <w:p w14:paraId="0DD4D23D" w14:textId="4E2D4194" w:rsidR="00E1490B" w:rsidRPr="00D25EBA" w:rsidRDefault="00D25EBA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del w:id="173" w:author="SL Partners" w:date="2025-11-27T14:56:00Z" w16du:dateUtc="2025-11-27T05:56:00Z">
        <w:r w:rsidRPr="00D25EBA" w:rsidDel="00177461">
          <w:rPr>
            <w:rFonts w:hint="eastAsia"/>
            <w:sz w:val="22"/>
            <w:szCs w:val="22"/>
          </w:rPr>
          <w:delText>공동</w:delText>
        </w:r>
        <w:r w:rsidR="00E1490B" w:rsidRPr="00D25EBA" w:rsidDel="00177461">
          <w:rPr>
            <w:rFonts w:hint="eastAsia"/>
            <w:sz w:val="22"/>
            <w:szCs w:val="22"/>
          </w:rPr>
          <w:delText>대표이사</w:delText>
        </w:r>
        <w:r w:rsidR="00E1490B" w:rsidRPr="00D25EBA" w:rsidDel="00177461">
          <w:rPr>
            <w:rFonts w:hint="eastAsia"/>
            <w:sz w:val="22"/>
            <w:szCs w:val="22"/>
          </w:rPr>
          <w:delText xml:space="preserve"> </w:delText>
        </w:r>
        <w:r w:rsidRPr="00D25EBA" w:rsidDel="00177461">
          <w:rPr>
            <w:rFonts w:hint="eastAsia"/>
            <w:sz w:val="22"/>
            <w:szCs w:val="22"/>
          </w:rPr>
          <w:delText xml:space="preserve"> </w:delText>
        </w:r>
        <w:r w:rsidRPr="00D25EBA" w:rsidDel="00177461">
          <w:rPr>
            <w:rFonts w:hint="eastAsia"/>
            <w:sz w:val="22"/>
            <w:szCs w:val="22"/>
          </w:rPr>
          <w:delText>이</w:delText>
        </w:r>
        <w:r w:rsidRPr="00D25EBA" w:rsidDel="00177461">
          <w:rPr>
            <w:rFonts w:hint="eastAsia"/>
            <w:sz w:val="22"/>
            <w:szCs w:val="22"/>
          </w:rPr>
          <w:delText xml:space="preserve"> </w:delText>
        </w:r>
        <w:r w:rsidRPr="00D25EBA" w:rsidDel="00177461">
          <w:rPr>
            <w:rFonts w:hint="eastAsia"/>
            <w:sz w:val="22"/>
            <w:szCs w:val="22"/>
          </w:rPr>
          <w:delText>종</w:delText>
        </w:r>
        <w:r w:rsidRPr="00D25EBA" w:rsidDel="00177461">
          <w:rPr>
            <w:rFonts w:hint="eastAsia"/>
            <w:sz w:val="22"/>
            <w:szCs w:val="22"/>
          </w:rPr>
          <w:delText xml:space="preserve"> </w:delText>
        </w:r>
        <w:r w:rsidRPr="00D25EBA" w:rsidDel="00177461">
          <w:rPr>
            <w:rFonts w:hint="eastAsia"/>
            <w:sz w:val="22"/>
            <w:szCs w:val="22"/>
          </w:rPr>
          <w:delText>근</w:delText>
        </w:r>
      </w:del>
      <w:ins w:id="174" w:author="SL Partners" w:date="2025-11-27T14:56:00Z" w16du:dateUtc="2025-11-27T05:56:00Z">
        <w:r w:rsidR="00177461">
          <w:rPr>
            <w:rFonts w:hint="eastAsia"/>
            <w:sz w:val="22"/>
            <w:szCs w:val="22"/>
          </w:rPr>
          <w:t>대표이사</w:t>
        </w:r>
        <w:r w:rsidR="00177461">
          <w:rPr>
            <w:rFonts w:hint="eastAsia"/>
            <w:sz w:val="22"/>
            <w:szCs w:val="22"/>
          </w:rPr>
          <w:t xml:space="preserve"> </w:t>
        </w:r>
        <w:r w:rsidR="00177461">
          <w:rPr>
            <w:rFonts w:hint="eastAsia"/>
            <w:sz w:val="22"/>
            <w:szCs w:val="22"/>
          </w:rPr>
          <w:t>전</w:t>
        </w:r>
        <w:r w:rsidR="00177461">
          <w:rPr>
            <w:rFonts w:hint="eastAsia"/>
            <w:sz w:val="22"/>
            <w:szCs w:val="22"/>
          </w:rPr>
          <w:t xml:space="preserve"> </w:t>
        </w:r>
        <w:r w:rsidR="00177461">
          <w:rPr>
            <w:rFonts w:hint="eastAsia"/>
            <w:sz w:val="22"/>
            <w:szCs w:val="22"/>
          </w:rPr>
          <w:t>진</w:t>
        </w:r>
        <w:r w:rsidR="00177461">
          <w:rPr>
            <w:rFonts w:hint="eastAsia"/>
            <w:sz w:val="22"/>
            <w:szCs w:val="22"/>
          </w:rPr>
          <w:t xml:space="preserve"> </w:t>
        </w:r>
        <w:r w:rsidR="00177461">
          <w:rPr>
            <w:rFonts w:hint="eastAsia"/>
            <w:sz w:val="22"/>
            <w:szCs w:val="22"/>
          </w:rPr>
          <w:t>형</w:t>
        </w:r>
      </w:ins>
      <w:r w:rsidR="00E1490B" w:rsidRPr="00D25EBA">
        <w:rPr>
          <w:sz w:val="22"/>
          <w:szCs w:val="22"/>
        </w:rPr>
        <w:tab/>
        <w:t>(</w:t>
      </w:r>
      <w:r w:rsidR="00E1490B" w:rsidRPr="00D25EBA">
        <w:rPr>
          <w:sz w:val="22"/>
          <w:szCs w:val="22"/>
        </w:rPr>
        <w:t>인</w:t>
      </w:r>
      <w:r w:rsidR="00E1490B" w:rsidRPr="00D25EBA">
        <w:rPr>
          <w:sz w:val="22"/>
          <w:szCs w:val="22"/>
        </w:rPr>
        <w:t>)</w:t>
      </w:r>
    </w:p>
    <w:p w14:paraId="389233EB" w14:textId="0AD2BF1C" w:rsidR="00E1490B" w:rsidRPr="00D25EBA" w:rsidDel="00760384" w:rsidRDefault="00D25EBA" w:rsidP="00430193">
      <w:pPr>
        <w:wordWrap/>
        <w:rPr>
          <w:del w:id="175" w:author="SL Partners" w:date="2025-11-27T14:56:00Z" w16du:dateUtc="2025-11-27T05:56:00Z"/>
          <w:b/>
          <w:sz w:val="22"/>
          <w:szCs w:val="22"/>
        </w:rPr>
      </w:pPr>
      <w:del w:id="176" w:author="SL Partners" w:date="2025-11-27T14:56:00Z" w16du:dateUtc="2025-11-27T05:56:00Z">
        <w:r w:rsidRPr="00D25EBA" w:rsidDel="00760384">
          <w:rPr>
            <w:rFonts w:hint="eastAsia"/>
            <w:sz w:val="22"/>
            <w:szCs w:val="22"/>
          </w:rPr>
          <w:delText>공동대표이사</w:delText>
        </w:r>
        <w:r w:rsidRPr="00D25EBA" w:rsidDel="00760384">
          <w:rPr>
            <w:sz w:val="22"/>
            <w:szCs w:val="22"/>
          </w:rPr>
          <w:delText xml:space="preserve">  </w:delText>
        </w:r>
        <w:r w:rsidDel="00760384">
          <w:rPr>
            <w:rFonts w:hint="eastAsia"/>
            <w:sz w:val="22"/>
            <w:szCs w:val="22"/>
          </w:rPr>
          <w:delText>도</w:delText>
        </w:r>
        <w:r w:rsidRPr="00D25EBA" w:rsidDel="00760384">
          <w:rPr>
            <w:rFonts w:hint="eastAsia"/>
            <w:sz w:val="22"/>
            <w:szCs w:val="22"/>
          </w:rPr>
          <w:delText xml:space="preserve"> </w:delText>
        </w:r>
        <w:r w:rsidDel="00760384">
          <w:rPr>
            <w:rFonts w:hint="eastAsia"/>
            <w:sz w:val="22"/>
            <w:szCs w:val="22"/>
          </w:rPr>
          <w:delText>선</w:delText>
        </w:r>
        <w:r w:rsidRPr="00D25EBA" w:rsidDel="00760384">
          <w:rPr>
            <w:rFonts w:hint="eastAsia"/>
            <w:sz w:val="22"/>
            <w:szCs w:val="22"/>
          </w:rPr>
          <w:delText xml:space="preserve"> </w:delText>
        </w:r>
        <w:r w:rsidDel="00760384">
          <w:rPr>
            <w:rFonts w:hint="eastAsia"/>
            <w:sz w:val="22"/>
            <w:szCs w:val="22"/>
          </w:rPr>
          <w:delText>애</w:delText>
        </w:r>
        <w:r w:rsidRPr="00D25EBA" w:rsidDel="00760384">
          <w:rPr>
            <w:sz w:val="22"/>
            <w:szCs w:val="22"/>
          </w:rPr>
          <w:tab/>
          <w:delText>(</w:delText>
        </w:r>
        <w:r w:rsidRPr="00D25EBA" w:rsidDel="00760384">
          <w:rPr>
            <w:sz w:val="22"/>
            <w:szCs w:val="22"/>
          </w:rPr>
          <w:delText>인</w:delText>
        </w:r>
        <w:r w:rsidRPr="00D25EBA" w:rsidDel="00760384">
          <w:rPr>
            <w:sz w:val="22"/>
            <w:szCs w:val="22"/>
          </w:rPr>
          <w:delText>)</w:delText>
        </w:r>
      </w:del>
    </w:p>
    <w:p w14:paraId="5BDE9C54" w14:textId="77777777" w:rsidR="00430193" w:rsidRDefault="00430193" w:rsidP="00430193">
      <w:pPr>
        <w:wordWrap/>
        <w:rPr>
          <w:szCs w:val="22"/>
        </w:rPr>
      </w:pPr>
    </w:p>
    <w:p w14:paraId="06203A2E" w14:textId="77777777" w:rsidR="00CD1040" w:rsidRDefault="00CD1040" w:rsidP="002C43C2">
      <w:pPr>
        <w:autoSpaceDE w:val="0"/>
        <w:autoSpaceDN w:val="0"/>
        <w:spacing w:before="0" w:after="288" w:line="312" w:lineRule="auto"/>
      </w:pPr>
      <w:bookmarkStart w:id="177" w:name="_Toc469281022"/>
      <w:bookmarkStart w:id="178" w:name="_Toc469281029"/>
      <w:bookmarkStart w:id="179" w:name="_DV_M193"/>
      <w:bookmarkStart w:id="180" w:name="_DV_M222"/>
      <w:bookmarkEnd w:id="177"/>
      <w:bookmarkEnd w:id="178"/>
      <w:bookmarkEnd w:id="179"/>
      <w:bookmarkEnd w:id="180"/>
    </w:p>
    <w:p w14:paraId="1D64AD43" w14:textId="77777777" w:rsidR="00E1490B" w:rsidRDefault="00CD1040">
      <w:pPr>
        <w:widowControl/>
        <w:wordWrap/>
        <w:adjustRightInd/>
        <w:snapToGrid/>
        <w:spacing w:before="0" w:after="0" w:line="240" w:lineRule="auto"/>
        <w:jc w:val="left"/>
        <w:textAlignment w:val="auto"/>
        <w:sectPr w:rsidR="00E1490B" w:rsidSect="00A40966">
          <w:footerReference w:type="default" r:id="rId15"/>
          <w:pgSz w:w="11906" w:h="16838" w:code="9"/>
          <w:pgMar w:top="1701" w:right="1418" w:bottom="1701" w:left="1418" w:header="851" w:footer="851" w:gutter="0"/>
          <w:cols w:space="425"/>
          <w:docGrid w:type="lines" w:linePitch="380"/>
        </w:sectPr>
      </w:pPr>
      <w:r>
        <w:br w:type="page"/>
      </w:r>
    </w:p>
    <w:p w14:paraId="3A579FCF" w14:textId="77777777" w:rsidR="00CD1040" w:rsidRDefault="00CD1040" w:rsidP="00CD1040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>
        <w:rPr>
          <w:rFonts w:hint="eastAsia"/>
        </w:rPr>
        <w:lastRenderedPageBreak/>
        <w:t>별첨</w:t>
      </w:r>
    </w:p>
    <w:p w14:paraId="4E9A9214" w14:textId="77777777" w:rsidR="00CD1040" w:rsidRPr="00CD1040" w:rsidRDefault="00CD1040" w:rsidP="00CD1040">
      <w:pPr>
        <w:autoSpaceDE w:val="0"/>
        <w:autoSpaceDN w:val="0"/>
        <w:spacing w:before="0" w:after="288" w:line="312" w:lineRule="auto"/>
        <w:jc w:val="center"/>
        <w:rPr>
          <w:sz w:val="22"/>
          <w:szCs w:val="22"/>
        </w:rPr>
      </w:pPr>
      <w:r w:rsidRPr="00CD1040">
        <w:rPr>
          <w:rFonts w:hint="eastAsia"/>
          <w:sz w:val="22"/>
          <w:szCs w:val="22"/>
          <w:u w:val="single"/>
        </w:rPr>
        <w:t>대상주식의</w:t>
      </w:r>
      <w:r w:rsidRPr="00CD1040">
        <w:rPr>
          <w:rFonts w:hint="eastAsia"/>
          <w:sz w:val="22"/>
          <w:szCs w:val="22"/>
          <w:u w:val="single"/>
        </w:rPr>
        <w:t xml:space="preserve"> </w:t>
      </w:r>
      <w:r w:rsidRPr="00CD1040">
        <w:rPr>
          <w:rFonts w:hint="eastAsia"/>
          <w:sz w:val="22"/>
          <w:szCs w:val="22"/>
          <w:u w:val="single"/>
        </w:rPr>
        <w:t>매도인별</w:t>
      </w:r>
      <w:r w:rsidRPr="00CD1040">
        <w:rPr>
          <w:rFonts w:hint="eastAsia"/>
          <w:sz w:val="22"/>
          <w:szCs w:val="22"/>
          <w:u w:val="single"/>
        </w:rPr>
        <w:t xml:space="preserve"> </w:t>
      </w:r>
      <w:r w:rsidRPr="00CD1040">
        <w:rPr>
          <w:rFonts w:hint="eastAsia"/>
          <w:sz w:val="22"/>
          <w:szCs w:val="22"/>
          <w:u w:val="single"/>
        </w:rPr>
        <w:t>매매내역</w:t>
      </w:r>
      <w:r>
        <w:rPr>
          <w:sz w:val="22"/>
          <w:szCs w:val="22"/>
          <w:u w:val="single"/>
        </w:rPr>
        <w:t xml:space="preserve"> </w:t>
      </w:r>
      <w:r>
        <w:rPr>
          <w:rFonts w:hint="eastAsia"/>
          <w:sz w:val="22"/>
          <w:szCs w:val="22"/>
          <w:u w:val="single"/>
        </w:rPr>
        <w:t>및</w:t>
      </w:r>
      <w:r w:rsidRPr="00CD1040">
        <w:rPr>
          <w:rFonts w:hint="eastAsia"/>
          <w:sz w:val="22"/>
          <w:szCs w:val="22"/>
          <w:u w:val="single"/>
        </w:rPr>
        <w:t xml:space="preserve"> </w:t>
      </w:r>
      <w:r w:rsidRPr="00CD1040">
        <w:rPr>
          <w:rFonts w:hint="eastAsia"/>
          <w:sz w:val="22"/>
          <w:szCs w:val="22"/>
          <w:u w:val="single"/>
        </w:rPr>
        <w:t>매매대금</w:t>
      </w:r>
      <w:r w:rsidRPr="00CD1040">
        <w:rPr>
          <w:rFonts w:hint="eastAsia"/>
          <w:sz w:val="22"/>
          <w:szCs w:val="22"/>
          <w:u w:val="single"/>
        </w:rPr>
        <w:t xml:space="preserve"> 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993"/>
        <w:gridCol w:w="2247"/>
        <w:gridCol w:w="1921"/>
        <w:gridCol w:w="2899"/>
      </w:tblGrid>
      <w:tr w:rsidR="00CD1040" w14:paraId="2139A558" w14:textId="77777777" w:rsidTr="00CD1040">
        <w:trPr>
          <w:trHeight w:val="431"/>
        </w:trPr>
        <w:tc>
          <w:tcPr>
            <w:tcW w:w="1100" w:type="pct"/>
            <w:shd w:val="clear" w:color="auto" w:fill="D9D9D9" w:themeFill="background1" w:themeFillShade="D9"/>
            <w:vAlign w:val="center"/>
          </w:tcPr>
          <w:p w14:paraId="1AE2E6DB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257613">
              <w:rPr>
                <w:b/>
              </w:rPr>
              <w:t>매도인</w:t>
            </w:r>
          </w:p>
        </w:tc>
        <w:tc>
          <w:tcPr>
            <w:tcW w:w="1240" w:type="pct"/>
            <w:shd w:val="clear" w:color="auto" w:fill="D9D9D9" w:themeFill="background1" w:themeFillShade="D9"/>
            <w:vAlign w:val="center"/>
          </w:tcPr>
          <w:p w14:paraId="0DBF0E04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대상주식수</w:t>
            </w:r>
            <w:proofErr w:type="spellEnd"/>
          </w:p>
        </w:tc>
        <w:tc>
          <w:tcPr>
            <w:tcW w:w="1060" w:type="pct"/>
            <w:shd w:val="clear" w:color="auto" w:fill="D9D9D9" w:themeFill="background1" w:themeFillShade="D9"/>
            <w:vAlign w:val="center"/>
          </w:tcPr>
          <w:p w14:paraId="75897A9A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대상주식</w:t>
            </w:r>
            <w:r>
              <w:rPr>
                <w:b/>
              </w:rPr>
              <w:br/>
            </w:r>
            <w:r w:rsidRPr="00257613">
              <w:rPr>
                <w:b/>
              </w:rPr>
              <w:t>지분율</w:t>
            </w:r>
          </w:p>
        </w:tc>
        <w:tc>
          <w:tcPr>
            <w:tcW w:w="1600" w:type="pct"/>
            <w:shd w:val="clear" w:color="auto" w:fill="D9D9D9" w:themeFill="background1" w:themeFillShade="D9"/>
            <w:vAlign w:val="center"/>
          </w:tcPr>
          <w:p w14:paraId="36316D44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매매대금</w:t>
            </w:r>
          </w:p>
        </w:tc>
      </w:tr>
      <w:tr w:rsidR="00CD1040" w14:paraId="30E2B672" w14:textId="77777777" w:rsidTr="00CD1040">
        <w:trPr>
          <w:trHeight w:val="431"/>
        </w:trPr>
        <w:tc>
          <w:tcPr>
            <w:tcW w:w="1100" w:type="pct"/>
            <w:vAlign w:val="center"/>
          </w:tcPr>
          <w:p w14:paraId="3B88DA11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대표매도인</w:t>
            </w:r>
          </w:p>
        </w:tc>
        <w:tc>
          <w:tcPr>
            <w:tcW w:w="1240" w:type="pct"/>
            <w:vAlign w:val="center"/>
          </w:tcPr>
          <w:p w14:paraId="0C228164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5,900</w:t>
            </w:r>
            <w:r>
              <w:rPr>
                <w:rFonts w:hint="eastAsia"/>
              </w:rPr>
              <w:t>주</w:t>
            </w:r>
          </w:p>
        </w:tc>
        <w:tc>
          <w:tcPr>
            <w:tcW w:w="1060" w:type="pct"/>
            <w:vAlign w:val="center"/>
          </w:tcPr>
          <w:p w14:paraId="22CA8A2F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>
              <w:rPr>
                <w:rFonts w:hint="eastAsia"/>
              </w:rPr>
              <w:t>약</w:t>
            </w:r>
            <w:r>
              <w:rPr>
                <w:rFonts w:hint="eastAsia"/>
              </w:rPr>
              <w:t xml:space="preserve"> </w:t>
            </w:r>
            <w:r>
              <w:t>86.3</w:t>
            </w:r>
            <w:r>
              <w:rPr>
                <w:rFonts w:hint="eastAsia"/>
              </w:rPr>
              <w:t>%</w:t>
            </w:r>
          </w:p>
        </w:tc>
        <w:tc>
          <w:tcPr>
            <w:tcW w:w="1600" w:type="pct"/>
            <w:vAlign w:val="center"/>
          </w:tcPr>
          <w:p w14:paraId="4F23F109" w14:textId="3BDAC0CE" w:rsidR="00CD1040" w:rsidRDefault="003C67A7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3C67A7">
              <w:t>43,489,052,600</w:t>
            </w:r>
            <w:r w:rsidR="00CD1040">
              <w:rPr>
                <w:rFonts w:hint="eastAsia"/>
              </w:rPr>
              <w:t>원</w:t>
            </w:r>
          </w:p>
        </w:tc>
      </w:tr>
      <w:tr w:rsidR="00CD1040" w14:paraId="57DF87F1" w14:textId="77777777" w:rsidTr="00CD1040">
        <w:trPr>
          <w:trHeight w:val="431"/>
        </w:trPr>
        <w:tc>
          <w:tcPr>
            <w:tcW w:w="1100" w:type="pct"/>
            <w:vAlign w:val="center"/>
          </w:tcPr>
          <w:p w14:paraId="047DF488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이정훈</w:t>
            </w:r>
          </w:p>
        </w:tc>
        <w:tc>
          <w:tcPr>
            <w:tcW w:w="1240" w:type="pct"/>
            <w:vAlign w:val="center"/>
          </w:tcPr>
          <w:p w14:paraId="6F1AB2F6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1,</w:t>
            </w:r>
            <w:r>
              <w:t>900</w:t>
            </w:r>
            <w:r>
              <w:rPr>
                <w:rFonts w:hint="eastAsia"/>
              </w:rPr>
              <w:t>주</w:t>
            </w:r>
          </w:p>
        </w:tc>
        <w:tc>
          <w:tcPr>
            <w:tcW w:w="1060" w:type="pct"/>
            <w:vAlign w:val="center"/>
          </w:tcPr>
          <w:p w14:paraId="6E5071FD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>
              <w:rPr>
                <w:rFonts w:hint="eastAsia"/>
              </w:rPr>
              <w:t>약</w:t>
            </w:r>
            <w:r>
              <w:rPr>
                <w:rFonts w:hint="eastAsia"/>
              </w:rPr>
              <w:t xml:space="preserve"> </w:t>
            </w:r>
            <w:r>
              <w:t>6.3%</w:t>
            </w:r>
          </w:p>
        </w:tc>
        <w:tc>
          <w:tcPr>
            <w:tcW w:w="1600" w:type="pct"/>
            <w:vAlign w:val="center"/>
          </w:tcPr>
          <w:p w14:paraId="1F31E309" w14:textId="57D2038B" w:rsidR="00CD1040" w:rsidRDefault="003C67A7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3C67A7">
              <w:t>3,190,316,600</w:t>
            </w:r>
            <w:r w:rsidR="00CD1040">
              <w:rPr>
                <w:rFonts w:hint="eastAsia"/>
              </w:rPr>
              <w:t>원</w:t>
            </w:r>
          </w:p>
        </w:tc>
      </w:tr>
      <w:tr w:rsidR="00CD1040" w14:paraId="3D39D3AA" w14:textId="77777777" w:rsidTr="00CD1040">
        <w:trPr>
          <w:trHeight w:val="431"/>
        </w:trPr>
        <w:tc>
          <w:tcPr>
            <w:tcW w:w="1100" w:type="pct"/>
            <w:vAlign w:val="center"/>
          </w:tcPr>
          <w:p w14:paraId="356F00D1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유진숙</w:t>
            </w:r>
          </w:p>
        </w:tc>
        <w:tc>
          <w:tcPr>
            <w:tcW w:w="1240" w:type="pct"/>
            <w:vAlign w:val="center"/>
          </w:tcPr>
          <w:p w14:paraId="7E7F2AB6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1,</w:t>
            </w:r>
            <w:r>
              <w:t>100</w:t>
            </w:r>
            <w:r>
              <w:rPr>
                <w:rFonts w:hint="eastAsia"/>
              </w:rPr>
              <w:t>주</w:t>
            </w:r>
          </w:p>
        </w:tc>
        <w:tc>
          <w:tcPr>
            <w:tcW w:w="1060" w:type="pct"/>
            <w:vAlign w:val="center"/>
          </w:tcPr>
          <w:p w14:paraId="6F9691AF" w14:textId="77777777" w:rsidR="00CD1040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>
              <w:rPr>
                <w:rFonts w:hint="eastAsia"/>
              </w:rPr>
              <w:t>약</w:t>
            </w:r>
            <w:r>
              <w:rPr>
                <w:rFonts w:hint="eastAsia"/>
              </w:rPr>
              <w:t xml:space="preserve"> </w:t>
            </w:r>
            <w:r>
              <w:t>3.7%</w:t>
            </w:r>
          </w:p>
        </w:tc>
        <w:tc>
          <w:tcPr>
            <w:tcW w:w="1600" w:type="pct"/>
            <w:vAlign w:val="center"/>
          </w:tcPr>
          <w:p w14:paraId="7E5FD34B" w14:textId="131644AA" w:rsidR="00CD1040" w:rsidRDefault="003C67A7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3C67A7">
              <w:t>1,847,025,400</w:t>
            </w:r>
            <w:r w:rsidR="00CD1040">
              <w:rPr>
                <w:rFonts w:hint="eastAsia"/>
              </w:rPr>
              <w:t>원</w:t>
            </w:r>
          </w:p>
        </w:tc>
      </w:tr>
      <w:tr w:rsidR="00CD1040" w14:paraId="129607BB" w14:textId="77777777" w:rsidTr="00CD1040">
        <w:trPr>
          <w:trHeight w:val="431"/>
        </w:trPr>
        <w:tc>
          <w:tcPr>
            <w:tcW w:w="1100" w:type="pct"/>
            <w:vAlign w:val="center"/>
          </w:tcPr>
          <w:p w14:paraId="6E79FE7E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이선애</w:t>
            </w:r>
          </w:p>
        </w:tc>
        <w:tc>
          <w:tcPr>
            <w:tcW w:w="1240" w:type="pct"/>
            <w:vAlign w:val="center"/>
          </w:tcPr>
          <w:p w14:paraId="59250A87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t>,100</w:t>
            </w:r>
            <w:r>
              <w:rPr>
                <w:rFonts w:hint="eastAsia"/>
              </w:rPr>
              <w:t>주</w:t>
            </w:r>
          </w:p>
        </w:tc>
        <w:tc>
          <w:tcPr>
            <w:tcW w:w="1060" w:type="pct"/>
            <w:vAlign w:val="center"/>
          </w:tcPr>
          <w:p w14:paraId="7D11C677" w14:textId="77777777" w:rsidR="00CD1040" w:rsidRPr="00257613" w:rsidRDefault="00CD1040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>
              <w:rPr>
                <w:rFonts w:hint="eastAsia"/>
              </w:rPr>
              <w:t>약</w:t>
            </w:r>
            <w:r>
              <w:rPr>
                <w:rFonts w:hint="eastAsia"/>
              </w:rPr>
              <w:t xml:space="preserve"> </w:t>
            </w:r>
            <w:r>
              <w:t>3.7</w:t>
            </w:r>
            <w:r>
              <w:rPr>
                <w:rFonts w:hint="eastAsia"/>
              </w:rPr>
              <w:t>%</w:t>
            </w:r>
          </w:p>
        </w:tc>
        <w:tc>
          <w:tcPr>
            <w:tcW w:w="1600" w:type="pct"/>
            <w:vAlign w:val="center"/>
          </w:tcPr>
          <w:p w14:paraId="2DF7B2E0" w14:textId="5CFD13BB" w:rsidR="00CD1040" w:rsidRDefault="003C67A7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3C67A7">
              <w:t>1,847,025,400</w:t>
            </w:r>
            <w:r w:rsidR="00CD1040">
              <w:rPr>
                <w:rFonts w:hint="eastAsia"/>
              </w:rPr>
              <w:t>원</w:t>
            </w:r>
          </w:p>
        </w:tc>
      </w:tr>
      <w:tr w:rsidR="00160083" w14:paraId="445CF1C3" w14:textId="77777777" w:rsidTr="00CD1040">
        <w:trPr>
          <w:trHeight w:val="431"/>
        </w:trPr>
        <w:tc>
          <w:tcPr>
            <w:tcW w:w="1100" w:type="pct"/>
            <w:vAlign w:val="center"/>
          </w:tcPr>
          <w:p w14:paraId="20B347EF" w14:textId="77777777" w:rsidR="00160083" w:rsidRDefault="00160083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240" w:type="pct"/>
            <w:vAlign w:val="center"/>
          </w:tcPr>
          <w:p w14:paraId="18DB5BBE" w14:textId="77777777" w:rsidR="00160083" w:rsidRDefault="00160083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3</w:t>
            </w:r>
            <w:r>
              <w:t>0,000</w:t>
            </w:r>
            <w:r>
              <w:rPr>
                <w:rFonts w:hint="eastAsia"/>
              </w:rPr>
              <w:t>주</w:t>
            </w:r>
          </w:p>
        </w:tc>
        <w:tc>
          <w:tcPr>
            <w:tcW w:w="1060" w:type="pct"/>
            <w:vAlign w:val="center"/>
          </w:tcPr>
          <w:p w14:paraId="325B392D" w14:textId="77777777" w:rsidR="00160083" w:rsidRDefault="00160083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  <w:tc>
          <w:tcPr>
            <w:tcW w:w="1600" w:type="pct"/>
            <w:vAlign w:val="center"/>
          </w:tcPr>
          <w:p w14:paraId="70AD532E" w14:textId="5DE78E9C" w:rsidR="00160083" w:rsidRDefault="003759A5" w:rsidP="00CD104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3759A5">
              <w:t>50,373,420,000</w:t>
            </w:r>
            <w:r w:rsidR="00160083">
              <w:rPr>
                <w:rFonts w:hint="eastAsia"/>
              </w:rPr>
              <w:t>원</w:t>
            </w:r>
          </w:p>
        </w:tc>
      </w:tr>
    </w:tbl>
    <w:p w14:paraId="3CB3AEF7" w14:textId="77777777" w:rsidR="00CD1040" w:rsidRPr="00780255" w:rsidRDefault="00CD1040" w:rsidP="00CD1040">
      <w:pPr>
        <w:pStyle w:val="BKLBodyText"/>
        <w:ind w:left="0"/>
        <w:rPr>
          <w:rFonts w:cs="Times New Roman"/>
          <w:szCs w:val="22"/>
        </w:rPr>
      </w:pPr>
    </w:p>
    <w:p w14:paraId="544C0D80" w14:textId="77777777" w:rsidR="00CD1040" w:rsidRPr="00011873" w:rsidRDefault="00CD1040" w:rsidP="002C43C2">
      <w:pPr>
        <w:autoSpaceDE w:val="0"/>
        <w:autoSpaceDN w:val="0"/>
        <w:spacing w:before="0" w:after="288" w:line="312" w:lineRule="auto"/>
      </w:pPr>
    </w:p>
    <w:sectPr w:rsidR="00CD1040" w:rsidRPr="00011873" w:rsidSect="00A40966">
      <w:footerReference w:type="default" r:id="rId16"/>
      <w:pgSz w:w="11906" w:h="16838" w:code="9"/>
      <w:pgMar w:top="1701" w:right="1418" w:bottom="1701" w:left="1418" w:header="851" w:footer="851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A58C" w14:textId="77777777" w:rsidR="00CB7FE6" w:rsidRDefault="00CB7FE6" w:rsidP="008A71F0">
      <w:pPr>
        <w:spacing w:before="0" w:after="0" w:line="240" w:lineRule="auto"/>
      </w:pPr>
      <w:r>
        <w:separator/>
      </w:r>
    </w:p>
  </w:endnote>
  <w:endnote w:type="continuationSeparator" w:id="0">
    <w:p w14:paraId="707306EA" w14:textId="77777777" w:rsidR="00CB7FE6" w:rsidRDefault="00CB7FE6" w:rsidP="008A71F0">
      <w:pPr>
        <w:spacing w:before="0" w:after="0" w:line="240" w:lineRule="auto"/>
      </w:pPr>
      <w:r>
        <w:continuationSeparator/>
      </w:r>
    </w:p>
  </w:endnote>
  <w:endnote w:type="continuationNotice" w:id="1">
    <w:p w14:paraId="4AA430D5" w14:textId="77777777" w:rsidR="00CB7FE6" w:rsidRDefault="00CB7FE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3B2A" w14:textId="77777777" w:rsidR="009552ED" w:rsidRDefault="009552E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CE98" w14:textId="77777777" w:rsidR="00557544" w:rsidRPr="00F65C03" w:rsidRDefault="00557544" w:rsidP="00F65C03">
    <w:pPr>
      <w:pStyle w:val="a9"/>
      <w:jc w:val="center"/>
      <w:rPr>
        <w:rFonts w:ascii="Times New Roman"/>
        <w:sz w:val="22"/>
        <w:lang w:eastAsia="ko-KR"/>
      </w:rPr>
    </w:pPr>
    <w:r w:rsidRPr="00F65C03">
      <w:rPr>
        <w:rFonts w:ascii="Times New Roman"/>
        <w:sz w:val="22"/>
      </w:rPr>
      <w:fldChar w:fldCharType="begin"/>
    </w:r>
    <w:r w:rsidRPr="00F65C03">
      <w:rPr>
        <w:rFonts w:ascii="Times New Roman"/>
        <w:sz w:val="22"/>
      </w:rPr>
      <w:instrText>PAGE   \* MERGEFORMAT</w:instrText>
    </w:r>
    <w:r w:rsidRPr="00F65C03">
      <w:rPr>
        <w:rFonts w:ascii="Times New Roman"/>
        <w:sz w:val="22"/>
      </w:rPr>
      <w:fldChar w:fldCharType="separate"/>
    </w:r>
    <w:r w:rsidRPr="007831D4">
      <w:rPr>
        <w:rFonts w:ascii="Times New Roman"/>
        <w:noProof/>
        <w:sz w:val="22"/>
        <w:lang w:val="ko-KR" w:eastAsia="ko-KR"/>
      </w:rPr>
      <w:t>2</w:t>
    </w:r>
    <w:r w:rsidRPr="00F65C03">
      <w:rPr>
        <w:rFonts w:ascii="Times New Roman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39DB" w14:textId="77777777" w:rsidR="009552ED" w:rsidRDefault="009552ED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90BCE" w14:textId="77777777" w:rsidR="00E1490B" w:rsidRPr="00F65C03" w:rsidRDefault="00E1490B" w:rsidP="00F65C03">
    <w:pPr>
      <w:pStyle w:val="a9"/>
      <w:jc w:val="center"/>
      <w:rPr>
        <w:rFonts w:ascii="Times New Roman"/>
        <w:sz w:val="22"/>
        <w:lang w:eastAsia="ko-KR"/>
      </w:rPr>
    </w:pPr>
    <w:r>
      <w:rPr>
        <w:rFonts w:ascii="Times New Roman"/>
        <w:sz w:val="22"/>
      </w:rPr>
      <w:t>[</w:t>
    </w:r>
    <w:proofErr w:type="spellStart"/>
    <w:r w:rsidR="00160083">
      <w:rPr>
        <w:rFonts w:ascii="Times New Roman" w:hint="eastAsia"/>
        <w:sz w:val="22"/>
        <w:lang w:eastAsia="ko-KR"/>
      </w:rPr>
      <w:t>펜플</w:t>
    </w:r>
    <w:proofErr w:type="spellEnd"/>
    <w:r w:rsidR="00160083">
      <w:rPr>
        <w:rFonts w:ascii="Times New Roman" w:hint="eastAsia"/>
        <w:sz w:val="22"/>
        <w:lang w:eastAsia="ko-KR"/>
      </w:rPr>
      <w:t xml:space="preserve"> </w:t>
    </w:r>
    <w:r>
      <w:rPr>
        <w:rFonts w:ascii="Times New Roman" w:hint="eastAsia"/>
        <w:sz w:val="22"/>
        <w:lang w:eastAsia="ko-KR"/>
      </w:rPr>
      <w:t>주식매매계약서</w:t>
    </w:r>
    <w:r>
      <w:rPr>
        <w:rFonts w:ascii="Times New Roman" w:hint="eastAsia"/>
        <w:sz w:val="22"/>
        <w:lang w:eastAsia="ko-KR"/>
      </w:rPr>
      <w:t xml:space="preserve"> </w:t>
    </w:r>
    <w:r>
      <w:rPr>
        <w:rFonts w:ascii="Times New Roman" w:hint="eastAsia"/>
        <w:sz w:val="22"/>
        <w:lang w:eastAsia="ko-KR"/>
      </w:rPr>
      <w:t>기명날인</w:t>
    </w:r>
    <w:r>
      <w:rPr>
        <w:rFonts w:ascii="Times New Roman" w:hint="eastAsia"/>
        <w:sz w:val="22"/>
        <w:lang w:eastAsia="ko-KR"/>
      </w:rPr>
      <w:t xml:space="preserve"> </w:t>
    </w:r>
    <w:r>
      <w:rPr>
        <w:rFonts w:ascii="Times New Roman" w:hint="eastAsia"/>
        <w:sz w:val="22"/>
        <w:lang w:eastAsia="ko-KR"/>
      </w:rPr>
      <w:t>페이지</w:t>
    </w:r>
    <w:r>
      <w:rPr>
        <w:rFonts w:ascii="Times New Roman" w:hint="eastAsia"/>
        <w:sz w:val="22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8538" w14:textId="77777777" w:rsidR="00E1490B" w:rsidRPr="00F65C03" w:rsidRDefault="00E1490B" w:rsidP="00F65C03">
    <w:pPr>
      <w:pStyle w:val="a9"/>
      <w:jc w:val="center"/>
      <w:rPr>
        <w:rFonts w:ascii="Times New Roman"/>
        <w:sz w:val="22"/>
        <w:lang w:eastAsia="ko-KR"/>
      </w:rPr>
    </w:pPr>
    <w:r>
      <w:rPr>
        <w:rFonts w:ascii="Times New Roman" w:hint="eastAsia"/>
        <w:sz w:val="22"/>
        <w:lang w:eastAsia="ko-KR"/>
      </w:rPr>
      <w:t>[</w:t>
    </w:r>
    <w:proofErr w:type="spellStart"/>
    <w:r>
      <w:rPr>
        <w:rFonts w:ascii="Times New Roman" w:hint="eastAsia"/>
        <w:sz w:val="22"/>
        <w:lang w:eastAsia="ko-KR"/>
      </w:rPr>
      <w:t>별첨</w:t>
    </w:r>
    <w:proofErr w:type="spellEnd"/>
    <w:r>
      <w:rPr>
        <w:rFonts w:ascii="Times New Roman" w:hint="eastAsia"/>
        <w:sz w:val="22"/>
        <w:lang w:eastAsia="ko-KR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4FED" w14:textId="77777777" w:rsidR="00CB7FE6" w:rsidRDefault="00CB7FE6" w:rsidP="008A71F0">
      <w:pPr>
        <w:spacing w:before="0" w:after="0" w:line="240" w:lineRule="auto"/>
      </w:pPr>
      <w:r>
        <w:separator/>
      </w:r>
    </w:p>
  </w:footnote>
  <w:footnote w:type="continuationSeparator" w:id="0">
    <w:p w14:paraId="0385E9CA" w14:textId="77777777" w:rsidR="00CB7FE6" w:rsidRDefault="00CB7FE6" w:rsidP="008A71F0">
      <w:pPr>
        <w:spacing w:before="0" w:after="0" w:line="240" w:lineRule="auto"/>
      </w:pPr>
      <w:r>
        <w:continuationSeparator/>
      </w:r>
    </w:p>
  </w:footnote>
  <w:footnote w:type="continuationNotice" w:id="1">
    <w:p w14:paraId="5221D9D6" w14:textId="77777777" w:rsidR="00CB7FE6" w:rsidRDefault="00CB7FE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A44F" w14:textId="77777777" w:rsidR="009552ED" w:rsidRDefault="009552E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F466" w14:textId="608C9090" w:rsidR="00557544" w:rsidRPr="00F12262" w:rsidRDefault="00557544" w:rsidP="00F12262">
    <w:pPr>
      <w:pStyle w:val="ab"/>
      <w:spacing w:before="0" w:after="0" w:line="240" w:lineRule="auto"/>
      <w:jc w:val="right"/>
      <w:rPr>
        <w:rFonts w:ascii="Times New Roman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9B1B" w14:textId="77777777" w:rsidR="009552ED" w:rsidRDefault="009552E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93E1B4C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lvlText w:val="8.%2.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sz w:val="22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2BD4020"/>
    <w:multiLevelType w:val="multilevel"/>
    <w:tmpl w:val="DE18F160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lvlText w:val="2.%2"/>
      <w:lvlJc w:val="left"/>
      <w:pPr>
        <w:tabs>
          <w:tab w:val="num" w:pos="880"/>
        </w:tabs>
        <w:ind w:left="880" w:hanging="454"/>
      </w:pPr>
      <w:rPr>
        <w:rFonts w:hint="eastAsia"/>
        <w:b w:val="0"/>
        <w:i w:val="0"/>
        <w:spacing w:val="0"/>
        <w:sz w:val="22"/>
      </w:rPr>
    </w:lvl>
    <w:lvl w:ilvl="2">
      <w:start w:val="1"/>
      <w:numFmt w:val="decimal"/>
      <w:pStyle w:val="30"/>
      <w:lvlText w:val="(%3)"/>
      <w:lvlJc w:val="left"/>
      <w:pPr>
        <w:tabs>
          <w:tab w:val="num" w:pos="794"/>
        </w:tabs>
        <w:ind w:left="794" w:hanging="510"/>
      </w:pPr>
      <w:rPr>
        <w:rFonts w:hint="eastAsia"/>
        <w:b w:val="0"/>
        <w:i w:val="0"/>
        <w:spacing w:val="-4"/>
        <w:w w:val="95"/>
        <w:sz w:val="22"/>
      </w:rPr>
    </w:lvl>
    <w:lvl w:ilvl="3">
      <w:start w:val="1"/>
      <w:numFmt w:val="decimalFullWidth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3" w15:restartNumberingAfterBreak="0">
    <w:nsid w:val="032674DB"/>
    <w:multiLevelType w:val="hybridMultilevel"/>
    <w:tmpl w:val="6A26C53E"/>
    <w:lvl w:ilvl="0" w:tplc="0409000F">
      <w:start w:val="1"/>
      <w:numFmt w:val="decimal"/>
      <w:lvlText w:val="%1."/>
      <w:lvlJc w:val="left"/>
      <w:pPr>
        <w:ind w:left="2141" w:hanging="440"/>
      </w:pPr>
    </w:lvl>
    <w:lvl w:ilvl="1" w:tplc="04090019" w:tentative="1">
      <w:start w:val="1"/>
      <w:numFmt w:val="upperLetter"/>
      <w:lvlText w:val="%2."/>
      <w:lvlJc w:val="left"/>
      <w:pPr>
        <w:ind w:left="2581" w:hanging="440"/>
      </w:pPr>
    </w:lvl>
    <w:lvl w:ilvl="2" w:tplc="0409001B" w:tentative="1">
      <w:start w:val="1"/>
      <w:numFmt w:val="lowerRoman"/>
      <w:lvlText w:val="%3."/>
      <w:lvlJc w:val="right"/>
      <w:pPr>
        <w:ind w:left="3021" w:hanging="440"/>
      </w:pPr>
    </w:lvl>
    <w:lvl w:ilvl="3" w:tplc="0409000F" w:tentative="1">
      <w:start w:val="1"/>
      <w:numFmt w:val="decimal"/>
      <w:lvlText w:val="%4."/>
      <w:lvlJc w:val="left"/>
      <w:pPr>
        <w:ind w:left="3461" w:hanging="440"/>
      </w:pPr>
    </w:lvl>
    <w:lvl w:ilvl="4" w:tplc="04090019" w:tentative="1">
      <w:start w:val="1"/>
      <w:numFmt w:val="upperLetter"/>
      <w:lvlText w:val="%5."/>
      <w:lvlJc w:val="left"/>
      <w:pPr>
        <w:ind w:left="3901" w:hanging="440"/>
      </w:pPr>
    </w:lvl>
    <w:lvl w:ilvl="5" w:tplc="0409001B" w:tentative="1">
      <w:start w:val="1"/>
      <w:numFmt w:val="lowerRoman"/>
      <w:lvlText w:val="%6."/>
      <w:lvlJc w:val="right"/>
      <w:pPr>
        <w:ind w:left="4341" w:hanging="440"/>
      </w:pPr>
    </w:lvl>
    <w:lvl w:ilvl="6" w:tplc="0409000F" w:tentative="1">
      <w:start w:val="1"/>
      <w:numFmt w:val="decimal"/>
      <w:lvlText w:val="%7."/>
      <w:lvlJc w:val="left"/>
      <w:pPr>
        <w:ind w:left="4781" w:hanging="440"/>
      </w:pPr>
    </w:lvl>
    <w:lvl w:ilvl="7" w:tplc="04090019" w:tentative="1">
      <w:start w:val="1"/>
      <w:numFmt w:val="upperLetter"/>
      <w:lvlText w:val="%8."/>
      <w:lvlJc w:val="left"/>
      <w:pPr>
        <w:ind w:left="5221" w:hanging="440"/>
      </w:pPr>
    </w:lvl>
    <w:lvl w:ilvl="8" w:tplc="0409001B" w:tentative="1">
      <w:start w:val="1"/>
      <w:numFmt w:val="lowerRoman"/>
      <w:lvlText w:val="%9."/>
      <w:lvlJc w:val="right"/>
      <w:pPr>
        <w:ind w:left="5661" w:hanging="440"/>
      </w:pPr>
    </w:lvl>
  </w:abstractNum>
  <w:abstractNum w:abstractNumId="4" w15:restartNumberingAfterBreak="0">
    <w:nsid w:val="05B76E46"/>
    <w:multiLevelType w:val="hybridMultilevel"/>
    <w:tmpl w:val="6A06E712"/>
    <w:lvl w:ilvl="0" w:tplc="AE8A8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5CC0528"/>
    <w:multiLevelType w:val="hybridMultilevel"/>
    <w:tmpl w:val="6A06E712"/>
    <w:lvl w:ilvl="0" w:tplc="AE8A8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9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1" w15:restartNumberingAfterBreak="0">
    <w:nsid w:val="1DE51257"/>
    <w:multiLevelType w:val="hybridMultilevel"/>
    <w:tmpl w:val="6A06E712"/>
    <w:lvl w:ilvl="0" w:tplc="AE8A8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0330520"/>
    <w:multiLevelType w:val="hybridMultilevel"/>
    <w:tmpl w:val="81227402"/>
    <w:lvl w:ilvl="0" w:tplc="D238243C">
      <w:start w:val="1"/>
      <w:numFmt w:val="ganada"/>
      <w:lvlText w:val="%1."/>
      <w:lvlJc w:val="left"/>
      <w:pPr>
        <w:ind w:left="3210" w:hanging="400"/>
      </w:pPr>
      <w:rPr>
        <w:rFonts w:ascii="Times New Roman" w:eastAsia="바탕" w:hAnsi="Times New Roman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3610" w:hanging="400"/>
      </w:pPr>
    </w:lvl>
    <w:lvl w:ilvl="2" w:tplc="0409001B" w:tentative="1">
      <w:start w:val="1"/>
      <w:numFmt w:val="lowerRoman"/>
      <w:lvlText w:val="%3."/>
      <w:lvlJc w:val="right"/>
      <w:pPr>
        <w:ind w:left="4010" w:hanging="400"/>
      </w:pPr>
    </w:lvl>
    <w:lvl w:ilvl="3" w:tplc="0409000F" w:tentative="1">
      <w:start w:val="1"/>
      <w:numFmt w:val="decimal"/>
      <w:lvlText w:val="%4."/>
      <w:lvlJc w:val="left"/>
      <w:pPr>
        <w:ind w:left="4410" w:hanging="400"/>
      </w:pPr>
    </w:lvl>
    <w:lvl w:ilvl="4" w:tplc="04090019" w:tentative="1">
      <w:start w:val="1"/>
      <w:numFmt w:val="upperLetter"/>
      <w:lvlText w:val="%5."/>
      <w:lvlJc w:val="left"/>
      <w:pPr>
        <w:ind w:left="4810" w:hanging="400"/>
      </w:pPr>
    </w:lvl>
    <w:lvl w:ilvl="5" w:tplc="0409001B" w:tentative="1">
      <w:start w:val="1"/>
      <w:numFmt w:val="lowerRoman"/>
      <w:lvlText w:val="%6."/>
      <w:lvlJc w:val="right"/>
      <w:pPr>
        <w:ind w:left="5210" w:hanging="400"/>
      </w:pPr>
    </w:lvl>
    <w:lvl w:ilvl="6" w:tplc="0409000F" w:tentative="1">
      <w:start w:val="1"/>
      <w:numFmt w:val="decimal"/>
      <w:lvlText w:val="%7."/>
      <w:lvlJc w:val="left"/>
      <w:pPr>
        <w:ind w:left="5610" w:hanging="400"/>
      </w:pPr>
    </w:lvl>
    <w:lvl w:ilvl="7" w:tplc="04090019" w:tentative="1">
      <w:start w:val="1"/>
      <w:numFmt w:val="upperLetter"/>
      <w:lvlText w:val="%8."/>
      <w:lvlJc w:val="left"/>
      <w:pPr>
        <w:ind w:left="6010" w:hanging="400"/>
      </w:p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3" w15:restartNumberingAfterBreak="0">
    <w:nsid w:val="231232AA"/>
    <w:multiLevelType w:val="multilevel"/>
    <w:tmpl w:val="FD9E5ADE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701"/>
        </w:tabs>
        <w:ind w:left="1701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14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5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6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7" w15:restartNumberingAfterBreak="0">
    <w:nsid w:val="272C04E9"/>
    <w:multiLevelType w:val="hybridMultilevel"/>
    <w:tmpl w:val="16BC83D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7C315CC"/>
    <w:multiLevelType w:val="hybridMultilevel"/>
    <w:tmpl w:val="CB502F3A"/>
    <w:lvl w:ilvl="0" w:tplc="259AF24C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9" w15:restartNumberingAfterBreak="0">
    <w:nsid w:val="2B5D3799"/>
    <w:multiLevelType w:val="hybridMultilevel"/>
    <w:tmpl w:val="5D32AD14"/>
    <w:lvl w:ilvl="0" w:tplc="07E42810">
      <w:start w:val="1"/>
      <w:numFmt w:val="decimal"/>
      <w:lvlText w:val="%1."/>
      <w:lvlJc w:val="left"/>
      <w:pPr>
        <w:tabs>
          <w:tab w:val="num" w:pos="14"/>
        </w:tabs>
        <w:ind w:left="411" w:hanging="397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1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22" w15:restartNumberingAfterBreak="0">
    <w:nsid w:val="3AF86C47"/>
    <w:multiLevelType w:val="multilevel"/>
    <w:tmpl w:val="133C594A"/>
    <w:lvl w:ilvl="0">
      <w:start w:val="1"/>
      <w:numFmt w:val="none"/>
      <w:pStyle w:val="LK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24" w15:restartNumberingAfterBreak="0">
    <w:nsid w:val="3F99196B"/>
    <w:multiLevelType w:val="multilevel"/>
    <w:tmpl w:val="41A60F94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2.%2"/>
      <w:lvlJc w:val="left"/>
      <w:pPr>
        <w:tabs>
          <w:tab w:val="num" w:pos="880"/>
        </w:tabs>
        <w:ind w:left="880" w:hanging="454"/>
      </w:pPr>
      <w:rPr>
        <w:rFonts w:ascii="Times Roman" w:hAnsi="Times Roman" w:cs="Arial" w:hint="default"/>
        <w:b w:val="0"/>
        <w:i w:val="0"/>
        <w:spacing w:val="0"/>
        <w:sz w:val="22"/>
      </w:rPr>
    </w:lvl>
    <w:lvl w:ilvl="2">
      <w:start w:val="1"/>
      <w:numFmt w:val="ganada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25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2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8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9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30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31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3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33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4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5" w15:restartNumberingAfterBreak="0">
    <w:nsid w:val="72602707"/>
    <w:multiLevelType w:val="hybridMultilevel"/>
    <w:tmpl w:val="14B0F1D4"/>
    <w:lvl w:ilvl="0" w:tplc="F82AFD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6" w15:restartNumberingAfterBreak="0">
    <w:nsid w:val="743D2B09"/>
    <w:multiLevelType w:val="multilevel"/>
    <w:tmpl w:val="BF62C9AA"/>
    <w:lvl w:ilvl="0">
      <w:start w:val="1"/>
      <w:numFmt w:val="decimal"/>
      <w:pStyle w:val="13"/>
      <w:lvlText w:val="제%1조"/>
      <w:lvlJc w:val="left"/>
      <w:pPr>
        <w:ind w:left="397" w:hanging="397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pStyle w:val="Agreement2"/>
      <w:lvlText w:val="%1.%2"/>
      <w:lvlJc w:val="left"/>
      <w:pPr>
        <w:tabs>
          <w:tab w:val="num" w:pos="794"/>
        </w:tabs>
        <w:ind w:left="794" w:hanging="79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(%3)"/>
      <w:lvlJc w:val="left"/>
      <w:pPr>
        <w:tabs>
          <w:tab w:val="num" w:pos="1644"/>
        </w:tabs>
        <w:ind w:left="1645" w:hanging="794"/>
      </w:pPr>
      <w:rPr>
        <w:rFonts w:ascii="Times New Roman" w:hAnsi="Times New Roman" w:cs="Times New Roman" w:hint="default"/>
        <w:color w:val="000000"/>
        <w:sz w:val="22"/>
        <w:lang w:val="x-none"/>
      </w:rPr>
    </w:lvl>
    <w:lvl w:ilvl="3">
      <w:start w:val="1"/>
      <w:numFmt w:val="lowerRoman"/>
      <w:lvlText w:val="(%4)"/>
      <w:lvlJc w:val="left"/>
      <w:pPr>
        <w:tabs>
          <w:tab w:val="num" w:pos="2381"/>
        </w:tabs>
        <w:ind w:left="2381" w:hanging="79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162818810">
    <w:abstractNumId w:val="34"/>
  </w:num>
  <w:num w:numId="2" w16cid:durableId="1474978221">
    <w:abstractNumId w:val="15"/>
  </w:num>
  <w:num w:numId="3" w16cid:durableId="1132752578">
    <w:abstractNumId w:val="32"/>
  </w:num>
  <w:num w:numId="4" w16cid:durableId="1419597035">
    <w:abstractNumId w:val="28"/>
  </w:num>
  <w:num w:numId="5" w16cid:durableId="475806879">
    <w:abstractNumId w:val="1"/>
  </w:num>
  <w:num w:numId="6" w16cid:durableId="1640958154">
    <w:abstractNumId w:val="20"/>
  </w:num>
  <w:num w:numId="7" w16cid:durableId="495650229">
    <w:abstractNumId w:val="27"/>
  </w:num>
  <w:num w:numId="8" w16cid:durableId="1221941360">
    <w:abstractNumId w:val="21"/>
  </w:num>
  <w:num w:numId="9" w16cid:durableId="307365994">
    <w:abstractNumId w:val="0"/>
  </w:num>
  <w:num w:numId="10" w16cid:durableId="131599811">
    <w:abstractNumId w:val="23"/>
  </w:num>
  <w:num w:numId="11" w16cid:durableId="1278413874">
    <w:abstractNumId w:val="31"/>
  </w:num>
  <w:num w:numId="12" w16cid:durableId="1219122995">
    <w:abstractNumId w:val="33"/>
  </w:num>
  <w:num w:numId="13" w16cid:durableId="1845124178">
    <w:abstractNumId w:val="8"/>
  </w:num>
  <w:num w:numId="14" w16cid:durableId="226653657">
    <w:abstractNumId w:val="30"/>
  </w:num>
  <w:num w:numId="15" w16cid:durableId="1077291512">
    <w:abstractNumId w:val="14"/>
  </w:num>
  <w:num w:numId="16" w16cid:durableId="1154955883">
    <w:abstractNumId w:val="26"/>
  </w:num>
  <w:num w:numId="17" w16cid:durableId="2067290983">
    <w:abstractNumId w:val="7"/>
  </w:num>
  <w:num w:numId="18" w16cid:durableId="1344549784">
    <w:abstractNumId w:val="16"/>
  </w:num>
  <w:num w:numId="19" w16cid:durableId="450369628">
    <w:abstractNumId w:val="10"/>
  </w:num>
  <w:num w:numId="20" w16cid:durableId="1400592257">
    <w:abstractNumId w:val="25"/>
  </w:num>
  <w:num w:numId="21" w16cid:durableId="909002665">
    <w:abstractNumId w:val="6"/>
  </w:num>
  <w:num w:numId="22" w16cid:durableId="1082726161">
    <w:abstractNumId w:val="9"/>
  </w:num>
  <w:num w:numId="23" w16cid:durableId="1339389854">
    <w:abstractNumId w:val="36"/>
  </w:num>
  <w:num w:numId="24" w16cid:durableId="887641566">
    <w:abstractNumId w:val="29"/>
  </w:num>
  <w:num w:numId="25" w16cid:durableId="1788313397">
    <w:abstractNumId w:val="24"/>
  </w:num>
  <w:num w:numId="26" w16cid:durableId="779420855">
    <w:abstractNumId w:val="2"/>
  </w:num>
  <w:num w:numId="27" w16cid:durableId="1118187135">
    <w:abstractNumId w:val="5"/>
  </w:num>
  <w:num w:numId="28" w16cid:durableId="1009527686">
    <w:abstractNumId w:val="35"/>
  </w:num>
  <w:num w:numId="29" w16cid:durableId="663898727">
    <w:abstractNumId w:val="11"/>
  </w:num>
  <w:num w:numId="30" w16cid:durableId="1852136752">
    <w:abstractNumId w:val="4"/>
  </w:num>
  <w:num w:numId="31" w16cid:durableId="29689583">
    <w:abstractNumId w:val="17"/>
  </w:num>
  <w:num w:numId="32" w16cid:durableId="2071876274">
    <w:abstractNumId w:val="18"/>
  </w:num>
  <w:num w:numId="33" w16cid:durableId="1814635096">
    <w:abstractNumId w:val="22"/>
  </w:num>
  <w:num w:numId="34" w16cid:durableId="190383873">
    <w:abstractNumId w:val="13"/>
  </w:num>
  <w:num w:numId="35" w16cid:durableId="948203696">
    <w:abstractNumId w:val="13"/>
  </w:num>
  <w:num w:numId="36" w16cid:durableId="778838511">
    <w:abstractNumId w:val="13"/>
  </w:num>
  <w:num w:numId="37" w16cid:durableId="1655579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32740071">
    <w:abstractNumId w:val="13"/>
  </w:num>
  <w:num w:numId="39" w16cid:durableId="607469383">
    <w:abstractNumId w:val="13"/>
  </w:num>
  <w:num w:numId="40" w16cid:durableId="2017034071">
    <w:abstractNumId w:val="13"/>
  </w:num>
  <w:num w:numId="41" w16cid:durableId="952905690">
    <w:abstractNumId w:val="13"/>
  </w:num>
  <w:num w:numId="42" w16cid:durableId="252054132">
    <w:abstractNumId w:val="13"/>
  </w:num>
  <w:num w:numId="43" w16cid:durableId="115030276">
    <w:abstractNumId w:val="13"/>
  </w:num>
  <w:num w:numId="44" w16cid:durableId="2025521797">
    <w:abstractNumId w:val="12"/>
  </w:num>
  <w:num w:numId="45" w16cid:durableId="937760426">
    <w:abstractNumId w:val="13"/>
  </w:num>
  <w:num w:numId="46" w16cid:durableId="1107189321">
    <w:abstractNumId w:val="13"/>
  </w:num>
  <w:num w:numId="47" w16cid:durableId="2054379254">
    <w:abstractNumId w:val="13"/>
  </w:num>
  <w:num w:numId="48" w16cid:durableId="157160586">
    <w:abstractNumId w:val="13"/>
  </w:num>
  <w:num w:numId="49" w16cid:durableId="369767366">
    <w:abstractNumId w:val="3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trackRevisions/>
  <w:doNotTrackFormatting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hapeAltTextReset" w:val="True"/>
  </w:docVars>
  <w:rsids>
    <w:rsidRoot w:val="00A76EA4"/>
    <w:rsid w:val="00001C88"/>
    <w:rsid w:val="00002AE3"/>
    <w:rsid w:val="00002ECD"/>
    <w:rsid w:val="0000341E"/>
    <w:rsid w:val="00004857"/>
    <w:rsid w:val="00005081"/>
    <w:rsid w:val="00005792"/>
    <w:rsid w:val="000057BC"/>
    <w:rsid w:val="00007066"/>
    <w:rsid w:val="00007B11"/>
    <w:rsid w:val="0001089B"/>
    <w:rsid w:val="00010BD5"/>
    <w:rsid w:val="000111C4"/>
    <w:rsid w:val="0001124E"/>
    <w:rsid w:val="00011300"/>
    <w:rsid w:val="0001144E"/>
    <w:rsid w:val="00011810"/>
    <w:rsid w:val="00011873"/>
    <w:rsid w:val="00011B19"/>
    <w:rsid w:val="000120FD"/>
    <w:rsid w:val="00012A98"/>
    <w:rsid w:val="00012D35"/>
    <w:rsid w:val="00013B32"/>
    <w:rsid w:val="00013B41"/>
    <w:rsid w:val="00013D67"/>
    <w:rsid w:val="00017B68"/>
    <w:rsid w:val="00017F1B"/>
    <w:rsid w:val="00021667"/>
    <w:rsid w:val="00021AE0"/>
    <w:rsid w:val="0002276F"/>
    <w:rsid w:val="000235DA"/>
    <w:rsid w:val="000240AD"/>
    <w:rsid w:val="000257AA"/>
    <w:rsid w:val="00031DA3"/>
    <w:rsid w:val="00031E3D"/>
    <w:rsid w:val="00033631"/>
    <w:rsid w:val="0003674B"/>
    <w:rsid w:val="00037B07"/>
    <w:rsid w:val="000405DC"/>
    <w:rsid w:val="0004199B"/>
    <w:rsid w:val="0004361E"/>
    <w:rsid w:val="00044577"/>
    <w:rsid w:val="000452A0"/>
    <w:rsid w:val="00046238"/>
    <w:rsid w:val="000464CD"/>
    <w:rsid w:val="000468FC"/>
    <w:rsid w:val="00047217"/>
    <w:rsid w:val="00050097"/>
    <w:rsid w:val="000501EC"/>
    <w:rsid w:val="00050E24"/>
    <w:rsid w:val="000512F9"/>
    <w:rsid w:val="00051FE2"/>
    <w:rsid w:val="00052CA3"/>
    <w:rsid w:val="00055085"/>
    <w:rsid w:val="000555EB"/>
    <w:rsid w:val="0005570B"/>
    <w:rsid w:val="00055C80"/>
    <w:rsid w:val="00055D56"/>
    <w:rsid w:val="00055F48"/>
    <w:rsid w:val="00056123"/>
    <w:rsid w:val="0005641B"/>
    <w:rsid w:val="000565F7"/>
    <w:rsid w:val="00056902"/>
    <w:rsid w:val="00057307"/>
    <w:rsid w:val="00057FB7"/>
    <w:rsid w:val="00060D6E"/>
    <w:rsid w:val="00061431"/>
    <w:rsid w:val="00062B33"/>
    <w:rsid w:val="00062CBD"/>
    <w:rsid w:val="00063D88"/>
    <w:rsid w:val="00064D7E"/>
    <w:rsid w:val="0006657D"/>
    <w:rsid w:val="00066824"/>
    <w:rsid w:val="0006757F"/>
    <w:rsid w:val="000701D9"/>
    <w:rsid w:val="0007194F"/>
    <w:rsid w:val="00072278"/>
    <w:rsid w:val="000723F5"/>
    <w:rsid w:val="000725D4"/>
    <w:rsid w:val="0007286B"/>
    <w:rsid w:val="0007289A"/>
    <w:rsid w:val="000737D1"/>
    <w:rsid w:val="000741F0"/>
    <w:rsid w:val="0007558C"/>
    <w:rsid w:val="00075FC6"/>
    <w:rsid w:val="00076C31"/>
    <w:rsid w:val="00080381"/>
    <w:rsid w:val="0008061E"/>
    <w:rsid w:val="000819B2"/>
    <w:rsid w:val="0008392B"/>
    <w:rsid w:val="00084B8F"/>
    <w:rsid w:val="00085D57"/>
    <w:rsid w:val="00085F7E"/>
    <w:rsid w:val="00086E08"/>
    <w:rsid w:val="00086F9A"/>
    <w:rsid w:val="00087C50"/>
    <w:rsid w:val="0009049C"/>
    <w:rsid w:val="000915D1"/>
    <w:rsid w:val="00091B1F"/>
    <w:rsid w:val="00092BFE"/>
    <w:rsid w:val="00093658"/>
    <w:rsid w:val="0009367E"/>
    <w:rsid w:val="00094007"/>
    <w:rsid w:val="000950FC"/>
    <w:rsid w:val="000951E5"/>
    <w:rsid w:val="0009553F"/>
    <w:rsid w:val="00095A83"/>
    <w:rsid w:val="00096A42"/>
    <w:rsid w:val="000973F5"/>
    <w:rsid w:val="00097C50"/>
    <w:rsid w:val="00097FF9"/>
    <w:rsid w:val="000A00EB"/>
    <w:rsid w:val="000A1B7E"/>
    <w:rsid w:val="000A2B89"/>
    <w:rsid w:val="000A32D4"/>
    <w:rsid w:val="000A350B"/>
    <w:rsid w:val="000A433C"/>
    <w:rsid w:val="000A54B2"/>
    <w:rsid w:val="000A58E3"/>
    <w:rsid w:val="000A5B04"/>
    <w:rsid w:val="000A61A2"/>
    <w:rsid w:val="000A7111"/>
    <w:rsid w:val="000A73E2"/>
    <w:rsid w:val="000B039C"/>
    <w:rsid w:val="000B0626"/>
    <w:rsid w:val="000B0977"/>
    <w:rsid w:val="000B1151"/>
    <w:rsid w:val="000B27E1"/>
    <w:rsid w:val="000B36F9"/>
    <w:rsid w:val="000B4202"/>
    <w:rsid w:val="000B58E3"/>
    <w:rsid w:val="000B596C"/>
    <w:rsid w:val="000B5AA0"/>
    <w:rsid w:val="000B6028"/>
    <w:rsid w:val="000C0546"/>
    <w:rsid w:val="000C07CC"/>
    <w:rsid w:val="000C0972"/>
    <w:rsid w:val="000C0CA1"/>
    <w:rsid w:val="000C1B35"/>
    <w:rsid w:val="000C2274"/>
    <w:rsid w:val="000C4B5C"/>
    <w:rsid w:val="000C4EB4"/>
    <w:rsid w:val="000C5762"/>
    <w:rsid w:val="000C773D"/>
    <w:rsid w:val="000C7E55"/>
    <w:rsid w:val="000D0360"/>
    <w:rsid w:val="000D0687"/>
    <w:rsid w:val="000D0A6F"/>
    <w:rsid w:val="000D1630"/>
    <w:rsid w:val="000D196E"/>
    <w:rsid w:val="000D1A0D"/>
    <w:rsid w:val="000D3279"/>
    <w:rsid w:val="000D5A53"/>
    <w:rsid w:val="000D7398"/>
    <w:rsid w:val="000D7F3A"/>
    <w:rsid w:val="000E0804"/>
    <w:rsid w:val="000E0913"/>
    <w:rsid w:val="000E25B3"/>
    <w:rsid w:val="000E2BC3"/>
    <w:rsid w:val="000E3D35"/>
    <w:rsid w:val="000E482C"/>
    <w:rsid w:val="000E483D"/>
    <w:rsid w:val="000E5726"/>
    <w:rsid w:val="000E614D"/>
    <w:rsid w:val="000E68D5"/>
    <w:rsid w:val="000E7356"/>
    <w:rsid w:val="000F0825"/>
    <w:rsid w:val="000F24A6"/>
    <w:rsid w:val="000F394A"/>
    <w:rsid w:val="000F3E69"/>
    <w:rsid w:val="001006A8"/>
    <w:rsid w:val="001013DE"/>
    <w:rsid w:val="00101A8B"/>
    <w:rsid w:val="00101AD5"/>
    <w:rsid w:val="00101DF7"/>
    <w:rsid w:val="00102031"/>
    <w:rsid w:val="00104ABB"/>
    <w:rsid w:val="00104DFA"/>
    <w:rsid w:val="00104F22"/>
    <w:rsid w:val="00105BC8"/>
    <w:rsid w:val="00107DD4"/>
    <w:rsid w:val="00110115"/>
    <w:rsid w:val="0011015C"/>
    <w:rsid w:val="0011029B"/>
    <w:rsid w:val="00111FC7"/>
    <w:rsid w:val="00114C85"/>
    <w:rsid w:val="001159D1"/>
    <w:rsid w:val="00115AD3"/>
    <w:rsid w:val="00115F1E"/>
    <w:rsid w:val="00116532"/>
    <w:rsid w:val="0011691B"/>
    <w:rsid w:val="00116980"/>
    <w:rsid w:val="00116B01"/>
    <w:rsid w:val="00117ABE"/>
    <w:rsid w:val="0012006C"/>
    <w:rsid w:val="001208CF"/>
    <w:rsid w:val="00120A73"/>
    <w:rsid w:val="00120D31"/>
    <w:rsid w:val="00120D93"/>
    <w:rsid w:val="00123202"/>
    <w:rsid w:val="001238BC"/>
    <w:rsid w:val="00124EFC"/>
    <w:rsid w:val="001250E0"/>
    <w:rsid w:val="00126538"/>
    <w:rsid w:val="00126947"/>
    <w:rsid w:val="00126BEC"/>
    <w:rsid w:val="00126C81"/>
    <w:rsid w:val="001279D6"/>
    <w:rsid w:val="001301CF"/>
    <w:rsid w:val="00130EDA"/>
    <w:rsid w:val="0013245D"/>
    <w:rsid w:val="001330E3"/>
    <w:rsid w:val="001334BE"/>
    <w:rsid w:val="001343C3"/>
    <w:rsid w:val="00134801"/>
    <w:rsid w:val="00134FBA"/>
    <w:rsid w:val="00137D66"/>
    <w:rsid w:val="00137E2F"/>
    <w:rsid w:val="00140C9E"/>
    <w:rsid w:val="00141277"/>
    <w:rsid w:val="00141FED"/>
    <w:rsid w:val="001426C8"/>
    <w:rsid w:val="00142C0C"/>
    <w:rsid w:val="00142C35"/>
    <w:rsid w:val="001435DD"/>
    <w:rsid w:val="00143759"/>
    <w:rsid w:val="00144193"/>
    <w:rsid w:val="00144212"/>
    <w:rsid w:val="001453B4"/>
    <w:rsid w:val="001463D0"/>
    <w:rsid w:val="00146643"/>
    <w:rsid w:val="00146B6F"/>
    <w:rsid w:val="00147D98"/>
    <w:rsid w:val="0015157F"/>
    <w:rsid w:val="00151BF3"/>
    <w:rsid w:val="00152689"/>
    <w:rsid w:val="00152746"/>
    <w:rsid w:val="00152822"/>
    <w:rsid w:val="00153099"/>
    <w:rsid w:val="00156DF1"/>
    <w:rsid w:val="00156F31"/>
    <w:rsid w:val="00160083"/>
    <w:rsid w:val="0016032B"/>
    <w:rsid w:val="00160888"/>
    <w:rsid w:val="00161F05"/>
    <w:rsid w:val="0016319F"/>
    <w:rsid w:val="0016324F"/>
    <w:rsid w:val="00163E27"/>
    <w:rsid w:val="00164F8A"/>
    <w:rsid w:val="001659E0"/>
    <w:rsid w:val="0016613C"/>
    <w:rsid w:val="00166D49"/>
    <w:rsid w:val="00170320"/>
    <w:rsid w:val="00170B3C"/>
    <w:rsid w:val="00170EE1"/>
    <w:rsid w:val="00170F2C"/>
    <w:rsid w:val="0017112F"/>
    <w:rsid w:val="00171495"/>
    <w:rsid w:val="00171AEF"/>
    <w:rsid w:val="001725D0"/>
    <w:rsid w:val="001729B0"/>
    <w:rsid w:val="00173D5A"/>
    <w:rsid w:val="00173D65"/>
    <w:rsid w:val="00175A5A"/>
    <w:rsid w:val="001760FD"/>
    <w:rsid w:val="00176134"/>
    <w:rsid w:val="00176F28"/>
    <w:rsid w:val="00177181"/>
    <w:rsid w:val="00177434"/>
    <w:rsid w:val="00177461"/>
    <w:rsid w:val="00177A12"/>
    <w:rsid w:val="0018018C"/>
    <w:rsid w:val="001815A9"/>
    <w:rsid w:val="001818AC"/>
    <w:rsid w:val="00181B19"/>
    <w:rsid w:val="00182017"/>
    <w:rsid w:val="0018205F"/>
    <w:rsid w:val="00183C68"/>
    <w:rsid w:val="001862BC"/>
    <w:rsid w:val="00187E23"/>
    <w:rsid w:val="00190587"/>
    <w:rsid w:val="00191D6E"/>
    <w:rsid w:val="00192010"/>
    <w:rsid w:val="0019283E"/>
    <w:rsid w:val="00192E7F"/>
    <w:rsid w:val="00193757"/>
    <w:rsid w:val="00193E24"/>
    <w:rsid w:val="001950C4"/>
    <w:rsid w:val="00196306"/>
    <w:rsid w:val="00196AB4"/>
    <w:rsid w:val="00197ADB"/>
    <w:rsid w:val="001A17C1"/>
    <w:rsid w:val="001A246F"/>
    <w:rsid w:val="001A25D3"/>
    <w:rsid w:val="001A475C"/>
    <w:rsid w:val="001A50FA"/>
    <w:rsid w:val="001A61C3"/>
    <w:rsid w:val="001A6569"/>
    <w:rsid w:val="001A6CDA"/>
    <w:rsid w:val="001A7195"/>
    <w:rsid w:val="001B0CFE"/>
    <w:rsid w:val="001B103E"/>
    <w:rsid w:val="001B1E8E"/>
    <w:rsid w:val="001B29F2"/>
    <w:rsid w:val="001B2BDA"/>
    <w:rsid w:val="001B44D3"/>
    <w:rsid w:val="001B4F70"/>
    <w:rsid w:val="001B513C"/>
    <w:rsid w:val="001B58CD"/>
    <w:rsid w:val="001B60C1"/>
    <w:rsid w:val="001B6634"/>
    <w:rsid w:val="001B7681"/>
    <w:rsid w:val="001C002A"/>
    <w:rsid w:val="001C1BFE"/>
    <w:rsid w:val="001C2256"/>
    <w:rsid w:val="001C289C"/>
    <w:rsid w:val="001C31D6"/>
    <w:rsid w:val="001C36F9"/>
    <w:rsid w:val="001C384B"/>
    <w:rsid w:val="001C4743"/>
    <w:rsid w:val="001C4808"/>
    <w:rsid w:val="001C4839"/>
    <w:rsid w:val="001C4A40"/>
    <w:rsid w:val="001C68D7"/>
    <w:rsid w:val="001D0209"/>
    <w:rsid w:val="001D04DC"/>
    <w:rsid w:val="001D0A59"/>
    <w:rsid w:val="001D1990"/>
    <w:rsid w:val="001D326D"/>
    <w:rsid w:val="001D4DC8"/>
    <w:rsid w:val="001D4E80"/>
    <w:rsid w:val="001D5313"/>
    <w:rsid w:val="001D5F43"/>
    <w:rsid w:val="001D624B"/>
    <w:rsid w:val="001D74B1"/>
    <w:rsid w:val="001E052B"/>
    <w:rsid w:val="001E0BDF"/>
    <w:rsid w:val="001E242B"/>
    <w:rsid w:val="001E281F"/>
    <w:rsid w:val="001E2B31"/>
    <w:rsid w:val="001E36EA"/>
    <w:rsid w:val="001E3E3A"/>
    <w:rsid w:val="001E664E"/>
    <w:rsid w:val="001E7208"/>
    <w:rsid w:val="001F027F"/>
    <w:rsid w:val="001F0448"/>
    <w:rsid w:val="001F2A35"/>
    <w:rsid w:val="001F2AEC"/>
    <w:rsid w:val="001F2F53"/>
    <w:rsid w:val="001F3414"/>
    <w:rsid w:val="001F3C0A"/>
    <w:rsid w:val="001F42DC"/>
    <w:rsid w:val="001F4720"/>
    <w:rsid w:val="001F4FAC"/>
    <w:rsid w:val="001F5DB7"/>
    <w:rsid w:val="001F6252"/>
    <w:rsid w:val="002002C1"/>
    <w:rsid w:val="00200FFF"/>
    <w:rsid w:val="00201DB9"/>
    <w:rsid w:val="00202CAB"/>
    <w:rsid w:val="00206A0E"/>
    <w:rsid w:val="00206B70"/>
    <w:rsid w:val="00206DEC"/>
    <w:rsid w:val="00207407"/>
    <w:rsid w:val="00207B10"/>
    <w:rsid w:val="002103D7"/>
    <w:rsid w:val="002111D3"/>
    <w:rsid w:val="002116C9"/>
    <w:rsid w:val="00211AEC"/>
    <w:rsid w:val="00211DC3"/>
    <w:rsid w:val="00211FFA"/>
    <w:rsid w:val="00212AB1"/>
    <w:rsid w:val="002133F3"/>
    <w:rsid w:val="00214C25"/>
    <w:rsid w:val="00214EC0"/>
    <w:rsid w:val="002150C1"/>
    <w:rsid w:val="00215A4C"/>
    <w:rsid w:val="002166F2"/>
    <w:rsid w:val="00216FCE"/>
    <w:rsid w:val="00217420"/>
    <w:rsid w:val="00217641"/>
    <w:rsid w:val="002207AD"/>
    <w:rsid w:val="00221073"/>
    <w:rsid w:val="00223983"/>
    <w:rsid w:val="00224CD8"/>
    <w:rsid w:val="00224F73"/>
    <w:rsid w:val="00226808"/>
    <w:rsid w:val="00226B41"/>
    <w:rsid w:val="002301D4"/>
    <w:rsid w:val="002304F7"/>
    <w:rsid w:val="0023061D"/>
    <w:rsid w:val="00230A37"/>
    <w:rsid w:val="00230E4C"/>
    <w:rsid w:val="002315E0"/>
    <w:rsid w:val="0023193F"/>
    <w:rsid w:val="0023261D"/>
    <w:rsid w:val="00232E1C"/>
    <w:rsid w:val="002330B7"/>
    <w:rsid w:val="00234AAD"/>
    <w:rsid w:val="00235F60"/>
    <w:rsid w:val="002361BC"/>
    <w:rsid w:val="00236749"/>
    <w:rsid w:val="00236EE0"/>
    <w:rsid w:val="002401B2"/>
    <w:rsid w:val="00240968"/>
    <w:rsid w:val="00242739"/>
    <w:rsid w:val="00244214"/>
    <w:rsid w:val="002447E4"/>
    <w:rsid w:val="00244CF0"/>
    <w:rsid w:val="002450B9"/>
    <w:rsid w:val="002458DD"/>
    <w:rsid w:val="00245F7D"/>
    <w:rsid w:val="00246C1D"/>
    <w:rsid w:val="00250062"/>
    <w:rsid w:val="002504DC"/>
    <w:rsid w:val="00250C7D"/>
    <w:rsid w:val="00250F68"/>
    <w:rsid w:val="00251460"/>
    <w:rsid w:val="002515AB"/>
    <w:rsid w:val="002517EA"/>
    <w:rsid w:val="0025214B"/>
    <w:rsid w:val="00252314"/>
    <w:rsid w:val="00253CD0"/>
    <w:rsid w:val="0025420F"/>
    <w:rsid w:val="00255C5A"/>
    <w:rsid w:val="002566D9"/>
    <w:rsid w:val="00256A1B"/>
    <w:rsid w:val="00257F83"/>
    <w:rsid w:val="00260261"/>
    <w:rsid w:val="00260C73"/>
    <w:rsid w:val="00260CDC"/>
    <w:rsid w:val="0026171D"/>
    <w:rsid w:val="002621AE"/>
    <w:rsid w:val="00263971"/>
    <w:rsid w:val="00264D8E"/>
    <w:rsid w:val="00264EF3"/>
    <w:rsid w:val="002653A0"/>
    <w:rsid w:val="00265DAD"/>
    <w:rsid w:val="00266550"/>
    <w:rsid w:val="002705E9"/>
    <w:rsid w:val="00271C84"/>
    <w:rsid w:val="00271D52"/>
    <w:rsid w:val="0027341C"/>
    <w:rsid w:val="00273C63"/>
    <w:rsid w:val="00273ECD"/>
    <w:rsid w:val="00274E61"/>
    <w:rsid w:val="00274E69"/>
    <w:rsid w:val="00274EAE"/>
    <w:rsid w:val="00275CF7"/>
    <w:rsid w:val="00275EA1"/>
    <w:rsid w:val="00276A31"/>
    <w:rsid w:val="00276E89"/>
    <w:rsid w:val="00276FD8"/>
    <w:rsid w:val="00277B9A"/>
    <w:rsid w:val="00277CF7"/>
    <w:rsid w:val="00281346"/>
    <w:rsid w:val="00281657"/>
    <w:rsid w:val="00281D29"/>
    <w:rsid w:val="00281F65"/>
    <w:rsid w:val="002822F2"/>
    <w:rsid w:val="0028317F"/>
    <w:rsid w:val="0028395C"/>
    <w:rsid w:val="00286950"/>
    <w:rsid w:val="0028695B"/>
    <w:rsid w:val="002900C5"/>
    <w:rsid w:val="002920C2"/>
    <w:rsid w:val="00293578"/>
    <w:rsid w:val="00293684"/>
    <w:rsid w:val="002954F0"/>
    <w:rsid w:val="00296879"/>
    <w:rsid w:val="002A1798"/>
    <w:rsid w:val="002A2EF7"/>
    <w:rsid w:val="002A2F53"/>
    <w:rsid w:val="002A37FA"/>
    <w:rsid w:val="002A459F"/>
    <w:rsid w:val="002A4AD9"/>
    <w:rsid w:val="002A6000"/>
    <w:rsid w:val="002A7AD0"/>
    <w:rsid w:val="002B0ABB"/>
    <w:rsid w:val="002B0D05"/>
    <w:rsid w:val="002B183F"/>
    <w:rsid w:val="002B1AB0"/>
    <w:rsid w:val="002B2098"/>
    <w:rsid w:val="002B37B1"/>
    <w:rsid w:val="002B4737"/>
    <w:rsid w:val="002B4D68"/>
    <w:rsid w:val="002B4EC0"/>
    <w:rsid w:val="002B6642"/>
    <w:rsid w:val="002C02C2"/>
    <w:rsid w:val="002C0407"/>
    <w:rsid w:val="002C0AB2"/>
    <w:rsid w:val="002C0D7B"/>
    <w:rsid w:val="002C1572"/>
    <w:rsid w:val="002C16B3"/>
    <w:rsid w:val="002C241F"/>
    <w:rsid w:val="002C2793"/>
    <w:rsid w:val="002C32C4"/>
    <w:rsid w:val="002C3EDA"/>
    <w:rsid w:val="002C43C2"/>
    <w:rsid w:val="002C4483"/>
    <w:rsid w:val="002C5F91"/>
    <w:rsid w:val="002C65A4"/>
    <w:rsid w:val="002C6F3A"/>
    <w:rsid w:val="002C7AF4"/>
    <w:rsid w:val="002D0DFD"/>
    <w:rsid w:val="002D19E2"/>
    <w:rsid w:val="002D1A7D"/>
    <w:rsid w:val="002D1C17"/>
    <w:rsid w:val="002D358F"/>
    <w:rsid w:val="002D37FB"/>
    <w:rsid w:val="002D3848"/>
    <w:rsid w:val="002D3F81"/>
    <w:rsid w:val="002D45CC"/>
    <w:rsid w:val="002D5827"/>
    <w:rsid w:val="002D5DA9"/>
    <w:rsid w:val="002D5F1C"/>
    <w:rsid w:val="002D663F"/>
    <w:rsid w:val="002D7234"/>
    <w:rsid w:val="002D7CB0"/>
    <w:rsid w:val="002E10D2"/>
    <w:rsid w:val="002E26B6"/>
    <w:rsid w:val="002E3085"/>
    <w:rsid w:val="002E4DA3"/>
    <w:rsid w:val="002E5127"/>
    <w:rsid w:val="002E6DE1"/>
    <w:rsid w:val="002E716D"/>
    <w:rsid w:val="002E7ABE"/>
    <w:rsid w:val="002F2753"/>
    <w:rsid w:val="002F2EF2"/>
    <w:rsid w:val="002F3421"/>
    <w:rsid w:val="002F4057"/>
    <w:rsid w:val="002F46B0"/>
    <w:rsid w:val="002F4D08"/>
    <w:rsid w:val="002F5534"/>
    <w:rsid w:val="002F5F74"/>
    <w:rsid w:val="002F638C"/>
    <w:rsid w:val="002F6D1F"/>
    <w:rsid w:val="002F707B"/>
    <w:rsid w:val="002F7ECD"/>
    <w:rsid w:val="003004DC"/>
    <w:rsid w:val="00300823"/>
    <w:rsid w:val="00300FD0"/>
    <w:rsid w:val="003018E2"/>
    <w:rsid w:val="00301F28"/>
    <w:rsid w:val="00302525"/>
    <w:rsid w:val="00302637"/>
    <w:rsid w:val="00302901"/>
    <w:rsid w:val="00304BFD"/>
    <w:rsid w:val="00304CE5"/>
    <w:rsid w:val="0030525F"/>
    <w:rsid w:val="00305390"/>
    <w:rsid w:val="003056F4"/>
    <w:rsid w:val="0030589D"/>
    <w:rsid w:val="0030651C"/>
    <w:rsid w:val="00307676"/>
    <w:rsid w:val="00307D94"/>
    <w:rsid w:val="003112AD"/>
    <w:rsid w:val="00311A70"/>
    <w:rsid w:val="00311F94"/>
    <w:rsid w:val="003128AF"/>
    <w:rsid w:val="00312CB2"/>
    <w:rsid w:val="00313258"/>
    <w:rsid w:val="003144B2"/>
    <w:rsid w:val="0031650E"/>
    <w:rsid w:val="00316B20"/>
    <w:rsid w:val="0031733D"/>
    <w:rsid w:val="0031759F"/>
    <w:rsid w:val="003176A8"/>
    <w:rsid w:val="00317AA1"/>
    <w:rsid w:val="00320044"/>
    <w:rsid w:val="00320CA3"/>
    <w:rsid w:val="0032175D"/>
    <w:rsid w:val="003218B3"/>
    <w:rsid w:val="00321927"/>
    <w:rsid w:val="00321AFF"/>
    <w:rsid w:val="00321C16"/>
    <w:rsid w:val="00321E65"/>
    <w:rsid w:val="003247F0"/>
    <w:rsid w:val="00324B6F"/>
    <w:rsid w:val="00325880"/>
    <w:rsid w:val="00326643"/>
    <w:rsid w:val="00327E3E"/>
    <w:rsid w:val="0033059E"/>
    <w:rsid w:val="00330D97"/>
    <w:rsid w:val="0033340E"/>
    <w:rsid w:val="003350A0"/>
    <w:rsid w:val="0033513D"/>
    <w:rsid w:val="00336068"/>
    <w:rsid w:val="00336DC4"/>
    <w:rsid w:val="00337800"/>
    <w:rsid w:val="00337FF0"/>
    <w:rsid w:val="003404AF"/>
    <w:rsid w:val="00340962"/>
    <w:rsid w:val="003411E8"/>
    <w:rsid w:val="003419D5"/>
    <w:rsid w:val="00341BB3"/>
    <w:rsid w:val="0034460B"/>
    <w:rsid w:val="00344AAB"/>
    <w:rsid w:val="00345F63"/>
    <w:rsid w:val="00346702"/>
    <w:rsid w:val="00347543"/>
    <w:rsid w:val="00347576"/>
    <w:rsid w:val="0035027A"/>
    <w:rsid w:val="00350E4C"/>
    <w:rsid w:val="00351AC6"/>
    <w:rsid w:val="00351DAD"/>
    <w:rsid w:val="00351E0F"/>
    <w:rsid w:val="003535EB"/>
    <w:rsid w:val="0035437B"/>
    <w:rsid w:val="00355F70"/>
    <w:rsid w:val="00356E7C"/>
    <w:rsid w:val="003575EE"/>
    <w:rsid w:val="00357731"/>
    <w:rsid w:val="00360BE6"/>
    <w:rsid w:val="00360FA5"/>
    <w:rsid w:val="00361874"/>
    <w:rsid w:val="00362174"/>
    <w:rsid w:val="00362246"/>
    <w:rsid w:val="0036246C"/>
    <w:rsid w:val="0036297E"/>
    <w:rsid w:val="00363657"/>
    <w:rsid w:val="003639BB"/>
    <w:rsid w:val="00363C17"/>
    <w:rsid w:val="00363DAB"/>
    <w:rsid w:val="00364844"/>
    <w:rsid w:val="00364AED"/>
    <w:rsid w:val="00364E3E"/>
    <w:rsid w:val="0036732B"/>
    <w:rsid w:val="0036740C"/>
    <w:rsid w:val="0037030F"/>
    <w:rsid w:val="00371B85"/>
    <w:rsid w:val="003724EA"/>
    <w:rsid w:val="003729D4"/>
    <w:rsid w:val="00373146"/>
    <w:rsid w:val="00373242"/>
    <w:rsid w:val="003733DB"/>
    <w:rsid w:val="003738F3"/>
    <w:rsid w:val="003752E8"/>
    <w:rsid w:val="003758F2"/>
    <w:rsid w:val="003759A5"/>
    <w:rsid w:val="00375D61"/>
    <w:rsid w:val="00375E3B"/>
    <w:rsid w:val="00377864"/>
    <w:rsid w:val="0037789C"/>
    <w:rsid w:val="00377A79"/>
    <w:rsid w:val="00377CA8"/>
    <w:rsid w:val="003803A6"/>
    <w:rsid w:val="00380F52"/>
    <w:rsid w:val="0038188C"/>
    <w:rsid w:val="00383C58"/>
    <w:rsid w:val="0038489F"/>
    <w:rsid w:val="00385964"/>
    <w:rsid w:val="003877AD"/>
    <w:rsid w:val="003878FB"/>
    <w:rsid w:val="003900F9"/>
    <w:rsid w:val="00392A7F"/>
    <w:rsid w:val="00394019"/>
    <w:rsid w:val="00394DB7"/>
    <w:rsid w:val="003952B7"/>
    <w:rsid w:val="00395C4B"/>
    <w:rsid w:val="00396642"/>
    <w:rsid w:val="00396BD0"/>
    <w:rsid w:val="00397BD8"/>
    <w:rsid w:val="003A021A"/>
    <w:rsid w:val="003A1C91"/>
    <w:rsid w:val="003A2273"/>
    <w:rsid w:val="003A2938"/>
    <w:rsid w:val="003A2B61"/>
    <w:rsid w:val="003A2C77"/>
    <w:rsid w:val="003A2F37"/>
    <w:rsid w:val="003A372A"/>
    <w:rsid w:val="003A401E"/>
    <w:rsid w:val="003A4C72"/>
    <w:rsid w:val="003A698E"/>
    <w:rsid w:val="003A6B7A"/>
    <w:rsid w:val="003A6F0B"/>
    <w:rsid w:val="003A7B5C"/>
    <w:rsid w:val="003A7FDD"/>
    <w:rsid w:val="003B247F"/>
    <w:rsid w:val="003B2B97"/>
    <w:rsid w:val="003B47EE"/>
    <w:rsid w:val="003B47F1"/>
    <w:rsid w:val="003B4F42"/>
    <w:rsid w:val="003B5027"/>
    <w:rsid w:val="003B5A74"/>
    <w:rsid w:val="003B5C83"/>
    <w:rsid w:val="003B5EF1"/>
    <w:rsid w:val="003C0080"/>
    <w:rsid w:val="003C089C"/>
    <w:rsid w:val="003C14C4"/>
    <w:rsid w:val="003C155A"/>
    <w:rsid w:val="003C163E"/>
    <w:rsid w:val="003C4414"/>
    <w:rsid w:val="003C4D40"/>
    <w:rsid w:val="003C4F83"/>
    <w:rsid w:val="003C5139"/>
    <w:rsid w:val="003C5B65"/>
    <w:rsid w:val="003C5DF5"/>
    <w:rsid w:val="003C601E"/>
    <w:rsid w:val="003C67A7"/>
    <w:rsid w:val="003C68E4"/>
    <w:rsid w:val="003C6D0D"/>
    <w:rsid w:val="003C6D5B"/>
    <w:rsid w:val="003C75C0"/>
    <w:rsid w:val="003C7D55"/>
    <w:rsid w:val="003D013D"/>
    <w:rsid w:val="003D0430"/>
    <w:rsid w:val="003D1EA9"/>
    <w:rsid w:val="003D2502"/>
    <w:rsid w:val="003D28BF"/>
    <w:rsid w:val="003D2EE3"/>
    <w:rsid w:val="003D4967"/>
    <w:rsid w:val="003D4F2E"/>
    <w:rsid w:val="003D5308"/>
    <w:rsid w:val="003D74A8"/>
    <w:rsid w:val="003D7851"/>
    <w:rsid w:val="003D7A5F"/>
    <w:rsid w:val="003D7A77"/>
    <w:rsid w:val="003E1A5C"/>
    <w:rsid w:val="003E23B5"/>
    <w:rsid w:val="003E3E22"/>
    <w:rsid w:val="003E45E9"/>
    <w:rsid w:val="003E4F0C"/>
    <w:rsid w:val="003E587F"/>
    <w:rsid w:val="003E5DF0"/>
    <w:rsid w:val="003E5F73"/>
    <w:rsid w:val="003E5F7B"/>
    <w:rsid w:val="003E62E3"/>
    <w:rsid w:val="003E78FA"/>
    <w:rsid w:val="003E7E18"/>
    <w:rsid w:val="003F0BE6"/>
    <w:rsid w:val="003F0E8D"/>
    <w:rsid w:val="003F10EB"/>
    <w:rsid w:val="003F1CE9"/>
    <w:rsid w:val="003F1D34"/>
    <w:rsid w:val="003F2FE3"/>
    <w:rsid w:val="003F347C"/>
    <w:rsid w:val="003F38E1"/>
    <w:rsid w:val="003F4645"/>
    <w:rsid w:val="003F4C7E"/>
    <w:rsid w:val="003F5B6E"/>
    <w:rsid w:val="003F5B8A"/>
    <w:rsid w:val="00400304"/>
    <w:rsid w:val="00400366"/>
    <w:rsid w:val="00400600"/>
    <w:rsid w:val="004008FC"/>
    <w:rsid w:val="004012FB"/>
    <w:rsid w:val="00401328"/>
    <w:rsid w:val="004015F9"/>
    <w:rsid w:val="00401813"/>
    <w:rsid w:val="0040265E"/>
    <w:rsid w:val="004026F0"/>
    <w:rsid w:val="00402796"/>
    <w:rsid w:val="0040308F"/>
    <w:rsid w:val="00405701"/>
    <w:rsid w:val="00405731"/>
    <w:rsid w:val="0040642A"/>
    <w:rsid w:val="00406740"/>
    <w:rsid w:val="00406828"/>
    <w:rsid w:val="00407456"/>
    <w:rsid w:val="00407BEE"/>
    <w:rsid w:val="00410EBD"/>
    <w:rsid w:val="004117D8"/>
    <w:rsid w:val="00413A43"/>
    <w:rsid w:val="00413B0D"/>
    <w:rsid w:val="00414AC2"/>
    <w:rsid w:val="00415149"/>
    <w:rsid w:val="00415EFA"/>
    <w:rsid w:val="004164A9"/>
    <w:rsid w:val="0042148E"/>
    <w:rsid w:val="00421B14"/>
    <w:rsid w:val="004233E8"/>
    <w:rsid w:val="004241D5"/>
    <w:rsid w:val="00426916"/>
    <w:rsid w:val="0042762C"/>
    <w:rsid w:val="00430188"/>
    <w:rsid w:val="00430193"/>
    <w:rsid w:val="0043067B"/>
    <w:rsid w:val="0043097C"/>
    <w:rsid w:val="00431EBE"/>
    <w:rsid w:val="004334B6"/>
    <w:rsid w:val="004339AD"/>
    <w:rsid w:val="00435491"/>
    <w:rsid w:val="00435FC4"/>
    <w:rsid w:val="0043627B"/>
    <w:rsid w:val="00436C2A"/>
    <w:rsid w:val="00437302"/>
    <w:rsid w:val="00437C67"/>
    <w:rsid w:val="0044025C"/>
    <w:rsid w:val="004408D9"/>
    <w:rsid w:val="004410E9"/>
    <w:rsid w:val="00441594"/>
    <w:rsid w:val="004418EA"/>
    <w:rsid w:val="00441ADF"/>
    <w:rsid w:val="0044246B"/>
    <w:rsid w:val="004425BB"/>
    <w:rsid w:val="004425DA"/>
    <w:rsid w:val="00442F8D"/>
    <w:rsid w:val="00443181"/>
    <w:rsid w:val="004438DA"/>
    <w:rsid w:val="00444CEF"/>
    <w:rsid w:val="00445567"/>
    <w:rsid w:val="00445833"/>
    <w:rsid w:val="00445F10"/>
    <w:rsid w:val="00445F20"/>
    <w:rsid w:val="0044675A"/>
    <w:rsid w:val="00446ACE"/>
    <w:rsid w:val="00450EF1"/>
    <w:rsid w:val="00451440"/>
    <w:rsid w:val="004515D9"/>
    <w:rsid w:val="004519A8"/>
    <w:rsid w:val="004531EE"/>
    <w:rsid w:val="00453C5C"/>
    <w:rsid w:val="00455268"/>
    <w:rsid w:val="00455C5D"/>
    <w:rsid w:val="0045611F"/>
    <w:rsid w:val="004573D0"/>
    <w:rsid w:val="0045741F"/>
    <w:rsid w:val="004574AD"/>
    <w:rsid w:val="00457929"/>
    <w:rsid w:val="00457DA4"/>
    <w:rsid w:val="00460132"/>
    <w:rsid w:val="00461FDC"/>
    <w:rsid w:val="00463607"/>
    <w:rsid w:val="00463A52"/>
    <w:rsid w:val="00463C04"/>
    <w:rsid w:val="00463D76"/>
    <w:rsid w:val="00465C66"/>
    <w:rsid w:val="00466A7A"/>
    <w:rsid w:val="00466F51"/>
    <w:rsid w:val="00467228"/>
    <w:rsid w:val="004677DB"/>
    <w:rsid w:val="004679D7"/>
    <w:rsid w:val="004700F5"/>
    <w:rsid w:val="004708A3"/>
    <w:rsid w:val="00470ED0"/>
    <w:rsid w:val="00471D8E"/>
    <w:rsid w:val="00472A9B"/>
    <w:rsid w:val="00472EE3"/>
    <w:rsid w:val="00472F21"/>
    <w:rsid w:val="00473974"/>
    <w:rsid w:val="00475729"/>
    <w:rsid w:val="00476944"/>
    <w:rsid w:val="00476D40"/>
    <w:rsid w:val="00477FB5"/>
    <w:rsid w:val="00480571"/>
    <w:rsid w:val="004816FD"/>
    <w:rsid w:val="0048189D"/>
    <w:rsid w:val="00482BD8"/>
    <w:rsid w:val="00486118"/>
    <w:rsid w:val="0048651B"/>
    <w:rsid w:val="0048692F"/>
    <w:rsid w:val="00492ABF"/>
    <w:rsid w:val="0049385E"/>
    <w:rsid w:val="00494E0E"/>
    <w:rsid w:val="00495FA8"/>
    <w:rsid w:val="004961CE"/>
    <w:rsid w:val="00496A1B"/>
    <w:rsid w:val="004A00DE"/>
    <w:rsid w:val="004A05DC"/>
    <w:rsid w:val="004A079F"/>
    <w:rsid w:val="004A0B8F"/>
    <w:rsid w:val="004A19BA"/>
    <w:rsid w:val="004A1D70"/>
    <w:rsid w:val="004A256E"/>
    <w:rsid w:val="004A2E03"/>
    <w:rsid w:val="004A3691"/>
    <w:rsid w:val="004A39EC"/>
    <w:rsid w:val="004A5930"/>
    <w:rsid w:val="004A595A"/>
    <w:rsid w:val="004A5C3F"/>
    <w:rsid w:val="004A5DD6"/>
    <w:rsid w:val="004A6060"/>
    <w:rsid w:val="004A6340"/>
    <w:rsid w:val="004A66C0"/>
    <w:rsid w:val="004A6DD8"/>
    <w:rsid w:val="004A7CFD"/>
    <w:rsid w:val="004A7F34"/>
    <w:rsid w:val="004A7FB7"/>
    <w:rsid w:val="004B032C"/>
    <w:rsid w:val="004B0E45"/>
    <w:rsid w:val="004B1B05"/>
    <w:rsid w:val="004B2074"/>
    <w:rsid w:val="004B2B64"/>
    <w:rsid w:val="004B2DF2"/>
    <w:rsid w:val="004B33A2"/>
    <w:rsid w:val="004B378A"/>
    <w:rsid w:val="004B37B1"/>
    <w:rsid w:val="004B7584"/>
    <w:rsid w:val="004B78BD"/>
    <w:rsid w:val="004B7BC8"/>
    <w:rsid w:val="004C02A3"/>
    <w:rsid w:val="004C0E75"/>
    <w:rsid w:val="004C20C3"/>
    <w:rsid w:val="004C2A19"/>
    <w:rsid w:val="004C314C"/>
    <w:rsid w:val="004C3199"/>
    <w:rsid w:val="004C3720"/>
    <w:rsid w:val="004C37EA"/>
    <w:rsid w:val="004C4351"/>
    <w:rsid w:val="004C5976"/>
    <w:rsid w:val="004C6A55"/>
    <w:rsid w:val="004C7C1F"/>
    <w:rsid w:val="004D00B8"/>
    <w:rsid w:val="004D2230"/>
    <w:rsid w:val="004D23C2"/>
    <w:rsid w:val="004D243C"/>
    <w:rsid w:val="004D32D4"/>
    <w:rsid w:val="004D4080"/>
    <w:rsid w:val="004D45D3"/>
    <w:rsid w:val="004D55EE"/>
    <w:rsid w:val="004D5FED"/>
    <w:rsid w:val="004D671A"/>
    <w:rsid w:val="004D6DA5"/>
    <w:rsid w:val="004D6E8E"/>
    <w:rsid w:val="004D7C97"/>
    <w:rsid w:val="004E04F2"/>
    <w:rsid w:val="004E07D9"/>
    <w:rsid w:val="004E1FEF"/>
    <w:rsid w:val="004E2294"/>
    <w:rsid w:val="004E2711"/>
    <w:rsid w:val="004E2F46"/>
    <w:rsid w:val="004E3FFB"/>
    <w:rsid w:val="004E4A90"/>
    <w:rsid w:val="004E4AD7"/>
    <w:rsid w:val="004E55AD"/>
    <w:rsid w:val="004E654C"/>
    <w:rsid w:val="004E77EC"/>
    <w:rsid w:val="004E7C1C"/>
    <w:rsid w:val="004F022C"/>
    <w:rsid w:val="004F0A1E"/>
    <w:rsid w:val="004F1238"/>
    <w:rsid w:val="004F1614"/>
    <w:rsid w:val="004F1FB3"/>
    <w:rsid w:val="004F205D"/>
    <w:rsid w:val="004F255C"/>
    <w:rsid w:val="004F2706"/>
    <w:rsid w:val="004F39D1"/>
    <w:rsid w:val="004F44FD"/>
    <w:rsid w:val="004F4812"/>
    <w:rsid w:val="004F5065"/>
    <w:rsid w:val="004F6309"/>
    <w:rsid w:val="004F6C7A"/>
    <w:rsid w:val="004F7752"/>
    <w:rsid w:val="004F7987"/>
    <w:rsid w:val="004F7AA0"/>
    <w:rsid w:val="004F7AF0"/>
    <w:rsid w:val="004F7D60"/>
    <w:rsid w:val="00501214"/>
    <w:rsid w:val="0050160E"/>
    <w:rsid w:val="00501BA0"/>
    <w:rsid w:val="00502195"/>
    <w:rsid w:val="00502802"/>
    <w:rsid w:val="00502DD2"/>
    <w:rsid w:val="00502EF9"/>
    <w:rsid w:val="00503C7C"/>
    <w:rsid w:val="00504063"/>
    <w:rsid w:val="00504F35"/>
    <w:rsid w:val="00505AD2"/>
    <w:rsid w:val="00506CED"/>
    <w:rsid w:val="00507584"/>
    <w:rsid w:val="00507D3E"/>
    <w:rsid w:val="00511E44"/>
    <w:rsid w:val="005122F8"/>
    <w:rsid w:val="005151A7"/>
    <w:rsid w:val="005157DB"/>
    <w:rsid w:val="00515B95"/>
    <w:rsid w:val="00515BD4"/>
    <w:rsid w:val="00515C48"/>
    <w:rsid w:val="00515E86"/>
    <w:rsid w:val="00520CD4"/>
    <w:rsid w:val="00521578"/>
    <w:rsid w:val="00522689"/>
    <w:rsid w:val="00523859"/>
    <w:rsid w:val="005242CD"/>
    <w:rsid w:val="0052453C"/>
    <w:rsid w:val="00524EA7"/>
    <w:rsid w:val="0052555B"/>
    <w:rsid w:val="005263A2"/>
    <w:rsid w:val="005306BE"/>
    <w:rsid w:val="005308DB"/>
    <w:rsid w:val="005325D4"/>
    <w:rsid w:val="00532E7F"/>
    <w:rsid w:val="00533A2C"/>
    <w:rsid w:val="005345C9"/>
    <w:rsid w:val="00534CD4"/>
    <w:rsid w:val="005353F7"/>
    <w:rsid w:val="00536331"/>
    <w:rsid w:val="00536C63"/>
    <w:rsid w:val="0054093B"/>
    <w:rsid w:val="00541042"/>
    <w:rsid w:val="0054117F"/>
    <w:rsid w:val="005423AA"/>
    <w:rsid w:val="005426F5"/>
    <w:rsid w:val="005436BE"/>
    <w:rsid w:val="00543B6D"/>
    <w:rsid w:val="00543C80"/>
    <w:rsid w:val="00544A49"/>
    <w:rsid w:val="00544C92"/>
    <w:rsid w:val="005451BB"/>
    <w:rsid w:val="005455B6"/>
    <w:rsid w:val="0054589F"/>
    <w:rsid w:val="00545B7E"/>
    <w:rsid w:val="00545BDD"/>
    <w:rsid w:val="00545C2C"/>
    <w:rsid w:val="00547C97"/>
    <w:rsid w:val="005502D8"/>
    <w:rsid w:val="005503F6"/>
    <w:rsid w:val="005506B3"/>
    <w:rsid w:val="00550756"/>
    <w:rsid w:val="00550B8B"/>
    <w:rsid w:val="0055139F"/>
    <w:rsid w:val="005527EC"/>
    <w:rsid w:val="00553259"/>
    <w:rsid w:val="00553768"/>
    <w:rsid w:val="00553E5E"/>
    <w:rsid w:val="00553F80"/>
    <w:rsid w:val="00554838"/>
    <w:rsid w:val="00554A58"/>
    <w:rsid w:val="00555053"/>
    <w:rsid w:val="00557544"/>
    <w:rsid w:val="00557D89"/>
    <w:rsid w:val="005602FA"/>
    <w:rsid w:val="005625BC"/>
    <w:rsid w:val="00562FCA"/>
    <w:rsid w:val="005643B9"/>
    <w:rsid w:val="00565D32"/>
    <w:rsid w:val="00565F05"/>
    <w:rsid w:val="00566289"/>
    <w:rsid w:val="00567011"/>
    <w:rsid w:val="00567C7E"/>
    <w:rsid w:val="00567F09"/>
    <w:rsid w:val="00567F0A"/>
    <w:rsid w:val="005705FF"/>
    <w:rsid w:val="0057223E"/>
    <w:rsid w:val="00573805"/>
    <w:rsid w:val="00573E58"/>
    <w:rsid w:val="005742D7"/>
    <w:rsid w:val="00574EA4"/>
    <w:rsid w:val="00575A29"/>
    <w:rsid w:val="00575D53"/>
    <w:rsid w:val="0057670B"/>
    <w:rsid w:val="0057702E"/>
    <w:rsid w:val="00577AFE"/>
    <w:rsid w:val="00577C45"/>
    <w:rsid w:val="00581385"/>
    <w:rsid w:val="00581EA8"/>
    <w:rsid w:val="005823BB"/>
    <w:rsid w:val="005839E3"/>
    <w:rsid w:val="00583A8C"/>
    <w:rsid w:val="00583BE4"/>
    <w:rsid w:val="005847BC"/>
    <w:rsid w:val="00585534"/>
    <w:rsid w:val="00585BAF"/>
    <w:rsid w:val="00585BCA"/>
    <w:rsid w:val="00585E8D"/>
    <w:rsid w:val="00586459"/>
    <w:rsid w:val="00586806"/>
    <w:rsid w:val="00586E1B"/>
    <w:rsid w:val="00587488"/>
    <w:rsid w:val="005903F9"/>
    <w:rsid w:val="00590604"/>
    <w:rsid w:val="00590760"/>
    <w:rsid w:val="00590A76"/>
    <w:rsid w:val="005915AD"/>
    <w:rsid w:val="00591785"/>
    <w:rsid w:val="005923C2"/>
    <w:rsid w:val="005926DB"/>
    <w:rsid w:val="00592958"/>
    <w:rsid w:val="005929AC"/>
    <w:rsid w:val="00593067"/>
    <w:rsid w:val="005933D5"/>
    <w:rsid w:val="00593D3D"/>
    <w:rsid w:val="005944FB"/>
    <w:rsid w:val="00594BC6"/>
    <w:rsid w:val="00595C38"/>
    <w:rsid w:val="00596344"/>
    <w:rsid w:val="0059663C"/>
    <w:rsid w:val="005A0FB1"/>
    <w:rsid w:val="005A1143"/>
    <w:rsid w:val="005A1400"/>
    <w:rsid w:val="005A1F8E"/>
    <w:rsid w:val="005A3016"/>
    <w:rsid w:val="005A3843"/>
    <w:rsid w:val="005A4B46"/>
    <w:rsid w:val="005A4BE7"/>
    <w:rsid w:val="005A507D"/>
    <w:rsid w:val="005A6B4E"/>
    <w:rsid w:val="005B042F"/>
    <w:rsid w:val="005B0B64"/>
    <w:rsid w:val="005B1230"/>
    <w:rsid w:val="005B1C3D"/>
    <w:rsid w:val="005B43E1"/>
    <w:rsid w:val="005B4F9A"/>
    <w:rsid w:val="005B51BA"/>
    <w:rsid w:val="005B59DD"/>
    <w:rsid w:val="005B5F6E"/>
    <w:rsid w:val="005B659C"/>
    <w:rsid w:val="005B6FBD"/>
    <w:rsid w:val="005C1C9D"/>
    <w:rsid w:val="005C1FCA"/>
    <w:rsid w:val="005C1FF6"/>
    <w:rsid w:val="005C2643"/>
    <w:rsid w:val="005C3646"/>
    <w:rsid w:val="005C3B16"/>
    <w:rsid w:val="005C44F4"/>
    <w:rsid w:val="005C47BE"/>
    <w:rsid w:val="005C4F19"/>
    <w:rsid w:val="005D03FF"/>
    <w:rsid w:val="005D081C"/>
    <w:rsid w:val="005D109A"/>
    <w:rsid w:val="005D1941"/>
    <w:rsid w:val="005D1C4B"/>
    <w:rsid w:val="005D2BD3"/>
    <w:rsid w:val="005D330E"/>
    <w:rsid w:val="005D36D9"/>
    <w:rsid w:val="005D41A0"/>
    <w:rsid w:val="005D475B"/>
    <w:rsid w:val="005D4A00"/>
    <w:rsid w:val="005D561B"/>
    <w:rsid w:val="005D60F8"/>
    <w:rsid w:val="005D785E"/>
    <w:rsid w:val="005E1F82"/>
    <w:rsid w:val="005E2C67"/>
    <w:rsid w:val="005E347A"/>
    <w:rsid w:val="005E3A37"/>
    <w:rsid w:val="005E3C56"/>
    <w:rsid w:val="005E43AC"/>
    <w:rsid w:val="005E4994"/>
    <w:rsid w:val="005E5003"/>
    <w:rsid w:val="005E50E9"/>
    <w:rsid w:val="005E77EB"/>
    <w:rsid w:val="005E780D"/>
    <w:rsid w:val="005F0158"/>
    <w:rsid w:val="005F0310"/>
    <w:rsid w:val="005F1288"/>
    <w:rsid w:val="005F14DB"/>
    <w:rsid w:val="005F28B0"/>
    <w:rsid w:val="005F3032"/>
    <w:rsid w:val="005F35F0"/>
    <w:rsid w:val="005F38EF"/>
    <w:rsid w:val="005F3A72"/>
    <w:rsid w:val="005F4668"/>
    <w:rsid w:val="005F50C4"/>
    <w:rsid w:val="005F5711"/>
    <w:rsid w:val="005F6AFB"/>
    <w:rsid w:val="005F7250"/>
    <w:rsid w:val="005F761B"/>
    <w:rsid w:val="005F7B2C"/>
    <w:rsid w:val="0060747C"/>
    <w:rsid w:val="00610313"/>
    <w:rsid w:val="00610B12"/>
    <w:rsid w:val="00611C6D"/>
    <w:rsid w:val="00612697"/>
    <w:rsid w:val="00613362"/>
    <w:rsid w:val="00614277"/>
    <w:rsid w:val="00614785"/>
    <w:rsid w:val="00614A04"/>
    <w:rsid w:val="0061569A"/>
    <w:rsid w:val="0062015A"/>
    <w:rsid w:val="00620F0A"/>
    <w:rsid w:val="00622AA6"/>
    <w:rsid w:val="00622B13"/>
    <w:rsid w:val="00623114"/>
    <w:rsid w:val="00623327"/>
    <w:rsid w:val="00623578"/>
    <w:rsid w:val="00626429"/>
    <w:rsid w:val="006267F9"/>
    <w:rsid w:val="00626CFD"/>
    <w:rsid w:val="006279D8"/>
    <w:rsid w:val="00630453"/>
    <w:rsid w:val="00631577"/>
    <w:rsid w:val="006335CC"/>
    <w:rsid w:val="006336A9"/>
    <w:rsid w:val="00634323"/>
    <w:rsid w:val="00634325"/>
    <w:rsid w:val="0063457A"/>
    <w:rsid w:val="00634768"/>
    <w:rsid w:val="006347C2"/>
    <w:rsid w:val="00636E7E"/>
    <w:rsid w:val="00637216"/>
    <w:rsid w:val="0063752A"/>
    <w:rsid w:val="00640010"/>
    <w:rsid w:val="00641D53"/>
    <w:rsid w:val="00643542"/>
    <w:rsid w:val="00643FCA"/>
    <w:rsid w:val="00644E29"/>
    <w:rsid w:val="00645EEC"/>
    <w:rsid w:val="006460C3"/>
    <w:rsid w:val="006477B4"/>
    <w:rsid w:val="00653489"/>
    <w:rsid w:val="00653605"/>
    <w:rsid w:val="006537C2"/>
    <w:rsid w:val="00654257"/>
    <w:rsid w:val="00654616"/>
    <w:rsid w:val="00654640"/>
    <w:rsid w:val="00654F9D"/>
    <w:rsid w:val="00655080"/>
    <w:rsid w:val="00655483"/>
    <w:rsid w:val="00655635"/>
    <w:rsid w:val="00656EF8"/>
    <w:rsid w:val="006600F6"/>
    <w:rsid w:val="00660148"/>
    <w:rsid w:val="00660327"/>
    <w:rsid w:val="006611FB"/>
    <w:rsid w:val="00662A39"/>
    <w:rsid w:val="00662A3C"/>
    <w:rsid w:val="0066442F"/>
    <w:rsid w:val="006649CE"/>
    <w:rsid w:val="00665614"/>
    <w:rsid w:val="00665E5B"/>
    <w:rsid w:val="00666BCA"/>
    <w:rsid w:val="00666F5D"/>
    <w:rsid w:val="00667660"/>
    <w:rsid w:val="0067026A"/>
    <w:rsid w:val="0067052B"/>
    <w:rsid w:val="00670ED6"/>
    <w:rsid w:val="006710FB"/>
    <w:rsid w:val="00671716"/>
    <w:rsid w:val="00672349"/>
    <w:rsid w:val="006742D3"/>
    <w:rsid w:val="006746FC"/>
    <w:rsid w:val="00675173"/>
    <w:rsid w:val="0067654D"/>
    <w:rsid w:val="0067674A"/>
    <w:rsid w:val="00677976"/>
    <w:rsid w:val="006820A0"/>
    <w:rsid w:val="00683F4B"/>
    <w:rsid w:val="00684EC9"/>
    <w:rsid w:val="00685CAA"/>
    <w:rsid w:val="006863DA"/>
    <w:rsid w:val="0068660C"/>
    <w:rsid w:val="00686AF2"/>
    <w:rsid w:val="006875B4"/>
    <w:rsid w:val="00687A47"/>
    <w:rsid w:val="0069135C"/>
    <w:rsid w:val="00692003"/>
    <w:rsid w:val="0069293D"/>
    <w:rsid w:val="00693E62"/>
    <w:rsid w:val="00695EDC"/>
    <w:rsid w:val="006961C6"/>
    <w:rsid w:val="0069621D"/>
    <w:rsid w:val="006964EE"/>
    <w:rsid w:val="006A0B96"/>
    <w:rsid w:val="006A23F2"/>
    <w:rsid w:val="006A2C4C"/>
    <w:rsid w:val="006A36D5"/>
    <w:rsid w:val="006A3A2B"/>
    <w:rsid w:val="006A47DB"/>
    <w:rsid w:val="006A5524"/>
    <w:rsid w:val="006A66BD"/>
    <w:rsid w:val="006A68A1"/>
    <w:rsid w:val="006A6BA8"/>
    <w:rsid w:val="006A6CCF"/>
    <w:rsid w:val="006A744B"/>
    <w:rsid w:val="006B10FC"/>
    <w:rsid w:val="006B164F"/>
    <w:rsid w:val="006B2A6E"/>
    <w:rsid w:val="006B3A77"/>
    <w:rsid w:val="006B3EB3"/>
    <w:rsid w:val="006B45CF"/>
    <w:rsid w:val="006B4757"/>
    <w:rsid w:val="006B5627"/>
    <w:rsid w:val="006B59CE"/>
    <w:rsid w:val="006B6065"/>
    <w:rsid w:val="006B6AD9"/>
    <w:rsid w:val="006B723D"/>
    <w:rsid w:val="006C1377"/>
    <w:rsid w:val="006C186A"/>
    <w:rsid w:val="006C1CB3"/>
    <w:rsid w:val="006C264D"/>
    <w:rsid w:val="006C3665"/>
    <w:rsid w:val="006C42DB"/>
    <w:rsid w:val="006C52B6"/>
    <w:rsid w:val="006C61B5"/>
    <w:rsid w:val="006C765F"/>
    <w:rsid w:val="006C7B22"/>
    <w:rsid w:val="006D0300"/>
    <w:rsid w:val="006D07B2"/>
    <w:rsid w:val="006D154B"/>
    <w:rsid w:val="006D227B"/>
    <w:rsid w:val="006D3355"/>
    <w:rsid w:val="006D4C74"/>
    <w:rsid w:val="006E074B"/>
    <w:rsid w:val="006E0C8D"/>
    <w:rsid w:val="006E1A11"/>
    <w:rsid w:val="006E1E1D"/>
    <w:rsid w:val="006E22E1"/>
    <w:rsid w:val="006E2EBD"/>
    <w:rsid w:val="006E47B8"/>
    <w:rsid w:val="006E4AA6"/>
    <w:rsid w:val="006E4BAB"/>
    <w:rsid w:val="006E4D1D"/>
    <w:rsid w:val="006E5336"/>
    <w:rsid w:val="006E5A5F"/>
    <w:rsid w:val="006E5C99"/>
    <w:rsid w:val="006E6B58"/>
    <w:rsid w:val="006E7064"/>
    <w:rsid w:val="006E7A5E"/>
    <w:rsid w:val="006E7C1D"/>
    <w:rsid w:val="006F01FA"/>
    <w:rsid w:val="006F0D4B"/>
    <w:rsid w:val="006F29DA"/>
    <w:rsid w:val="006F2FE3"/>
    <w:rsid w:val="006F3B06"/>
    <w:rsid w:val="006F4E1D"/>
    <w:rsid w:val="006F54FC"/>
    <w:rsid w:val="006F6A6A"/>
    <w:rsid w:val="006F7279"/>
    <w:rsid w:val="006F738D"/>
    <w:rsid w:val="006F7C7A"/>
    <w:rsid w:val="00700B87"/>
    <w:rsid w:val="00700E59"/>
    <w:rsid w:val="00700EAA"/>
    <w:rsid w:val="0070136E"/>
    <w:rsid w:val="00701AD7"/>
    <w:rsid w:val="00702480"/>
    <w:rsid w:val="0070286A"/>
    <w:rsid w:val="0070402C"/>
    <w:rsid w:val="00705187"/>
    <w:rsid w:val="0070595C"/>
    <w:rsid w:val="00707317"/>
    <w:rsid w:val="00707DA8"/>
    <w:rsid w:val="007108FC"/>
    <w:rsid w:val="00710DCE"/>
    <w:rsid w:val="007110BE"/>
    <w:rsid w:val="00711316"/>
    <w:rsid w:val="007113A3"/>
    <w:rsid w:val="0071485B"/>
    <w:rsid w:val="007151AD"/>
    <w:rsid w:val="00715886"/>
    <w:rsid w:val="00715C62"/>
    <w:rsid w:val="00716342"/>
    <w:rsid w:val="00717564"/>
    <w:rsid w:val="0071771D"/>
    <w:rsid w:val="00717B0C"/>
    <w:rsid w:val="00720588"/>
    <w:rsid w:val="00720634"/>
    <w:rsid w:val="00720A67"/>
    <w:rsid w:val="00721492"/>
    <w:rsid w:val="00721C53"/>
    <w:rsid w:val="0072200C"/>
    <w:rsid w:val="007230E8"/>
    <w:rsid w:val="007235F5"/>
    <w:rsid w:val="007237A6"/>
    <w:rsid w:val="00723911"/>
    <w:rsid w:val="007247AE"/>
    <w:rsid w:val="007248DC"/>
    <w:rsid w:val="00726016"/>
    <w:rsid w:val="00726267"/>
    <w:rsid w:val="007279A2"/>
    <w:rsid w:val="00727D18"/>
    <w:rsid w:val="00727DA1"/>
    <w:rsid w:val="007308D0"/>
    <w:rsid w:val="00731974"/>
    <w:rsid w:val="007320BD"/>
    <w:rsid w:val="0073245B"/>
    <w:rsid w:val="00732A6C"/>
    <w:rsid w:val="00734350"/>
    <w:rsid w:val="007350DF"/>
    <w:rsid w:val="00735143"/>
    <w:rsid w:val="00736F10"/>
    <w:rsid w:val="0073732D"/>
    <w:rsid w:val="00737E8B"/>
    <w:rsid w:val="00740E15"/>
    <w:rsid w:val="0074249A"/>
    <w:rsid w:val="007426D7"/>
    <w:rsid w:val="007427A0"/>
    <w:rsid w:val="00742E63"/>
    <w:rsid w:val="007436B8"/>
    <w:rsid w:val="007436FE"/>
    <w:rsid w:val="00743DED"/>
    <w:rsid w:val="0074442C"/>
    <w:rsid w:val="00744D60"/>
    <w:rsid w:val="00744EA3"/>
    <w:rsid w:val="00744EE3"/>
    <w:rsid w:val="007454BE"/>
    <w:rsid w:val="00745AC7"/>
    <w:rsid w:val="00746CEB"/>
    <w:rsid w:val="0074706A"/>
    <w:rsid w:val="00747133"/>
    <w:rsid w:val="007472AB"/>
    <w:rsid w:val="00747AD3"/>
    <w:rsid w:val="00747F00"/>
    <w:rsid w:val="00750109"/>
    <w:rsid w:val="007503A7"/>
    <w:rsid w:val="0075089E"/>
    <w:rsid w:val="00750A06"/>
    <w:rsid w:val="007510F4"/>
    <w:rsid w:val="007512CD"/>
    <w:rsid w:val="00751717"/>
    <w:rsid w:val="0075207C"/>
    <w:rsid w:val="00752110"/>
    <w:rsid w:val="007522E6"/>
    <w:rsid w:val="007525D9"/>
    <w:rsid w:val="0075357E"/>
    <w:rsid w:val="00753B27"/>
    <w:rsid w:val="00753EAA"/>
    <w:rsid w:val="00754266"/>
    <w:rsid w:val="007542C9"/>
    <w:rsid w:val="0075474E"/>
    <w:rsid w:val="00755852"/>
    <w:rsid w:val="00756F14"/>
    <w:rsid w:val="00757660"/>
    <w:rsid w:val="00757E47"/>
    <w:rsid w:val="00760384"/>
    <w:rsid w:val="007621EA"/>
    <w:rsid w:val="00763449"/>
    <w:rsid w:val="007644CD"/>
    <w:rsid w:val="00764887"/>
    <w:rsid w:val="00764F79"/>
    <w:rsid w:val="0076535A"/>
    <w:rsid w:val="00765660"/>
    <w:rsid w:val="00767736"/>
    <w:rsid w:val="007700AC"/>
    <w:rsid w:val="00770168"/>
    <w:rsid w:val="007704CF"/>
    <w:rsid w:val="00772297"/>
    <w:rsid w:val="00773E1D"/>
    <w:rsid w:val="00774019"/>
    <w:rsid w:val="00774AFF"/>
    <w:rsid w:val="0077559C"/>
    <w:rsid w:val="007767A5"/>
    <w:rsid w:val="00776EC3"/>
    <w:rsid w:val="00776EF0"/>
    <w:rsid w:val="0077700B"/>
    <w:rsid w:val="00777AF0"/>
    <w:rsid w:val="007810FC"/>
    <w:rsid w:val="007831D4"/>
    <w:rsid w:val="007833DF"/>
    <w:rsid w:val="00785FAB"/>
    <w:rsid w:val="007862E0"/>
    <w:rsid w:val="007862FA"/>
    <w:rsid w:val="00787019"/>
    <w:rsid w:val="00787AB3"/>
    <w:rsid w:val="00787CA6"/>
    <w:rsid w:val="007900BF"/>
    <w:rsid w:val="007902E2"/>
    <w:rsid w:val="00790385"/>
    <w:rsid w:val="00790BF4"/>
    <w:rsid w:val="00790DD1"/>
    <w:rsid w:val="00791C9A"/>
    <w:rsid w:val="007926E7"/>
    <w:rsid w:val="00792E16"/>
    <w:rsid w:val="007930D6"/>
    <w:rsid w:val="007944FE"/>
    <w:rsid w:val="007945EB"/>
    <w:rsid w:val="00795D3E"/>
    <w:rsid w:val="00796DDB"/>
    <w:rsid w:val="007A26BC"/>
    <w:rsid w:val="007A34DA"/>
    <w:rsid w:val="007A4048"/>
    <w:rsid w:val="007A4C4C"/>
    <w:rsid w:val="007A6179"/>
    <w:rsid w:val="007A73E7"/>
    <w:rsid w:val="007A7773"/>
    <w:rsid w:val="007A78A2"/>
    <w:rsid w:val="007A7BC2"/>
    <w:rsid w:val="007B05A1"/>
    <w:rsid w:val="007B05E1"/>
    <w:rsid w:val="007B10E6"/>
    <w:rsid w:val="007B1386"/>
    <w:rsid w:val="007B1B4E"/>
    <w:rsid w:val="007B2029"/>
    <w:rsid w:val="007B2B29"/>
    <w:rsid w:val="007B3A61"/>
    <w:rsid w:val="007B4735"/>
    <w:rsid w:val="007B5C0C"/>
    <w:rsid w:val="007B6101"/>
    <w:rsid w:val="007B6892"/>
    <w:rsid w:val="007B7844"/>
    <w:rsid w:val="007C1CA1"/>
    <w:rsid w:val="007C1DD3"/>
    <w:rsid w:val="007C363E"/>
    <w:rsid w:val="007C3C0D"/>
    <w:rsid w:val="007C5048"/>
    <w:rsid w:val="007C5828"/>
    <w:rsid w:val="007C5F7C"/>
    <w:rsid w:val="007C65A2"/>
    <w:rsid w:val="007C713A"/>
    <w:rsid w:val="007C78B6"/>
    <w:rsid w:val="007C7B95"/>
    <w:rsid w:val="007D120F"/>
    <w:rsid w:val="007D16A6"/>
    <w:rsid w:val="007D183A"/>
    <w:rsid w:val="007D2C2E"/>
    <w:rsid w:val="007D36CD"/>
    <w:rsid w:val="007D3EBC"/>
    <w:rsid w:val="007D40F6"/>
    <w:rsid w:val="007D4F43"/>
    <w:rsid w:val="007D51DA"/>
    <w:rsid w:val="007D616C"/>
    <w:rsid w:val="007D63E4"/>
    <w:rsid w:val="007D697B"/>
    <w:rsid w:val="007D6A6A"/>
    <w:rsid w:val="007E0085"/>
    <w:rsid w:val="007E2085"/>
    <w:rsid w:val="007E306F"/>
    <w:rsid w:val="007E3B11"/>
    <w:rsid w:val="007E3F05"/>
    <w:rsid w:val="007E5142"/>
    <w:rsid w:val="007E520D"/>
    <w:rsid w:val="007E5629"/>
    <w:rsid w:val="007E5668"/>
    <w:rsid w:val="007E5728"/>
    <w:rsid w:val="007E5736"/>
    <w:rsid w:val="007E6156"/>
    <w:rsid w:val="007E747B"/>
    <w:rsid w:val="007F0CB9"/>
    <w:rsid w:val="007F1B71"/>
    <w:rsid w:val="007F23CB"/>
    <w:rsid w:val="007F347B"/>
    <w:rsid w:val="007F3B2C"/>
    <w:rsid w:val="007F4DA9"/>
    <w:rsid w:val="00803923"/>
    <w:rsid w:val="00803F4C"/>
    <w:rsid w:val="0080427B"/>
    <w:rsid w:val="008042A8"/>
    <w:rsid w:val="0080758A"/>
    <w:rsid w:val="008076D5"/>
    <w:rsid w:val="00807D6F"/>
    <w:rsid w:val="00807F9F"/>
    <w:rsid w:val="00810640"/>
    <w:rsid w:val="00810726"/>
    <w:rsid w:val="00810A5F"/>
    <w:rsid w:val="008113D1"/>
    <w:rsid w:val="0081157B"/>
    <w:rsid w:val="00811C37"/>
    <w:rsid w:val="00812147"/>
    <w:rsid w:val="00812BB2"/>
    <w:rsid w:val="00813798"/>
    <w:rsid w:val="008145B2"/>
    <w:rsid w:val="008161A1"/>
    <w:rsid w:val="008165ED"/>
    <w:rsid w:val="00816E2C"/>
    <w:rsid w:val="008174F7"/>
    <w:rsid w:val="0082157C"/>
    <w:rsid w:val="008235C8"/>
    <w:rsid w:val="00824160"/>
    <w:rsid w:val="00824926"/>
    <w:rsid w:val="00824937"/>
    <w:rsid w:val="00824EDB"/>
    <w:rsid w:val="00825790"/>
    <w:rsid w:val="00825995"/>
    <w:rsid w:val="00826B2B"/>
    <w:rsid w:val="008276FF"/>
    <w:rsid w:val="008277DB"/>
    <w:rsid w:val="00830998"/>
    <w:rsid w:val="00830A7F"/>
    <w:rsid w:val="00830F12"/>
    <w:rsid w:val="00831C8A"/>
    <w:rsid w:val="00831CE7"/>
    <w:rsid w:val="00832612"/>
    <w:rsid w:val="00832A96"/>
    <w:rsid w:val="00833E39"/>
    <w:rsid w:val="00834376"/>
    <w:rsid w:val="00835799"/>
    <w:rsid w:val="00836356"/>
    <w:rsid w:val="008366DA"/>
    <w:rsid w:val="00837256"/>
    <w:rsid w:val="00840E0D"/>
    <w:rsid w:val="00840F68"/>
    <w:rsid w:val="00841DEC"/>
    <w:rsid w:val="00842366"/>
    <w:rsid w:val="00842AB6"/>
    <w:rsid w:val="00842F47"/>
    <w:rsid w:val="008434FA"/>
    <w:rsid w:val="0084372D"/>
    <w:rsid w:val="00843DE7"/>
    <w:rsid w:val="00844901"/>
    <w:rsid w:val="0084572A"/>
    <w:rsid w:val="00845AE8"/>
    <w:rsid w:val="00846435"/>
    <w:rsid w:val="0084673C"/>
    <w:rsid w:val="0084688E"/>
    <w:rsid w:val="00846957"/>
    <w:rsid w:val="00847013"/>
    <w:rsid w:val="00850CA1"/>
    <w:rsid w:val="0085189F"/>
    <w:rsid w:val="00851C31"/>
    <w:rsid w:val="00852081"/>
    <w:rsid w:val="0085381E"/>
    <w:rsid w:val="00854B53"/>
    <w:rsid w:val="00855211"/>
    <w:rsid w:val="0085571E"/>
    <w:rsid w:val="0085644D"/>
    <w:rsid w:val="00856C9D"/>
    <w:rsid w:val="0085797E"/>
    <w:rsid w:val="00857B02"/>
    <w:rsid w:val="008606BE"/>
    <w:rsid w:val="008607DA"/>
    <w:rsid w:val="0086248B"/>
    <w:rsid w:val="00863CC8"/>
    <w:rsid w:val="00863F59"/>
    <w:rsid w:val="008645CE"/>
    <w:rsid w:val="00864746"/>
    <w:rsid w:val="00864EE7"/>
    <w:rsid w:val="00866526"/>
    <w:rsid w:val="008671DC"/>
    <w:rsid w:val="00867922"/>
    <w:rsid w:val="00867A9D"/>
    <w:rsid w:val="008701F3"/>
    <w:rsid w:val="00870EF7"/>
    <w:rsid w:val="00870FFB"/>
    <w:rsid w:val="00871DF3"/>
    <w:rsid w:val="008722DC"/>
    <w:rsid w:val="008723D4"/>
    <w:rsid w:val="0087353D"/>
    <w:rsid w:val="008737C5"/>
    <w:rsid w:val="008745DA"/>
    <w:rsid w:val="0087627E"/>
    <w:rsid w:val="008767D7"/>
    <w:rsid w:val="00876F72"/>
    <w:rsid w:val="00877AB4"/>
    <w:rsid w:val="00880169"/>
    <w:rsid w:val="008805B9"/>
    <w:rsid w:val="00881091"/>
    <w:rsid w:val="00881586"/>
    <w:rsid w:val="008817D1"/>
    <w:rsid w:val="00882B3B"/>
    <w:rsid w:val="008833AC"/>
    <w:rsid w:val="00883823"/>
    <w:rsid w:val="00884BEA"/>
    <w:rsid w:val="00884C5A"/>
    <w:rsid w:val="00885965"/>
    <w:rsid w:val="00886DAE"/>
    <w:rsid w:val="0089100A"/>
    <w:rsid w:val="0089187F"/>
    <w:rsid w:val="00892303"/>
    <w:rsid w:val="00892397"/>
    <w:rsid w:val="00892663"/>
    <w:rsid w:val="00894685"/>
    <w:rsid w:val="00894EA3"/>
    <w:rsid w:val="008960C0"/>
    <w:rsid w:val="00896298"/>
    <w:rsid w:val="008971A7"/>
    <w:rsid w:val="008A0433"/>
    <w:rsid w:val="008A0C05"/>
    <w:rsid w:val="008A12B8"/>
    <w:rsid w:val="008A1B59"/>
    <w:rsid w:val="008A1C1B"/>
    <w:rsid w:val="008A1FBC"/>
    <w:rsid w:val="008A2272"/>
    <w:rsid w:val="008A2C67"/>
    <w:rsid w:val="008A3ECC"/>
    <w:rsid w:val="008A4D53"/>
    <w:rsid w:val="008A60B3"/>
    <w:rsid w:val="008A71F0"/>
    <w:rsid w:val="008A7934"/>
    <w:rsid w:val="008A7A16"/>
    <w:rsid w:val="008A7B39"/>
    <w:rsid w:val="008B0263"/>
    <w:rsid w:val="008B23AB"/>
    <w:rsid w:val="008B373A"/>
    <w:rsid w:val="008B3A78"/>
    <w:rsid w:val="008B4AA2"/>
    <w:rsid w:val="008B534D"/>
    <w:rsid w:val="008B6514"/>
    <w:rsid w:val="008B6688"/>
    <w:rsid w:val="008B7337"/>
    <w:rsid w:val="008C0BE9"/>
    <w:rsid w:val="008C1083"/>
    <w:rsid w:val="008C17F7"/>
    <w:rsid w:val="008C1AEE"/>
    <w:rsid w:val="008C2970"/>
    <w:rsid w:val="008C2C25"/>
    <w:rsid w:val="008C303D"/>
    <w:rsid w:val="008C4A4D"/>
    <w:rsid w:val="008C6C3A"/>
    <w:rsid w:val="008C755B"/>
    <w:rsid w:val="008C7A6D"/>
    <w:rsid w:val="008D07AC"/>
    <w:rsid w:val="008D33F3"/>
    <w:rsid w:val="008D3D7E"/>
    <w:rsid w:val="008D4B6C"/>
    <w:rsid w:val="008D4D93"/>
    <w:rsid w:val="008D4EBB"/>
    <w:rsid w:val="008D578A"/>
    <w:rsid w:val="008D58E0"/>
    <w:rsid w:val="008D6194"/>
    <w:rsid w:val="008D6827"/>
    <w:rsid w:val="008D6B90"/>
    <w:rsid w:val="008E1238"/>
    <w:rsid w:val="008E1414"/>
    <w:rsid w:val="008E19F7"/>
    <w:rsid w:val="008E1A71"/>
    <w:rsid w:val="008E1AEA"/>
    <w:rsid w:val="008E2D87"/>
    <w:rsid w:val="008E3627"/>
    <w:rsid w:val="008E45C7"/>
    <w:rsid w:val="008E4854"/>
    <w:rsid w:val="008E497C"/>
    <w:rsid w:val="008E6037"/>
    <w:rsid w:val="008E635D"/>
    <w:rsid w:val="008E6B22"/>
    <w:rsid w:val="008E6CD3"/>
    <w:rsid w:val="008E7258"/>
    <w:rsid w:val="008F06A5"/>
    <w:rsid w:val="008F0B19"/>
    <w:rsid w:val="008F0CFA"/>
    <w:rsid w:val="008F11C3"/>
    <w:rsid w:val="008F1F6D"/>
    <w:rsid w:val="008F30B2"/>
    <w:rsid w:val="008F37C7"/>
    <w:rsid w:val="008F4053"/>
    <w:rsid w:val="008F56D8"/>
    <w:rsid w:val="008F6730"/>
    <w:rsid w:val="009010CC"/>
    <w:rsid w:val="00901336"/>
    <w:rsid w:val="00901C0A"/>
    <w:rsid w:val="0090243A"/>
    <w:rsid w:val="009031BF"/>
    <w:rsid w:val="009052BD"/>
    <w:rsid w:val="00906499"/>
    <w:rsid w:val="009065C2"/>
    <w:rsid w:val="00906A70"/>
    <w:rsid w:val="0090747D"/>
    <w:rsid w:val="009103DD"/>
    <w:rsid w:val="0091055D"/>
    <w:rsid w:val="009107FC"/>
    <w:rsid w:val="00910F45"/>
    <w:rsid w:val="00912A21"/>
    <w:rsid w:val="00912E95"/>
    <w:rsid w:val="00913046"/>
    <w:rsid w:val="00913312"/>
    <w:rsid w:val="00913E67"/>
    <w:rsid w:val="00914390"/>
    <w:rsid w:val="009154D6"/>
    <w:rsid w:val="00915890"/>
    <w:rsid w:val="00915B91"/>
    <w:rsid w:val="00915FC9"/>
    <w:rsid w:val="00916C8E"/>
    <w:rsid w:val="00916DEF"/>
    <w:rsid w:val="00916FA2"/>
    <w:rsid w:val="00920698"/>
    <w:rsid w:val="00920759"/>
    <w:rsid w:val="00920762"/>
    <w:rsid w:val="00920FE0"/>
    <w:rsid w:val="0092190A"/>
    <w:rsid w:val="00922111"/>
    <w:rsid w:val="009226BC"/>
    <w:rsid w:val="009228C1"/>
    <w:rsid w:val="009232B8"/>
    <w:rsid w:val="00924B4D"/>
    <w:rsid w:val="0092513D"/>
    <w:rsid w:val="009254FC"/>
    <w:rsid w:val="00925881"/>
    <w:rsid w:val="00927ACA"/>
    <w:rsid w:val="009309FC"/>
    <w:rsid w:val="00930DA4"/>
    <w:rsid w:val="00931896"/>
    <w:rsid w:val="00932AA1"/>
    <w:rsid w:val="00933EFB"/>
    <w:rsid w:val="00934195"/>
    <w:rsid w:val="0093500C"/>
    <w:rsid w:val="0093503F"/>
    <w:rsid w:val="0093550A"/>
    <w:rsid w:val="00935717"/>
    <w:rsid w:val="009370A4"/>
    <w:rsid w:val="009378D0"/>
    <w:rsid w:val="00937AD4"/>
    <w:rsid w:val="00940207"/>
    <w:rsid w:val="00940A39"/>
    <w:rsid w:val="009412B6"/>
    <w:rsid w:val="009434D3"/>
    <w:rsid w:val="00943AEB"/>
    <w:rsid w:val="00944E41"/>
    <w:rsid w:val="00944FE1"/>
    <w:rsid w:val="009450AC"/>
    <w:rsid w:val="009452E0"/>
    <w:rsid w:val="009461DC"/>
    <w:rsid w:val="009464DD"/>
    <w:rsid w:val="00947BFA"/>
    <w:rsid w:val="00950AAD"/>
    <w:rsid w:val="00951BAE"/>
    <w:rsid w:val="00952BA5"/>
    <w:rsid w:val="00953B1C"/>
    <w:rsid w:val="009552ED"/>
    <w:rsid w:val="00956475"/>
    <w:rsid w:val="00956692"/>
    <w:rsid w:val="00957326"/>
    <w:rsid w:val="0095766D"/>
    <w:rsid w:val="009576AE"/>
    <w:rsid w:val="00957A25"/>
    <w:rsid w:val="00961AD0"/>
    <w:rsid w:val="00961BA2"/>
    <w:rsid w:val="0096231E"/>
    <w:rsid w:val="00963334"/>
    <w:rsid w:val="009649A3"/>
    <w:rsid w:val="00964B7C"/>
    <w:rsid w:val="0096505D"/>
    <w:rsid w:val="00965089"/>
    <w:rsid w:val="00966740"/>
    <w:rsid w:val="00967166"/>
    <w:rsid w:val="009709D3"/>
    <w:rsid w:val="00971487"/>
    <w:rsid w:val="00971AD5"/>
    <w:rsid w:val="00972501"/>
    <w:rsid w:val="00972B95"/>
    <w:rsid w:val="0097419F"/>
    <w:rsid w:val="0097441B"/>
    <w:rsid w:val="00974F38"/>
    <w:rsid w:val="00975E1E"/>
    <w:rsid w:val="0097678B"/>
    <w:rsid w:val="00976F81"/>
    <w:rsid w:val="00976F98"/>
    <w:rsid w:val="00980595"/>
    <w:rsid w:val="0098141F"/>
    <w:rsid w:val="009820E3"/>
    <w:rsid w:val="00982F16"/>
    <w:rsid w:val="00984416"/>
    <w:rsid w:val="0098453B"/>
    <w:rsid w:val="009851FD"/>
    <w:rsid w:val="009858B5"/>
    <w:rsid w:val="00985955"/>
    <w:rsid w:val="009862DB"/>
    <w:rsid w:val="009863AF"/>
    <w:rsid w:val="0098782C"/>
    <w:rsid w:val="00987CCA"/>
    <w:rsid w:val="009915FC"/>
    <w:rsid w:val="00991CF9"/>
    <w:rsid w:val="0099420A"/>
    <w:rsid w:val="0099455B"/>
    <w:rsid w:val="00994B8C"/>
    <w:rsid w:val="00995170"/>
    <w:rsid w:val="00995642"/>
    <w:rsid w:val="009965B6"/>
    <w:rsid w:val="00996D5A"/>
    <w:rsid w:val="009A0C3F"/>
    <w:rsid w:val="009A0D0C"/>
    <w:rsid w:val="009A15E3"/>
    <w:rsid w:val="009A2157"/>
    <w:rsid w:val="009A2B2E"/>
    <w:rsid w:val="009A3065"/>
    <w:rsid w:val="009A30C8"/>
    <w:rsid w:val="009A36D5"/>
    <w:rsid w:val="009A3753"/>
    <w:rsid w:val="009A3EC5"/>
    <w:rsid w:val="009A467C"/>
    <w:rsid w:val="009A4D8C"/>
    <w:rsid w:val="009A53D1"/>
    <w:rsid w:val="009A5682"/>
    <w:rsid w:val="009A6F4A"/>
    <w:rsid w:val="009A7921"/>
    <w:rsid w:val="009B03BD"/>
    <w:rsid w:val="009B0731"/>
    <w:rsid w:val="009B089C"/>
    <w:rsid w:val="009B1523"/>
    <w:rsid w:val="009B1D70"/>
    <w:rsid w:val="009B3B82"/>
    <w:rsid w:val="009B3F87"/>
    <w:rsid w:val="009B4F77"/>
    <w:rsid w:val="009B5EEB"/>
    <w:rsid w:val="009B69A9"/>
    <w:rsid w:val="009B69E5"/>
    <w:rsid w:val="009B6D69"/>
    <w:rsid w:val="009C233F"/>
    <w:rsid w:val="009C29EB"/>
    <w:rsid w:val="009C4492"/>
    <w:rsid w:val="009C44F8"/>
    <w:rsid w:val="009C4E77"/>
    <w:rsid w:val="009C7C14"/>
    <w:rsid w:val="009D06E2"/>
    <w:rsid w:val="009D08ED"/>
    <w:rsid w:val="009D112F"/>
    <w:rsid w:val="009D12A6"/>
    <w:rsid w:val="009D159C"/>
    <w:rsid w:val="009D1E73"/>
    <w:rsid w:val="009D2008"/>
    <w:rsid w:val="009D2104"/>
    <w:rsid w:val="009D21C2"/>
    <w:rsid w:val="009D2464"/>
    <w:rsid w:val="009D3D4E"/>
    <w:rsid w:val="009D4CD6"/>
    <w:rsid w:val="009D51A7"/>
    <w:rsid w:val="009D52AE"/>
    <w:rsid w:val="009D5F58"/>
    <w:rsid w:val="009D61E3"/>
    <w:rsid w:val="009D660D"/>
    <w:rsid w:val="009D690F"/>
    <w:rsid w:val="009D6AB7"/>
    <w:rsid w:val="009D78F7"/>
    <w:rsid w:val="009E07D1"/>
    <w:rsid w:val="009E0ABC"/>
    <w:rsid w:val="009E43E9"/>
    <w:rsid w:val="009E447C"/>
    <w:rsid w:val="009E46AC"/>
    <w:rsid w:val="009E4C07"/>
    <w:rsid w:val="009E56BE"/>
    <w:rsid w:val="009E575A"/>
    <w:rsid w:val="009E6027"/>
    <w:rsid w:val="009E6169"/>
    <w:rsid w:val="009E6D54"/>
    <w:rsid w:val="009F0028"/>
    <w:rsid w:val="009F0A1A"/>
    <w:rsid w:val="009F0BFC"/>
    <w:rsid w:val="009F16C6"/>
    <w:rsid w:val="009F230A"/>
    <w:rsid w:val="009F3C02"/>
    <w:rsid w:val="009F3FE6"/>
    <w:rsid w:val="009F443A"/>
    <w:rsid w:val="009F493D"/>
    <w:rsid w:val="009F61AC"/>
    <w:rsid w:val="009F6DFC"/>
    <w:rsid w:val="009F7876"/>
    <w:rsid w:val="009F7D13"/>
    <w:rsid w:val="00A00284"/>
    <w:rsid w:val="00A00510"/>
    <w:rsid w:val="00A00BC0"/>
    <w:rsid w:val="00A01556"/>
    <w:rsid w:val="00A015D7"/>
    <w:rsid w:val="00A020FB"/>
    <w:rsid w:val="00A02284"/>
    <w:rsid w:val="00A029FF"/>
    <w:rsid w:val="00A03C03"/>
    <w:rsid w:val="00A03F18"/>
    <w:rsid w:val="00A0410F"/>
    <w:rsid w:val="00A0440F"/>
    <w:rsid w:val="00A066B4"/>
    <w:rsid w:val="00A06890"/>
    <w:rsid w:val="00A1184C"/>
    <w:rsid w:val="00A11F6D"/>
    <w:rsid w:val="00A12746"/>
    <w:rsid w:val="00A144A9"/>
    <w:rsid w:val="00A14A10"/>
    <w:rsid w:val="00A15370"/>
    <w:rsid w:val="00A156D9"/>
    <w:rsid w:val="00A15A43"/>
    <w:rsid w:val="00A169B9"/>
    <w:rsid w:val="00A17531"/>
    <w:rsid w:val="00A178B1"/>
    <w:rsid w:val="00A17E78"/>
    <w:rsid w:val="00A21224"/>
    <w:rsid w:val="00A213B2"/>
    <w:rsid w:val="00A21FC8"/>
    <w:rsid w:val="00A2249E"/>
    <w:rsid w:val="00A228D6"/>
    <w:rsid w:val="00A22C67"/>
    <w:rsid w:val="00A234C3"/>
    <w:rsid w:val="00A239E2"/>
    <w:rsid w:val="00A25359"/>
    <w:rsid w:val="00A258F7"/>
    <w:rsid w:val="00A26BA6"/>
    <w:rsid w:val="00A276CA"/>
    <w:rsid w:val="00A3250E"/>
    <w:rsid w:val="00A330E8"/>
    <w:rsid w:val="00A3335C"/>
    <w:rsid w:val="00A33F65"/>
    <w:rsid w:val="00A35D69"/>
    <w:rsid w:val="00A35E5F"/>
    <w:rsid w:val="00A37D23"/>
    <w:rsid w:val="00A40966"/>
    <w:rsid w:val="00A41037"/>
    <w:rsid w:val="00A413EA"/>
    <w:rsid w:val="00A41CC5"/>
    <w:rsid w:val="00A41F65"/>
    <w:rsid w:val="00A424AB"/>
    <w:rsid w:val="00A43205"/>
    <w:rsid w:val="00A436F2"/>
    <w:rsid w:val="00A43A1C"/>
    <w:rsid w:val="00A440BA"/>
    <w:rsid w:val="00A443D6"/>
    <w:rsid w:val="00A4641C"/>
    <w:rsid w:val="00A4686D"/>
    <w:rsid w:val="00A46C2C"/>
    <w:rsid w:val="00A508ED"/>
    <w:rsid w:val="00A51C28"/>
    <w:rsid w:val="00A5296D"/>
    <w:rsid w:val="00A533A6"/>
    <w:rsid w:val="00A53B54"/>
    <w:rsid w:val="00A53FE7"/>
    <w:rsid w:val="00A5632D"/>
    <w:rsid w:val="00A57147"/>
    <w:rsid w:val="00A57286"/>
    <w:rsid w:val="00A5771F"/>
    <w:rsid w:val="00A605EE"/>
    <w:rsid w:val="00A60AA5"/>
    <w:rsid w:val="00A611D2"/>
    <w:rsid w:val="00A61FDD"/>
    <w:rsid w:val="00A6224B"/>
    <w:rsid w:val="00A635F6"/>
    <w:rsid w:val="00A636A3"/>
    <w:rsid w:val="00A6381A"/>
    <w:rsid w:val="00A65B14"/>
    <w:rsid w:val="00A65F12"/>
    <w:rsid w:val="00A66184"/>
    <w:rsid w:val="00A66236"/>
    <w:rsid w:val="00A66691"/>
    <w:rsid w:val="00A66CA0"/>
    <w:rsid w:val="00A66E47"/>
    <w:rsid w:val="00A67240"/>
    <w:rsid w:val="00A67248"/>
    <w:rsid w:val="00A6736A"/>
    <w:rsid w:val="00A70122"/>
    <w:rsid w:val="00A70391"/>
    <w:rsid w:val="00A736EF"/>
    <w:rsid w:val="00A737D5"/>
    <w:rsid w:val="00A755BB"/>
    <w:rsid w:val="00A75C19"/>
    <w:rsid w:val="00A75F92"/>
    <w:rsid w:val="00A75FAF"/>
    <w:rsid w:val="00A76EA4"/>
    <w:rsid w:val="00A770F1"/>
    <w:rsid w:val="00A77C15"/>
    <w:rsid w:val="00A80213"/>
    <w:rsid w:val="00A803C5"/>
    <w:rsid w:val="00A80F46"/>
    <w:rsid w:val="00A817E0"/>
    <w:rsid w:val="00A821AF"/>
    <w:rsid w:val="00A82CEA"/>
    <w:rsid w:val="00A841E2"/>
    <w:rsid w:val="00A8428F"/>
    <w:rsid w:val="00A86A3B"/>
    <w:rsid w:val="00A86ED7"/>
    <w:rsid w:val="00A86FAD"/>
    <w:rsid w:val="00A87304"/>
    <w:rsid w:val="00A876AA"/>
    <w:rsid w:val="00A903DE"/>
    <w:rsid w:val="00A911C7"/>
    <w:rsid w:val="00A91BC6"/>
    <w:rsid w:val="00A93EDB"/>
    <w:rsid w:val="00A94C07"/>
    <w:rsid w:val="00A950F5"/>
    <w:rsid w:val="00A95149"/>
    <w:rsid w:val="00A95EE7"/>
    <w:rsid w:val="00AA0133"/>
    <w:rsid w:val="00AA0596"/>
    <w:rsid w:val="00AA0A3D"/>
    <w:rsid w:val="00AA11BD"/>
    <w:rsid w:val="00AA1A53"/>
    <w:rsid w:val="00AA1ABA"/>
    <w:rsid w:val="00AA22D5"/>
    <w:rsid w:val="00AA238B"/>
    <w:rsid w:val="00AA26CA"/>
    <w:rsid w:val="00AA3439"/>
    <w:rsid w:val="00AA3C55"/>
    <w:rsid w:val="00AA4B49"/>
    <w:rsid w:val="00AA5E95"/>
    <w:rsid w:val="00AA6754"/>
    <w:rsid w:val="00AA775E"/>
    <w:rsid w:val="00AB07C5"/>
    <w:rsid w:val="00AB1083"/>
    <w:rsid w:val="00AB1201"/>
    <w:rsid w:val="00AB1D6E"/>
    <w:rsid w:val="00AB1F9C"/>
    <w:rsid w:val="00AB2D3D"/>
    <w:rsid w:val="00AB3336"/>
    <w:rsid w:val="00AB4255"/>
    <w:rsid w:val="00AB5771"/>
    <w:rsid w:val="00AB6124"/>
    <w:rsid w:val="00AB6D69"/>
    <w:rsid w:val="00AB79A7"/>
    <w:rsid w:val="00AB7AE3"/>
    <w:rsid w:val="00AC39C3"/>
    <w:rsid w:val="00AC5316"/>
    <w:rsid w:val="00AC5D63"/>
    <w:rsid w:val="00AC706F"/>
    <w:rsid w:val="00AC7C88"/>
    <w:rsid w:val="00AC7F81"/>
    <w:rsid w:val="00AD058E"/>
    <w:rsid w:val="00AD078D"/>
    <w:rsid w:val="00AD134B"/>
    <w:rsid w:val="00AD151C"/>
    <w:rsid w:val="00AD1B6B"/>
    <w:rsid w:val="00AD2E90"/>
    <w:rsid w:val="00AD35CE"/>
    <w:rsid w:val="00AD53E0"/>
    <w:rsid w:val="00AD5886"/>
    <w:rsid w:val="00AD5AD2"/>
    <w:rsid w:val="00AD5B3E"/>
    <w:rsid w:val="00AD6B93"/>
    <w:rsid w:val="00AD7370"/>
    <w:rsid w:val="00AE01B4"/>
    <w:rsid w:val="00AE0295"/>
    <w:rsid w:val="00AE07B7"/>
    <w:rsid w:val="00AE1583"/>
    <w:rsid w:val="00AE1651"/>
    <w:rsid w:val="00AE1A7E"/>
    <w:rsid w:val="00AE1CDE"/>
    <w:rsid w:val="00AE2097"/>
    <w:rsid w:val="00AE217F"/>
    <w:rsid w:val="00AE365E"/>
    <w:rsid w:val="00AE3FF1"/>
    <w:rsid w:val="00AE4F1F"/>
    <w:rsid w:val="00AE5035"/>
    <w:rsid w:val="00AE5397"/>
    <w:rsid w:val="00AE5A62"/>
    <w:rsid w:val="00AF01E8"/>
    <w:rsid w:val="00AF0C82"/>
    <w:rsid w:val="00AF1197"/>
    <w:rsid w:val="00AF1B81"/>
    <w:rsid w:val="00AF1F4F"/>
    <w:rsid w:val="00AF2406"/>
    <w:rsid w:val="00AF3EFE"/>
    <w:rsid w:val="00AF482D"/>
    <w:rsid w:val="00AF49B5"/>
    <w:rsid w:val="00AF4F8B"/>
    <w:rsid w:val="00AF67D8"/>
    <w:rsid w:val="00AF6FD0"/>
    <w:rsid w:val="00AF72B5"/>
    <w:rsid w:val="00B008C4"/>
    <w:rsid w:val="00B0219F"/>
    <w:rsid w:val="00B023AB"/>
    <w:rsid w:val="00B02FF5"/>
    <w:rsid w:val="00B03289"/>
    <w:rsid w:val="00B033A0"/>
    <w:rsid w:val="00B044F9"/>
    <w:rsid w:val="00B047A6"/>
    <w:rsid w:val="00B06252"/>
    <w:rsid w:val="00B06E50"/>
    <w:rsid w:val="00B103EF"/>
    <w:rsid w:val="00B11522"/>
    <w:rsid w:val="00B117C2"/>
    <w:rsid w:val="00B11BB8"/>
    <w:rsid w:val="00B12183"/>
    <w:rsid w:val="00B12447"/>
    <w:rsid w:val="00B12C48"/>
    <w:rsid w:val="00B13486"/>
    <w:rsid w:val="00B1367C"/>
    <w:rsid w:val="00B13843"/>
    <w:rsid w:val="00B1461D"/>
    <w:rsid w:val="00B157A6"/>
    <w:rsid w:val="00B15918"/>
    <w:rsid w:val="00B15CEE"/>
    <w:rsid w:val="00B16DED"/>
    <w:rsid w:val="00B174EE"/>
    <w:rsid w:val="00B20CE5"/>
    <w:rsid w:val="00B20F8D"/>
    <w:rsid w:val="00B20FE4"/>
    <w:rsid w:val="00B2117A"/>
    <w:rsid w:val="00B21506"/>
    <w:rsid w:val="00B222A5"/>
    <w:rsid w:val="00B22835"/>
    <w:rsid w:val="00B22CC1"/>
    <w:rsid w:val="00B2387B"/>
    <w:rsid w:val="00B24241"/>
    <w:rsid w:val="00B2449E"/>
    <w:rsid w:val="00B248AE"/>
    <w:rsid w:val="00B24A92"/>
    <w:rsid w:val="00B258DE"/>
    <w:rsid w:val="00B268F8"/>
    <w:rsid w:val="00B27571"/>
    <w:rsid w:val="00B27F7F"/>
    <w:rsid w:val="00B30E6A"/>
    <w:rsid w:val="00B3113D"/>
    <w:rsid w:val="00B3230F"/>
    <w:rsid w:val="00B32470"/>
    <w:rsid w:val="00B32608"/>
    <w:rsid w:val="00B32BDE"/>
    <w:rsid w:val="00B331FF"/>
    <w:rsid w:val="00B34510"/>
    <w:rsid w:val="00B3553E"/>
    <w:rsid w:val="00B36DE2"/>
    <w:rsid w:val="00B371CD"/>
    <w:rsid w:val="00B37BDC"/>
    <w:rsid w:val="00B42058"/>
    <w:rsid w:val="00B425C4"/>
    <w:rsid w:val="00B42CB3"/>
    <w:rsid w:val="00B431BF"/>
    <w:rsid w:val="00B4336C"/>
    <w:rsid w:val="00B44AB0"/>
    <w:rsid w:val="00B46C15"/>
    <w:rsid w:val="00B50395"/>
    <w:rsid w:val="00B508A8"/>
    <w:rsid w:val="00B51288"/>
    <w:rsid w:val="00B51468"/>
    <w:rsid w:val="00B51E3A"/>
    <w:rsid w:val="00B5212C"/>
    <w:rsid w:val="00B53E6E"/>
    <w:rsid w:val="00B54363"/>
    <w:rsid w:val="00B546ED"/>
    <w:rsid w:val="00B5546D"/>
    <w:rsid w:val="00B55A92"/>
    <w:rsid w:val="00B56607"/>
    <w:rsid w:val="00B56795"/>
    <w:rsid w:val="00B60710"/>
    <w:rsid w:val="00B61FE9"/>
    <w:rsid w:val="00B63DDE"/>
    <w:rsid w:val="00B63E31"/>
    <w:rsid w:val="00B6439D"/>
    <w:rsid w:val="00B64F50"/>
    <w:rsid w:val="00B67B2D"/>
    <w:rsid w:val="00B70D4A"/>
    <w:rsid w:val="00B70F05"/>
    <w:rsid w:val="00B71308"/>
    <w:rsid w:val="00B71F13"/>
    <w:rsid w:val="00B73400"/>
    <w:rsid w:val="00B74066"/>
    <w:rsid w:val="00B75E60"/>
    <w:rsid w:val="00B77682"/>
    <w:rsid w:val="00B80775"/>
    <w:rsid w:val="00B809E6"/>
    <w:rsid w:val="00B8150C"/>
    <w:rsid w:val="00B81B16"/>
    <w:rsid w:val="00B82CD5"/>
    <w:rsid w:val="00B83A2F"/>
    <w:rsid w:val="00B85130"/>
    <w:rsid w:val="00B85218"/>
    <w:rsid w:val="00B8645E"/>
    <w:rsid w:val="00B869C8"/>
    <w:rsid w:val="00B86A6F"/>
    <w:rsid w:val="00B873A2"/>
    <w:rsid w:val="00B87742"/>
    <w:rsid w:val="00B879D8"/>
    <w:rsid w:val="00B90558"/>
    <w:rsid w:val="00B919EC"/>
    <w:rsid w:val="00B91F50"/>
    <w:rsid w:val="00B923C6"/>
    <w:rsid w:val="00B926BE"/>
    <w:rsid w:val="00B9349B"/>
    <w:rsid w:val="00B93534"/>
    <w:rsid w:val="00B93786"/>
    <w:rsid w:val="00B94745"/>
    <w:rsid w:val="00B949DC"/>
    <w:rsid w:val="00B95510"/>
    <w:rsid w:val="00B96120"/>
    <w:rsid w:val="00B96AD5"/>
    <w:rsid w:val="00B97260"/>
    <w:rsid w:val="00B9768C"/>
    <w:rsid w:val="00B977F9"/>
    <w:rsid w:val="00B9792A"/>
    <w:rsid w:val="00B97985"/>
    <w:rsid w:val="00B97CB2"/>
    <w:rsid w:val="00B97E3F"/>
    <w:rsid w:val="00BA0A61"/>
    <w:rsid w:val="00BA123E"/>
    <w:rsid w:val="00BA19A0"/>
    <w:rsid w:val="00BA1D18"/>
    <w:rsid w:val="00BA2E80"/>
    <w:rsid w:val="00BA3066"/>
    <w:rsid w:val="00BA32FB"/>
    <w:rsid w:val="00BA40C9"/>
    <w:rsid w:val="00BA423C"/>
    <w:rsid w:val="00BA4642"/>
    <w:rsid w:val="00BA5F16"/>
    <w:rsid w:val="00BA6A71"/>
    <w:rsid w:val="00BA6EB0"/>
    <w:rsid w:val="00BA71C5"/>
    <w:rsid w:val="00BA7E7C"/>
    <w:rsid w:val="00BB0A79"/>
    <w:rsid w:val="00BB0F80"/>
    <w:rsid w:val="00BB115E"/>
    <w:rsid w:val="00BB123C"/>
    <w:rsid w:val="00BB14FB"/>
    <w:rsid w:val="00BB175C"/>
    <w:rsid w:val="00BB1C2B"/>
    <w:rsid w:val="00BB2696"/>
    <w:rsid w:val="00BB278C"/>
    <w:rsid w:val="00BB2C65"/>
    <w:rsid w:val="00BB320F"/>
    <w:rsid w:val="00BB3C20"/>
    <w:rsid w:val="00BB3EC6"/>
    <w:rsid w:val="00BB5024"/>
    <w:rsid w:val="00BB502C"/>
    <w:rsid w:val="00BB56E4"/>
    <w:rsid w:val="00BB5A4C"/>
    <w:rsid w:val="00BB612D"/>
    <w:rsid w:val="00BB67EB"/>
    <w:rsid w:val="00BB7258"/>
    <w:rsid w:val="00BB7A30"/>
    <w:rsid w:val="00BC01F9"/>
    <w:rsid w:val="00BC22A0"/>
    <w:rsid w:val="00BC3180"/>
    <w:rsid w:val="00BC4154"/>
    <w:rsid w:val="00BC5362"/>
    <w:rsid w:val="00BC6B51"/>
    <w:rsid w:val="00BC7F8E"/>
    <w:rsid w:val="00BD00F7"/>
    <w:rsid w:val="00BD2161"/>
    <w:rsid w:val="00BD32F1"/>
    <w:rsid w:val="00BD3569"/>
    <w:rsid w:val="00BD37CB"/>
    <w:rsid w:val="00BD37E5"/>
    <w:rsid w:val="00BD3F4F"/>
    <w:rsid w:val="00BD5820"/>
    <w:rsid w:val="00BD6450"/>
    <w:rsid w:val="00BD66B4"/>
    <w:rsid w:val="00BD7AB3"/>
    <w:rsid w:val="00BE0A10"/>
    <w:rsid w:val="00BE102C"/>
    <w:rsid w:val="00BE33EA"/>
    <w:rsid w:val="00BE387D"/>
    <w:rsid w:val="00BE3A30"/>
    <w:rsid w:val="00BE3BA9"/>
    <w:rsid w:val="00BE3F79"/>
    <w:rsid w:val="00BE4EF1"/>
    <w:rsid w:val="00BE60ED"/>
    <w:rsid w:val="00BE64EF"/>
    <w:rsid w:val="00BE674F"/>
    <w:rsid w:val="00BE774C"/>
    <w:rsid w:val="00BF0C9A"/>
    <w:rsid w:val="00BF0E49"/>
    <w:rsid w:val="00BF0F0C"/>
    <w:rsid w:val="00BF163E"/>
    <w:rsid w:val="00BF24C5"/>
    <w:rsid w:val="00BF3095"/>
    <w:rsid w:val="00BF468C"/>
    <w:rsid w:val="00BF4B8F"/>
    <w:rsid w:val="00BF561B"/>
    <w:rsid w:val="00BF5C04"/>
    <w:rsid w:val="00BF5C9B"/>
    <w:rsid w:val="00BF615C"/>
    <w:rsid w:val="00BF695D"/>
    <w:rsid w:val="00BF6DEE"/>
    <w:rsid w:val="00BF7400"/>
    <w:rsid w:val="00C0110F"/>
    <w:rsid w:val="00C017B6"/>
    <w:rsid w:val="00C01873"/>
    <w:rsid w:val="00C03467"/>
    <w:rsid w:val="00C034E8"/>
    <w:rsid w:val="00C03C42"/>
    <w:rsid w:val="00C04A68"/>
    <w:rsid w:val="00C05A80"/>
    <w:rsid w:val="00C06A8E"/>
    <w:rsid w:val="00C07066"/>
    <w:rsid w:val="00C07AB8"/>
    <w:rsid w:val="00C10A80"/>
    <w:rsid w:val="00C12937"/>
    <w:rsid w:val="00C12ABC"/>
    <w:rsid w:val="00C12EE3"/>
    <w:rsid w:val="00C13361"/>
    <w:rsid w:val="00C21DF0"/>
    <w:rsid w:val="00C226D1"/>
    <w:rsid w:val="00C22998"/>
    <w:rsid w:val="00C23178"/>
    <w:rsid w:val="00C238D7"/>
    <w:rsid w:val="00C23AE6"/>
    <w:rsid w:val="00C24152"/>
    <w:rsid w:val="00C243C7"/>
    <w:rsid w:val="00C24DAD"/>
    <w:rsid w:val="00C25F7A"/>
    <w:rsid w:val="00C2614E"/>
    <w:rsid w:val="00C26B51"/>
    <w:rsid w:val="00C27533"/>
    <w:rsid w:val="00C2785B"/>
    <w:rsid w:val="00C33A4D"/>
    <w:rsid w:val="00C34E9B"/>
    <w:rsid w:val="00C351D8"/>
    <w:rsid w:val="00C356F3"/>
    <w:rsid w:val="00C364AC"/>
    <w:rsid w:val="00C36539"/>
    <w:rsid w:val="00C37587"/>
    <w:rsid w:val="00C405ED"/>
    <w:rsid w:val="00C40878"/>
    <w:rsid w:val="00C40A0F"/>
    <w:rsid w:val="00C40FC5"/>
    <w:rsid w:val="00C42C77"/>
    <w:rsid w:val="00C4681A"/>
    <w:rsid w:val="00C478FF"/>
    <w:rsid w:val="00C50840"/>
    <w:rsid w:val="00C50BB3"/>
    <w:rsid w:val="00C52141"/>
    <w:rsid w:val="00C52206"/>
    <w:rsid w:val="00C522EA"/>
    <w:rsid w:val="00C5377A"/>
    <w:rsid w:val="00C5503C"/>
    <w:rsid w:val="00C553AD"/>
    <w:rsid w:val="00C55D34"/>
    <w:rsid w:val="00C55ECE"/>
    <w:rsid w:val="00C578DA"/>
    <w:rsid w:val="00C602D4"/>
    <w:rsid w:val="00C60F8E"/>
    <w:rsid w:val="00C6187A"/>
    <w:rsid w:val="00C619FA"/>
    <w:rsid w:val="00C61B49"/>
    <w:rsid w:val="00C61E87"/>
    <w:rsid w:val="00C625FD"/>
    <w:rsid w:val="00C62C00"/>
    <w:rsid w:val="00C63030"/>
    <w:rsid w:val="00C63472"/>
    <w:rsid w:val="00C634D5"/>
    <w:rsid w:val="00C6424D"/>
    <w:rsid w:val="00C66CFF"/>
    <w:rsid w:val="00C675FD"/>
    <w:rsid w:val="00C704BB"/>
    <w:rsid w:val="00C7083E"/>
    <w:rsid w:val="00C7141F"/>
    <w:rsid w:val="00C73356"/>
    <w:rsid w:val="00C73EB6"/>
    <w:rsid w:val="00C745E0"/>
    <w:rsid w:val="00C75959"/>
    <w:rsid w:val="00C76455"/>
    <w:rsid w:val="00C7786B"/>
    <w:rsid w:val="00C816BC"/>
    <w:rsid w:val="00C81769"/>
    <w:rsid w:val="00C8183A"/>
    <w:rsid w:val="00C830A0"/>
    <w:rsid w:val="00C839E9"/>
    <w:rsid w:val="00C844E1"/>
    <w:rsid w:val="00C84D8B"/>
    <w:rsid w:val="00C85A7C"/>
    <w:rsid w:val="00C864FF"/>
    <w:rsid w:val="00C86766"/>
    <w:rsid w:val="00C86ACF"/>
    <w:rsid w:val="00C87561"/>
    <w:rsid w:val="00C90EC7"/>
    <w:rsid w:val="00C92529"/>
    <w:rsid w:val="00C94290"/>
    <w:rsid w:val="00C949FF"/>
    <w:rsid w:val="00C95274"/>
    <w:rsid w:val="00C95DA0"/>
    <w:rsid w:val="00C9622F"/>
    <w:rsid w:val="00C96A60"/>
    <w:rsid w:val="00C971AE"/>
    <w:rsid w:val="00C97902"/>
    <w:rsid w:val="00C97D43"/>
    <w:rsid w:val="00CA1544"/>
    <w:rsid w:val="00CA1907"/>
    <w:rsid w:val="00CA1D38"/>
    <w:rsid w:val="00CA2733"/>
    <w:rsid w:val="00CA3DAF"/>
    <w:rsid w:val="00CA459D"/>
    <w:rsid w:val="00CA4D84"/>
    <w:rsid w:val="00CA61D3"/>
    <w:rsid w:val="00CA6FCF"/>
    <w:rsid w:val="00CB02A6"/>
    <w:rsid w:val="00CB14FC"/>
    <w:rsid w:val="00CB19EA"/>
    <w:rsid w:val="00CB270E"/>
    <w:rsid w:val="00CB46A8"/>
    <w:rsid w:val="00CB7432"/>
    <w:rsid w:val="00CB79D1"/>
    <w:rsid w:val="00CB7C97"/>
    <w:rsid w:val="00CB7FE6"/>
    <w:rsid w:val="00CC09A6"/>
    <w:rsid w:val="00CC0AE4"/>
    <w:rsid w:val="00CC235E"/>
    <w:rsid w:val="00CC25CB"/>
    <w:rsid w:val="00CC3298"/>
    <w:rsid w:val="00CC38D8"/>
    <w:rsid w:val="00CC6582"/>
    <w:rsid w:val="00CC6F91"/>
    <w:rsid w:val="00CC7190"/>
    <w:rsid w:val="00CC754D"/>
    <w:rsid w:val="00CD1040"/>
    <w:rsid w:val="00CD1485"/>
    <w:rsid w:val="00CD4094"/>
    <w:rsid w:val="00CD43A1"/>
    <w:rsid w:val="00CD4CCF"/>
    <w:rsid w:val="00CD6804"/>
    <w:rsid w:val="00CE04C8"/>
    <w:rsid w:val="00CE113E"/>
    <w:rsid w:val="00CE224E"/>
    <w:rsid w:val="00CE27E9"/>
    <w:rsid w:val="00CE2B01"/>
    <w:rsid w:val="00CE37A8"/>
    <w:rsid w:val="00CE4418"/>
    <w:rsid w:val="00CE571E"/>
    <w:rsid w:val="00CE6C88"/>
    <w:rsid w:val="00CE7690"/>
    <w:rsid w:val="00CE79F7"/>
    <w:rsid w:val="00CF0074"/>
    <w:rsid w:val="00CF0107"/>
    <w:rsid w:val="00CF0B1D"/>
    <w:rsid w:val="00CF0C39"/>
    <w:rsid w:val="00CF10F4"/>
    <w:rsid w:val="00CF2215"/>
    <w:rsid w:val="00CF2354"/>
    <w:rsid w:val="00CF2619"/>
    <w:rsid w:val="00CF2C5C"/>
    <w:rsid w:val="00CF33F0"/>
    <w:rsid w:val="00CF3909"/>
    <w:rsid w:val="00CF4C20"/>
    <w:rsid w:val="00CF4CC9"/>
    <w:rsid w:val="00CF633C"/>
    <w:rsid w:val="00CF7C6C"/>
    <w:rsid w:val="00CF7DCA"/>
    <w:rsid w:val="00D01732"/>
    <w:rsid w:val="00D03378"/>
    <w:rsid w:val="00D036AD"/>
    <w:rsid w:val="00D0394F"/>
    <w:rsid w:val="00D04144"/>
    <w:rsid w:val="00D042C2"/>
    <w:rsid w:val="00D07205"/>
    <w:rsid w:val="00D07291"/>
    <w:rsid w:val="00D072FD"/>
    <w:rsid w:val="00D07413"/>
    <w:rsid w:val="00D079F9"/>
    <w:rsid w:val="00D10B5F"/>
    <w:rsid w:val="00D12397"/>
    <w:rsid w:val="00D12836"/>
    <w:rsid w:val="00D12B10"/>
    <w:rsid w:val="00D13E79"/>
    <w:rsid w:val="00D1553D"/>
    <w:rsid w:val="00D20004"/>
    <w:rsid w:val="00D20B1B"/>
    <w:rsid w:val="00D21677"/>
    <w:rsid w:val="00D21726"/>
    <w:rsid w:val="00D22834"/>
    <w:rsid w:val="00D22F9D"/>
    <w:rsid w:val="00D232C4"/>
    <w:rsid w:val="00D23A92"/>
    <w:rsid w:val="00D23E2B"/>
    <w:rsid w:val="00D242C5"/>
    <w:rsid w:val="00D245A8"/>
    <w:rsid w:val="00D25EBA"/>
    <w:rsid w:val="00D266E7"/>
    <w:rsid w:val="00D26894"/>
    <w:rsid w:val="00D26E71"/>
    <w:rsid w:val="00D2779E"/>
    <w:rsid w:val="00D279E5"/>
    <w:rsid w:val="00D30D24"/>
    <w:rsid w:val="00D30F02"/>
    <w:rsid w:val="00D31E26"/>
    <w:rsid w:val="00D32C91"/>
    <w:rsid w:val="00D34911"/>
    <w:rsid w:val="00D34E0E"/>
    <w:rsid w:val="00D35F1A"/>
    <w:rsid w:val="00D3669B"/>
    <w:rsid w:val="00D36F8D"/>
    <w:rsid w:val="00D36FC0"/>
    <w:rsid w:val="00D37098"/>
    <w:rsid w:val="00D377BF"/>
    <w:rsid w:val="00D40030"/>
    <w:rsid w:val="00D403E1"/>
    <w:rsid w:val="00D409C4"/>
    <w:rsid w:val="00D44106"/>
    <w:rsid w:val="00D44162"/>
    <w:rsid w:val="00D442E1"/>
    <w:rsid w:val="00D44AB7"/>
    <w:rsid w:val="00D456B1"/>
    <w:rsid w:val="00D47B93"/>
    <w:rsid w:val="00D51F7A"/>
    <w:rsid w:val="00D526C8"/>
    <w:rsid w:val="00D554AC"/>
    <w:rsid w:val="00D5630E"/>
    <w:rsid w:val="00D57190"/>
    <w:rsid w:val="00D57961"/>
    <w:rsid w:val="00D610FC"/>
    <w:rsid w:val="00D61A23"/>
    <w:rsid w:val="00D631AF"/>
    <w:rsid w:val="00D63A1E"/>
    <w:rsid w:val="00D66AC1"/>
    <w:rsid w:val="00D67526"/>
    <w:rsid w:val="00D67591"/>
    <w:rsid w:val="00D679E1"/>
    <w:rsid w:val="00D67CCA"/>
    <w:rsid w:val="00D70606"/>
    <w:rsid w:val="00D708A7"/>
    <w:rsid w:val="00D71204"/>
    <w:rsid w:val="00D71EC9"/>
    <w:rsid w:val="00D72A94"/>
    <w:rsid w:val="00D72BDA"/>
    <w:rsid w:val="00D732A3"/>
    <w:rsid w:val="00D739FA"/>
    <w:rsid w:val="00D74215"/>
    <w:rsid w:val="00D7449C"/>
    <w:rsid w:val="00D74545"/>
    <w:rsid w:val="00D76B26"/>
    <w:rsid w:val="00D76EA0"/>
    <w:rsid w:val="00D7704C"/>
    <w:rsid w:val="00D77261"/>
    <w:rsid w:val="00D77582"/>
    <w:rsid w:val="00D805E6"/>
    <w:rsid w:val="00D81A8B"/>
    <w:rsid w:val="00D8244C"/>
    <w:rsid w:val="00D831B5"/>
    <w:rsid w:val="00D8422D"/>
    <w:rsid w:val="00D84E96"/>
    <w:rsid w:val="00D8538F"/>
    <w:rsid w:val="00D86496"/>
    <w:rsid w:val="00D86E9C"/>
    <w:rsid w:val="00D87037"/>
    <w:rsid w:val="00D9001E"/>
    <w:rsid w:val="00D90052"/>
    <w:rsid w:val="00D90119"/>
    <w:rsid w:val="00D90D92"/>
    <w:rsid w:val="00D90E02"/>
    <w:rsid w:val="00D91F48"/>
    <w:rsid w:val="00D939EE"/>
    <w:rsid w:val="00D939F5"/>
    <w:rsid w:val="00D93AD0"/>
    <w:rsid w:val="00D942D8"/>
    <w:rsid w:val="00D959F1"/>
    <w:rsid w:val="00D95AB3"/>
    <w:rsid w:val="00D96CE2"/>
    <w:rsid w:val="00D96D19"/>
    <w:rsid w:val="00D97838"/>
    <w:rsid w:val="00D979CD"/>
    <w:rsid w:val="00DA0E1B"/>
    <w:rsid w:val="00DA1389"/>
    <w:rsid w:val="00DA2664"/>
    <w:rsid w:val="00DA3E91"/>
    <w:rsid w:val="00DA43B1"/>
    <w:rsid w:val="00DA616B"/>
    <w:rsid w:val="00DA6FCE"/>
    <w:rsid w:val="00DA7CA2"/>
    <w:rsid w:val="00DB0004"/>
    <w:rsid w:val="00DB17F7"/>
    <w:rsid w:val="00DB182E"/>
    <w:rsid w:val="00DB1FDB"/>
    <w:rsid w:val="00DB37F4"/>
    <w:rsid w:val="00DB3943"/>
    <w:rsid w:val="00DB4D90"/>
    <w:rsid w:val="00DB4FDC"/>
    <w:rsid w:val="00DB5E7D"/>
    <w:rsid w:val="00DB763C"/>
    <w:rsid w:val="00DC17BF"/>
    <w:rsid w:val="00DC193F"/>
    <w:rsid w:val="00DC1FD3"/>
    <w:rsid w:val="00DC21C5"/>
    <w:rsid w:val="00DC228D"/>
    <w:rsid w:val="00DC23EF"/>
    <w:rsid w:val="00DC23F4"/>
    <w:rsid w:val="00DC267B"/>
    <w:rsid w:val="00DC2689"/>
    <w:rsid w:val="00DC2803"/>
    <w:rsid w:val="00DC2A76"/>
    <w:rsid w:val="00DC2C7B"/>
    <w:rsid w:val="00DC3744"/>
    <w:rsid w:val="00DC3C2E"/>
    <w:rsid w:val="00DC4253"/>
    <w:rsid w:val="00DC4F4B"/>
    <w:rsid w:val="00DC5270"/>
    <w:rsid w:val="00DC5EBA"/>
    <w:rsid w:val="00DC6EEB"/>
    <w:rsid w:val="00DC7030"/>
    <w:rsid w:val="00DD009C"/>
    <w:rsid w:val="00DD13AC"/>
    <w:rsid w:val="00DD1F34"/>
    <w:rsid w:val="00DD2650"/>
    <w:rsid w:val="00DD2C8B"/>
    <w:rsid w:val="00DD2CCD"/>
    <w:rsid w:val="00DD2F21"/>
    <w:rsid w:val="00DD4FC0"/>
    <w:rsid w:val="00DD5703"/>
    <w:rsid w:val="00DD598C"/>
    <w:rsid w:val="00DD6D6F"/>
    <w:rsid w:val="00DD6F34"/>
    <w:rsid w:val="00DD76D8"/>
    <w:rsid w:val="00DD7C26"/>
    <w:rsid w:val="00DE045B"/>
    <w:rsid w:val="00DE07B9"/>
    <w:rsid w:val="00DE1244"/>
    <w:rsid w:val="00DE1E37"/>
    <w:rsid w:val="00DE2C39"/>
    <w:rsid w:val="00DE4B04"/>
    <w:rsid w:val="00DE62E5"/>
    <w:rsid w:val="00DE6321"/>
    <w:rsid w:val="00DE7292"/>
    <w:rsid w:val="00DF04CF"/>
    <w:rsid w:val="00DF0D92"/>
    <w:rsid w:val="00DF0F28"/>
    <w:rsid w:val="00DF1D1C"/>
    <w:rsid w:val="00DF1E10"/>
    <w:rsid w:val="00DF1EF4"/>
    <w:rsid w:val="00DF32F7"/>
    <w:rsid w:val="00DF3611"/>
    <w:rsid w:val="00DF42E4"/>
    <w:rsid w:val="00DF460D"/>
    <w:rsid w:val="00DF4A78"/>
    <w:rsid w:val="00DF4B8F"/>
    <w:rsid w:val="00DF5B2D"/>
    <w:rsid w:val="00DF5B89"/>
    <w:rsid w:val="00DF7B98"/>
    <w:rsid w:val="00E00B78"/>
    <w:rsid w:val="00E0517F"/>
    <w:rsid w:val="00E057C2"/>
    <w:rsid w:val="00E05A60"/>
    <w:rsid w:val="00E07CE0"/>
    <w:rsid w:val="00E10708"/>
    <w:rsid w:val="00E113EB"/>
    <w:rsid w:val="00E11BF5"/>
    <w:rsid w:val="00E11D1E"/>
    <w:rsid w:val="00E12C08"/>
    <w:rsid w:val="00E1355E"/>
    <w:rsid w:val="00E13EE5"/>
    <w:rsid w:val="00E1405D"/>
    <w:rsid w:val="00E144FB"/>
    <w:rsid w:val="00E1490B"/>
    <w:rsid w:val="00E149C5"/>
    <w:rsid w:val="00E1612D"/>
    <w:rsid w:val="00E17852"/>
    <w:rsid w:val="00E17947"/>
    <w:rsid w:val="00E17D64"/>
    <w:rsid w:val="00E20157"/>
    <w:rsid w:val="00E20167"/>
    <w:rsid w:val="00E214B2"/>
    <w:rsid w:val="00E214D9"/>
    <w:rsid w:val="00E21682"/>
    <w:rsid w:val="00E21E08"/>
    <w:rsid w:val="00E21F93"/>
    <w:rsid w:val="00E2401D"/>
    <w:rsid w:val="00E2510E"/>
    <w:rsid w:val="00E25481"/>
    <w:rsid w:val="00E2579B"/>
    <w:rsid w:val="00E25EE2"/>
    <w:rsid w:val="00E26CF8"/>
    <w:rsid w:val="00E2722D"/>
    <w:rsid w:val="00E274CD"/>
    <w:rsid w:val="00E31499"/>
    <w:rsid w:val="00E3167C"/>
    <w:rsid w:val="00E31F0D"/>
    <w:rsid w:val="00E32AE7"/>
    <w:rsid w:val="00E33222"/>
    <w:rsid w:val="00E336D6"/>
    <w:rsid w:val="00E336E0"/>
    <w:rsid w:val="00E33997"/>
    <w:rsid w:val="00E33ED2"/>
    <w:rsid w:val="00E354D0"/>
    <w:rsid w:val="00E35CF4"/>
    <w:rsid w:val="00E36BAA"/>
    <w:rsid w:val="00E37BE0"/>
    <w:rsid w:val="00E37EE3"/>
    <w:rsid w:val="00E4084E"/>
    <w:rsid w:val="00E4203A"/>
    <w:rsid w:val="00E42BB9"/>
    <w:rsid w:val="00E42BF0"/>
    <w:rsid w:val="00E43648"/>
    <w:rsid w:val="00E43B6B"/>
    <w:rsid w:val="00E44279"/>
    <w:rsid w:val="00E447B1"/>
    <w:rsid w:val="00E44B76"/>
    <w:rsid w:val="00E44DA0"/>
    <w:rsid w:val="00E45836"/>
    <w:rsid w:val="00E50FE9"/>
    <w:rsid w:val="00E515AD"/>
    <w:rsid w:val="00E517EE"/>
    <w:rsid w:val="00E52B32"/>
    <w:rsid w:val="00E52E10"/>
    <w:rsid w:val="00E533A5"/>
    <w:rsid w:val="00E53765"/>
    <w:rsid w:val="00E562F5"/>
    <w:rsid w:val="00E563CC"/>
    <w:rsid w:val="00E57D5E"/>
    <w:rsid w:val="00E606FE"/>
    <w:rsid w:val="00E6123B"/>
    <w:rsid w:val="00E626CC"/>
    <w:rsid w:val="00E650C1"/>
    <w:rsid w:val="00E657BB"/>
    <w:rsid w:val="00E65A4A"/>
    <w:rsid w:val="00E70286"/>
    <w:rsid w:val="00E71010"/>
    <w:rsid w:val="00E72153"/>
    <w:rsid w:val="00E72CE4"/>
    <w:rsid w:val="00E745BD"/>
    <w:rsid w:val="00E747B9"/>
    <w:rsid w:val="00E75998"/>
    <w:rsid w:val="00E7676C"/>
    <w:rsid w:val="00E7704B"/>
    <w:rsid w:val="00E77A02"/>
    <w:rsid w:val="00E800B1"/>
    <w:rsid w:val="00E80105"/>
    <w:rsid w:val="00E80661"/>
    <w:rsid w:val="00E811F1"/>
    <w:rsid w:val="00E8432B"/>
    <w:rsid w:val="00E84B5C"/>
    <w:rsid w:val="00E84BAF"/>
    <w:rsid w:val="00E84CCC"/>
    <w:rsid w:val="00E85CB6"/>
    <w:rsid w:val="00E87401"/>
    <w:rsid w:val="00E87466"/>
    <w:rsid w:val="00E877AB"/>
    <w:rsid w:val="00E909DC"/>
    <w:rsid w:val="00E914E5"/>
    <w:rsid w:val="00E91AE6"/>
    <w:rsid w:val="00E92596"/>
    <w:rsid w:val="00E92863"/>
    <w:rsid w:val="00E941B9"/>
    <w:rsid w:val="00E94532"/>
    <w:rsid w:val="00E9489D"/>
    <w:rsid w:val="00E94DD5"/>
    <w:rsid w:val="00E950C9"/>
    <w:rsid w:val="00E95221"/>
    <w:rsid w:val="00E95496"/>
    <w:rsid w:val="00E959C5"/>
    <w:rsid w:val="00E968BB"/>
    <w:rsid w:val="00E97694"/>
    <w:rsid w:val="00E9795D"/>
    <w:rsid w:val="00EA05F5"/>
    <w:rsid w:val="00EA0904"/>
    <w:rsid w:val="00EA1D3A"/>
    <w:rsid w:val="00EA26C6"/>
    <w:rsid w:val="00EA290E"/>
    <w:rsid w:val="00EA34DA"/>
    <w:rsid w:val="00EA3AAB"/>
    <w:rsid w:val="00EA3DE6"/>
    <w:rsid w:val="00EA4043"/>
    <w:rsid w:val="00EA52E3"/>
    <w:rsid w:val="00EA6043"/>
    <w:rsid w:val="00EA68AD"/>
    <w:rsid w:val="00EA6A1A"/>
    <w:rsid w:val="00EA6BBF"/>
    <w:rsid w:val="00EA6BE3"/>
    <w:rsid w:val="00EA6DAE"/>
    <w:rsid w:val="00EA7808"/>
    <w:rsid w:val="00EA7903"/>
    <w:rsid w:val="00EA7D60"/>
    <w:rsid w:val="00EB03BB"/>
    <w:rsid w:val="00EB0C73"/>
    <w:rsid w:val="00EB106C"/>
    <w:rsid w:val="00EB2858"/>
    <w:rsid w:val="00EB2AE6"/>
    <w:rsid w:val="00EB2FCD"/>
    <w:rsid w:val="00EB3832"/>
    <w:rsid w:val="00EB58FB"/>
    <w:rsid w:val="00EB5991"/>
    <w:rsid w:val="00EB59BE"/>
    <w:rsid w:val="00EB6202"/>
    <w:rsid w:val="00EB6606"/>
    <w:rsid w:val="00EB7072"/>
    <w:rsid w:val="00EB76F0"/>
    <w:rsid w:val="00EC1B46"/>
    <w:rsid w:val="00EC2410"/>
    <w:rsid w:val="00EC321A"/>
    <w:rsid w:val="00EC3FC4"/>
    <w:rsid w:val="00EC53C2"/>
    <w:rsid w:val="00EC62FE"/>
    <w:rsid w:val="00EC6444"/>
    <w:rsid w:val="00EC6730"/>
    <w:rsid w:val="00EC6DDC"/>
    <w:rsid w:val="00ED017F"/>
    <w:rsid w:val="00ED0262"/>
    <w:rsid w:val="00ED0A8E"/>
    <w:rsid w:val="00ED0F1E"/>
    <w:rsid w:val="00ED1B78"/>
    <w:rsid w:val="00ED25C5"/>
    <w:rsid w:val="00ED41FA"/>
    <w:rsid w:val="00ED4407"/>
    <w:rsid w:val="00ED5FFA"/>
    <w:rsid w:val="00ED7B95"/>
    <w:rsid w:val="00EE05AA"/>
    <w:rsid w:val="00EE07BD"/>
    <w:rsid w:val="00EE10CB"/>
    <w:rsid w:val="00EE1557"/>
    <w:rsid w:val="00EE1712"/>
    <w:rsid w:val="00EE1D81"/>
    <w:rsid w:val="00EE315B"/>
    <w:rsid w:val="00EE339D"/>
    <w:rsid w:val="00EE36C8"/>
    <w:rsid w:val="00EE43E1"/>
    <w:rsid w:val="00EE470A"/>
    <w:rsid w:val="00EE50B3"/>
    <w:rsid w:val="00EE5902"/>
    <w:rsid w:val="00EE5FA0"/>
    <w:rsid w:val="00EE70AD"/>
    <w:rsid w:val="00EE7826"/>
    <w:rsid w:val="00EF0B58"/>
    <w:rsid w:val="00EF11EB"/>
    <w:rsid w:val="00EF1F53"/>
    <w:rsid w:val="00EF2184"/>
    <w:rsid w:val="00EF29A9"/>
    <w:rsid w:val="00EF3333"/>
    <w:rsid w:val="00EF344F"/>
    <w:rsid w:val="00EF3DAB"/>
    <w:rsid w:val="00EF3FB8"/>
    <w:rsid w:val="00EF4D79"/>
    <w:rsid w:val="00EF519D"/>
    <w:rsid w:val="00EF52DD"/>
    <w:rsid w:val="00EF6EAE"/>
    <w:rsid w:val="00EF7333"/>
    <w:rsid w:val="00EF7E34"/>
    <w:rsid w:val="00F00D87"/>
    <w:rsid w:val="00F00DFA"/>
    <w:rsid w:val="00F01730"/>
    <w:rsid w:val="00F01D24"/>
    <w:rsid w:val="00F03C71"/>
    <w:rsid w:val="00F045AB"/>
    <w:rsid w:val="00F047A5"/>
    <w:rsid w:val="00F0767E"/>
    <w:rsid w:val="00F07A41"/>
    <w:rsid w:val="00F07A5B"/>
    <w:rsid w:val="00F10172"/>
    <w:rsid w:val="00F10C69"/>
    <w:rsid w:val="00F1121D"/>
    <w:rsid w:val="00F11532"/>
    <w:rsid w:val="00F1170E"/>
    <w:rsid w:val="00F11E41"/>
    <w:rsid w:val="00F12174"/>
    <w:rsid w:val="00F12262"/>
    <w:rsid w:val="00F12502"/>
    <w:rsid w:val="00F12656"/>
    <w:rsid w:val="00F12CB5"/>
    <w:rsid w:val="00F13A87"/>
    <w:rsid w:val="00F1578D"/>
    <w:rsid w:val="00F202D8"/>
    <w:rsid w:val="00F217EE"/>
    <w:rsid w:val="00F22591"/>
    <w:rsid w:val="00F2286D"/>
    <w:rsid w:val="00F231EE"/>
    <w:rsid w:val="00F23B68"/>
    <w:rsid w:val="00F258CE"/>
    <w:rsid w:val="00F30AB7"/>
    <w:rsid w:val="00F30B0B"/>
    <w:rsid w:val="00F30CA6"/>
    <w:rsid w:val="00F323FF"/>
    <w:rsid w:val="00F3261F"/>
    <w:rsid w:val="00F33738"/>
    <w:rsid w:val="00F35381"/>
    <w:rsid w:val="00F363E7"/>
    <w:rsid w:val="00F3746B"/>
    <w:rsid w:val="00F40081"/>
    <w:rsid w:val="00F410A6"/>
    <w:rsid w:val="00F414E4"/>
    <w:rsid w:val="00F42455"/>
    <w:rsid w:val="00F42BF8"/>
    <w:rsid w:val="00F430A7"/>
    <w:rsid w:val="00F434A6"/>
    <w:rsid w:val="00F43AC0"/>
    <w:rsid w:val="00F443A3"/>
    <w:rsid w:val="00F44983"/>
    <w:rsid w:val="00F44FFF"/>
    <w:rsid w:val="00F45B21"/>
    <w:rsid w:val="00F4702B"/>
    <w:rsid w:val="00F47CC0"/>
    <w:rsid w:val="00F47F63"/>
    <w:rsid w:val="00F52C8A"/>
    <w:rsid w:val="00F532F4"/>
    <w:rsid w:val="00F544EE"/>
    <w:rsid w:val="00F54CB0"/>
    <w:rsid w:val="00F56D83"/>
    <w:rsid w:val="00F57081"/>
    <w:rsid w:val="00F571E4"/>
    <w:rsid w:val="00F57869"/>
    <w:rsid w:val="00F578B9"/>
    <w:rsid w:val="00F60635"/>
    <w:rsid w:val="00F606DD"/>
    <w:rsid w:val="00F60E96"/>
    <w:rsid w:val="00F61246"/>
    <w:rsid w:val="00F6140E"/>
    <w:rsid w:val="00F6200D"/>
    <w:rsid w:val="00F6210C"/>
    <w:rsid w:val="00F63393"/>
    <w:rsid w:val="00F647F4"/>
    <w:rsid w:val="00F656AD"/>
    <w:rsid w:val="00F65C03"/>
    <w:rsid w:val="00F66F20"/>
    <w:rsid w:val="00F677E0"/>
    <w:rsid w:val="00F701E0"/>
    <w:rsid w:val="00F7091C"/>
    <w:rsid w:val="00F7096B"/>
    <w:rsid w:val="00F70EFE"/>
    <w:rsid w:val="00F71044"/>
    <w:rsid w:val="00F7106C"/>
    <w:rsid w:val="00F71EFC"/>
    <w:rsid w:val="00F732BF"/>
    <w:rsid w:val="00F7541E"/>
    <w:rsid w:val="00F75527"/>
    <w:rsid w:val="00F764B3"/>
    <w:rsid w:val="00F8082A"/>
    <w:rsid w:val="00F8151E"/>
    <w:rsid w:val="00F82630"/>
    <w:rsid w:val="00F82D6B"/>
    <w:rsid w:val="00F8432F"/>
    <w:rsid w:val="00F85186"/>
    <w:rsid w:val="00F85A47"/>
    <w:rsid w:val="00F85DCF"/>
    <w:rsid w:val="00F86FD1"/>
    <w:rsid w:val="00F904BB"/>
    <w:rsid w:val="00F91444"/>
    <w:rsid w:val="00F9151F"/>
    <w:rsid w:val="00F915E8"/>
    <w:rsid w:val="00F919D2"/>
    <w:rsid w:val="00F93A91"/>
    <w:rsid w:val="00F94204"/>
    <w:rsid w:val="00F948ED"/>
    <w:rsid w:val="00F95209"/>
    <w:rsid w:val="00F972CE"/>
    <w:rsid w:val="00FA1295"/>
    <w:rsid w:val="00FA20CB"/>
    <w:rsid w:val="00FA226F"/>
    <w:rsid w:val="00FA26F3"/>
    <w:rsid w:val="00FA32B2"/>
    <w:rsid w:val="00FA3A0F"/>
    <w:rsid w:val="00FA3C5E"/>
    <w:rsid w:val="00FA4714"/>
    <w:rsid w:val="00FA4AC4"/>
    <w:rsid w:val="00FA60BD"/>
    <w:rsid w:val="00FA60DA"/>
    <w:rsid w:val="00FA6B0C"/>
    <w:rsid w:val="00FA7472"/>
    <w:rsid w:val="00FB112C"/>
    <w:rsid w:val="00FB1504"/>
    <w:rsid w:val="00FB1550"/>
    <w:rsid w:val="00FB1A2E"/>
    <w:rsid w:val="00FB1E63"/>
    <w:rsid w:val="00FB2ADE"/>
    <w:rsid w:val="00FB3801"/>
    <w:rsid w:val="00FB6A05"/>
    <w:rsid w:val="00FC0577"/>
    <w:rsid w:val="00FC10CA"/>
    <w:rsid w:val="00FC1371"/>
    <w:rsid w:val="00FC316C"/>
    <w:rsid w:val="00FC3D1D"/>
    <w:rsid w:val="00FC4B27"/>
    <w:rsid w:val="00FC6137"/>
    <w:rsid w:val="00FC68C8"/>
    <w:rsid w:val="00FC6D2F"/>
    <w:rsid w:val="00FC765F"/>
    <w:rsid w:val="00FC7883"/>
    <w:rsid w:val="00FD1559"/>
    <w:rsid w:val="00FD1CFF"/>
    <w:rsid w:val="00FD2473"/>
    <w:rsid w:val="00FD3551"/>
    <w:rsid w:val="00FD37B3"/>
    <w:rsid w:val="00FD47B9"/>
    <w:rsid w:val="00FD6A3F"/>
    <w:rsid w:val="00FD71AC"/>
    <w:rsid w:val="00FD7342"/>
    <w:rsid w:val="00FD76B7"/>
    <w:rsid w:val="00FE116E"/>
    <w:rsid w:val="00FE2197"/>
    <w:rsid w:val="00FE23CC"/>
    <w:rsid w:val="00FE3345"/>
    <w:rsid w:val="00FE3C14"/>
    <w:rsid w:val="00FE465F"/>
    <w:rsid w:val="00FE4F4B"/>
    <w:rsid w:val="00FE5E5B"/>
    <w:rsid w:val="00FF10D7"/>
    <w:rsid w:val="00FF2B45"/>
    <w:rsid w:val="00FF5601"/>
    <w:rsid w:val="00FF7322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064C1"/>
  <w15:chartTrackingRefBased/>
  <w15:docId w15:val="{09763201-57F5-451B-AE04-07D54A9E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E50E9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Times New Roman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rsid w:val="00A76EA4"/>
    <w:pPr>
      <w:numPr>
        <w:numId w:val="10"/>
      </w:numPr>
      <w:spacing w:before="360" w:after="120"/>
      <w:outlineLvl w:val="0"/>
    </w:pPr>
    <w:rPr>
      <w:rFonts w:eastAsia="굴림체"/>
      <w:b/>
      <w:lang w:val="x-none" w:eastAsia="x-none"/>
    </w:rPr>
  </w:style>
  <w:style w:type="paragraph" w:styleId="2">
    <w:name w:val="heading 2"/>
    <w:basedOn w:val="a3"/>
    <w:next w:val="a3"/>
    <w:link w:val="2Char"/>
    <w:qFormat/>
    <w:rsid w:val="00B44AB0"/>
    <w:pPr>
      <w:keepNext/>
      <w:numPr>
        <w:ilvl w:val="1"/>
        <w:numId w:val="25"/>
      </w:numPr>
      <w:snapToGrid/>
      <w:spacing w:before="360" w:after="240" w:line="300" w:lineRule="auto"/>
      <w:outlineLvl w:val="1"/>
    </w:pPr>
    <w:rPr>
      <w:rFonts w:hAnsi="바탕"/>
      <w:sz w:val="22"/>
      <w:u w:val="single"/>
      <w:lang w:val="x-none" w:eastAsia="x-none"/>
    </w:rPr>
  </w:style>
  <w:style w:type="paragraph" w:styleId="3">
    <w:name w:val="heading 3"/>
    <w:basedOn w:val="a3"/>
    <w:next w:val="a3"/>
    <w:link w:val="3Char"/>
    <w:qFormat/>
    <w:rsid w:val="00A76EA4"/>
    <w:pPr>
      <w:keepNext/>
      <w:numPr>
        <w:ilvl w:val="2"/>
        <w:numId w:val="9"/>
      </w:numPr>
      <w:tabs>
        <w:tab w:val="left" w:pos="425"/>
      </w:tabs>
      <w:spacing w:before="360"/>
      <w:outlineLvl w:val="2"/>
    </w:pPr>
    <w:rPr>
      <w:lang w:val="x-none" w:eastAsia="x-none"/>
    </w:rPr>
  </w:style>
  <w:style w:type="paragraph" w:styleId="4">
    <w:name w:val="heading 4"/>
    <w:basedOn w:val="a3"/>
    <w:next w:val="a3"/>
    <w:link w:val="4Char"/>
    <w:qFormat/>
    <w:rsid w:val="00A76EA4"/>
    <w:pPr>
      <w:keepNext/>
      <w:numPr>
        <w:ilvl w:val="3"/>
        <w:numId w:val="9"/>
      </w:numPr>
      <w:spacing w:before="240" w:after="120"/>
      <w:outlineLvl w:val="3"/>
    </w:pPr>
    <w:rPr>
      <w:rFonts w:ascii="바탕체"/>
      <w:lang w:val="x-none" w:eastAsia="x-none"/>
    </w:rPr>
  </w:style>
  <w:style w:type="paragraph" w:styleId="5">
    <w:name w:val="heading 5"/>
    <w:basedOn w:val="a3"/>
    <w:next w:val="a4"/>
    <w:link w:val="5Char"/>
    <w:qFormat/>
    <w:rsid w:val="00A76EA4"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  <w:lang w:val="x-none" w:eastAsia="x-none"/>
    </w:rPr>
  </w:style>
  <w:style w:type="paragraph" w:styleId="6">
    <w:name w:val="heading 6"/>
    <w:basedOn w:val="a3"/>
    <w:next w:val="a4"/>
    <w:link w:val="6Char"/>
    <w:qFormat/>
    <w:rsid w:val="00A76EA4"/>
    <w:pPr>
      <w:keepNext/>
      <w:numPr>
        <w:ilvl w:val="5"/>
        <w:numId w:val="9"/>
      </w:numPr>
      <w:outlineLvl w:val="5"/>
    </w:pPr>
    <w:rPr>
      <w:rFonts w:ascii="바탕체"/>
      <w:b/>
      <w:sz w:val="32"/>
      <w:lang w:val="x-none" w:eastAsia="x-none"/>
    </w:rPr>
  </w:style>
  <w:style w:type="paragraph" w:styleId="7">
    <w:name w:val="heading 7"/>
    <w:basedOn w:val="a3"/>
    <w:next w:val="a4"/>
    <w:link w:val="7Char"/>
    <w:qFormat/>
    <w:rsid w:val="00A76EA4"/>
    <w:pPr>
      <w:keepNext/>
      <w:numPr>
        <w:ilvl w:val="6"/>
        <w:numId w:val="9"/>
      </w:numPr>
      <w:outlineLvl w:val="6"/>
    </w:pPr>
    <w:rPr>
      <w:rFonts w:ascii="바탕체"/>
      <w:sz w:val="32"/>
      <w:lang w:val="x-none" w:eastAsia="x-none"/>
    </w:rPr>
  </w:style>
  <w:style w:type="paragraph" w:styleId="8">
    <w:name w:val="heading 8"/>
    <w:basedOn w:val="a3"/>
    <w:next w:val="a4"/>
    <w:link w:val="8Char"/>
    <w:qFormat/>
    <w:rsid w:val="00A76EA4"/>
    <w:pPr>
      <w:keepNext/>
      <w:numPr>
        <w:ilvl w:val="7"/>
        <w:numId w:val="9"/>
      </w:numPr>
      <w:outlineLvl w:val="7"/>
    </w:pPr>
    <w:rPr>
      <w:rFonts w:ascii="바탕체"/>
      <w:sz w:val="32"/>
      <w:lang w:val="x-none" w:eastAsia="x-none"/>
    </w:rPr>
  </w:style>
  <w:style w:type="paragraph" w:styleId="9">
    <w:name w:val="heading 9"/>
    <w:basedOn w:val="a3"/>
    <w:next w:val="a4"/>
    <w:link w:val="9Char"/>
    <w:qFormat/>
    <w:rsid w:val="00A76EA4"/>
    <w:pPr>
      <w:keepNext/>
      <w:numPr>
        <w:ilvl w:val="8"/>
        <w:numId w:val="9"/>
      </w:numPr>
      <w:outlineLvl w:val="8"/>
    </w:pPr>
    <w:rPr>
      <w:rFonts w:ascii="바탕체"/>
      <w:sz w:val="32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sid w:val="00A76EA4"/>
    <w:rPr>
      <w:rFonts w:ascii="Times New Roman" w:eastAsia="굴림체" w:hAnsi="Times New Roman"/>
      <w:b/>
      <w:sz w:val="28"/>
      <w:lang w:val="x-none" w:eastAsia="x-none"/>
    </w:rPr>
  </w:style>
  <w:style w:type="character" w:customStyle="1" w:styleId="2Char">
    <w:name w:val="제목 2 Char"/>
    <w:link w:val="2"/>
    <w:rsid w:val="00B44AB0"/>
    <w:rPr>
      <w:rFonts w:ascii="Times New Roman" w:eastAsia="바탕" w:hAnsi="바탕"/>
      <w:sz w:val="22"/>
      <w:u w:val="single"/>
      <w:lang w:val="x-none" w:eastAsia="x-none"/>
    </w:rPr>
  </w:style>
  <w:style w:type="character" w:customStyle="1" w:styleId="3Char">
    <w:name w:val="제목 3 Char"/>
    <w:link w:val="3"/>
    <w:rsid w:val="00A76EA4"/>
    <w:rPr>
      <w:rFonts w:ascii="Times New Roman" w:eastAsia="바탕" w:hAnsi="Times New Roman"/>
      <w:sz w:val="28"/>
      <w:lang w:val="x-none" w:eastAsia="x-none"/>
    </w:rPr>
  </w:style>
  <w:style w:type="character" w:customStyle="1" w:styleId="4Char">
    <w:name w:val="제목 4 Char"/>
    <w:link w:val="4"/>
    <w:rsid w:val="00A76EA4"/>
    <w:rPr>
      <w:rFonts w:ascii="바탕체" w:eastAsia="바탕" w:hAnsi="Times New Roman"/>
      <w:sz w:val="28"/>
      <w:lang w:val="x-none" w:eastAsia="x-none"/>
    </w:rPr>
  </w:style>
  <w:style w:type="character" w:customStyle="1" w:styleId="5Char">
    <w:name w:val="제목 5 Char"/>
    <w:link w:val="5"/>
    <w:rsid w:val="00A76EA4"/>
    <w:rPr>
      <w:rFonts w:ascii="바탕체" w:eastAsia="바탕" w:hAnsi="Arial"/>
      <w:sz w:val="28"/>
      <w:lang w:val="x-none" w:eastAsia="x-none"/>
    </w:rPr>
  </w:style>
  <w:style w:type="character" w:customStyle="1" w:styleId="6Char">
    <w:name w:val="제목 6 Char"/>
    <w:link w:val="6"/>
    <w:rsid w:val="00A76EA4"/>
    <w:rPr>
      <w:rFonts w:ascii="바탕체" w:eastAsia="바탕" w:hAnsi="Times New Roman"/>
      <w:b/>
      <w:sz w:val="32"/>
      <w:lang w:val="x-none" w:eastAsia="x-none"/>
    </w:rPr>
  </w:style>
  <w:style w:type="character" w:customStyle="1" w:styleId="7Char">
    <w:name w:val="제목 7 Char"/>
    <w:link w:val="7"/>
    <w:rsid w:val="00A76EA4"/>
    <w:rPr>
      <w:rFonts w:ascii="바탕체" w:eastAsia="바탕" w:hAnsi="Times New Roman"/>
      <w:sz w:val="32"/>
      <w:lang w:val="x-none" w:eastAsia="x-none"/>
    </w:rPr>
  </w:style>
  <w:style w:type="character" w:customStyle="1" w:styleId="8Char">
    <w:name w:val="제목 8 Char"/>
    <w:link w:val="8"/>
    <w:rsid w:val="00A76EA4"/>
    <w:rPr>
      <w:rFonts w:ascii="바탕체" w:eastAsia="바탕" w:hAnsi="Times New Roman"/>
      <w:sz w:val="32"/>
      <w:lang w:val="x-none" w:eastAsia="x-none"/>
    </w:rPr>
  </w:style>
  <w:style w:type="character" w:customStyle="1" w:styleId="9Char">
    <w:name w:val="제목 9 Char"/>
    <w:link w:val="9"/>
    <w:rsid w:val="00A76EA4"/>
    <w:rPr>
      <w:rFonts w:ascii="바탕체" w:eastAsia="바탕" w:hAnsi="Times New Roman"/>
      <w:sz w:val="32"/>
      <w:lang w:val="x-none" w:eastAsia="x-none"/>
    </w:rPr>
  </w:style>
  <w:style w:type="paragraph" w:styleId="a4">
    <w:name w:val="Normal Indent"/>
    <w:basedOn w:val="a3"/>
    <w:rsid w:val="00A76EA4"/>
    <w:pPr>
      <w:snapToGrid/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5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4"/>
    <w:rsid w:val="00A76E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rsid w:val="00A76E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rsid w:val="00A76E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0"/>
    <w:autoRedefine/>
    <w:rsid w:val="00A76EA4"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  <w:rPr>
      <w:rFonts w:ascii="바탕"/>
      <w:lang w:val="x-none" w:eastAsia="x-none"/>
    </w:r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  <w:rPr>
      <w:rFonts w:ascii="바탕"/>
      <w:lang w:val="x-none" w:eastAsia="x-none"/>
    </w:r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/>
      <w:sz w:val="16"/>
      <w:szCs w:val="16"/>
      <w:lang w:val="x-none" w:eastAsia="x-none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b/>
      <w:szCs w:val="28"/>
      <w:lang w:val="x-none" w:eastAsia="x-none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b/>
      <w:szCs w:val="28"/>
      <w:lang w:val="x-none" w:eastAsia="x-none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sid w:val="00A76EA4"/>
    <w:rPr>
      <w:rFonts w:cs="Times New Roman"/>
      <w:b/>
      <w:bCs/>
    </w:rPr>
  </w:style>
  <w:style w:type="table" w:styleId="af0">
    <w:name w:val="Table Grid"/>
    <w:basedOn w:val="a6"/>
    <w:uiPriority w:val="59"/>
    <w:rsid w:val="00A76EA4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/>
      <w:sz w:val="24"/>
      <w:szCs w:val="24"/>
      <w:lang w:val="x-none" w:eastAsia="x-none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0">
    <w:name w:val="제1조"/>
    <w:basedOn w:val="a3"/>
    <w:rsid w:val="00A76EA4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b/>
      <w:kern w:val="2"/>
      <w:sz w:val="24"/>
      <w:szCs w:val="24"/>
    </w:rPr>
  </w:style>
  <w:style w:type="paragraph" w:customStyle="1" w:styleId="11">
    <w:name w:val="1항"/>
    <w:basedOn w:val="a3"/>
    <w:rsid w:val="00A76EA4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kern w:val="2"/>
      <w:sz w:val="24"/>
      <w:szCs w:val="24"/>
    </w:rPr>
  </w:style>
  <w:style w:type="paragraph" w:customStyle="1" w:styleId="12">
    <w:name w:val="1호"/>
    <w:basedOn w:val="a3"/>
    <w:rsid w:val="00A76EA4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kern w:val="2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adjustRightInd/>
      <w:snapToGrid/>
      <w:spacing w:line="259" w:lineRule="auto"/>
      <w:jc w:val="left"/>
      <w:textAlignment w:val="auto"/>
    </w:pPr>
    <w:rPr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adjustRightInd/>
      <w:snapToGrid/>
      <w:spacing w:line="290" w:lineRule="auto"/>
      <w:jc w:val="left"/>
      <w:textAlignment w:val="auto"/>
    </w:pPr>
    <w:rPr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21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  <w:rPr>
      <w:rFonts w:ascii="바탕"/>
      <w:lang w:val="x-none" w:eastAsia="x-none"/>
    </w:r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rsid w:val="00EE7826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rsid w:val="000B1151"/>
    <w:pPr>
      <w:jc w:val="left"/>
    </w:pPr>
  </w:style>
  <w:style w:type="character" w:styleId="af8">
    <w:name w:val="footnote reference"/>
    <w:semiHidden/>
    <w:rsid w:val="000B1151"/>
    <w:rPr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napToGrid/>
      <w:spacing w:before="0" w:after="240" w:line="240" w:lineRule="auto"/>
      <w:textAlignment w:val="auto"/>
    </w:pPr>
    <w:rPr>
      <w:rFonts w:ascii="맑은 고딕" w:eastAsia="바탕체" w:hAnsi="맑은 고딕"/>
      <w:sz w:val="24"/>
    </w:rPr>
  </w:style>
  <w:style w:type="paragraph" w:styleId="15">
    <w:name w:val="toc 1"/>
    <w:basedOn w:val="a3"/>
    <w:next w:val="a3"/>
    <w:uiPriority w:val="39"/>
    <w:rsid w:val="009915FC"/>
    <w:pPr>
      <w:widowControl/>
      <w:wordWrap/>
      <w:adjustRightInd/>
      <w:snapToGrid/>
      <w:spacing w:before="280" w:after="140" w:line="240" w:lineRule="auto"/>
      <w:jc w:val="left"/>
      <w:textAlignment w:val="auto"/>
    </w:pPr>
    <w:rPr>
      <w:kern w:val="20"/>
      <w:sz w:val="20"/>
      <w:szCs w:val="24"/>
      <w:lang w:val="en-GB" w:eastAsia="en-US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napToGrid/>
      <w:spacing w:before="0" w:after="0" w:line="240" w:lineRule="auto"/>
      <w:textAlignment w:val="auto"/>
    </w:pPr>
    <w:rPr>
      <w:rFonts w:ascii="맑은 고딕" w:eastAsia="바탕체" w:hAnsi="맑은 고딕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uiPriority w:val="34"/>
    <w:qFormat/>
    <w:rsid w:val="00D95AB3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eastAsia="Times New Roman"/>
      <w:b/>
      <w:sz w:val="24"/>
      <w:lang w:val="x-none" w:eastAsia="x-none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eastAsia="바탕체"/>
      <w:b/>
      <w:sz w:val="24"/>
      <w:lang w:val="x-none"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tabs>
        <w:tab w:val="num" w:pos="1644"/>
      </w:tabs>
      <w:wordWrap/>
      <w:snapToGrid/>
      <w:spacing w:before="180" w:after="120" w:line="340" w:lineRule="exact"/>
      <w:ind w:left="1645" w:hanging="794"/>
      <w:textAlignment w:val="auto"/>
    </w:pPr>
    <w:rPr>
      <w:rFonts w:eastAsia="맑은 고딕"/>
      <w:sz w:val="24"/>
      <w:lang w:val="x-none" w:eastAsia="x-none"/>
    </w:rPr>
  </w:style>
  <w:style w:type="paragraph" w:customStyle="1" w:styleId="WYCArticleLv4">
    <w:name w:val="WY C_Article Lv4"/>
    <w:basedOn w:val="a3"/>
    <w:uiPriority w:val="99"/>
    <w:rsid w:val="00E00B78"/>
    <w:pPr>
      <w:widowControl/>
      <w:tabs>
        <w:tab w:val="num" w:pos="2381"/>
      </w:tabs>
      <w:wordWrap/>
      <w:snapToGrid/>
      <w:spacing w:before="180" w:after="120" w:line="340" w:lineRule="exact"/>
      <w:ind w:left="2381" w:hanging="793"/>
      <w:textAlignment w:val="auto"/>
    </w:pPr>
    <w:rPr>
      <w:rFonts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rsid w:val="00F60635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rsid w:val="00B77682"/>
    <w:pPr>
      <w:numPr>
        <w:numId w:val="24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rsid w:val="002330B7"/>
    <w:pPr>
      <w:tabs>
        <w:tab w:val="left" w:pos="1000"/>
        <w:tab w:val="left" w:pos="1056"/>
        <w:tab w:val="right" w:leader="dot" w:pos="9060"/>
      </w:tabs>
      <w:spacing w:line="240" w:lineRule="auto"/>
      <w:ind w:leftChars="200" w:left="560"/>
    </w:pPr>
    <w:rPr>
      <w:sz w:val="20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hAnsi="Times New Roman"/>
      <w:sz w:val="24"/>
      <w:lang w:val="x-none" w:eastAsia="x-none"/>
    </w:rPr>
  </w:style>
  <w:style w:type="paragraph" w:styleId="afa">
    <w:name w:val="Normal (Web)"/>
    <w:basedOn w:val="a3"/>
    <w:uiPriority w:val="99"/>
    <w:rsid w:val="00B15CEE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qFormat/>
    <w:rsid w:val="002515AB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character" w:styleId="afb">
    <w:name w:val="Hyperlink"/>
    <w:uiPriority w:val="99"/>
    <w:unhideWhenUsed/>
    <w:rsid w:val="006F7279"/>
    <w:rPr>
      <w:color w:val="0000FF"/>
      <w:u w:val="single"/>
    </w:rPr>
  </w:style>
  <w:style w:type="paragraph" w:customStyle="1" w:styleId="Table">
    <w:name w:val="_Table"/>
    <w:basedOn w:val="a3"/>
    <w:qFormat/>
    <w:rsid w:val="00CA3DAF"/>
    <w:pPr>
      <w:widowControl/>
      <w:wordWrap/>
      <w:adjustRightInd/>
      <w:snapToGrid/>
      <w:spacing w:before="40" w:after="40" w:line="240" w:lineRule="auto"/>
      <w:ind w:right="144"/>
      <w:jc w:val="left"/>
      <w:textAlignment w:val="auto"/>
    </w:pPr>
    <w:rPr>
      <w:rFonts w:ascii="Arial" w:eastAsia="SimSun" w:hAnsi="Arial"/>
      <w:sz w:val="18"/>
      <w:szCs w:val="24"/>
      <w:lang w:eastAsia="zh-CN"/>
    </w:rPr>
  </w:style>
  <w:style w:type="table" w:customStyle="1" w:styleId="16">
    <w:name w:val="표 구분선1"/>
    <w:basedOn w:val="a6"/>
    <w:next w:val="af0"/>
    <w:rsid w:val="0025214B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제목3"/>
    <w:basedOn w:val="2"/>
    <w:qFormat/>
    <w:rsid w:val="002954F0"/>
    <w:pPr>
      <w:numPr>
        <w:ilvl w:val="2"/>
        <w:numId w:val="26"/>
      </w:numPr>
      <w:wordWrap/>
      <w:autoSpaceDE w:val="0"/>
      <w:autoSpaceDN w:val="0"/>
    </w:pPr>
    <w:rPr>
      <w:rFonts w:hAnsi="Times New Roman"/>
    </w:rPr>
  </w:style>
  <w:style w:type="paragraph" w:customStyle="1" w:styleId="13">
    <w:name w:val="스타일1"/>
    <w:basedOn w:val="WYCArticleLv1"/>
    <w:qFormat/>
    <w:rsid w:val="00C87561"/>
    <w:pPr>
      <w:numPr>
        <w:numId w:val="23"/>
      </w:numPr>
      <w:tabs>
        <w:tab w:val="clear" w:pos="1560"/>
      </w:tabs>
      <w:autoSpaceDE w:val="0"/>
      <w:autoSpaceDN w:val="0"/>
      <w:spacing w:after="240" w:line="312" w:lineRule="auto"/>
      <w:outlineLvl w:val="0"/>
    </w:pPr>
    <w:rPr>
      <w:rFonts w:eastAsia="바탕"/>
      <w:sz w:val="22"/>
      <w:szCs w:val="22"/>
    </w:rPr>
  </w:style>
  <w:style w:type="paragraph" w:customStyle="1" w:styleId="Agreement1">
    <w:name w:val="Agreement1"/>
    <w:basedOn w:val="13"/>
    <w:qFormat/>
    <w:rsid w:val="0044675A"/>
    <w:pPr>
      <w:keepNext/>
      <w:snapToGrid w:val="0"/>
    </w:pPr>
  </w:style>
  <w:style w:type="paragraph" w:customStyle="1" w:styleId="Agreement2">
    <w:name w:val="Agreement2"/>
    <w:basedOn w:val="WYCArticleLv1"/>
    <w:qFormat/>
    <w:rsid w:val="0044675A"/>
    <w:pPr>
      <w:keepNext/>
      <w:numPr>
        <w:ilvl w:val="1"/>
        <w:numId w:val="23"/>
      </w:numPr>
      <w:tabs>
        <w:tab w:val="clear" w:pos="1560"/>
      </w:tabs>
      <w:autoSpaceDE w:val="0"/>
      <w:autoSpaceDN w:val="0"/>
      <w:snapToGrid w:val="0"/>
      <w:spacing w:before="0" w:after="240" w:line="312" w:lineRule="auto"/>
      <w:outlineLvl w:val="0"/>
    </w:pPr>
    <w:rPr>
      <w:rFonts w:eastAsia="바탕"/>
      <w:b w:val="0"/>
      <w:sz w:val="22"/>
      <w:szCs w:val="22"/>
      <w:u w:val="single"/>
    </w:rPr>
  </w:style>
  <w:style w:type="paragraph" w:customStyle="1" w:styleId="Agreement3">
    <w:name w:val="Agreement3"/>
    <w:basedOn w:val="WYCArticleLv3"/>
    <w:qFormat/>
    <w:rsid w:val="00E657BB"/>
    <w:pPr>
      <w:tabs>
        <w:tab w:val="clear" w:pos="1644"/>
      </w:tabs>
      <w:autoSpaceDE w:val="0"/>
      <w:autoSpaceDN w:val="0"/>
      <w:snapToGrid w:val="0"/>
      <w:spacing w:after="240" w:line="312" w:lineRule="auto"/>
      <w:ind w:left="397" w:hanging="397"/>
      <w:outlineLvl w:val="0"/>
    </w:pPr>
    <w:rPr>
      <w:rFonts w:eastAsia="바탕"/>
      <w:sz w:val="22"/>
      <w:szCs w:val="22"/>
    </w:rPr>
  </w:style>
  <w:style w:type="paragraph" w:customStyle="1" w:styleId="Agreement4">
    <w:name w:val="Agreement4"/>
    <w:basedOn w:val="WYCArticleLv4"/>
    <w:qFormat/>
    <w:rsid w:val="00115AD3"/>
    <w:pPr>
      <w:tabs>
        <w:tab w:val="clear" w:pos="2381"/>
      </w:tabs>
      <w:autoSpaceDE w:val="0"/>
      <w:autoSpaceDN w:val="0"/>
      <w:snapToGrid w:val="0"/>
      <w:spacing w:after="240" w:line="312" w:lineRule="auto"/>
      <w:ind w:left="397" w:hanging="397"/>
      <w:outlineLvl w:val="0"/>
    </w:pPr>
    <w:rPr>
      <w:rFonts w:eastAsia="바탕"/>
      <w:sz w:val="22"/>
      <w:szCs w:val="22"/>
    </w:rPr>
  </w:style>
  <w:style w:type="paragraph" w:styleId="31">
    <w:name w:val="toc 3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400" w:left="85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40">
    <w:name w:val="toc 4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600" w:left="1275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50">
    <w:name w:val="toc 5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800" w:left="170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60">
    <w:name w:val="toc 6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000" w:left="2125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70">
    <w:name w:val="toc 7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200" w:left="255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80">
    <w:name w:val="toc 8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400" w:left="2975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90">
    <w:name w:val="toc 9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600" w:left="340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customStyle="1" w:styleId="afc">
    <w:name w:val="국문유형"/>
    <w:basedOn w:val="a3"/>
    <w:rsid w:val="00E37BE0"/>
    <w:pPr>
      <w:autoSpaceDN w:val="0"/>
      <w:adjustRightInd/>
      <w:spacing w:before="0" w:after="0" w:line="460" w:lineRule="exact"/>
      <w:textAlignment w:val="auto"/>
    </w:pPr>
    <w:rPr>
      <w:rFonts w:eastAsia="바탕체"/>
      <w:kern w:val="2"/>
      <w:sz w:val="24"/>
    </w:rPr>
  </w:style>
  <w:style w:type="table" w:customStyle="1" w:styleId="32">
    <w:name w:val="표 구분선3"/>
    <w:basedOn w:val="a6"/>
    <w:next w:val="af0"/>
    <w:uiPriority w:val="59"/>
    <w:rsid w:val="009A467C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7">
    <w:name w:val="각주 텍스트 Char"/>
    <w:link w:val="af7"/>
    <w:semiHidden/>
    <w:rsid w:val="002F4D08"/>
    <w:rPr>
      <w:rFonts w:ascii="Times New Roman" w:eastAsia="바탕" w:hAnsi="Times New Roman"/>
      <w:sz w:val="28"/>
    </w:rPr>
  </w:style>
  <w:style w:type="paragraph" w:customStyle="1" w:styleId="BKL">
    <w:name w:val="BKL 전문 목록"/>
    <w:basedOn w:val="a3"/>
    <w:rsid w:val="00880169"/>
    <w:pPr>
      <w:widowControl/>
      <w:autoSpaceDE w:val="0"/>
      <w:autoSpaceDN w:val="0"/>
      <w:spacing w:before="0" w:after="240" w:line="360" w:lineRule="atLeast"/>
      <w:textAlignment w:val="auto"/>
    </w:pPr>
    <w:rPr>
      <w:rFonts w:cstheme="minorBidi"/>
      <w:snapToGrid w:val="0"/>
      <w:kern w:val="2"/>
      <w:sz w:val="22"/>
    </w:rPr>
  </w:style>
  <w:style w:type="paragraph" w:customStyle="1" w:styleId="BKL0">
    <w:name w:val="BKL 전문"/>
    <w:basedOn w:val="a3"/>
    <w:rsid w:val="00880169"/>
    <w:pPr>
      <w:widowControl/>
      <w:autoSpaceDE w:val="0"/>
      <w:autoSpaceDN w:val="0"/>
      <w:spacing w:before="0" w:after="240" w:line="360" w:lineRule="atLeast"/>
      <w:textAlignment w:val="auto"/>
    </w:pPr>
    <w:rPr>
      <w:rFonts w:cstheme="minorBidi"/>
      <w:snapToGrid w:val="0"/>
      <w:kern w:val="2"/>
      <w:sz w:val="22"/>
    </w:rPr>
  </w:style>
  <w:style w:type="paragraph" w:customStyle="1" w:styleId="LK">
    <w:name w:val="LK_전문"/>
    <w:basedOn w:val="a3"/>
    <w:qFormat/>
    <w:rsid w:val="00CD1040"/>
    <w:pPr>
      <w:keepNext/>
      <w:widowControl/>
      <w:numPr>
        <w:numId w:val="33"/>
      </w:numPr>
      <w:topLinePunct/>
      <w:autoSpaceDE w:val="0"/>
      <w:autoSpaceDN w:val="0"/>
      <w:spacing w:before="480" w:after="360" w:line="312" w:lineRule="auto"/>
      <w:jc w:val="center"/>
      <w:textAlignment w:val="auto"/>
    </w:pPr>
    <w:rPr>
      <w:b/>
      <w:sz w:val="22"/>
    </w:rPr>
  </w:style>
  <w:style w:type="paragraph" w:customStyle="1" w:styleId="LK1">
    <w:name w:val="LK_전문(1)"/>
    <w:basedOn w:val="a3"/>
    <w:link w:val="LK1Char"/>
    <w:qFormat/>
    <w:rsid w:val="00CD1040"/>
    <w:pPr>
      <w:numPr>
        <w:ilvl w:val="1"/>
        <w:numId w:val="33"/>
      </w:numPr>
      <w:topLinePunct/>
      <w:autoSpaceDE w:val="0"/>
      <w:autoSpaceDN w:val="0"/>
      <w:spacing w:before="0" w:after="288" w:line="312" w:lineRule="auto"/>
      <w:textAlignment w:val="auto"/>
    </w:pPr>
    <w:rPr>
      <w:sz w:val="22"/>
    </w:rPr>
  </w:style>
  <w:style w:type="character" w:customStyle="1" w:styleId="LK1Char">
    <w:name w:val="LK_전문(1) Char"/>
    <w:basedOn w:val="a5"/>
    <w:link w:val="LK1"/>
    <w:rsid w:val="00CD1040"/>
    <w:rPr>
      <w:rFonts w:ascii="Times New Roman" w:eastAsia="바탕" w:hAnsi="Times New Roman"/>
      <w:sz w:val="22"/>
    </w:rPr>
  </w:style>
  <w:style w:type="paragraph" w:customStyle="1" w:styleId="BKLBodyText">
    <w:name w:val="BKL Body Text"/>
    <w:basedOn w:val="a3"/>
    <w:qFormat/>
    <w:rsid w:val="00CD1040"/>
    <w:pPr>
      <w:widowControl/>
      <w:autoSpaceDE w:val="0"/>
      <w:autoSpaceDN w:val="0"/>
      <w:spacing w:before="0" w:after="240" w:line="360" w:lineRule="atLeast"/>
      <w:ind w:left="851"/>
      <w:textAlignment w:val="auto"/>
    </w:pPr>
    <w:rPr>
      <w:rFonts w:cstheme="minorBidi"/>
      <w:snapToGrid w:val="0"/>
      <w:kern w:val="2"/>
      <w:sz w:val="22"/>
    </w:rPr>
  </w:style>
  <w:style w:type="paragraph" w:customStyle="1" w:styleId="BKLH1-1">
    <w:name w:val="BKL H1 - 제1조"/>
    <w:basedOn w:val="a3"/>
    <w:next w:val="a3"/>
    <w:link w:val="BKLH1-1Char"/>
    <w:qFormat/>
    <w:rsid w:val="00CD1040"/>
    <w:pPr>
      <w:keepNext/>
      <w:keepLines/>
      <w:widowControl/>
      <w:numPr>
        <w:numId w:val="34"/>
      </w:numPr>
      <w:autoSpaceDE w:val="0"/>
      <w:autoSpaceDN w:val="0"/>
      <w:spacing w:before="360" w:after="240" w:line="360" w:lineRule="atLeast"/>
      <w:textAlignment w:val="auto"/>
      <w:outlineLvl w:val="0"/>
    </w:pPr>
    <w:rPr>
      <w:rFonts w:cstheme="minorBidi"/>
      <w:b/>
      <w:snapToGrid w:val="0"/>
      <w:kern w:val="2"/>
      <w:sz w:val="22"/>
    </w:rPr>
  </w:style>
  <w:style w:type="character" w:customStyle="1" w:styleId="BKLH1-1Char">
    <w:name w:val="BKL H1 - 제1조 Char"/>
    <w:basedOn w:val="a5"/>
    <w:link w:val="BKLH1-1"/>
    <w:rsid w:val="00CD1040"/>
    <w:rPr>
      <w:rFonts w:ascii="Times New Roman" w:eastAsia="바탕" w:hAnsi="Times New Roman" w:cstheme="minorBidi"/>
      <w:b/>
      <w:snapToGrid w:val="0"/>
      <w:kern w:val="2"/>
      <w:sz w:val="22"/>
    </w:rPr>
  </w:style>
  <w:style w:type="paragraph" w:customStyle="1" w:styleId="BKLH2-11">
    <w:name w:val="BKL H2 - 제1.1조"/>
    <w:basedOn w:val="BKLH1-1"/>
    <w:next w:val="BKLBodyText"/>
    <w:link w:val="BKLH2-11Char"/>
    <w:qFormat/>
    <w:rsid w:val="00CD104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qFormat/>
    <w:rsid w:val="00CD104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qFormat/>
    <w:rsid w:val="00CD1040"/>
    <w:pPr>
      <w:numPr>
        <w:ilvl w:val="3"/>
      </w:numPr>
      <w:tabs>
        <w:tab w:val="num" w:pos="1191"/>
      </w:tabs>
      <w:ind w:left="1191" w:hanging="454"/>
      <w:outlineLvl w:val="3"/>
    </w:pPr>
  </w:style>
  <w:style w:type="character" w:customStyle="1" w:styleId="BKLH2-11Char">
    <w:name w:val="BKL H2 - 제1.1조 Char"/>
    <w:basedOn w:val="BKLH1-1Char"/>
    <w:link w:val="BKLH2-11"/>
    <w:rsid w:val="00EB0C73"/>
    <w:rPr>
      <w:rFonts w:ascii="Times New Roman" w:eastAsia="바탕" w:hAnsi="Times New Roman" w:cstheme="minorBidi"/>
      <w:b w:val="0"/>
      <w:snapToGrid w:val="0"/>
      <w:kern w:val="2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96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02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70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21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998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9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80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0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1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2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40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9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401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25C2D-8526-4309-926D-0B87C20AE1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16A5C2-24CF-4423-B754-F8935C56E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1890</Words>
  <Characters>6731</Characters>
  <Application>Microsoft Office Word</Application>
  <DocSecurity>0</DocSecurity>
  <Lines>560</Lines>
  <Paragraphs>431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Á¦¸ñ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ÁÖ½Ä¸Å¸Å°è¾à¼­(¾È)</vt:lpstr>
      <vt:lpstr>ÁÖ½Ä¸Å¸Å°è¾à¼­(¾È)</vt:lpstr>
      <vt:lpstr>ÁÖ½Ä¸Å¸Å°è¾à¼­(¾È)</vt:lpstr>
    </vt:vector>
  </TitlesOfParts>
  <Company>JPMorgan Chase &amp; Co.</Company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ÁÖ½Ä¸Å¸Å°è¾à¼­(¾È)</dc:title>
  <dc:subject/>
  <dc:creator>BKL</dc:creator>
  <cp:keywords/>
  <cp:lastModifiedBy>SL Partners</cp:lastModifiedBy>
  <cp:revision>35</cp:revision>
  <cp:lastPrinted>2025-11-13T12:13:00Z</cp:lastPrinted>
  <dcterms:created xsi:type="dcterms:W3CDTF">2025-11-20T07:46:00Z</dcterms:created>
  <dcterms:modified xsi:type="dcterms:W3CDTF">2025-11-27T05:57:00Z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YCSerialNumber">
    <vt:lpwstr>YC-_AM-2495200-1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2025-10-20T00:08:25Z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98aec3aa-eeb3-4a62-8855-86f648c2b350</vt:lpwstr>
  </property>
  <property fmtid="{D5CDD505-2E9C-101B-9397-08002B2CF9AE}" pid="9" name="MSIP_Label_defa4170-0d19-0005-0004-bc88714345d2_ActionId">
    <vt:lpwstr>09c5989e-95b4-41f3-aa20-2ae3e2f0f4d4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