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E288" w14:textId="77777777" w:rsidR="006F78BB" w:rsidRDefault="001E12B5">
      <w:pPr>
        <w:widowControl/>
        <w:topLinePunct/>
        <w:autoSpaceDE w:val="0"/>
        <w:autoSpaceDN w:val="0"/>
        <w:spacing w:after="240" w:line="360" w:lineRule="auto"/>
        <w:jc w:val="left"/>
        <w:rPr>
          <w:rFonts w:ascii="Times New Roman"/>
          <w:sz w:val="24"/>
        </w:rPr>
      </w:pPr>
      <w:bookmarkStart w:id="0" w:name="OLE_LINK1"/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</w:r>
      <w:r>
        <w:rPr>
          <w:rFonts w:ascii="Times New Roman"/>
          <w:sz w:val="24"/>
          <w:u w:val="double"/>
        </w:rPr>
        <w:tab/>
        <w:t xml:space="preserve">                                       </w:t>
      </w:r>
    </w:p>
    <w:p w14:paraId="6B634D73" w14:textId="77777777" w:rsidR="006F78BB" w:rsidRDefault="006F78BB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 w14:paraId="5B9F3102" w14:textId="77777777" w:rsidR="006F78BB" w:rsidRDefault="006F78BB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 w14:paraId="0527F9DD" w14:textId="77777777" w:rsidR="006F78BB" w:rsidRDefault="006F78BB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 w14:paraId="69A9487B" w14:textId="77777777" w:rsidR="006F78BB" w:rsidRDefault="001E12B5">
      <w:pPr>
        <w:pStyle w:val="WYBody"/>
        <w:topLinePunct/>
        <w:autoSpaceDE w:val="0"/>
        <w:autoSpaceDN w:val="0"/>
        <w:spacing w:line="360" w:lineRule="auto"/>
        <w:jc w:val="center"/>
        <w:rPr>
          <w:rFonts w:eastAsia="바탕"/>
          <w:b/>
          <w:sz w:val="40"/>
          <w:szCs w:val="40"/>
        </w:rPr>
      </w:pPr>
      <w:r>
        <w:rPr>
          <w:rFonts w:eastAsia="바탕"/>
          <w:b/>
          <w:sz w:val="40"/>
          <w:szCs w:val="40"/>
        </w:rPr>
        <w:t>주식매매계약서</w:t>
      </w:r>
    </w:p>
    <w:p w14:paraId="1E4E958A" w14:textId="77777777" w:rsidR="006F78BB" w:rsidRDefault="006F78BB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  <w:sz w:val="24"/>
        </w:rPr>
      </w:pPr>
    </w:p>
    <w:p w14:paraId="47CB9677" w14:textId="77777777" w:rsidR="006F78BB" w:rsidRDefault="006F78BB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  <w:sz w:val="24"/>
        </w:rPr>
      </w:pPr>
    </w:p>
    <w:p w14:paraId="68582A12" w14:textId="77777777" w:rsidR="006F78BB" w:rsidRDefault="001E12B5">
      <w:pPr>
        <w:widowControl/>
        <w:topLinePunct/>
        <w:autoSpaceDE w:val="0"/>
        <w:autoSpaceDN w:val="0"/>
        <w:spacing w:before="288" w:after="0" w:line="360" w:lineRule="auto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매도인</w:t>
      </w:r>
    </w:p>
    <w:p w14:paraId="1952E263" w14:textId="77777777" w:rsidR="006F78BB" w:rsidRDefault="001E12B5"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t>강상도</w:t>
      </w:r>
    </w:p>
    <w:p w14:paraId="1BC3AE62" w14:textId="77777777" w:rsidR="006F78BB" w:rsidRDefault="001E12B5"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rPr>
          <w:rFonts w:hint="eastAsia"/>
        </w:rPr>
        <w:t>Jenn S. Chao</w:t>
      </w:r>
    </w:p>
    <w:p w14:paraId="3D05A4D7" w14:textId="77777777" w:rsidR="006F78BB" w:rsidRDefault="001E12B5"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t>별</w:t>
      </w:r>
      <w:r>
        <w:rPr>
          <w:rFonts w:hint="eastAsia"/>
        </w:rPr>
        <w:t>첨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-1</w:t>
      </w:r>
      <w:r>
        <w:t xml:space="preserve"> </w:t>
      </w:r>
      <w:r>
        <w:t>기재</w:t>
      </w:r>
      <w:r>
        <w:t xml:space="preserve"> </w:t>
      </w:r>
      <w:r>
        <w:rPr>
          <w:rFonts w:hint="eastAsia"/>
        </w:rPr>
        <w:t>매도인들</w:t>
      </w:r>
    </w:p>
    <w:p w14:paraId="1C91B1A3" w14:textId="77777777" w:rsidR="006F78BB" w:rsidRDefault="001E12B5">
      <w:pPr>
        <w:pStyle w:val="WYBody"/>
        <w:topLinePunct/>
        <w:autoSpaceDE w:val="0"/>
        <w:autoSpaceDN w:val="0"/>
        <w:spacing w:after="0" w:line="360" w:lineRule="auto"/>
        <w:jc w:val="center"/>
      </w:pPr>
      <w:r>
        <w:t>별</w:t>
      </w:r>
      <w:r>
        <w:rPr>
          <w:rFonts w:hint="eastAsia"/>
        </w:rPr>
        <w:t>첨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>-2</w:t>
      </w:r>
      <w:r>
        <w:t xml:space="preserve"> </w:t>
      </w:r>
      <w:r>
        <w:t>기재</w:t>
      </w:r>
      <w:r>
        <w:t xml:space="preserve"> </w:t>
      </w:r>
      <w:r>
        <w:rPr>
          <w:rFonts w:hint="eastAsia"/>
        </w:rPr>
        <w:t>매도인들</w:t>
      </w:r>
    </w:p>
    <w:p w14:paraId="1C58726A" w14:textId="77777777" w:rsidR="006F78BB" w:rsidRDefault="006F78BB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</w:rPr>
      </w:pPr>
    </w:p>
    <w:p w14:paraId="082A08D4" w14:textId="77777777" w:rsidR="006F78BB" w:rsidRDefault="006F78BB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b/>
        </w:rPr>
      </w:pPr>
    </w:p>
    <w:p w14:paraId="4FA168F5" w14:textId="77777777" w:rsidR="006F78BB" w:rsidRDefault="001E12B5">
      <w:pPr>
        <w:widowControl/>
        <w:topLinePunct/>
        <w:autoSpaceDE w:val="0"/>
        <w:autoSpaceDN w:val="0"/>
        <w:spacing w:before="288" w:after="0" w:line="360" w:lineRule="auto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매수인</w:t>
      </w:r>
    </w:p>
    <w:p w14:paraId="7E4464D4" w14:textId="281D5FAD" w:rsidR="006F78BB" w:rsidRDefault="00FD51FE">
      <w:pPr>
        <w:pStyle w:val="WYBody"/>
        <w:topLinePunct/>
        <w:autoSpaceDE w:val="0"/>
        <w:autoSpaceDN w:val="0"/>
        <w:spacing w:after="0" w:line="360" w:lineRule="auto"/>
        <w:jc w:val="center"/>
      </w:pPr>
      <w:proofErr w:type="spellStart"/>
      <w:r w:rsidRPr="00B6688F">
        <w:rPr>
          <w:rFonts w:hint="eastAsia"/>
        </w:rPr>
        <w:t>마이크로닉스</w:t>
      </w:r>
      <w:proofErr w:type="spellEnd"/>
      <w:r w:rsidRPr="00B6688F">
        <w:t xml:space="preserve"> </w:t>
      </w:r>
      <w:r w:rsidRPr="00B6688F">
        <w:rPr>
          <w:rFonts w:hint="eastAsia"/>
        </w:rPr>
        <w:t>유한회사</w:t>
      </w:r>
    </w:p>
    <w:p w14:paraId="20DD1373" w14:textId="77777777" w:rsidR="006F78BB" w:rsidRDefault="006F78BB">
      <w:pPr>
        <w:widowControl/>
        <w:topLinePunct/>
        <w:autoSpaceDE w:val="0"/>
        <w:autoSpaceDN w:val="0"/>
        <w:spacing w:before="288" w:after="240" w:line="360" w:lineRule="auto"/>
        <w:jc w:val="center"/>
        <w:rPr>
          <w:rFonts w:ascii="Times New Roman"/>
          <w:sz w:val="24"/>
        </w:rPr>
      </w:pPr>
    </w:p>
    <w:p w14:paraId="5C3FF51F" w14:textId="77777777" w:rsidR="006F78BB" w:rsidRDefault="006F78BB">
      <w:pPr>
        <w:widowControl/>
        <w:topLinePunct/>
        <w:autoSpaceDE w:val="0"/>
        <w:autoSpaceDN w:val="0"/>
        <w:spacing w:after="240" w:line="360" w:lineRule="auto"/>
        <w:jc w:val="center"/>
        <w:rPr>
          <w:rFonts w:ascii="Times New Roman"/>
          <w:lang w:val="en-GB"/>
        </w:rPr>
      </w:pPr>
    </w:p>
    <w:p w14:paraId="1CAB9801" w14:textId="77777777" w:rsidR="006F78BB" w:rsidRDefault="001E12B5">
      <w:pPr>
        <w:widowControl/>
        <w:topLinePunct/>
        <w:autoSpaceDE w:val="0"/>
        <w:autoSpaceDN w:val="0"/>
        <w:spacing w:after="240" w:line="360" w:lineRule="auto"/>
        <w:jc w:val="left"/>
        <w:rPr>
          <w:rFonts w:ascii="Times New Roman"/>
          <w:b/>
          <w:sz w:val="24"/>
          <w:u w:val="double"/>
        </w:rPr>
        <w:sectPr w:rsidR="006F78BB" w:rsidSect="009B74E2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701" w:right="1418" w:bottom="1701" w:left="1418" w:header="851" w:footer="752" w:gutter="0"/>
          <w:pgNumType w:start="1"/>
          <w:cols w:space="425"/>
          <w:docGrid w:type="lines" w:linePitch="381"/>
        </w:sectPr>
      </w:pP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</w:r>
      <w:r>
        <w:rPr>
          <w:rFonts w:ascii="Times New Roman"/>
          <w:b/>
          <w:sz w:val="24"/>
          <w:u w:val="double"/>
        </w:rPr>
        <w:tab/>
        <w:t xml:space="preserve">                                    </w:t>
      </w:r>
    </w:p>
    <w:p w14:paraId="7DF32DDC" w14:textId="77777777" w:rsidR="006F78BB" w:rsidRDefault="001E12B5">
      <w:pPr>
        <w:pStyle w:val="14-1"/>
        <w:numPr>
          <w:ilvl w:val="0"/>
          <w:numId w:val="0"/>
        </w:num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bCs/>
          <w:szCs w:val="28"/>
        </w:rPr>
      </w:pPr>
      <w:r>
        <w:rPr>
          <w:rFonts w:ascii="Times New Roman"/>
          <w:b/>
          <w:bCs/>
          <w:szCs w:val="28"/>
        </w:rPr>
        <w:lastRenderedPageBreak/>
        <w:t>주식매매계약서</w:t>
      </w:r>
    </w:p>
    <w:bookmarkEnd w:id="0"/>
    <w:p w14:paraId="75334668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</w:rPr>
      </w:pPr>
    </w:p>
    <w:p w14:paraId="4B20FCCA" w14:textId="43A7D5B6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주식매매계약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본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계약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2025</w:t>
      </w:r>
      <w:r>
        <w:rPr>
          <w:rFonts w:ascii="Times New Roman"/>
          <w:sz w:val="22"/>
        </w:rPr>
        <w:t>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</w:t>
      </w:r>
      <w:r w:rsidR="00E8544F">
        <w:rPr>
          <w:rFonts w:ascii="Times New Roman" w:hint="eastAsia"/>
          <w:color w:val="000000"/>
          <w:kern w:val="2"/>
          <w:sz w:val="22"/>
          <w:szCs w:val="22"/>
          <w:highlight w:val="yellow"/>
        </w:rPr>
        <w:t>7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]</w:t>
      </w:r>
      <w:r>
        <w:rPr>
          <w:rFonts w:ascii="Times New Roman"/>
          <w:sz w:val="22"/>
        </w:rPr>
        <w:t>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</w:t>
      </w:r>
      <w:r w:rsidR="000A55AB">
        <w:rPr>
          <w:rFonts w:ascii="Times New Roman" w:hint="eastAsia"/>
          <w:color w:val="000000"/>
          <w:kern w:val="2"/>
          <w:sz w:val="22"/>
          <w:szCs w:val="22"/>
          <w:highlight w:val="yellow"/>
        </w:rPr>
        <w:t xml:space="preserve"> 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]</w:t>
      </w:r>
      <w:r>
        <w:rPr>
          <w:rFonts w:ascii="Times New Roman"/>
          <w:sz w:val="22"/>
        </w:rPr>
        <w:t>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본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계약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체결일</w:t>
      </w:r>
      <w:r>
        <w:rPr>
          <w:rFonts w:ascii="Times New Roman"/>
          <w:sz w:val="22"/>
        </w:rPr>
        <w:t xml:space="preserve">”) </w:t>
      </w:r>
      <w:r>
        <w:rPr>
          <w:rFonts w:ascii="Times New Roman"/>
          <w:sz w:val="22"/>
        </w:rPr>
        <w:t>아래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당사자들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사이에서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체결되었다</w:t>
      </w:r>
      <w:r>
        <w:rPr>
          <w:rFonts w:ascii="Times New Roman"/>
          <w:sz w:val="22"/>
        </w:rPr>
        <w:t>.</w:t>
      </w:r>
    </w:p>
    <w:p w14:paraId="4B8EB8B5" w14:textId="77777777" w:rsidR="006F78BB" w:rsidRDefault="006F78BB">
      <w:pPr>
        <w:topLinePunct/>
        <w:autoSpaceDE w:val="0"/>
        <w:autoSpaceDN w:val="0"/>
        <w:spacing w:before="0" w:after="0" w:line="360" w:lineRule="auto"/>
        <w:ind w:left="791" w:hanging="791"/>
        <w:rPr>
          <w:rFonts w:ascii="Times New Roman"/>
          <w:sz w:val="22"/>
        </w:rPr>
      </w:pPr>
    </w:p>
    <w:p w14:paraId="3D50E41A" w14:textId="578EDBEC" w:rsidR="006F78BB" w:rsidRDefault="00E8544F"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 w:hint="eastAsia"/>
          <w:sz w:val="22"/>
          <w:szCs w:val="22"/>
        </w:rPr>
        <w:t>광주광역시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광산구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임방울대로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358</w:t>
      </w:r>
      <w:r>
        <w:rPr>
          <w:rFonts w:ascii="Times New Roman" w:hint="eastAsia"/>
          <w:sz w:val="22"/>
          <w:szCs w:val="22"/>
        </w:rPr>
        <w:t>번길</w:t>
      </w:r>
      <w:r>
        <w:rPr>
          <w:rFonts w:ascii="Times New Roman"/>
          <w:sz w:val="22"/>
          <w:szCs w:val="22"/>
        </w:rPr>
        <w:t xml:space="preserve"> 21, 207</w:t>
      </w:r>
      <w:r>
        <w:rPr>
          <w:rFonts w:ascii="Times New Roman" w:hint="eastAsia"/>
          <w:sz w:val="22"/>
          <w:szCs w:val="22"/>
        </w:rPr>
        <w:t>동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1402</w:t>
      </w:r>
      <w:r>
        <w:rPr>
          <w:rFonts w:ascii="Times New Roman" w:hint="eastAsia"/>
          <w:sz w:val="22"/>
          <w:szCs w:val="22"/>
        </w:rPr>
        <w:t>호</w:t>
      </w:r>
      <w:r>
        <w:rPr>
          <w:rFonts w:ascii="Times New Roman" w:hint="eastAsia"/>
          <w:sz w:val="22"/>
          <w:szCs w:val="22"/>
        </w:rPr>
        <w:t>(</w:t>
      </w:r>
      <w:proofErr w:type="spellStart"/>
      <w:r>
        <w:rPr>
          <w:rFonts w:ascii="Times New Roman" w:hint="eastAsia"/>
          <w:sz w:val="22"/>
          <w:szCs w:val="22"/>
        </w:rPr>
        <w:t>수완동</w:t>
      </w:r>
      <w:proofErr w:type="spellEnd"/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해솔마을대방노블랜드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차아파트</w:t>
      </w:r>
      <w:r>
        <w:rPr>
          <w:rFonts w:ascii="Times New Roman" w:hint="eastAsia"/>
          <w:sz w:val="22"/>
          <w:szCs w:val="22"/>
        </w:rPr>
        <w:t>)</w:t>
      </w:r>
      <w:r w:rsidR="001E12B5">
        <w:rPr>
          <w:rFonts w:ascii="Times New Roman"/>
          <w:sz w:val="22"/>
        </w:rPr>
        <w:t>에</w:t>
      </w:r>
      <w:r w:rsidR="001E12B5">
        <w:rPr>
          <w:rFonts w:ascii="Times New Roman"/>
          <w:sz w:val="22"/>
        </w:rPr>
        <w:t xml:space="preserve"> </w:t>
      </w:r>
      <w:r w:rsidR="001E12B5">
        <w:rPr>
          <w:rFonts w:ascii="Times New Roman"/>
          <w:sz w:val="22"/>
        </w:rPr>
        <w:t>주소를</w:t>
      </w:r>
      <w:r w:rsidR="001E12B5">
        <w:rPr>
          <w:rFonts w:ascii="Times New Roman"/>
          <w:sz w:val="22"/>
        </w:rPr>
        <w:t xml:space="preserve"> </w:t>
      </w:r>
      <w:r w:rsidR="001E12B5">
        <w:rPr>
          <w:rFonts w:ascii="Times New Roman"/>
          <w:sz w:val="22"/>
        </w:rPr>
        <w:t>두고</w:t>
      </w:r>
      <w:r w:rsidR="001E12B5">
        <w:rPr>
          <w:rFonts w:ascii="Times New Roman"/>
          <w:sz w:val="22"/>
        </w:rPr>
        <w:t xml:space="preserve"> </w:t>
      </w:r>
      <w:r w:rsidR="001E12B5">
        <w:rPr>
          <w:rFonts w:ascii="Times New Roman"/>
          <w:sz w:val="22"/>
        </w:rPr>
        <w:t>있는</w:t>
      </w:r>
      <w:r w:rsidR="001E12B5">
        <w:rPr>
          <w:rFonts w:ascii="Times New Roman"/>
          <w:sz w:val="22"/>
        </w:rPr>
        <w:t xml:space="preserve"> </w:t>
      </w:r>
      <w:r w:rsidR="001E12B5">
        <w:rPr>
          <w:rFonts w:ascii="Times New Roman"/>
          <w:sz w:val="22"/>
        </w:rPr>
        <w:t>강상도</w:t>
      </w:r>
      <w:r w:rsidR="001E12B5">
        <w:rPr>
          <w:rFonts w:ascii="Times New Roman"/>
          <w:sz w:val="22"/>
        </w:rPr>
        <w:t>(</w:t>
      </w:r>
      <w:r w:rsidR="001E12B5">
        <w:rPr>
          <w:rFonts w:ascii="Times New Roman"/>
          <w:sz w:val="22"/>
        </w:rPr>
        <w:t>생년월일</w:t>
      </w:r>
      <w:r w:rsidR="001E12B5">
        <w:rPr>
          <w:rFonts w:ascii="Times New Roman"/>
          <w:sz w:val="22"/>
        </w:rPr>
        <w:t xml:space="preserve">: </w:t>
      </w:r>
      <w:r w:rsidR="001E12B5">
        <w:rPr>
          <w:rFonts w:ascii="Times New Roman"/>
          <w:sz w:val="22"/>
          <w:szCs w:val="22"/>
        </w:rPr>
        <w:t>19</w:t>
      </w:r>
      <w:r w:rsidR="001E12B5">
        <w:rPr>
          <w:rFonts w:ascii="Times New Roman" w:hint="eastAsia"/>
          <w:sz w:val="22"/>
          <w:szCs w:val="22"/>
        </w:rPr>
        <w:t>77</w:t>
      </w:r>
      <w:r w:rsidR="001E12B5">
        <w:rPr>
          <w:rFonts w:ascii="Times New Roman"/>
          <w:sz w:val="22"/>
        </w:rPr>
        <w:t xml:space="preserve">. </w:t>
      </w:r>
      <w:r w:rsidR="001E12B5">
        <w:rPr>
          <w:rFonts w:ascii="Times New Roman" w:hint="eastAsia"/>
          <w:sz w:val="22"/>
        </w:rPr>
        <w:t>9</w:t>
      </w:r>
      <w:r w:rsidR="001E12B5">
        <w:rPr>
          <w:rFonts w:ascii="Times New Roman"/>
          <w:sz w:val="22"/>
        </w:rPr>
        <w:t xml:space="preserve">. </w:t>
      </w:r>
      <w:r w:rsidR="001E12B5">
        <w:rPr>
          <w:rFonts w:ascii="Times New Roman" w:hint="eastAsia"/>
          <w:sz w:val="22"/>
        </w:rPr>
        <w:t>16</w:t>
      </w:r>
      <w:r w:rsidR="001E12B5">
        <w:rPr>
          <w:rFonts w:ascii="Times New Roman"/>
          <w:sz w:val="22"/>
        </w:rPr>
        <w:t>.)(</w:t>
      </w:r>
      <w:r w:rsidR="001E12B5">
        <w:rPr>
          <w:rFonts w:ascii="Times New Roman"/>
          <w:sz w:val="22"/>
        </w:rPr>
        <w:t>이하</w:t>
      </w:r>
      <w:r w:rsidR="001E12B5">
        <w:rPr>
          <w:rFonts w:ascii="Times New Roman"/>
          <w:sz w:val="22"/>
        </w:rPr>
        <w:t xml:space="preserve"> “</w:t>
      </w:r>
      <w:r w:rsidR="001E12B5">
        <w:rPr>
          <w:rFonts w:ascii="Times New Roman"/>
          <w:b/>
          <w:sz w:val="22"/>
          <w:u w:val="single"/>
        </w:rPr>
        <w:t>대표매도인</w:t>
      </w:r>
      <w:r w:rsidR="001E12B5">
        <w:rPr>
          <w:rFonts w:ascii="Times New Roman" w:hint="eastAsia"/>
          <w:b/>
          <w:sz w:val="22"/>
          <w:u w:val="single"/>
        </w:rPr>
        <w:t>1</w:t>
      </w:r>
      <w:r w:rsidR="001E12B5">
        <w:rPr>
          <w:rFonts w:ascii="Times New Roman"/>
          <w:sz w:val="22"/>
        </w:rPr>
        <w:t>”)</w:t>
      </w:r>
    </w:p>
    <w:p w14:paraId="634B85F2" w14:textId="77777777" w:rsidR="006F78BB" w:rsidRDefault="006F78BB">
      <w:pPr>
        <w:pStyle w:val="af9"/>
        <w:topLinePunct/>
        <w:autoSpaceDE w:val="0"/>
        <w:autoSpaceDN w:val="0"/>
        <w:spacing w:before="0" w:after="120" w:line="360" w:lineRule="auto"/>
        <w:ind w:leftChars="0" w:left="425"/>
        <w:rPr>
          <w:rFonts w:ascii="Times New Roman"/>
          <w:sz w:val="22"/>
        </w:rPr>
      </w:pPr>
    </w:p>
    <w:p w14:paraId="635E8036" w14:textId="37C0F83A" w:rsidR="006F78BB" w:rsidRDefault="00DC2A52"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ins w:id="1" w:author="SL Partners" w:date="2025-07-22T14:00:00Z">
        <w:r>
          <w:rPr>
            <w:rFonts w:ascii="Times New Roman" w:hint="eastAsia"/>
            <w:sz w:val="22"/>
          </w:rPr>
          <w:t>1111 Kenwood PL Fullerton, CA 92831, USA</w:t>
        </w:r>
      </w:ins>
      <w:del w:id="2" w:author="SL Partners" w:date="2025-07-22T14:00:00Z">
        <w:r w:rsidR="001E12B5" w:rsidDel="00DC2A52">
          <w:rPr>
            <w:rFonts w:ascii="Times New Roman"/>
            <w:sz w:val="22"/>
            <w:highlight w:val="yellow"/>
          </w:rPr>
          <w:delText>[*]</w:delText>
        </w:r>
      </w:del>
      <w:r w:rsidR="001E12B5">
        <w:rPr>
          <w:rFonts w:ascii="Times New Roman" w:hint="eastAsia"/>
          <w:sz w:val="22"/>
        </w:rPr>
        <w:t>에</w:t>
      </w:r>
      <w:r w:rsidR="001E12B5">
        <w:rPr>
          <w:rFonts w:ascii="Times New Roman" w:hint="eastAsia"/>
          <w:sz w:val="22"/>
        </w:rPr>
        <w:t xml:space="preserve"> </w:t>
      </w:r>
      <w:r w:rsidR="001E12B5">
        <w:rPr>
          <w:rFonts w:ascii="Times New Roman" w:hint="eastAsia"/>
          <w:sz w:val="22"/>
        </w:rPr>
        <w:t>주소를</w:t>
      </w:r>
      <w:r w:rsidR="001E12B5">
        <w:rPr>
          <w:rFonts w:ascii="Times New Roman" w:hint="eastAsia"/>
          <w:sz w:val="22"/>
        </w:rPr>
        <w:t xml:space="preserve"> </w:t>
      </w:r>
      <w:r w:rsidR="001E12B5">
        <w:rPr>
          <w:rFonts w:ascii="Times New Roman" w:hint="eastAsia"/>
          <w:sz w:val="22"/>
        </w:rPr>
        <w:t>두고</w:t>
      </w:r>
      <w:r w:rsidR="001E12B5">
        <w:rPr>
          <w:rFonts w:ascii="Times New Roman" w:hint="eastAsia"/>
          <w:sz w:val="22"/>
        </w:rPr>
        <w:t xml:space="preserve"> </w:t>
      </w:r>
      <w:r w:rsidR="001E12B5">
        <w:rPr>
          <w:rFonts w:ascii="Times New Roman" w:hint="eastAsia"/>
          <w:sz w:val="22"/>
        </w:rPr>
        <w:t>있는</w:t>
      </w:r>
      <w:r w:rsidR="001E12B5">
        <w:rPr>
          <w:rFonts w:ascii="Times New Roman" w:hint="eastAsia"/>
          <w:sz w:val="22"/>
        </w:rPr>
        <w:t xml:space="preserve"> Jenn S. Chao(</w:t>
      </w:r>
      <w:r w:rsidR="001E12B5">
        <w:rPr>
          <w:rFonts w:ascii="Times New Roman" w:hint="eastAsia"/>
          <w:sz w:val="22"/>
        </w:rPr>
        <w:t>생년월일</w:t>
      </w:r>
      <w:r w:rsidR="001E12B5">
        <w:rPr>
          <w:rFonts w:ascii="Times New Roman" w:hint="eastAsia"/>
          <w:sz w:val="22"/>
        </w:rPr>
        <w:t xml:space="preserve">: </w:t>
      </w:r>
      <w:r w:rsidR="00193B45">
        <w:rPr>
          <w:rFonts w:ascii="Times New Roman" w:hint="eastAsia"/>
          <w:sz w:val="22"/>
        </w:rPr>
        <w:t>1971</w:t>
      </w:r>
      <w:r w:rsidR="001E12B5">
        <w:rPr>
          <w:rFonts w:ascii="Times New Roman" w:hint="eastAsia"/>
          <w:sz w:val="22"/>
        </w:rPr>
        <w:t xml:space="preserve">. </w:t>
      </w:r>
      <w:r w:rsidR="00193B45">
        <w:rPr>
          <w:rFonts w:ascii="Times New Roman" w:hint="eastAsia"/>
          <w:sz w:val="22"/>
        </w:rPr>
        <w:t>2</w:t>
      </w:r>
      <w:r w:rsidR="001E12B5">
        <w:rPr>
          <w:rFonts w:ascii="Times New Roman" w:hint="eastAsia"/>
          <w:sz w:val="22"/>
        </w:rPr>
        <w:t xml:space="preserve">. </w:t>
      </w:r>
      <w:r w:rsidR="00193B45">
        <w:rPr>
          <w:rFonts w:ascii="Times New Roman" w:hint="eastAsia"/>
          <w:sz w:val="22"/>
        </w:rPr>
        <w:t>25</w:t>
      </w:r>
      <w:r w:rsidR="001E12B5">
        <w:rPr>
          <w:rFonts w:ascii="Times New Roman" w:hint="eastAsia"/>
          <w:sz w:val="22"/>
        </w:rPr>
        <w:t>.)(</w:t>
      </w:r>
      <w:r w:rsidR="001E12B5">
        <w:rPr>
          <w:rFonts w:ascii="Times New Roman" w:hint="eastAsia"/>
          <w:sz w:val="22"/>
        </w:rPr>
        <w:t>이하</w:t>
      </w:r>
      <w:r w:rsidR="001E12B5">
        <w:rPr>
          <w:rFonts w:ascii="Times New Roman" w:hint="eastAsia"/>
          <w:sz w:val="22"/>
        </w:rPr>
        <w:t xml:space="preserve"> </w:t>
      </w:r>
      <w:r w:rsidR="001E12B5">
        <w:rPr>
          <w:rFonts w:ascii="Times New Roman"/>
          <w:sz w:val="22"/>
        </w:rPr>
        <w:t>“</w:t>
      </w:r>
      <w:r w:rsidR="001E12B5">
        <w:rPr>
          <w:rFonts w:ascii="Times New Roman" w:hint="eastAsia"/>
          <w:b/>
          <w:bCs/>
          <w:sz w:val="22"/>
          <w:u w:val="single"/>
        </w:rPr>
        <w:t>대표매도인</w:t>
      </w:r>
      <w:r w:rsidR="001E12B5">
        <w:rPr>
          <w:rFonts w:ascii="Times New Roman"/>
          <w:b/>
          <w:bCs/>
          <w:sz w:val="22"/>
          <w:u w:val="single"/>
        </w:rPr>
        <w:t>2</w:t>
      </w:r>
      <w:r w:rsidR="001E12B5">
        <w:rPr>
          <w:rFonts w:ascii="Times New Roman"/>
          <w:sz w:val="22"/>
        </w:rPr>
        <w:t>”</w:t>
      </w:r>
      <w:r w:rsidR="001E12B5">
        <w:rPr>
          <w:rFonts w:ascii="Times New Roman" w:hint="eastAsia"/>
          <w:sz w:val="22"/>
        </w:rPr>
        <w:t>) (</w:t>
      </w:r>
      <w:r w:rsidR="001E12B5">
        <w:rPr>
          <w:rFonts w:ascii="Times New Roman" w:hint="eastAsia"/>
          <w:sz w:val="22"/>
        </w:rPr>
        <w:t>이하</w:t>
      </w:r>
      <w:r w:rsidR="001E12B5">
        <w:rPr>
          <w:rFonts w:ascii="Times New Roman" w:hint="eastAsia"/>
          <w:sz w:val="22"/>
        </w:rPr>
        <w:t xml:space="preserve"> </w:t>
      </w:r>
      <w:r w:rsidR="001E12B5">
        <w:rPr>
          <w:rFonts w:ascii="Times New Roman" w:hint="eastAsia"/>
          <w:sz w:val="22"/>
        </w:rPr>
        <w:t>대표매도인</w:t>
      </w:r>
      <w:r w:rsidR="001E12B5">
        <w:rPr>
          <w:rFonts w:ascii="Times New Roman" w:hint="eastAsia"/>
          <w:sz w:val="22"/>
        </w:rPr>
        <w:t>1</w:t>
      </w:r>
      <w:r w:rsidR="001E12B5">
        <w:rPr>
          <w:rFonts w:ascii="Times New Roman" w:hint="eastAsia"/>
          <w:sz w:val="22"/>
        </w:rPr>
        <w:t>과</w:t>
      </w:r>
      <w:r w:rsidR="001E12B5">
        <w:rPr>
          <w:rFonts w:ascii="Times New Roman" w:hint="eastAsia"/>
          <w:sz w:val="22"/>
        </w:rPr>
        <w:t xml:space="preserve"> </w:t>
      </w:r>
      <w:r w:rsidR="001E12B5">
        <w:rPr>
          <w:rFonts w:ascii="Times New Roman" w:hint="eastAsia"/>
          <w:sz w:val="22"/>
        </w:rPr>
        <w:t>총칭하여</w:t>
      </w:r>
      <w:r w:rsidR="001E12B5">
        <w:rPr>
          <w:rFonts w:ascii="Times New Roman" w:hint="eastAsia"/>
          <w:sz w:val="22"/>
        </w:rPr>
        <w:t xml:space="preserve"> </w:t>
      </w:r>
      <w:r w:rsidR="001E12B5">
        <w:rPr>
          <w:rFonts w:ascii="Times New Roman"/>
          <w:sz w:val="22"/>
        </w:rPr>
        <w:t>“</w:t>
      </w:r>
      <w:r w:rsidR="001E12B5">
        <w:rPr>
          <w:rFonts w:ascii="Times New Roman" w:hint="eastAsia"/>
          <w:b/>
          <w:bCs/>
          <w:sz w:val="22"/>
          <w:u w:val="single"/>
        </w:rPr>
        <w:t>대표매도인들</w:t>
      </w:r>
      <w:r w:rsidR="001E12B5">
        <w:rPr>
          <w:rFonts w:ascii="Times New Roman"/>
          <w:sz w:val="22"/>
        </w:rPr>
        <w:t>”</w:t>
      </w:r>
      <w:r w:rsidR="001E12B5">
        <w:rPr>
          <w:rFonts w:ascii="Times New Roman" w:hint="eastAsia"/>
          <w:sz w:val="22"/>
        </w:rPr>
        <w:t xml:space="preserve">, </w:t>
      </w:r>
      <w:r w:rsidR="001E12B5">
        <w:rPr>
          <w:rFonts w:ascii="Times New Roman" w:hint="eastAsia"/>
          <w:sz w:val="22"/>
        </w:rPr>
        <w:t>개별적으로</w:t>
      </w:r>
      <w:r w:rsidR="001E12B5">
        <w:rPr>
          <w:rFonts w:ascii="Times New Roman" w:hint="eastAsia"/>
          <w:sz w:val="22"/>
        </w:rPr>
        <w:t xml:space="preserve"> </w:t>
      </w:r>
      <w:r w:rsidR="001E12B5">
        <w:rPr>
          <w:rFonts w:ascii="Times New Roman"/>
          <w:sz w:val="22"/>
        </w:rPr>
        <w:t>“</w:t>
      </w:r>
      <w:r w:rsidR="001E12B5">
        <w:rPr>
          <w:rFonts w:ascii="Times New Roman" w:hint="eastAsia"/>
          <w:b/>
          <w:bCs/>
          <w:sz w:val="22"/>
          <w:u w:val="single"/>
        </w:rPr>
        <w:t>대표매도인</w:t>
      </w:r>
      <w:r w:rsidR="001E12B5">
        <w:rPr>
          <w:rFonts w:ascii="Times New Roman"/>
          <w:sz w:val="22"/>
        </w:rPr>
        <w:t>”</w:t>
      </w:r>
      <w:r w:rsidR="001E12B5">
        <w:rPr>
          <w:rFonts w:ascii="Times New Roman" w:hint="eastAsia"/>
          <w:sz w:val="22"/>
        </w:rPr>
        <w:t>)</w:t>
      </w:r>
    </w:p>
    <w:p w14:paraId="3B6975A7" w14:textId="77777777" w:rsidR="006F78BB" w:rsidRDefault="006F78BB">
      <w:pPr>
        <w:pStyle w:val="af9"/>
        <w:topLinePunct/>
        <w:autoSpaceDE w:val="0"/>
        <w:autoSpaceDN w:val="0"/>
        <w:spacing w:before="0" w:after="120" w:line="360" w:lineRule="auto"/>
        <w:ind w:leftChars="0" w:left="425"/>
        <w:rPr>
          <w:rFonts w:ascii="Times New Roman"/>
          <w:sz w:val="22"/>
        </w:rPr>
      </w:pPr>
    </w:p>
    <w:p w14:paraId="57D35FEF" w14:textId="77777777" w:rsidR="006F78BB" w:rsidRDefault="001E12B5"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</w:t>
      </w:r>
      <w:r>
        <w:rPr>
          <w:rFonts w:ascii="Times New Roman"/>
          <w:b/>
          <w:bCs/>
          <w:sz w:val="22"/>
          <w:u w:val="single"/>
        </w:rPr>
        <w:t>A</w:t>
      </w:r>
      <w:r>
        <w:rPr>
          <w:rFonts w:ascii="Times New Roman" w:hint="eastAsia"/>
          <w:b/>
          <w:bCs/>
          <w:sz w:val="22"/>
          <w:u w:val="single"/>
        </w:rPr>
        <w:t>-1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매도인들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 w:hint="eastAsia"/>
          <w:b/>
          <w:bCs/>
          <w:sz w:val="22"/>
          <w:u w:val="single"/>
        </w:rPr>
        <w:t>기타</w:t>
      </w:r>
      <w:r>
        <w:rPr>
          <w:rFonts w:ascii="Times New Roman" w:hint="eastAsia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대표매도인들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 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대표매도인들과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proofErr w:type="spellStart"/>
      <w:r>
        <w:rPr>
          <w:rFonts w:ascii="Times New Roman" w:hint="eastAsia"/>
          <w:b/>
          <w:bCs/>
          <w:sz w:val="22"/>
          <w:u w:val="single"/>
        </w:rPr>
        <w:t>대표매도인등</w:t>
      </w:r>
      <w:proofErr w:type="spellEnd"/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 xml:space="preserve">)  </w:t>
      </w:r>
    </w:p>
    <w:p w14:paraId="63142C9D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1800663E" w14:textId="77777777" w:rsidR="006F78BB" w:rsidRDefault="001E12B5"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</w:t>
      </w:r>
      <w:r>
        <w:rPr>
          <w:rFonts w:ascii="Times New Roman"/>
          <w:b/>
          <w:bCs/>
          <w:sz w:val="22"/>
          <w:u w:val="single"/>
        </w:rPr>
        <w:t>A</w:t>
      </w:r>
      <w:r>
        <w:rPr>
          <w:rFonts w:ascii="Times New Roman" w:hint="eastAsia"/>
          <w:b/>
          <w:bCs/>
          <w:sz w:val="22"/>
          <w:u w:val="single"/>
        </w:rPr>
        <w:t>-2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매도인들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 w:hint="eastAsia"/>
          <w:b/>
          <w:bCs/>
          <w:sz w:val="22"/>
          <w:u w:val="single"/>
        </w:rPr>
        <w:t>기타매도인들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등</w:t>
      </w:r>
      <w:r>
        <w:rPr>
          <w:rFonts w:ascii="Times New Roman"/>
          <w:sz w:val="22"/>
        </w:rPr>
        <w:t>과</w:t>
      </w:r>
      <w:proofErr w:type="spellEnd"/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기타매도인들을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총칭하여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매도인들</w:t>
      </w:r>
      <w:r>
        <w:rPr>
          <w:rFonts w:ascii="Times New Roman"/>
          <w:sz w:val="22"/>
        </w:rPr>
        <w:t xml:space="preserve">”, </w:t>
      </w:r>
      <w:r>
        <w:rPr>
          <w:rFonts w:ascii="Times New Roman"/>
          <w:sz w:val="22"/>
        </w:rPr>
        <w:t>개별적으로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매도인</w:t>
      </w:r>
      <w:r>
        <w:rPr>
          <w:rFonts w:ascii="Times New Roman"/>
          <w:sz w:val="22"/>
        </w:rPr>
        <w:t>”)</w:t>
      </w:r>
    </w:p>
    <w:p w14:paraId="625F1EE1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76308D14" w14:textId="5779508C" w:rsidR="006F78BB" w:rsidRDefault="001E12B5">
      <w:pPr>
        <w:pStyle w:val="af9"/>
        <w:numPr>
          <w:ilvl w:val="0"/>
          <w:numId w:val="45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  <w:highlight w:val="yellow"/>
        </w:rPr>
        <w:t>[</w:t>
      </w:r>
      <w:r w:rsidR="00CC44B5">
        <w:rPr>
          <w:rFonts w:ascii="Times New Roman" w:hint="eastAsia"/>
          <w:sz w:val="22"/>
          <w:highlight w:val="yellow"/>
        </w:rPr>
        <w:t>서울시</w:t>
      </w:r>
      <w:r w:rsidR="00CC44B5">
        <w:rPr>
          <w:rFonts w:ascii="Times New Roman" w:hint="eastAsia"/>
          <w:sz w:val="22"/>
          <w:highlight w:val="yellow"/>
        </w:rPr>
        <w:t xml:space="preserve"> </w:t>
      </w:r>
      <w:r w:rsidR="00CC44B5">
        <w:rPr>
          <w:rFonts w:ascii="Times New Roman" w:hint="eastAsia"/>
          <w:sz w:val="22"/>
          <w:highlight w:val="yellow"/>
        </w:rPr>
        <w:t>강남구</w:t>
      </w:r>
      <w:r w:rsidR="00CC44B5">
        <w:rPr>
          <w:rFonts w:ascii="Times New Roman" w:hint="eastAsia"/>
          <w:sz w:val="22"/>
          <w:highlight w:val="yellow"/>
        </w:rPr>
        <w:t xml:space="preserve"> </w:t>
      </w:r>
      <w:r w:rsidR="00CC44B5">
        <w:rPr>
          <w:rFonts w:ascii="Times New Roman" w:hint="eastAsia"/>
          <w:sz w:val="22"/>
          <w:highlight w:val="yellow"/>
        </w:rPr>
        <w:t>테헤란로</w:t>
      </w:r>
      <w:r w:rsidR="00CC44B5">
        <w:rPr>
          <w:rFonts w:ascii="Times New Roman" w:hint="eastAsia"/>
          <w:sz w:val="22"/>
          <w:highlight w:val="yellow"/>
        </w:rPr>
        <w:t xml:space="preserve"> 326,</w:t>
      </w:r>
      <w:r w:rsidR="00274FE6">
        <w:rPr>
          <w:rFonts w:ascii="Times New Roman" w:hint="eastAsia"/>
          <w:sz w:val="22"/>
          <w:highlight w:val="yellow"/>
        </w:rPr>
        <w:t xml:space="preserve"> </w:t>
      </w:r>
      <w:r w:rsidR="00CC44B5">
        <w:rPr>
          <w:rFonts w:ascii="Times New Roman" w:hint="eastAsia"/>
          <w:sz w:val="22"/>
          <w:highlight w:val="yellow"/>
        </w:rPr>
        <w:t>15</w:t>
      </w:r>
      <w:r w:rsidR="00CC44B5">
        <w:rPr>
          <w:rFonts w:ascii="Times New Roman" w:hint="eastAsia"/>
          <w:sz w:val="22"/>
          <w:highlight w:val="yellow"/>
        </w:rPr>
        <w:t>층</w:t>
      </w:r>
      <w:r>
        <w:rPr>
          <w:rFonts w:ascii="Times New Roman"/>
          <w:sz w:val="22"/>
          <w:highlight w:val="yellow"/>
        </w:rPr>
        <w:t>]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본점을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두고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proofErr w:type="spellStart"/>
      <w:r w:rsidR="005E632C">
        <w:rPr>
          <w:rFonts w:ascii="Times New Roman" w:hint="eastAsia"/>
          <w:sz w:val="22"/>
        </w:rPr>
        <w:t>마이크로닉스</w:t>
      </w:r>
      <w:proofErr w:type="spellEnd"/>
      <w:r w:rsidR="005E632C">
        <w:rPr>
          <w:rFonts w:ascii="Times New Roman" w:hint="eastAsia"/>
          <w:sz w:val="22"/>
        </w:rPr>
        <w:t xml:space="preserve"> </w:t>
      </w:r>
      <w:r w:rsidR="005E632C">
        <w:rPr>
          <w:rFonts w:ascii="Times New Roman" w:hint="eastAsia"/>
          <w:sz w:val="22"/>
        </w:rPr>
        <w:t>유한회사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매수인</w:t>
      </w:r>
      <w:r>
        <w:rPr>
          <w:rFonts w:ascii="Times New Roman"/>
          <w:sz w:val="22"/>
        </w:rPr>
        <w:t xml:space="preserve">”) </w:t>
      </w:r>
    </w:p>
    <w:p w14:paraId="3FA13552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26876AC6" w14:textId="77777777" w:rsidR="006F78BB" w:rsidRDefault="001E12B5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전</w:t>
      </w:r>
      <w:r>
        <w:rPr>
          <w:rFonts w:ascii="Times New Roman"/>
          <w:b/>
          <w:sz w:val="22"/>
        </w:rPr>
        <w:tab/>
      </w:r>
      <w:r>
        <w:rPr>
          <w:rFonts w:ascii="Times New Roman"/>
          <w:b/>
          <w:sz w:val="22"/>
        </w:rPr>
        <w:t>문</w:t>
      </w:r>
    </w:p>
    <w:p w14:paraId="3417FB8E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171A5752" w14:textId="77777777" w:rsidR="006F78BB" w:rsidRDefault="001E12B5">
      <w:pPr>
        <w:pStyle w:val="af9"/>
        <w:numPr>
          <w:ilvl w:val="0"/>
          <w:numId w:val="57"/>
        </w:numPr>
        <w:topLinePunct/>
        <w:autoSpaceDE w:val="0"/>
        <w:autoSpaceDN w:val="0"/>
        <w:spacing w:before="0" w:after="120" w:line="360" w:lineRule="auto"/>
        <w:ind w:leftChars="0" w:left="425" w:hanging="425"/>
        <w:rPr>
          <w:rFonts w:ascii="Times New Roman"/>
          <w:sz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proofErr w:type="spellStart"/>
      <w:r>
        <w:rPr>
          <w:rFonts w:ascii="Times New Roman"/>
          <w:sz w:val="22"/>
        </w:rPr>
        <w:t>월출동</w:t>
      </w:r>
      <w:proofErr w:type="spellEnd"/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본점을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두고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엠피닉스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주식회사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대상회사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대한민국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법률에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설립되어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존속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회사</w:t>
      </w:r>
      <w:r>
        <w:rPr>
          <w:rFonts w:ascii="Times New Roman" w:hint="eastAsia"/>
          <w:sz w:val="22"/>
        </w:rPr>
        <w:t>로서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마이크로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비구면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렌즈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모듈을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개발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제조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판매하는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사업을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영위하고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있다</w:t>
      </w:r>
      <w:r>
        <w:rPr>
          <w:rFonts w:ascii="Times New Roman"/>
          <w:sz w:val="22"/>
        </w:rPr>
        <w:t>.</w:t>
      </w:r>
    </w:p>
    <w:p w14:paraId="6894AB5F" w14:textId="23650C05" w:rsidR="006F78BB" w:rsidRDefault="001E12B5">
      <w:pPr>
        <w:pStyle w:val="af9"/>
        <w:numPr>
          <w:ilvl w:val="0"/>
          <w:numId w:val="57"/>
        </w:numPr>
        <w:topLinePunct/>
        <w:autoSpaceDE w:val="0"/>
        <w:autoSpaceDN w:val="0"/>
        <w:spacing w:before="0" w:line="360" w:lineRule="auto"/>
        <w:ind w:leftChars="0" w:left="426" w:hanging="426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체결일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현재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/>
          <w:sz w:val="22"/>
        </w:rPr>
        <w:t>대상회사는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보통주식</w:t>
      </w:r>
      <w:r>
        <w:rPr>
          <w:rFonts w:ascii="Times New Roman"/>
          <w:sz w:val="22"/>
        </w:rPr>
        <w:t xml:space="preserve"> 3,115,278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1,250,100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2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450,000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3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124,998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4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124,998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5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전환상환우선주식</w:t>
      </w:r>
      <w:r>
        <w:rPr>
          <w:rFonts w:ascii="Times New Roman"/>
          <w:sz w:val="22"/>
        </w:rPr>
        <w:t xml:space="preserve"> 360,000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6</w:t>
      </w:r>
      <w:r>
        <w:rPr>
          <w:rFonts w:ascii="Times New Roman"/>
          <w:sz w:val="22"/>
        </w:rPr>
        <w:t>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전환상</w:t>
      </w:r>
      <w:r>
        <w:rPr>
          <w:rFonts w:ascii="Times New Roman"/>
          <w:sz w:val="22"/>
        </w:rPr>
        <w:lastRenderedPageBreak/>
        <w:t>환우선주식</w:t>
      </w:r>
      <w:r>
        <w:rPr>
          <w:rFonts w:ascii="Times New Roman"/>
          <w:sz w:val="22"/>
        </w:rPr>
        <w:t xml:space="preserve"> 190,104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합계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</w:t>
      </w:r>
      <w:r>
        <w:rPr>
          <w:rFonts w:ascii="Times New Roman"/>
          <w:sz w:val="22"/>
        </w:rPr>
        <w:t xml:space="preserve"> 4,365,378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>)(1</w:t>
      </w:r>
      <w:r>
        <w:rPr>
          <w:rFonts w:ascii="Times New Roman"/>
          <w:sz w:val="22"/>
        </w:rPr>
        <w:t>주당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액면금액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500</w:t>
      </w:r>
      <w:r>
        <w:rPr>
          <w:rFonts w:ascii="Times New Roman"/>
          <w:sz w:val="22"/>
        </w:rPr>
        <w:t>원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발행하였고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매도인들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</w:t>
      </w:r>
      <w:r>
        <w:rPr>
          <w:rFonts w:ascii="Times New Roman"/>
          <w:sz w:val="22"/>
        </w:rPr>
        <w:t xml:space="preserve"> (</w:t>
      </w:r>
      <w:proofErr w:type="spellStart"/>
      <w:r>
        <w:rPr>
          <w:rFonts w:ascii="Times New Roman"/>
          <w:sz w:val="22"/>
        </w:rPr>
        <w:t>i</w:t>
      </w:r>
      <w:proofErr w:type="spellEnd"/>
      <w:r>
        <w:rPr>
          <w:rFonts w:ascii="Times New Roman"/>
          <w:sz w:val="22"/>
        </w:rPr>
        <w:t xml:space="preserve">) </w:t>
      </w:r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1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보통주식</w:t>
      </w:r>
      <w:r>
        <w:rPr>
          <w:rFonts w:ascii="Times New Roman"/>
          <w:sz w:val="22"/>
        </w:rPr>
        <w:t xml:space="preserve"> </w:t>
      </w:r>
      <w:r w:rsidR="0053750F" w:rsidRPr="0053750F">
        <w:rPr>
          <w:rFonts w:ascii="Times New Roman"/>
          <w:sz w:val="22"/>
        </w:rPr>
        <w:t>1,136,242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지분율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약</w:t>
      </w:r>
      <w:r>
        <w:rPr>
          <w:rFonts w:ascii="Times New Roman"/>
          <w:sz w:val="22"/>
        </w:rPr>
        <w:t xml:space="preserve"> </w:t>
      </w:r>
      <w:r w:rsidR="00261B8A">
        <w:rPr>
          <w:rFonts w:ascii="Times New Roman" w:hint="eastAsia"/>
          <w:sz w:val="22"/>
        </w:rPr>
        <w:t>26.0</w:t>
      </w:r>
      <w:r w:rsidR="00193B45">
        <w:rPr>
          <w:rFonts w:ascii="Times New Roman" w:hint="eastAsia"/>
          <w:sz w:val="22"/>
        </w:rPr>
        <w:t>3</w:t>
      </w:r>
      <w:r>
        <w:rPr>
          <w:rFonts w:ascii="Times New Roman"/>
          <w:sz w:val="22"/>
        </w:rPr>
        <w:t xml:space="preserve">%, 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대표매도인</w:t>
      </w:r>
      <w:r>
        <w:rPr>
          <w:rFonts w:ascii="Times New Roman" w:hint="eastAsia"/>
          <w:b/>
          <w:sz w:val="22"/>
          <w:u w:val="single"/>
        </w:rPr>
        <w:t>1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보유주식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를</w:t>
      </w:r>
      <w:r>
        <w:rPr>
          <w:rFonts w:ascii="Times New Roman"/>
          <w:sz w:val="22"/>
        </w:rPr>
        <w:t xml:space="preserve">, (ii) </w:t>
      </w:r>
      <w:r>
        <w:rPr>
          <w:rFonts w:ascii="Times New Roman" w:hint="eastAsia"/>
          <w:sz w:val="22"/>
        </w:rPr>
        <w:t>대표매도인</w:t>
      </w:r>
      <w:r>
        <w:rPr>
          <w:rFonts w:ascii="Times New Roman" w:hint="eastAsia"/>
          <w:sz w:val="22"/>
        </w:rPr>
        <w:t xml:space="preserve">2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대표매도인들은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보통주식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</w:t>
      </w:r>
      <w:r>
        <w:rPr>
          <w:rFonts w:ascii="Times New Roman" w:hint="eastAsia"/>
          <w:sz w:val="22"/>
        </w:rPr>
        <w:t xml:space="preserve"> </w:t>
      </w:r>
      <w:r w:rsidR="00261B8A" w:rsidRPr="00261B8A">
        <w:rPr>
          <w:rFonts w:ascii="Times New Roman"/>
          <w:sz w:val="22"/>
        </w:rPr>
        <w:t>255,298</w:t>
      </w:r>
      <w:r>
        <w:rPr>
          <w:rFonts w:ascii="Times New Roman" w:hint="eastAsia"/>
          <w:sz w:val="22"/>
        </w:rPr>
        <w:t>주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대표매도인</w:t>
      </w:r>
      <w:r>
        <w:rPr>
          <w:rFonts w:ascii="Times New Roman" w:hint="eastAsia"/>
          <w:sz w:val="22"/>
        </w:rPr>
        <w:t>2</w:t>
      </w:r>
      <w:r>
        <w:rPr>
          <w:rFonts w:ascii="Times New Roman" w:hint="eastAsia"/>
          <w:sz w:val="22"/>
        </w:rPr>
        <w:t>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소유한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보통주식은</w:t>
      </w:r>
      <w:r>
        <w:rPr>
          <w:rFonts w:ascii="Times New Roman" w:hint="eastAsia"/>
          <w:sz w:val="22"/>
        </w:rPr>
        <w:t xml:space="preserve"> </w:t>
      </w:r>
      <w:r w:rsidR="00261B8A">
        <w:rPr>
          <w:rFonts w:ascii="Times New Roman" w:hint="eastAsia"/>
          <w:sz w:val="22"/>
        </w:rPr>
        <w:t>28,370</w:t>
      </w:r>
      <w:r>
        <w:rPr>
          <w:rFonts w:ascii="Times New Roman" w:hint="eastAsia"/>
          <w:sz w:val="22"/>
        </w:rPr>
        <w:t>주이고</w:t>
      </w:r>
      <w:r>
        <w:rPr>
          <w:rFonts w:ascii="Times New Roman" w:hint="eastAsia"/>
          <w:sz w:val="22"/>
        </w:rPr>
        <w:t>,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대표매도인들이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소유한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보통주식은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b/>
          <w:sz w:val="22"/>
          <w:u w:val="single"/>
        </w:rPr>
        <w:t>별첨</w:t>
      </w:r>
      <w:r>
        <w:rPr>
          <w:rFonts w:ascii="Times New Roman"/>
          <w:b/>
          <w:sz w:val="22"/>
          <w:u w:val="single"/>
        </w:rPr>
        <w:t xml:space="preserve"> A-1</w:t>
      </w:r>
      <w:r>
        <w:rPr>
          <w:rFonts w:ascii="Times New Roman" w:hint="eastAsia"/>
          <w:sz w:val="22"/>
        </w:rPr>
        <w:t>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기재된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바와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같으며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합계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지분율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약</w:t>
      </w:r>
      <w:r>
        <w:rPr>
          <w:rFonts w:ascii="Times New Roman" w:hint="eastAsia"/>
          <w:sz w:val="22"/>
        </w:rPr>
        <w:t xml:space="preserve"> </w:t>
      </w:r>
      <w:r w:rsidR="009C6A50">
        <w:rPr>
          <w:rFonts w:ascii="Times New Roman" w:hint="eastAsia"/>
          <w:sz w:val="22"/>
        </w:rPr>
        <w:t>5.85</w:t>
      </w:r>
      <w:r>
        <w:rPr>
          <w:rFonts w:ascii="Times New Roman" w:hint="eastAsia"/>
          <w:sz w:val="22"/>
        </w:rPr>
        <w:t xml:space="preserve">%, 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대표매도인</w:t>
      </w:r>
      <w:r>
        <w:rPr>
          <w:rFonts w:ascii="Times New Roman" w:hint="eastAsia"/>
          <w:b/>
          <w:bCs/>
          <w:sz w:val="22"/>
          <w:u w:val="single"/>
        </w:rPr>
        <w:t>2</w:t>
      </w:r>
      <w:r>
        <w:rPr>
          <w:rFonts w:ascii="Times New Roman" w:hint="eastAsia"/>
          <w:b/>
          <w:bCs/>
          <w:sz w:val="22"/>
          <w:u w:val="single"/>
        </w:rPr>
        <w:t>등</w:t>
      </w:r>
      <w:r>
        <w:rPr>
          <w:rFonts w:ascii="Times New Roman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보유주식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대표매도인</w:t>
      </w:r>
      <w:r>
        <w:rPr>
          <w:rFonts w:ascii="Times New Roman" w:hint="eastAsia"/>
          <w:sz w:val="22"/>
        </w:rPr>
        <w:t xml:space="preserve">1 </w:t>
      </w:r>
      <w:r>
        <w:rPr>
          <w:rFonts w:ascii="Times New Roman" w:hint="eastAsia"/>
          <w:sz w:val="22"/>
        </w:rPr>
        <w:t>보유주식과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proofErr w:type="spellStart"/>
      <w:r>
        <w:rPr>
          <w:rFonts w:ascii="Times New Roman" w:hint="eastAsia"/>
          <w:b/>
          <w:bCs/>
          <w:sz w:val="22"/>
          <w:u w:val="single"/>
        </w:rPr>
        <w:t>대표매도인등</w:t>
      </w:r>
      <w:proofErr w:type="spellEnd"/>
      <w:r>
        <w:rPr>
          <w:rFonts w:ascii="Times New Roman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보유주식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를</w:t>
      </w:r>
      <w:r>
        <w:rPr>
          <w:rFonts w:ascii="Times New Roman" w:hint="eastAsia"/>
          <w:sz w:val="22"/>
        </w:rPr>
        <w:t xml:space="preserve">, (iii) </w:t>
      </w:r>
      <w:r>
        <w:rPr>
          <w:rFonts w:ascii="Times New Roman"/>
          <w:sz w:val="22"/>
        </w:rPr>
        <w:t>기타매도인</w:t>
      </w:r>
      <w:r>
        <w:rPr>
          <w:rFonts w:ascii="Times New Roman" w:hint="eastAsia"/>
          <w:sz w:val="22"/>
        </w:rPr>
        <w:t>들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</w:t>
      </w:r>
      <w:r>
        <w:rPr>
          <w:rFonts w:ascii="Times New Roman"/>
          <w:b/>
          <w:bCs/>
          <w:sz w:val="22"/>
          <w:u w:val="single"/>
        </w:rPr>
        <w:t>A</w:t>
      </w:r>
      <w:r>
        <w:rPr>
          <w:rFonts w:ascii="Times New Roman" w:hint="eastAsia"/>
          <w:b/>
          <w:bCs/>
          <w:sz w:val="22"/>
          <w:u w:val="single"/>
        </w:rPr>
        <w:t>-2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바와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보통주식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</w:t>
      </w:r>
      <w:r>
        <w:rPr>
          <w:rFonts w:ascii="Times New Roman"/>
          <w:sz w:val="22"/>
        </w:rPr>
        <w:t xml:space="preserve"> </w:t>
      </w:r>
      <w:r w:rsidR="00580AC6" w:rsidRPr="00580AC6">
        <w:rPr>
          <w:rFonts w:ascii="Times New Roman"/>
          <w:sz w:val="22"/>
        </w:rPr>
        <w:t>241</w:t>
      </w:r>
      <w:r w:rsidR="00580AC6">
        <w:rPr>
          <w:rFonts w:ascii="Times New Roman" w:hint="eastAsia"/>
          <w:sz w:val="22"/>
        </w:rPr>
        <w:t>,</w:t>
      </w:r>
      <w:r w:rsidR="00580AC6" w:rsidRPr="00580AC6">
        <w:rPr>
          <w:rFonts w:ascii="Times New Roman"/>
          <w:sz w:val="22"/>
        </w:rPr>
        <w:t>960</w:t>
      </w:r>
      <w:r>
        <w:rPr>
          <w:rFonts w:ascii="Times New Roman"/>
          <w:sz w:val="22"/>
        </w:rPr>
        <w:t>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합계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지분율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약</w:t>
      </w:r>
      <w:r>
        <w:rPr>
          <w:rFonts w:ascii="Times New Roman"/>
          <w:sz w:val="22"/>
        </w:rPr>
        <w:t xml:space="preserve"> </w:t>
      </w:r>
      <w:r w:rsidR="002A6487">
        <w:rPr>
          <w:rFonts w:ascii="Times New Roman" w:hint="eastAsia"/>
          <w:sz w:val="22"/>
        </w:rPr>
        <w:t>5.54</w:t>
      </w:r>
      <w:r>
        <w:rPr>
          <w:rFonts w:ascii="Times New Roman"/>
          <w:sz w:val="22"/>
        </w:rPr>
        <w:t xml:space="preserve">%, 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총칭하여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기타매도인</w:t>
      </w:r>
      <w:r>
        <w:rPr>
          <w:rFonts w:ascii="Times New Roman" w:hint="eastAsia"/>
          <w:b/>
          <w:sz w:val="22"/>
          <w:u w:val="single"/>
        </w:rPr>
        <w:t>들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보유주식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 xml:space="preserve">, </w:t>
      </w:r>
      <w:proofErr w:type="spellStart"/>
      <w:r>
        <w:rPr>
          <w:rFonts w:ascii="Times New Roman" w:hint="eastAsia"/>
          <w:sz w:val="22"/>
        </w:rPr>
        <w:t>대표매도인등</w:t>
      </w:r>
      <w:proofErr w:type="spellEnd"/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보유주식과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총칭하여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대상주식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소유하고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있다</w:t>
      </w:r>
      <w:r>
        <w:rPr>
          <w:rFonts w:ascii="Times New Roman"/>
          <w:sz w:val="22"/>
        </w:rPr>
        <w:t>.</w:t>
      </w:r>
    </w:p>
    <w:p w14:paraId="2A7F3966" w14:textId="77777777" w:rsidR="006F78BB" w:rsidRDefault="001E12B5">
      <w:pPr>
        <w:pStyle w:val="af9"/>
        <w:numPr>
          <w:ilvl w:val="0"/>
          <w:numId w:val="57"/>
        </w:numPr>
        <w:topLinePunct/>
        <w:autoSpaceDE w:val="0"/>
        <w:autoSpaceDN w:val="0"/>
        <w:spacing w:before="0" w:line="360" w:lineRule="auto"/>
        <w:ind w:leftChars="0" w:left="426" w:hanging="426"/>
        <w:rPr>
          <w:rFonts w:ascii="Times New Roman"/>
          <w:sz w:val="22"/>
        </w:rPr>
      </w:pP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조건에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매도인들은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매수인에게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매도하고자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매수인은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매도인들로부터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매수하고자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하며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본건</w:t>
      </w:r>
      <w:r>
        <w:rPr>
          <w:rFonts w:ascii="Times New Roman"/>
          <w:b/>
          <w:sz w:val="22"/>
          <w:u w:val="single"/>
        </w:rPr>
        <w:t xml:space="preserve"> </w:t>
      </w:r>
      <w:r>
        <w:rPr>
          <w:rFonts w:ascii="Times New Roman"/>
          <w:b/>
          <w:sz w:val="22"/>
          <w:u w:val="single"/>
        </w:rPr>
        <w:t>거래</w:t>
      </w:r>
      <w:r>
        <w:rPr>
          <w:rFonts w:ascii="Times New Roman"/>
          <w:sz w:val="22"/>
        </w:rPr>
        <w:t>”)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거래종결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이하에서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정의됨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매도인이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매도하는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주식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매도인별</w:t>
      </w:r>
      <w:r>
        <w:rPr>
          <w:rFonts w:ascii="Times New Roman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대상주식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별첨</w:t>
      </w:r>
      <w:r>
        <w:rPr>
          <w:rFonts w:ascii="Times New Roman"/>
          <w:b/>
          <w:bCs/>
          <w:sz w:val="22"/>
          <w:u w:val="single"/>
        </w:rPr>
        <w:t xml:space="preserve"> B</w:t>
      </w:r>
      <w:r>
        <w:rPr>
          <w:rFonts w:ascii="Times New Roman" w:hint="eastAsia"/>
          <w:sz w:val="22"/>
        </w:rPr>
        <w:t>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기재된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바와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같다</w:t>
      </w:r>
      <w:r>
        <w:rPr>
          <w:rFonts w:ascii="Times New Roman"/>
          <w:sz w:val="22"/>
        </w:rPr>
        <w:t>.</w:t>
      </w:r>
    </w:p>
    <w:p w14:paraId="6DC9C862" w14:textId="77777777" w:rsidR="006F78BB" w:rsidRDefault="001E12B5">
      <w:pPr>
        <w:pStyle w:val="af9"/>
        <w:numPr>
          <w:ilvl w:val="0"/>
          <w:numId w:val="57"/>
        </w:numPr>
        <w:topLinePunct/>
        <w:autoSpaceDE w:val="0"/>
        <w:autoSpaceDN w:val="0"/>
        <w:spacing w:before="0" w:line="360" w:lineRule="auto"/>
        <w:ind w:leftChars="0" w:left="426" w:hanging="426"/>
        <w:rPr>
          <w:rFonts w:ascii="Times New Roman"/>
          <w:sz w:val="22"/>
        </w:rPr>
      </w:pPr>
      <w:r>
        <w:rPr>
          <w:rFonts w:ascii="Times New Roman"/>
          <w:sz w:val="22"/>
        </w:rPr>
        <w:t>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매도인들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매수인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총칭하여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당사자들</w:t>
      </w:r>
      <w:r>
        <w:rPr>
          <w:rFonts w:ascii="Times New Roman"/>
          <w:sz w:val="22"/>
        </w:rPr>
        <w:t xml:space="preserve">”, </w:t>
      </w:r>
      <w:r>
        <w:rPr>
          <w:rFonts w:ascii="Times New Roman"/>
          <w:sz w:val="22"/>
        </w:rPr>
        <w:t>개별적으로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당사자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다음과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합의하고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약정한다</w:t>
      </w:r>
      <w:r>
        <w:rPr>
          <w:rFonts w:ascii="Times New Roman"/>
          <w:sz w:val="22"/>
        </w:rPr>
        <w:t>.</w:t>
      </w:r>
    </w:p>
    <w:p w14:paraId="711938A2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</w:p>
    <w:p w14:paraId="6F9E8161" w14:textId="77777777" w:rsidR="006F78BB" w:rsidRDefault="001E12B5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</w:rPr>
      </w:pPr>
      <w:r>
        <w:rPr>
          <w:rFonts w:ascii="Times New Roman" w:hint="eastAsia"/>
          <w:b/>
          <w:sz w:val="22"/>
        </w:rPr>
        <w:t>다</w:t>
      </w:r>
      <w:r>
        <w:rPr>
          <w:rFonts w:ascii="Times New Roman"/>
          <w:b/>
          <w:sz w:val="22"/>
        </w:rPr>
        <w:tab/>
      </w:r>
      <w:r>
        <w:rPr>
          <w:rFonts w:ascii="Times New Roman" w:hint="eastAsia"/>
          <w:b/>
          <w:sz w:val="22"/>
        </w:rPr>
        <w:t>음</w:t>
      </w:r>
    </w:p>
    <w:p w14:paraId="2ED6610C" w14:textId="77777777" w:rsidR="006F78BB" w:rsidRDefault="001E12B5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3" w:name="_Toc497385798"/>
      <w:r>
        <w:rPr>
          <w:rFonts w:eastAsia="바탕"/>
          <w:sz w:val="22"/>
          <w:szCs w:val="22"/>
        </w:rPr>
        <w:t>용어의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</w:t>
      </w:r>
      <w:bookmarkEnd w:id="3"/>
    </w:p>
    <w:p w14:paraId="7155D81B" w14:textId="77777777" w:rsidR="006F78BB" w:rsidRDefault="001E12B5">
      <w:pPr>
        <w:numPr>
          <w:ilvl w:val="0"/>
          <w:numId w:val="3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u w:val="single"/>
        </w:rPr>
        <w:t>정의규정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용어는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달리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정의되지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1</w:t>
      </w:r>
      <w:r>
        <w:rPr>
          <w:rFonts w:ascii="Times New Roman" w:hint="eastAsia"/>
          <w:b/>
          <w:bCs/>
          <w:sz w:val="22"/>
          <w:szCs w:val="22"/>
          <w:u w:val="single"/>
        </w:rPr>
        <w:t>.1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가진다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또한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허용하지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제외하고는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용어는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단수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복수를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계약서는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약정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추가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대체되는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>.</w:t>
      </w:r>
    </w:p>
    <w:p w14:paraId="05508058" w14:textId="77777777" w:rsidR="006F78BB" w:rsidRDefault="001E12B5">
      <w:pPr>
        <w:numPr>
          <w:ilvl w:val="0"/>
          <w:numId w:val="3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u w:val="single"/>
        </w:rPr>
        <w:t>해석</w:t>
      </w:r>
      <w:r w:rsidRPr="00B6688F">
        <w:rPr>
          <w:rFonts w:ascii="Times New Roman"/>
          <w:sz w:val="22"/>
          <w:szCs w:val="22"/>
        </w:rPr>
        <w:t>.</w:t>
      </w:r>
      <w:r>
        <w:rPr>
          <w:rFonts w:ascii="Times New Roman" w:hint="eastAsia"/>
          <w:sz w:val="22"/>
          <w:szCs w:val="22"/>
        </w:rPr>
        <w:t xml:space="preserve"> 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명시적으로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달리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규정되거나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문맥상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달리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해석될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필요가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객관적으로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명백한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아래의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해석규칙이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적용된다</w:t>
      </w:r>
      <w:r>
        <w:rPr>
          <w:rFonts w:ascii="Times New Roman" w:hint="eastAsia"/>
          <w:sz w:val="22"/>
          <w:szCs w:val="22"/>
        </w:rPr>
        <w:t xml:space="preserve">. </w:t>
      </w:r>
    </w:p>
    <w:p w14:paraId="7C585F3F" w14:textId="77777777" w:rsidR="006F78BB" w:rsidRDefault="001E12B5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단수로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정의된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용어는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복수에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의미도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반대의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마</w:t>
      </w:r>
      <w:r>
        <w:rPr>
          <w:rFonts w:ascii="Times New Roman" w:hint="eastAsia"/>
          <w:sz w:val="22"/>
          <w:szCs w:val="23"/>
        </w:rPr>
        <w:lastRenderedPageBreak/>
        <w:t>찬가지이다</w:t>
      </w:r>
      <w:r>
        <w:rPr>
          <w:rFonts w:ascii="Times New Roman"/>
          <w:sz w:val="22"/>
          <w:szCs w:val="23"/>
        </w:rPr>
        <w:t xml:space="preserve">. </w:t>
      </w:r>
    </w:p>
    <w:p w14:paraId="654AE554" w14:textId="77777777" w:rsidR="006F78BB" w:rsidRDefault="001E12B5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조항의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표제는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참고의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편의를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것이며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미치지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054CA1A9" w14:textId="77777777" w:rsidR="006F78BB" w:rsidRDefault="001E12B5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기간은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달리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영업일로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명시하거나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달리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역일</w:t>
      </w:r>
      <w:r>
        <w:rPr>
          <w:rFonts w:ascii="Times New Roman"/>
          <w:sz w:val="22"/>
          <w:szCs w:val="23"/>
        </w:rPr>
        <w:t>(Calendar Day)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</w:p>
    <w:p w14:paraId="67E27136" w14:textId="77777777" w:rsidR="006F78BB" w:rsidRDefault="001E12B5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일의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이전</w:t>
      </w:r>
      <w:r>
        <w:rPr>
          <w:rFonts w:ascii="Times New Roman"/>
          <w:sz w:val="22"/>
          <w:szCs w:val="23"/>
        </w:rPr>
        <w:t xml:space="preserve">”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이후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/>
          <w:sz w:val="22"/>
          <w:szCs w:val="23"/>
        </w:rPr>
        <w:t>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포함하고</w:t>
      </w:r>
      <w:r>
        <w:rPr>
          <w:rFonts w:ascii="Times New Roman"/>
          <w:sz w:val="22"/>
          <w:szCs w:val="23"/>
        </w:rPr>
        <w:t>, “</w:t>
      </w:r>
      <w:r>
        <w:rPr>
          <w:rFonts w:ascii="Times New Roman"/>
          <w:sz w:val="22"/>
          <w:szCs w:val="23"/>
        </w:rPr>
        <w:t>전</w:t>
      </w:r>
      <w:r>
        <w:rPr>
          <w:rFonts w:ascii="Times New Roman"/>
          <w:sz w:val="22"/>
          <w:szCs w:val="23"/>
        </w:rPr>
        <w:t xml:space="preserve">”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후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/>
          <w:sz w:val="22"/>
          <w:szCs w:val="23"/>
        </w:rPr>
        <w:t>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않는다</w:t>
      </w:r>
      <w:r>
        <w:rPr>
          <w:rFonts w:ascii="Times New Roman"/>
          <w:sz w:val="22"/>
          <w:szCs w:val="23"/>
        </w:rPr>
        <w:t>.</w:t>
      </w:r>
    </w:p>
    <w:p w14:paraId="751E13E2" w14:textId="77777777" w:rsidR="006F78BB" w:rsidRDefault="001E12B5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“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>”, “</w:t>
      </w:r>
      <w:r>
        <w:rPr>
          <w:rFonts w:ascii="Times New Roman"/>
          <w:sz w:val="22"/>
          <w:szCs w:val="23"/>
        </w:rPr>
        <w:t>혹은</w:t>
      </w:r>
      <w:r>
        <w:rPr>
          <w:rFonts w:ascii="Times New Roman"/>
          <w:sz w:val="22"/>
          <w:szCs w:val="23"/>
        </w:rPr>
        <w:t>”, “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” </w:t>
      </w:r>
      <w:r>
        <w:rPr>
          <w:rFonts w:ascii="Times New Roman"/>
          <w:sz w:val="22"/>
          <w:szCs w:val="23"/>
        </w:rPr>
        <w:t>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표현은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전후의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문장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배타적으로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해석하지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문맥상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명백하게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해석을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병렬적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문장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단어들을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의미하는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그리고</w:t>
      </w:r>
      <w:r>
        <w:rPr>
          <w:rFonts w:ascii="Times New Roman"/>
          <w:sz w:val="22"/>
          <w:szCs w:val="23"/>
        </w:rPr>
        <w:t xml:space="preserve">”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의미도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함께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해석한다</w:t>
      </w:r>
      <w:r>
        <w:rPr>
          <w:rFonts w:ascii="Times New Roman"/>
          <w:sz w:val="22"/>
          <w:szCs w:val="23"/>
        </w:rPr>
        <w:t xml:space="preserve">. </w:t>
      </w:r>
    </w:p>
    <w:p w14:paraId="1DEDBB31" w14:textId="77777777" w:rsidR="006F78BB" w:rsidRDefault="001E12B5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계약에서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포함</w:t>
      </w:r>
      <w:r>
        <w:rPr>
          <w:rFonts w:ascii="Times New Roman"/>
          <w:sz w:val="22"/>
          <w:szCs w:val="23"/>
        </w:rPr>
        <w:t xml:space="preserve">”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포함하는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/>
          <w:sz w:val="22"/>
          <w:szCs w:val="23"/>
        </w:rPr>
        <w:t>이라는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표현이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전후에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제한됨이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없이</w:t>
      </w:r>
      <w:r>
        <w:rPr>
          <w:rFonts w:ascii="Times New Roman"/>
          <w:sz w:val="22"/>
          <w:szCs w:val="23"/>
        </w:rPr>
        <w:t xml:space="preserve">”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/>
          <w:sz w:val="22"/>
          <w:szCs w:val="23"/>
        </w:rPr>
        <w:t>라는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표현이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명시적으로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부가되었는지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여부를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불문하고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표현이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부가된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간주한다</w:t>
      </w:r>
      <w:r>
        <w:rPr>
          <w:rFonts w:ascii="Times New Roman"/>
          <w:sz w:val="22"/>
          <w:szCs w:val="23"/>
        </w:rPr>
        <w:t xml:space="preserve">. </w:t>
      </w:r>
    </w:p>
    <w:p w14:paraId="44330478" w14:textId="77777777" w:rsidR="006F78BB" w:rsidRDefault="001E12B5">
      <w:pPr>
        <w:numPr>
          <w:ilvl w:val="0"/>
          <w:numId w:val="3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계약서에서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”,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문서는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수시로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변경되거나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내용을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문서를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의미하는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해석된다</w:t>
      </w:r>
      <w:r>
        <w:rPr>
          <w:rFonts w:ascii="Times New Roman"/>
          <w:sz w:val="22"/>
          <w:szCs w:val="23"/>
        </w:rPr>
        <w:t>.</w:t>
      </w:r>
    </w:p>
    <w:p w14:paraId="743F35E0" w14:textId="77777777" w:rsidR="006F78BB" w:rsidRDefault="001E12B5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4" w:name="_Toc495668068"/>
      <w:bookmarkStart w:id="5" w:name="_Toc497385799"/>
      <w:bookmarkEnd w:id="4"/>
      <w:r>
        <w:rPr>
          <w:rFonts w:eastAsia="바탕"/>
          <w:sz w:val="22"/>
          <w:szCs w:val="22"/>
        </w:rPr>
        <w:t>대상주식의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</w:t>
      </w:r>
      <w:bookmarkEnd w:id="5"/>
    </w:p>
    <w:p w14:paraId="3802BAC0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조건에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매도인들은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거래종결일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아래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4.1</w:t>
      </w:r>
      <w:r>
        <w:rPr>
          <w:rFonts w:ascii="Times New Roman"/>
          <w:sz w:val="22"/>
        </w:rPr>
        <w:t>조에서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정의됨</w:t>
      </w:r>
      <w:r>
        <w:rPr>
          <w:rFonts w:ascii="Times New Roman"/>
          <w:sz w:val="22"/>
        </w:rPr>
        <w:t>)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아무런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제한부담이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없는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상태로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매수인에게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매수인은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매도인들로부터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대상주식을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매수하기로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한다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매도인별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대상주식의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B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바와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같다</w:t>
      </w:r>
      <w:r>
        <w:rPr>
          <w:rFonts w:ascii="Times New Roman"/>
          <w:sz w:val="22"/>
        </w:rPr>
        <w:t>.</w:t>
      </w:r>
    </w:p>
    <w:p w14:paraId="5BC332A3" w14:textId="77777777" w:rsidR="006F78BB" w:rsidRDefault="001E12B5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6" w:name="_Toc497385800"/>
      <w:r>
        <w:rPr>
          <w:rFonts w:eastAsia="바탕"/>
          <w:sz w:val="22"/>
          <w:szCs w:val="22"/>
        </w:rPr>
        <w:t>매매대금</w:t>
      </w:r>
      <w:bookmarkEnd w:id="6"/>
    </w:p>
    <w:p w14:paraId="6A7A7DB7" w14:textId="66267D83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대상주식에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매매대금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총액은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금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  <w:highlight w:val="yellow"/>
        </w:rPr>
        <w:t>[</w:t>
      </w:r>
      <w:r w:rsidR="00CC44B5">
        <w:rPr>
          <w:rFonts w:ascii="Times New Roman" w:hint="eastAsia"/>
          <w:sz w:val="22"/>
          <w:highlight w:val="yellow"/>
        </w:rPr>
        <w:t>56,128,693,500</w:t>
      </w:r>
      <w:r>
        <w:rPr>
          <w:rFonts w:ascii="Times New Roman"/>
          <w:sz w:val="22"/>
          <w:highlight w:val="yellow"/>
        </w:rPr>
        <w:t>]</w:t>
      </w:r>
      <w:r>
        <w:rPr>
          <w:rFonts w:ascii="Times New Roman"/>
          <w:sz w:val="22"/>
        </w:rPr>
        <w:t>원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u w:val="single"/>
        </w:rPr>
        <w:t>매매대금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한다</w:t>
      </w:r>
      <w:r>
        <w:rPr>
          <w:rFonts w:ascii="Times New Roman"/>
          <w:sz w:val="22"/>
        </w:rPr>
        <w:t xml:space="preserve">. </w:t>
      </w:r>
      <w:r>
        <w:rPr>
          <w:rFonts w:ascii="Times New Roman"/>
          <w:sz w:val="22"/>
        </w:rPr>
        <w:t>대상</w:t>
      </w:r>
      <w:r>
        <w:rPr>
          <w:rFonts w:ascii="Times New Roman"/>
          <w:sz w:val="22"/>
        </w:rPr>
        <w:lastRenderedPageBreak/>
        <w:t>주식의</w:t>
      </w:r>
      <w:r>
        <w:rPr>
          <w:rFonts w:ascii="Times New Roman"/>
          <w:sz w:val="22"/>
        </w:rPr>
        <w:t xml:space="preserve"> 1</w:t>
      </w:r>
      <w:r>
        <w:rPr>
          <w:rFonts w:ascii="Times New Roman"/>
          <w:sz w:val="22"/>
        </w:rPr>
        <w:t>주당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매매대금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</w:t>
      </w:r>
      <w:r>
        <w:rPr>
          <w:rFonts w:ascii="Times New Roman" w:hint="eastAsia"/>
          <w:sz w:val="22"/>
        </w:rPr>
        <w:t>별로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지급될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매매대금의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내역은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/>
          <w:b/>
          <w:bCs/>
          <w:sz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u w:val="single"/>
        </w:rPr>
        <w:t>B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바와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같다</w:t>
      </w:r>
      <w:r>
        <w:rPr>
          <w:rFonts w:ascii="Times New Roman"/>
          <w:sz w:val="22"/>
        </w:rPr>
        <w:t>.</w:t>
      </w:r>
      <w:r>
        <w:rPr>
          <w:rFonts w:ascii="Times New Roman" w:hint="eastAsia"/>
          <w:sz w:val="22"/>
        </w:rPr>
        <w:t xml:space="preserve"> </w:t>
      </w:r>
    </w:p>
    <w:p w14:paraId="7835C1E6" w14:textId="77777777" w:rsidR="006F78BB" w:rsidRDefault="001E12B5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7" w:name="_Toc497385801"/>
      <w:r>
        <w:rPr>
          <w:rFonts w:eastAsia="바탕"/>
          <w:sz w:val="22"/>
          <w:szCs w:val="22"/>
        </w:rPr>
        <w:t>거래종결</w:t>
      </w:r>
      <w:bookmarkEnd w:id="7"/>
    </w:p>
    <w:p w14:paraId="415C8E63" w14:textId="77777777" w:rsidR="006F78BB" w:rsidRPr="006E2777" w:rsidRDefault="001E12B5">
      <w:pPr>
        <w:numPr>
          <w:ilvl w:val="0"/>
          <w:numId w:val="5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거래종결</w:t>
      </w:r>
      <w:r w:rsidRPr="006E2777">
        <w:rPr>
          <w:rFonts w:ascii="Times New Roman"/>
          <w:sz w:val="22"/>
          <w:szCs w:val="23"/>
        </w:rPr>
        <w:t>.</w:t>
      </w:r>
    </w:p>
    <w:p w14:paraId="16CF534B" w14:textId="768AD835" w:rsidR="006F78BB" w:rsidRDefault="001E12B5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대상주식의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매매와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종결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거래종결</w:t>
      </w:r>
      <w:r>
        <w:rPr>
          <w:rFonts w:ascii="Times New Roman"/>
          <w:sz w:val="22"/>
          <w:szCs w:val="23"/>
        </w:rPr>
        <w:t>”)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5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충족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5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충족을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포함함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전제로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</w:rPr>
        <w:t>2025</w:t>
      </w:r>
      <w:r>
        <w:rPr>
          <w:rFonts w:ascii="Times New Roman" w:hint="eastAsia"/>
          <w:sz w:val="22"/>
        </w:rPr>
        <w:t>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</w:t>
      </w:r>
      <w:r w:rsidR="003C38A6">
        <w:rPr>
          <w:rFonts w:ascii="Times New Roman" w:hint="eastAsia"/>
          <w:color w:val="000000"/>
          <w:kern w:val="2"/>
          <w:sz w:val="22"/>
          <w:szCs w:val="22"/>
          <w:highlight w:val="yellow"/>
        </w:rPr>
        <w:t>8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]</w:t>
      </w:r>
      <w:r>
        <w:rPr>
          <w:rFonts w:ascii="Times New Roman" w:hint="eastAsia"/>
          <w:color w:val="000000"/>
          <w:kern w:val="2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[</w:t>
      </w:r>
      <w:r w:rsidR="000A55AB">
        <w:rPr>
          <w:rFonts w:ascii="Times New Roman" w:hint="eastAsia"/>
          <w:color w:val="000000"/>
          <w:kern w:val="2"/>
          <w:sz w:val="22"/>
          <w:szCs w:val="22"/>
          <w:highlight w:val="yellow"/>
        </w:rPr>
        <w:t xml:space="preserve">  </w:t>
      </w:r>
      <w:r>
        <w:rPr>
          <w:rFonts w:ascii="Times New Roman"/>
          <w:color w:val="000000"/>
          <w:kern w:val="2"/>
          <w:sz w:val="22"/>
          <w:szCs w:val="22"/>
          <w:highlight w:val="yellow"/>
        </w:rPr>
        <w:t>]</w:t>
      </w:r>
      <w:r>
        <w:rPr>
          <w:rFonts w:ascii="Times New Roman" w:hint="eastAsia"/>
          <w:color w:val="000000"/>
          <w:kern w:val="2"/>
          <w:sz w:val="22"/>
          <w:szCs w:val="22"/>
        </w:rPr>
        <w:t>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당사자들이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달리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합의하는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날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이하</w:t>
      </w:r>
      <w:r>
        <w:rPr>
          <w:rFonts w:ascii="Times New Roman"/>
          <w:sz w:val="22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거래종결일</w:t>
      </w:r>
      <w:r>
        <w:rPr>
          <w:rFonts w:ascii="Times New Roman"/>
          <w:sz w:val="22"/>
        </w:rPr>
        <w:t>”)</w:t>
      </w:r>
      <w:r>
        <w:rPr>
          <w:rFonts w:ascii="Times New Roman"/>
          <w:sz w:val="22"/>
        </w:rPr>
        <w:t>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  <w:highlight w:val="yellow"/>
        </w:rPr>
        <w:t>[</w:t>
      </w:r>
      <w:r>
        <w:rPr>
          <w:rFonts w:ascii="Times New Roman"/>
          <w:sz w:val="22"/>
          <w:szCs w:val="23"/>
          <w:highlight w:val="yellow"/>
        </w:rPr>
        <w:t>서울특별시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강남구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테헤란로</w:t>
      </w:r>
      <w:r>
        <w:rPr>
          <w:rFonts w:ascii="Times New Roman"/>
          <w:sz w:val="22"/>
          <w:szCs w:val="23"/>
          <w:highlight w:val="yellow"/>
        </w:rPr>
        <w:t xml:space="preserve"> 521 </w:t>
      </w:r>
      <w:proofErr w:type="spellStart"/>
      <w:r>
        <w:rPr>
          <w:rFonts w:ascii="Times New Roman"/>
          <w:sz w:val="22"/>
          <w:szCs w:val="23"/>
          <w:highlight w:val="yellow"/>
        </w:rPr>
        <w:t>파르나스타워</w:t>
      </w:r>
      <w:proofErr w:type="spellEnd"/>
      <w:r>
        <w:rPr>
          <w:rFonts w:ascii="Times New Roman"/>
          <w:sz w:val="22"/>
          <w:szCs w:val="23"/>
          <w:highlight w:val="yellow"/>
        </w:rPr>
        <w:t xml:space="preserve"> 38</w:t>
      </w:r>
      <w:r>
        <w:rPr>
          <w:rFonts w:ascii="Times New Roman"/>
          <w:sz w:val="22"/>
          <w:szCs w:val="23"/>
          <w:highlight w:val="yellow"/>
        </w:rPr>
        <w:t>층</w:t>
      </w:r>
      <w:r>
        <w:rPr>
          <w:rFonts w:ascii="Times New Roman"/>
          <w:sz w:val="22"/>
          <w:szCs w:val="23"/>
          <w:highlight w:val="yellow"/>
        </w:rPr>
        <w:t>(</w:t>
      </w:r>
      <w:r>
        <w:rPr>
          <w:rFonts w:ascii="Times New Roman"/>
          <w:sz w:val="22"/>
          <w:szCs w:val="23"/>
          <w:highlight w:val="yellow"/>
        </w:rPr>
        <w:t>삼성동</w:t>
      </w:r>
      <w:r>
        <w:rPr>
          <w:rFonts w:ascii="Times New Roman"/>
          <w:sz w:val="22"/>
          <w:szCs w:val="23"/>
          <w:highlight w:val="yellow"/>
        </w:rPr>
        <w:t xml:space="preserve">) </w:t>
      </w:r>
      <w:r>
        <w:rPr>
          <w:rFonts w:ascii="Times New Roman"/>
          <w:sz w:val="22"/>
          <w:szCs w:val="23"/>
          <w:highlight w:val="yellow"/>
        </w:rPr>
        <w:t>소재</w:t>
      </w:r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법무법인</w:t>
      </w:r>
      <w:r>
        <w:rPr>
          <w:rFonts w:ascii="Times New Roman"/>
          <w:sz w:val="22"/>
          <w:szCs w:val="23"/>
          <w:highlight w:val="yellow"/>
        </w:rPr>
        <w:t>(</w:t>
      </w:r>
      <w:r>
        <w:rPr>
          <w:rFonts w:ascii="Times New Roman"/>
          <w:sz w:val="22"/>
          <w:szCs w:val="23"/>
          <w:highlight w:val="yellow"/>
        </w:rPr>
        <w:t>유</w:t>
      </w:r>
      <w:r>
        <w:rPr>
          <w:rFonts w:ascii="Times New Roman"/>
          <w:sz w:val="22"/>
          <w:szCs w:val="23"/>
          <w:highlight w:val="yellow"/>
        </w:rPr>
        <w:t xml:space="preserve">) </w:t>
      </w:r>
      <w:proofErr w:type="spellStart"/>
      <w:r>
        <w:rPr>
          <w:rFonts w:ascii="Times New Roman"/>
          <w:sz w:val="22"/>
          <w:szCs w:val="23"/>
          <w:highlight w:val="yellow"/>
        </w:rPr>
        <w:t>율촌</w:t>
      </w:r>
      <w:proofErr w:type="spellEnd"/>
      <w:r>
        <w:rPr>
          <w:rFonts w:ascii="Times New Roman"/>
          <w:sz w:val="22"/>
          <w:szCs w:val="23"/>
          <w:highlight w:val="yellow"/>
        </w:rPr>
        <w:t xml:space="preserve"> </w:t>
      </w:r>
      <w:r>
        <w:rPr>
          <w:rFonts w:ascii="Times New Roman"/>
          <w:sz w:val="22"/>
          <w:szCs w:val="23"/>
          <w:highlight w:val="yellow"/>
        </w:rPr>
        <w:t>사무실</w:t>
      </w:r>
      <w:r>
        <w:rPr>
          <w:rFonts w:ascii="Times New Roman" w:hint="eastAsia"/>
          <w:sz w:val="22"/>
          <w:szCs w:val="23"/>
          <w:highlight w:val="yellow"/>
        </w:rPr>
        <w:t>]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당사자들이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달리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장소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에서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이루어진다</w:t>
      </w:r>
      <w:r>
        <w:rPr>
          <w:rFonts w:ascii="Times New Roman"/>
          <w:sz w:val="22"/>
        </w:rPr>
        <w:t xml:space="preserve">. </w:t>
      </w:r>
    </w:p>
    <w:p w14:paraId="2ABB2A3B" w14:textId="77777777" w:rsidR="006F78BB" w:rsidRDefault="001E12B5">
      <w:pPr>
        <w:numPr>
          <w:ilvl w:val="0"/>
          <w:numId w:val="5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거래종결시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매도인들의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이행사항</w:t>
      </w:r>
      <w:r w:rsidRPr="006E2777">
        <w:rPr>
          <w:rFonts w:ascii="Times New Roman"/>
          <w:sz w:val="22"/>
          <w:szCs w:val="23"/>
        </w:rPr>
        <w:t>.</w:t>
      </w:r>
    </w:p>
    <w:p w14:paraId="694FE5EF" w14:textId="77777777" w:rsidR="006F78BB" w:rsidRDefault="001E12B5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4.3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이행함과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동시에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여하한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대상주식을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양도하고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2"/>
        </w:rPr>
        <w:t>다음의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교부하여야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3934ED1F" w14:textId="77777777" w:rsidR="006F78BB" w:rsidRDefault="001E12B5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대상회사가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발행한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대상주식에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주권미발행확인서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발행한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대상주식에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확정일자부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주식양도통지서</w:t>
      </w:r>
    </w:p>
    <w:p w14:paraId="3E799C4C" w14:textId="77777777" w:rsidR="006F78BB" w:rsidRDefault="001E12B5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부합하는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주주명부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</w:t>
      </w:r>
      <w:r>
        <w:rPr>
          <w:rFonts w:ascii="Times New Roman" w:hint="eastAsia"/>
          <w:sz w:val="22"/>
          <w:szCs w:val="23"/>
        </w:rPr>
        <w:t>(</w:t>
      </w:r>
      <w:proofErr w:type="spellStart"/>
      <w:r>
        <w:rPr>
          <w:rFonts w:ascii="Times New Roman" w:hint="eastAsia"/>
          <w:sz w:val="22"/>
          <w:szCs w:val="23"/>
        </w:rPr>
        <w:t>원본대조필</w:t>
      </w:r>
      <w:proofErr w:type="spellEnd"/>
      <w:r>
        <w:rPr>
          <w:rFonts w:ascii="Times New Roman" w:hint="eastAsia"/>
          <w:sz w:val="22"/>
          <w:szCs w:val="23"/>
        </w:rPr>
        <w:t>)</w:t>
      </w:r>
    </w:p>
    <w:p w14:paraId="5A6DE7E0" w14:textId="77777777" w:rsidR="006F78BB" w:rsidRDefault="001E12B5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매매대금에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영수증</w:t>
      </w:r>
    </w:p>
    <w:p w14:paraId="4565552A" w14:textId="384A4438" w:rsidR="006F78BB" w:rsidRDefault="001E12B5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등기임원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“</w:t>
      </w:r>
      <w:r>
        <w:rPr>
          <w:rFonts w:ascii="Times New Roman" w:hint="eastAsia"/>
          <w:b/>
          <w:bCs/>
          <w:sz w:val="22"/>
          <w:szCs w:val="23"/>
          <w:u w:val="single"/>
        </w:rPr>
        <w:t>사임대상임원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사임일자로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기명날인한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6.1(4)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양식에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사임서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원본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인감증명서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사임등기에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단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거래종결일의</w:t>
      </w:r>
      <w:r>
        <w:rPr>
          <w:rFonts w:ascii="Times New Roman" w:hint="eastAsia"/>
          <w:sz w:val="22"/>
          <w:szCs w:val="23"/>
        </w:rPr>
        <w:t xml:space="preserve"> </w:t>
      </w:r>
      <w:r w:rsidRPr="006E2777">
        <w:rPr>
          <w:rFonts w:ascii="Times New Roman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영업일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사임대상임원을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지정하여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서면으로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함</w:t>
      </w:r>
      <w:r>
        <w:rPr>
          <w:rFonts w:ascii="Times New Roman" w:hint="eastAsia"/>
          <w:sz w:val="22"/>
          <w:szCs w:val="23"/>
        </w:rPr>
        <w:t xml:space="preserve">. </w:t>
      </w:r>
    </w:p>
    <w:p w14:paraId="5B810F76" w14:textId="77777777" w:rsidR="006F78BB" w:rsidRDefault="001E12B5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lastRenderedPageBreak/>
        <w:t>제</w:t>
      </w:r>
      <w:r>
        <w:rPr>
          <w:rFonts w:ascii="Times New Roman"/>
          <w:sz w:val="22"/>
          <w:szCs w:val="23"/>
        </w:rPr>
        <w:t>6.1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(5)</w:t>
      </w:r>
      <w:r>
        <w:rPr>
          <w:rFonts w:ascii="Times New Roman"/>
          <w:sz w:val="22"/>
          <w:szCs w:val="23"/>
        </w:rPr>
        <w:t>항에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기준으로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집행임원제도를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도입하는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(ii)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지정하는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선임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</w:t>
      </w:r>
      <w:r>
        <w:rPr>
          <w:rFonts w:ascii="Times New Roman"/>
          <w:sz w:val="22"/>
          <w:szCs w:val="23"/>
        </w:rPr>
        <w:t>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승인하는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내용의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공증필</w:t>
      </w:r>
      <w:proofErr w:type="spellEnd"/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임시주주총회의사록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사본</w:t>
      </w:r>
      <w:r>
        <w:rPr>
          <w:rFonts w:ascii="Times New Roman"/>
          <w:sz w:val="22"/>
          <w:szCs w:val="23"/>
        </w:rPr>
        <w:t>(</w:t>
      </w:r>
      <w:proofErr w:type="spellStart"/>
      <w:r>
        <w:rPr>
          <w:rFonts w:ascii="Times New Roman"/>
          <w:sz w:val="22"/>
          <w:szCs w:val="23"/>
        </w:rPr>
        <w:t>원본대조필</w:t>
      </w:r>
      <w:proofErr w:type="spellEnd"/>
      <w:r>
        <w:rPr>
          <w:rFonts w:ascii="Times New Roman"/>
          <w:sz w:val="22"/>
          <w:szCs w:val="23"/>
        </w:rPr>
        <w:t>)</w:t>
      </w:r>
    </w:p>
    <w:p w14:paraId="013B0E98" w14:textId="77777777" w:rsidR="006F78BB" w:rsidRDefault="001E12B5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6.1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(5)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개최된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이사회에서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집행임원으로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공증필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임시이사회의사록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</w:t>
      </w:r>
      <w:r>
        <w:rPr>
          <w:rFonts w:ascii="Times New Roman" w:hint="eastAsia"/>
          <w:sz w:val="22"/>
          <w:szCs w:val="23"/>
        </w:rPr>
        <w:t>(</w:t>
      </w:r>
      <w:proofErr w:type="spellStart"/>
      <w:r>
        <w:rPr>
          <w:rFonts w:ascii="Times New Roman" w:hint="eastAsia"/>
          <w:sz w:val="22"/>
          <w:szCs w:val="23"/>
        </w:rPr>
        <w:t>원본대조필</w:t>
      </w:r>
      <w:proofErr w:type="spellEnd"/>
      <w:r>
        <w:rPr>
          <w:rFonts w:ascii="Times New Roman" w:hint="eastAsia"/>
          <w:sz w:val="22"/>
          <w:szCs w:val="23"/>
        </w:rPr>
        <w:t>)</w:t>
      </w:r>
    </w:p>
    <w:p w14:paraId="51AB7FD6" w14:textId="77777777" w:rsidR="006F78BB" w:rsidRDefault="001E12B5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4.2(</w:t>
      </w:r>
      <w:r>
        <w:rPr>
          <w:rFonts w:ascii="Times New Roman" w:hint="eastAsia"/>
          <w:b/>
          <w:bCs/>
          <w:sz w:val="22"/>
          <w:szCs w:val="23"/>
          <w:u w:val="single"/>
        </w:rPr>
        <w:t>7</w:t>
      </w:r>
      <w:r>
        <w:rPr>
          <w:rFonts w:ascii="Times New Roman"/>
          <w:b/>
          <w:bCs/>
          <w:sz w:val="22"/>
          <w:szCs w:val="23"/>
          <w:u w:val="single"/>
        </w:rPr>
        <w:t>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양식에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명의의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선행조건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충족확인서</w:t>
      </w:r>
    </w:p>
    <w:p w14:paraId="3B540B70" w14:textId="77777777" w:rsidR="006F78BB" w:rsidRDefault="001E12B5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6.1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(10)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 xml:space="preserve">2,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 xml:space="preserve">Steve </w:t>
      </w:r>
      <w:proofErr w:type="spellStart"/>
      <w:r>
        <w:rPr>
          <w:rFonts w:ascii="Times New Roman"/>
          <w:sz w:val="22"/>
          <w:szCs w:val="23"/>
        </w:rPr>
        <w:t>Im</w:t>
      </w:r>
      <w:proofErr w:type="spellEnd"/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발행주식의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증여와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요구되는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절차를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완료하였음을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증명할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</w:t>
      </w:r>
    </w:p>
    <w:p w14:paraId="22478CB3" w14:textId="77777777" w:rsidR="006F78BB" w:rsidRDefault="001E12B5">
      <w:pPr>
        <w:numPr>
          <w:ilvl w:val="0"/>
          <w:numId w:val="56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</w:t>
      </w:r>
      <w:r>
        <w:rPr>
          <w:rFonts w:ascii="Times New Roman"/>
          <w:sz w:val="22"/>
          <w:szCs w:val="23"/>
        </w:rPr>
        <w:t xml:space="preserve"> </w:t>
      </w:r>
    </w:p>
    <w:p w14:paraId="2DED6DAB" w14:textId="77777777" w:rsidR="006F78BB" w:rsidRPr="006E2777" w:rsidRDefault="001E12B5">
      <w:pPr>
        <w:numPr>
          <w:ilvl w:val="0"/>
          <w:numId w:val="5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거래종결시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매수인의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이행사항</w:t>
      </w:r>
      <w:r w:rsidRPr="006E2777">
        <w:rPr>
          <w:rFonts w:ascii="Times New Roman"/>
          <w:sz w:val="22"/>
          <w:szCs w:val="23"/>
        </w:rPr>
        <w:t>.</w:t>
      </w:r>
    </w:p>
    <w:p w14:paraId="08950D45" w14:textId="77777777" w:rsidR="006F78BB" w:rsidRDefault="001E12B5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매수인은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4.2</w:t>
      </w:r>
      <w:r>
        <w:rPr>
          <w:rFonts w:ascii="Times New Roman"/>
          <w:sz w:val="22"/>
          <w:szCs w:val="23"/>
        </w:rPr>
        <w:t>조에서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이행함과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제출하여야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592AC2DE" w14:textId="5242E3B4" w:rsidR="006F78BB" w:rsidRDefault="001E12B5">
      <w:pPr>
        <w:numPr>
          <w:ilvl w:val="0"/>
          <w:numId w:val="3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B</w:t>
      </w:r>
      <w:r>
        <w:rPr>
          <w:rFonts w:ascii="Times New Roman" w:hint="eastAsia"/>
          <w:sz w:val="22"/>
          <w:szCs w:val="22"/>
        </w:rPr>
        <w:t>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매매대금을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 w:rsidRPr="006E2777"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영업일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전까지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은행계좌에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즉시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가능한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원화</w:t>
      </w:r>
      <w:r>
        <w:rPr>
          <w:rFonts w:ascii="Times New Roman" w:hint="eastAsia"/>
          <w:sz w:val="22"/>
          <w:szCs w:val="22"/>
        </w:rPr>
        <w:t>(KRW)</w:t>
      </w:r>
      <w:r>
        <w:rPr>
          <w:rFonts w:ascii="Times New Roman" w:hint="eastAsia"/>
          <w:sz w:val="22"/>
          <w:szCs w:val="22"/>
        </w:rPr>
        <w:t>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계좌이체의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송금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단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지급될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</w:rPr>
        <w:t>매매대금의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송금은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b/>
          <w:sz w:val="22"/>
          <w:u w:val="single"/>
        </w:rPr>
        <w:t>별지</w:t>
      </w:r>
      <w:r>
        <w:rPr>
          <w:rFonts w:ascii="Times New Roman"/>
          <w:b/>
          <w:sz w:val="22"/>
          <w:u w:val="single"/>
        </w:rPr>
        <w:t xml:space="preserve"> B</w:t>
      </w:r>
      <w:r>
        <w:rPr>
          <w:rFonts w:ascii="Times New Roman" w:hint="eastAsia"/>
          <w:sz w:val="22"/>
        </w:rPr>
        <w:t>에서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기재된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원화</w:t>
      </w:r>
      <w:r>
        <w:rPr>
          <w:rFonts w:ascii="Times New Roman" w:hint="eastAsia"/>
          <w:sz w:val="22"/>
        </w:rPr>
        <w:t xml:space="preserve">(KRW) </w:t>
      </w:r>
      <w:r>
        <w:rPr>
          <w:rFonts w:ascii="Times New Roman" w:hint="eastAsia"/>
          <w:sz w:val="22"/>
        </w:rPr>
        <w:t>기준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  <w:szCs w:val="22"/>
        </w:rPr>
        <w:t>매매대금에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하나은행이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  <w:szCs w:val="22"/>
        </w:rPr>
        <w:t>고시한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전신환매도율</w:t>
      </w:r>
      <w:r>
        <w:rPr>
          <w:rFonts w:ascii="Times New Roman" w:hint="eastAsia"/>
          <w:sz w:val="22"/>
          <w:szCs w:val="22"/>
        </w:rPr>
        <w:t>(</w:t>
      </w:r>
      <w:proofErr w:type="spellStart"/>
      <w:r>
        <w:rPr>
          <w:rFonts w:ascii="Times New Roman" w:hint="eastAsia"/>
          <w:sz w:val="22"/>
          <w:szCs w:val="22"/>
        </w:rPr>
        <w:t>송금보낼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환율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원화</w:t>
      </w:r>
      <w:r>
        <w:rPr>
          <w:rFonts w:ascii="Times New Roman" w:hint="eastAsia"/>
          <w:sz w:val="22"/>
        </w:rPr>
        <w:t>(KRW)</w:t>
      </w:r>
      <w:r>
        <w:rPr>
          <w:rFonts w:ascii="Times New Roman" w:hint="eastAsia"/>
          <w:sz w:val="22"/>
        </w:rPr>
        <w:t>에서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미합중국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달러</w:t>
      </w:r>
      <w:r>
        <w:rPr>
          <w:rFonts w:ascii="Times New Roman" w:hint="eastAsia"/>
          <w:sz w:val="22"/>
        </w:rPr>
        <w:t>(USD)</w:t>
      </w:r>
      <w:r>
        <w:rPr>
          <w:rFonts w:ascii="Times New Roman" w:hint="eastAsia"/>
          <w:sz w:val="22"/>
        </w:rPr>
        <w:t>로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환전된</w:t>
      </w:r>
      <w:proofErr w:type="spellEnd"/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금액을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기준으로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하되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환전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송금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수수료를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제하기로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함</w:t>
      </w:r>
      <w:r>
        <w:rPr>
          <w:rFonts w:ascii="Times New Roman" w:hint="eastAsia"/>
          <w:sz w:val="22"/>
        </w:rPr>
        <w:t>.</w:t>
      </w:r>
    </w:p>
    <w:p w14:paraId="58829E55" w14:textId="77777777" w:rsidR="006F78BB" w:rsidRDefault="001E12B5">
      <w:pPr>
        <w:numPr>
          <w:ilvl w:val="0"/>
          <w:numId w:val="3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</w:t>
      </w:r>
    </w:p>
    <w:p w14:paraId="2600FAFF" w14:textId="77777777" w:rsidR="006F78BB" w:rsidRDefault="001E12B5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8" w:name="_Toc497385802"/>
      <w:r>
        <w:rPr>
          <w:rFonts w:eastAsia="바탕"/>
          <w:sz w:val="22"/>
          <w:szCs w:val="22"/>
        </w:rPr>
        <w:lastRenderedPageBreak/>
        <w:t>거래종결의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선행조건</w:t>
      </w:r>
      <w:bookmarkEnd w:id="8"/>
    </w:p>
    <w:p w14:paraId="0EA9D37E" w14:textId="77777777" w:rsidR="006F78BB" w:rsidRDefault="001E12B5">
      <w:pPr>
        <w:numPr>
          <w:ilvl w:val="0"/>
          <w:numId w:val="2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매수인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의무이행의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선행조건</w:t>
      </w:r>
      <w:r w:rsidRPr="006E2777">
        <w:rPr>
          <w:rFonts w:ascii="Times New Roman"/>
          <w:sz w:val="22"/>
          <w:szCs w:val="23"/>
        </w:rPr>
        <w:t>.</w:t>
      </w:r>
      <w:r w:rsidRPr="005E632C">
        <w:rPr>
          <w:rFonts w:ascii="Times New Roman"/>
          <w:sz w:val="22"/>
          <w:szCs w:val="22"/>
        </w:rPr>
        <w:t xml:space="preserve"> </w:t>
      </w:r>
    </w:p>
    <w:p w14:paraId="24234DDC" w14:textId="77777777" w:rsidR="006F78BB" w:rsidRDefault="001E12B5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면제하지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성취되는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</w:p>
    <w:p w14:paraId="796EB687" w14:textId="77777777" w:rsidR="006F78BB" w:rsidRDefault="001E12B5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진술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보장의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정확성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7.1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7.2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규정된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대표매도인등과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기타매도인들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명시적으로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중요한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275D4F6E" w14:textId="77777777" w:rsidR="006F78BB" w:rsidRDefault="001E12B5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매도인들의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의무이행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41BD0880" w14:textId="77777777" w:rsidR="006F78BB" w:rsidRDefault="001E12B5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장애사유의</w:t>
      </w:r>
      <w:r>
        <w:rPr>
          <w:rFonts w:ascii="Times New Roman"/>
          <w:sz w:val="22"/>
          <w:szCs w:val="23"/>
          <w:u w:val="single"/>
        </w:rPr>
        <w:t xml:space="preserve"> </w:t>
      </w:r>
      <w:proofErr w:type="spellStart"/>
      <w:r>
        <w:rPr>
          <w:rFonts w:ascii="Times New Roman" w:hint="eastAsia"/>
          <w:sz w:val="22"/>
          <w:szCs w:val="23"/>
          <w:u w:val="single"/>
        </w:rPr>
        <w:t>부존재</w:t>
      </w:r>
      <w:proofErr w:type="spellEnd"/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금지하는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여하한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제정이나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소송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조정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중재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신청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사법상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행정상의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가압류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가처분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압류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발령되지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0BFBF2AA" w14:textId="77777777" w:rsidR="006F78BB" w:rsidRDefault="001E12B5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필요적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정부인허가와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</w:t>
      </w:r>
      <w:r>
        <w:rPr>
          <w:rFonts w:ascii="Times New Roman"/>
          <w:sz w:val="22"/>
          <w:szCs w:val="23"/>
          <w:u w:val="single"/>
        </w:rPr>
        <w:t>3</w:t>
      </w:r>
      <w:r>
        <w:rPr>
          <w:rFonts w:ascii="Times New Roman" w:hint="eastAsia"/>
          <w:sz w:val="22"/>
          <w:szCs w:val="23"/>
          <w:u w:val="single"/>
        </w:rPr>
        <w:t>자승인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완료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취득해야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</w:t>
      </w:r>
      <w:r>
        <w:rPr>
          <w:rFonts w:ascii="Times New Roman" w:hint="eastAsia"/>
          <w:sz w:val="22"/>
          <w:szCs w:val="23"/>
        </w:rPr>
        <w:t>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취득하였을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6.1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(7)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재무적투자자의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한정하지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아니함</w:t>
      </w:r>
      <w:r>
        <w:rPr>
          <w:rFonts w:ascii="Times New Roman" w:hint="eastAsia"/>
          <w:sz w:val="22"/>
          <w:szCs w:val="23"/>
        </w:rPr>
        <w:t>.</w:t>
      </w:r>
    </w:p>
    <w:p w14:paraId="5B992744" w14:textId="77777777" w:rsidR="006F78BB" w:rsidRDefault="001E12B5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동시종결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거래종결일에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매도인들과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종결되는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데에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어떠한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법령상ㆍ계약상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장애사유도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1D844ECC" w14:textId="77777777" w:rsidR="006F78BB" w:rsidRDefault="001E12B5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임시주주총회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결의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등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6.1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(4)</w:t>
      </w:r>
      <w:r>
        <w:rPr>
          <w:rFonts w:ascii="Times New Roman"/>
          <w:sz w:val="22"/>
          <w:szCs w:val="23"/>
        </w:rPr>
        <w:t>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(5)</w:t>
      </w:r>
      <w:r>
        <w:rPr>
          <w:rFonts w:ascii="Times New Roman"/>
          <w:sz w:val="22"/>
          <w:szCs w:val="23"/>
        </w:rPr>
        <w:t>항에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(</w:t>
      </w:r>
      <w:proofErr w:type="spellStart"/>
      <w:r>
        <w:rPr>
          <w:rFonts w:ascii="Times New Roman" w:hint="eastAsia"/>
          <w:sz w:val="22"/>
          <w:szCs w:val="23"/>
        </w:rPr>
        <w:t>i</w:t>
      </w:r>
      <w:proofErr w:type="spellEnd"/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사임대상임원이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지위에서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사임하고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 xml:space="preserve">(ii)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집행임원제도를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도입하는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지명하는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>/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선임되</w:t>
      </w:r>
      <w:r>
        <w:rPr>
          <w:rFonts w:ascii="Times New Roman" w:hint="eastAsia"/>
          <w:sz w:val="22"/>
          <w:szCs w:val="23"/>
        </w:rPr>
        <w:t>며</w:t>
      </w:r>
      <w:r>
        <w:rPr>
          <w:rFonts w:ascii="Times New Roman" w:hint="eastAsia"/>
          <w:sz w:val="22"/>
          <w:szCs w:val="23"/>
        </w:rPr>
        <w:t xml:space="preserve">, (iii) </w:t>
      </w:r>
      <w:r>
        <w:rPr>
          <w:rFonts w:ascii="Times New Roman" w:hint="eastAsia"/>
          <w:sz w:val="22"/>
          <w:szCs w:val="23"/>
        </w:rPr>
        <w:t>대</w:t>
      </w:r>
      <w:r>
        <w:rPr>
          <w:rFonts w:ascii="Times New Roman" w:hint="eastAsia"/>
          <w:sz w:val="22"/>
          <w:szCs w:val="23"/>
        </w:rPr>
        <w:lastRenderedPageBreak/>
        <w:t>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임시이사회에서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지명하는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대표집행임원으로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선임되</w:t>
      </w:r>
      <w:r>
        <w:rPr>
          <w:rFonts w:ascii="Times New Roman"/>
          <w:sz w:val="22"/>
          <w:szCs w:val="23"/>
        </w:rPr>
        <w:t>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77CF9B95" w14:textId="569FDB01" w:rsidR="006F78BB" w:rsidRDefault="001E12B5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본건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제반거래계약의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체결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우선주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주식매매계약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보통주</w:t>
      </w:r>
      <w:proofErr w:type="spellEnd"/>
      <w:r>
        <w:rPr>
          <w:rFonts w:ascii="Times New Roman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기관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주식매매계약</w:t>
      </w:r>
      <w:r w:rsidR="00942747">
        <w:rPr>
          <w:rFonts w:ascii="Times New Roman" w:hint="eastAsia"/>
          <w:sz w:val="22"/>
          <w:szCs w:val="23"/>
        </w:rPr>
        <w:t xml:space="preserve"> </w:t>
      </w:r>
      <w:r w:rsidR="00942747">
        <w:rPr>
          <w:rFonts w:ascii="Times New Roman" w:hint="eastAsia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보통주</w:t>
      </w:r>
      <w:proofErr w:type="spellEnd"/>
      <w:r>
        <w:rPr>
          <w:rFonts w:ascii="Times New Roman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개인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주식매매계약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함께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총칭하여</w:t>
      </w:r>
      <w:r>
        <w:rPr>
          <w:rFonts w:ascii="Times New Roman"/>
          <w:sz w:val="22"/>
          <w:szCs w:val="23"/>
        </w:rPr>
        <w:t xml:space="preserve"> “</w:t>
      </w:r>
      <w:r>
        <w:rPr>
          <w:rFonts w:ascii="Times New Roman" w:hint="eastAsia"/>
          <w:b/>
          <w:sz w:val="22"/>
          <w:szCs w:val="23"/>
          <w:u w:val="single"/>
        </w:rPr>
        <w:t>본건</w:t>
      </w:r>
      <w:r>
        <w:rPr>
          <w:rFonts w:ascii="Times New Roman"/>
          <w:b/>
          <w:sz w:val="22"/>
          <w:szCs w:val="23"/>
          <w:u w:val="single"/>
        </w:rPr>
        <w:t xml:space="preserve"> </w:t>
      </w:r>
      <w:r>
        <w:rPr>
          <w:rFonts w:ascii="Times New Roman" w:hint="eastAsia"/>
          <w:b/>
          <w:sz w:val="22"/>
          <w:szCs w:val="23"/>
          <w:u w:val="single"/>
        </w:rPr>
        <w:t>제반거래계약</w:t>
      </w:r>
      <w:r>
        <w:rPr>
          <w:rFonts w:ascii="Times New Roman"/>
          <w:sz w:val="22"/>
          <w:szCs w:val="23"/>
        </w:rPr>
        <w:t>”)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존속하고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거래종결일에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제반거래계약에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종결되는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데에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어떠한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법령상ㆍ계약상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장애사유도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종결되었을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72909B29" w14:textId="77777777" w:rsidR="006F78BB" w:rsidRDefault="001E12B5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기존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투자계약의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종료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6.1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(8)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채권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채무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관계가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해소되었을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309D73CC" w14:textId="77777777" w:rsidR="006F78BB" w:rsidRDefault="001E12B5">
      <w:pPr>
        <w:numPr>
          <w:ilvl w:val="0"/>
          <w:numId w:val="33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중대한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부정적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영향의</w:t>
      </w:r>
      <w:r>
        <w:rPr>
          <w:rFonts w:ascii="Times New Roman"/>
          <w:sz w:val="22"/>
          <w:szCs w:val="23"/>
          <w:u w:val="single"/>
        </w:rPr>
        <w:t xml:space="preserve"> </w:t>
      </w:r>
      <w:proofErr w:type="spellStart"/>
      <w:r>
        <w:rPr>
          <w:rFonts w:ascii="Times New Roman" w:hint="eastAsia"/>
          <w:sz w:val="22"/>
          <w:szCs w:val="23"/>
          <w:u w:val="single"/>
        </w:rPr>
        <w:t>부존재</w:t>
      </w:r>
      <w:proofErr w:type="spellEnd"/>
      <w:r>
        <w:rPr>
          <w:rFonts w:ascii="Times New Roman" w:hint="eastAsia"/>
          <w:sz w:val="22"/>
          <w:szCs w:val="23"/>
        </w:rPr>
        <w:t xml:space="preserve">.  </w:t>
      </w:r>
      <w:proofErr w:type="spellStart"/>
      <w:r>
        <w:rPr>
          <w:rFonts w:ascii="Times New Roman" w:hint="eastAsia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23703559" w14:textId="77777777" w:rsidR="006F78BB" w:rsidRPr="006E2777" w:rsidRDefault="001E12B5">
      <w:pPr>
        <w:numPr>
          <w:ilvl w:val="0"/>
          <w:numId w:val="27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매도인들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의무이행의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선행조건</w:t>
      </w:r>
      <w:r w:rsidRPr="006E2777">
        <w:rPr>
          <w:rFonts w:ascii="Times New Roman"/>
          <w:sz w:val="22"/>
          <w:szCs w:val="23"/>
        </w:rPr>
        <w:t>.</w:t>
      </w:r>
    </w:p>
    <w:p w14:paraId="22BB61D0" w14:textId="77777777" w:rsidR="006F78BB" w:rsidRDefault="001E12B5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면제하지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성취되는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09A4312C" w14:textId="77777777" w:rsidR="006F78BB" w:rsidRDefault="001E12B5"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진술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보장의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정확성</w:t>
      </w:r>
      <w:r w:rsidRPr="00423DA0"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7.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명시적으로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중요한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7AFF18D5" w14:textId="77777777" w:rsidR="006F78BB" w:rsidRDefault="001E12B5"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매수인의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의무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이행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276897E5" w14:textId="77777777" w:rsidR="006F78BB" w:rsidRDefault="001E12B5"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장애사유의</w:t>
      </w:r>
      <w:r>
        <w:rPr>
          <w:rFonts w:ascii="Times New Roman"/>
          <w:sz w:val="22"/>
          <w:szCs w:val="23"/>
          <w:u w:val="single"/>
        </w:rPr>
        <w:t xml:space="preserve"> </w:t>
      </w:r>
      <w:proofErr w:type="spellStart"/>
      <w:r>
        <w:rPr>
          <w:rFonts w:ascii="Times New Roman" w:hint="eastAsia"/>
          <w:sz w:val="22"/>
          <w:szCs w:val="23"/>
          <w:u w:val="single"/>
        </w:rPr>
        <w:t>부존재</w:t>
      </w:r>
      <w:proofErr w:type="spellEnd"/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>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금지하는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여하한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제정이나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소송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조정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중재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신청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사법상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행정상의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가압류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가처분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압류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발령되지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7297F10C" w14:textId="77777777" w:rsidR="006F78BB" w:rsidRDefault="001E12B5">
      <w:pPr>
        <w:numPr>
          <w:ilvl w:val="0"/>
          <w:numId w:val="3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lastRenderedPageBreak/>
        <w:t>필요적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정부인허가와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</w:t>
      </w:r>
      <w:r>
        <w:rPr>
          <w:rFonts w:ascii="Times New Roman"/>
          <w:sz w:val="22"/>
          <w:szCs w:val="23"/>
          <w:u w:val="single"/>
        </w:rPr>
        <w:t>3</w:t>
      </w:r>
      <w:r>
        <w:rPr>
          <w:rFonts w:ascii="Times New Roman" w:hint="eastAsia"/>
          <w:sz w:val="22"/>
          <w:szCs w:val="23"/>
          <w:u w:val="single"/>
        </w:rPr>
        <w:t>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완료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취득해야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</w:t>
      </w:r>
      <w:r>
        <w:rPr>
          <w:rFonts w:ascii="Times New Roman" w:hint="eastAsia"/>
          <w:sz w:val="22"/>
          <w:szCs w:val="23"/>
        </w:rPr>
        <w:t>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취득하였을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 w:hint="eastAsia"/>
          <w:sz w:val="22"/>
          <w:szCs w:val="23"/>
        </w:rPr>
        <w:t>.</w:t>
      </w:r>
    </w:p>
    <w:p w14:paraId="4A0756CA" w14:textId="77777777" w:rsidR="006F78BB" w:rsidRDefault="001E12B5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9" w:name="_Toc497385803"/>
      <w:r>
        <w:rPr>
          <w:rFonts w:eastAsia="바탕"/>
          <w:sz w:val="22"/>
          <w:szCs w:val="22"/>
        </w:rPr>
        <w:t>확약</w:t>
      </w:r>
      <w:bookmarkEnd w:id="9"/>
    </w:p>
    <w:p w14:paraId="16995FEC" w14:textId="77777777" w:rsidR="006F78BB" w:rsidRPr="00423DA0" w:rsidRDefault="001E12B5">
      <w:pPr>
        <w:numPr>
          <w:ilvl w:val="0"/>
          <w:numId w:val="28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3"/>
          <w:u w:val="single"/>
        </w:rPr>
        <w:t>거래종결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전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확약</w:t>
      </w:r>
      <w:r w:rsidRPr="006E2777">
        <w:rPr>
          <w:rFonts w:ascii="Times New Roman"/>
          <w:sz w:val="22"/>
          <w:szCs w:val="23"/>
        </w:rPr>
        <w:t>.</w:t>
      </w:r>
    </w:p>
    <w:p w14:paraId="1501A0BA" w14:textId="77777777" w:rsidR="006F78BB" w:rsidRDefault="001E12B5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해제일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확약한다</w:t>
      </w:r>
      <w:r>
        <w:rPr>
          <w:rFonts w:ascii="Times New Roman"/>
          <w:sz w:val="22"/>
          <w:szCs w:val="23"/>
        </w:rPr>
        <w:t>.</w:t>
      </w:r>
    </w:p>
    <w:p w14:paraId="7A7FB7B0" w14:textId="77777777" w:rsidR="006F78BB" w:rsidRDefault="001E12B5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거래종결을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위한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노력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5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선행조건을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충족시키기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최선의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최선의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확약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위반이나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지체없이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</w:p>
    <w:p w14:paraId="10B6DD04" w14:textId="77777777" w:rsidR="006F78BB" w:rsidRDefault="001E12B5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정보에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대한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접근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매수인은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자료를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사무실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공장을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방문하거나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임직원들</w:t>
      </w:r>
      <w:r>
        <w:rPr>
          <w:rFonts w:ascii="Times New Roman" w:hint="eastAsia"/>
          <w:sz w:val="22"/>
          <w:szCs w:val="23"/>
        </w:rPr>
        <w:t>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면담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업무에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논의할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있도록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하여줄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</w:t>
      </w:r>
      <w:r>
        <w:rPr>
          <w:rFonts w:ascii="Times New Roman"/>
          <w:sz w:val="22"/>
          <w:szCs w:val="23"/>
        </w:rPr>
        <w:t>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요청할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응하여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요청받은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자료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제공하고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사무실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공장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방문과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면담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기회를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5249A284" w14:textId="77777777" w:rsidR="006F78BB" w:rsidRDefault="001E12B5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사업의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수행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관행에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부합하는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사업과정에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운영되도록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6.1(</w:t>
      </w:r>
      <w:r>
        <w:rPr>
          <w:rFonts w:ascii="Times New Roman" w:hint="eastAsia"/>
          <w:b/>
          <w:bCs/>
          <w:sz w:val="22"/>
          <w:szCs w:val="23"/>
          <w:u w:val="single"/>
        </w:rPr>
        <w:t>3</w:t>
      </w:r>
      <w:r>
        <w:rPr>
          <w:rFonts w:ascii="Times New Roman"/>
          <w:b/>
          <w:bCs/>
          <w:sz w:val="22"/>
          <w:szCs w:val="23"/>
          <w:u w:val="single"/>
        </w:rPr>
        <w:t>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행위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선행조건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확약사항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제외한다</w:t>
      </w:r>
      <w:r>
        <w:rPr>
          <w:rFonts w:ascii="Times New Roman" w:hint="eastAsia"/>
          <w:sz w:val="22"/>
          <w:szCs w:val="22"/>
        </w:rPr>
        <w:t>.</w:t>
      </w:r>
    </w:p>
    <w:p w14:paraId="6DEC8767" w14:textId="0680F554" w:rsidR="006F78BB" w:rsidRPr="006E2777" w:rsidRDefault="001E12B5" w:rsidP="006E2777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기존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임원의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사임</w:t>
      </w:r>
      <w:r w:rsidR="00510064">
        <w:rPr>
          <w:rFonts w:ascii="Times New Roman" w:hint="eastAsia"/>
          <w:sz w:val="22"/>
          <w:szCs w:val="23"/>
          <w:u w:val="single"/>
        </w:rPr>
        <w:t xml:space="preserve"> </w:t>
      </w:r>
      <w:r w:rsidR="00510064">
        <w:rPr>
          <w:rFonts w:ascii="Times New Roman" w:hint="eastAsia"/>
          <w:sz w:val="22"/>
          <w:szCs w:val="23"/>
          <w:u w:val="single"/>
        </w:rPr>
        <w:t>등</w:t>
      </w:r>
      <w:r>
        <w:rPr>
          <w:rFonts w:ascii="Times New Roman"/>
          <w:sz w:val="22"/>
          <w:szCs w:val="23"/>
        </w:rPr>
        <w:t xml:space="preserve">.  </w:t>
      </w:r>
      <w:r w:rsidRPr="006E2777">
        <w:rPr>
          <w:rFonts w:ascii="Times New Roman" w:hint="eastAsia"/>
          <w:sz w:val="22"/>
          <w:szCs w:val="23"/>
        </w:rPr>
        <w:t>대표매도인</w:t>
      </w:r>
      <w:r w:rsidRPr="006E2777">
        <w:rPr>
          <w:rFonts w:ascii="Times New Roman"/>
          <w:sz w:val="22"/>
          <w:szCs w:val="23"/>
        </w:rPr>
        <w:t>1</w:t>
      </w:r>
      <w:r w:rsidRPr="006E2777">
        <w:rPr>
          <w:rFonts w:ascii="Times New Roman" w:hint="eastAsia"/>
          <w:sz w:val="22"/>
          <w:szCs w:val="23"/>
        </w:rPr>
        <w:t>은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대상회사로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하여금</w:t>
      </w:r>
      <w:r w:rsidRPr="006E2777">
        <w:rPr>
          <w:rFonts w:ascii="Times New Roman"/>
          <w:sz w:val="22"/>
          <w:szCs w:val="23"/>
        </w:rPr>
        <w:t xml:space="preserve"> </w:t>
      </w:r>
      <w:r w:rsidR="005C44B8">
        <w:rPr>
          <w:rFonts w:ascii="Times New Roman" w:hint="eastAsia"/>
          <w:sz w:val="22"/>
          <w:szCs w:val="23"/>
        </w:rPr>
        <w:t>(</w:t>
      </w:r>
      <w:proofErr w:type="spellStart"/>
      <w:r w:rsidR="005C44B8">
        <w:rPr>
          <w:rFonts w:ascii="Times New Roman" w:hint="eastAsia"/>
          <w:sz w:val="22"/>
          <w:szCs w:val="23"/>
        </w:rPr>
        <w:t>i</w:t>
      </w:r>
      <w:proofErr w:type="spellEnd"/>
      <w:r w:rsidR="005C44B8">
        <w:rPr>
          <w:rFonts w:ascii="Times New Roman" w:hint="eastAsia"/>
          <w:sz w:val="22"/>
          <w:szCs w:val="23"/>
        </w:rPr>
        <w:t xml:space="preserve">) </w:t>
      </w:r>
      <w:r w:rsidR="00294DA4" w:rsidRPr="006E2777">
        <w:rPr>
          <w:rFonts w:ascii="Times New Roman" w:hint="eastAsia"/>
          <w:sz w:val="22"/>
          <w:szCs w:val="23"/>
        </w:rPr>
        <w:t>거래종결일자</w:t>
      </w:r>
      <w:r w:rsidR="00294DA4" w:rsidRPr="006E2777">
        <w:rPr>
          <w:rFonts w:ascii="Times New Roman" w:hint="eastAsia"/>
          <w:sz w:val="22"/>
          <w:szCs w:val="23"/>
        </w:rPr>
        <w:lastRenderedPageBreak/>
        <w:t>로</w:t>
      </w:r>
      <w:r w:rsidR="00294DA4"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사임대상임원</w:t>
      </w:r>
      <w:r w:rsidR="00294DA4" w:rsidRPr="006E2777">
        <w:rPr>
          <w:rFonts w:ascii="Times New Roman" w:hint="eastAsia"/>
          <w:sz w:val="22"/>
          <w:szCs w:val="23"/>
        </w:rPr>
        <w:t>을</w:t>
      </w:r>
      <w:r w:rsidR="00A46122" w:rsidRPr="006E2777">
        <w:rPr>
          <w:rFonts w:ascii="Times New Roman"/>
          <w:sz w:val="22"/>
          <w:szCs w:val="23"/>
        </w:rPr>
        <w:t xml:space="preserve"> </w:t>
      </w:r>
      <w:r w:rsidR="00A46122" w:rsidRPr="006E2777">
        <w:rPr>
          <w:rFonts w:ascii="Times New Roman" w:hint="eastAsia"/>
          <w:sz w:val="22"/>
          <w:szCs w:val="23"/>
        </w:rPr>
        <w:t>그</w:t>
      </w:r>
      <w:r w:rsidR="00A46122" w:rsidRPr="006E2777">
        <w:rPr>
          <w:rFonts w:ascii="Times New Roman"/>
          <w:sz w:val="22"/>
          <w:szCs w:val="23"/>
        </w:rPr>
        <w:t xml:space="preserve"> </w:t>
      </w:r>
      <w:r w:rsidR="00A46122" w:rsidRPr="006E2777">
        <w:rPr>
          <w:rFonts w:ascii="Times New Roman" w:hint="eastAsia"/>
          <w:sz w:val="22"/>
          <w:szCs w:val="23"/>
        </w:rPr>
        <w:t>지위에서</w:t>
      </w:r>
      <w:r w:rsidR="00A46122" w:rsidRPr="006E2777">
        <w:rPr>
          <w:rFonts w:ascii="Times New Roman"/>
          <w:sz w:val="22"/>
          <w:szCs w:val="23"/>
        </w:rPr>
        <w:t xml:space="preserve"> </w:t>
      </w:r>
      <w:r w:rsidR="00A46122" w:rsidRPr="006E2777">
        <w:rPr>
          <w:rFonts w:ascii="Times New Roman" w:hint="eastAsia"/>
          <w:sz w:val="22"/>
          <w:szCs w:val="23"/>
        </w:rPr>
        <w:t>사임하도록</w:t>
      </w:r>
      <w:r w:rsidR="00A46122" w:rsidRPr="006E2777">
        <w:rPr>
          <w:rFonts w:ascii="Times New Roman"/>
          <w:sz w:val="22"/>
          <w:szCs w:val="23"/>
        </w:rPr>
        <w:t xml:space="preserve"> </w:t>
      </w:r>
      <w:r w:rsidR="00A46122" w:rsidRPr="006E2777">
        <w:rPr>
          <w:rFonts w:ascii="Times New Roman" w:hint="eastAsia"/>
          <w:sz w:val="22"/>
          <w:szCs w:val="23"/>
        </w:rPr>
        <w:t>하고</w:t>
      </w:r>
      <w:r w:rsidR="00A46122" w:rsidRPr="006E2777">
        <w:rPr>
          <w:rFonts w:ascii="Times New Roman"/>
          <w:sz w:val="22"/>
          <w:szCs w:val="23"/>
        </w:rPr>
        <w:t xml:space="preserve">, </w:t>
      </w:r>
      <w:r w:rsidR="005C44B8">
        <w:rPr>
          <w:rFonts w:ascii="Times New Roman" w:hint="eastAsia"/>
          <w:sz w:val="22"/>
          <w:szCs w:val="23"/>
        </w:rPr>
        <w:t xml:space="preserve">(ii) </w:t>
      </w:r>
      <w:r w:rsidR="00294DA4" w:rsidRPr="006E2777">
        <w:rPr>
          <w:rFonts w:ascii="Times New Roman" w:hint="eastAsia"/>
          <w:sz w:val="22"/>
          <w:szCs w:val="23"/>
        </w:rPr>
        <w:t>사임대상임원으로부터</w:t>
      </w:r>
      <w:r w:rsidR="00294DA4" w:rsidRPr="006E2777">
        <w:rPr>
          <w:rFonts w:ascii="Times New Roman"/>
          <w:sz w:val="22"/>
          <w:szCs w:val="23"/>
        </w:rPr>
        <w:t xml:space="preserve"> </w:t>
      </w:r>
      <w:r w:rsidR="00E2490D">
        <w:rPr>
          <w:rFonts w:ascii="Times New Roman" w:hint="eastAsia"/>
          <w:sz w:val="22"/>
          <w:szCs w:val="23"/>
        </w:rPr>
        <w:t>거래종결일을</w:t>
      </w:r>
      <w:r w:rsidR="00E2490D">
        <w:rPr>
          <w:rFonts w:ascii="Times New Roman" w:hint="eastAsia"/>
          <w:sz w:val="22"/>
          <w:szCs w:val="23"/>
        </w:rPr>
        <w:t xml:space="preserve"> </w:t>
      </w:r>
      <w:r w:rsidR="00E2490D">
        <w:rPr>
          <w:rFonts w:ascii="Times New Roman" w:hint="eastAsia"/>
          <w:sz w:val="22"/>
          <w:szCs w:val="23"/>
        </w:rPr>
        <w:t>사임일로</w:t>
      </w:r>
      <w:r w:rsidR="00E2490D">
        <w:rPr>
          <w:rFonts w:ascii="Times New Roman" w:hint="eastAsia"/>
          <w:sz w:val="22"/>
          <w:szCs w:val="23"/>
        </w:rPr>
        <w:t xml:space="preserve"> </w:t>
      </w:r>
      <w:r w:rsidR="00E2490D">
        <w:rPr>
          <w:rFonts w:ascii="Times New Roman" w:hint="eastAsia"/>
          <w:sz w:val="22"/>
          <w:szCs w:val="23"/>
        </w:rPr>
        <w:t>하여</w:t>
      </w:r>
      <w:r w:rsidR="00E2490D">
        <w:rPr>
          <w:rFonts w:ascii="Times New Roman" w:hint="eastAsia"/>
          <w:sz w:val="22"/>
          <w:szCs w:val="23"/>
        </w:rPr>
        <w:t xml:space="preserve"> </w:t>
      </w:r>
      <w:r w:rsidR="00E2490D">
        <w:rPr>
          <w:rFonts w:ascii="Times New Roman" w:hint="eastAsia"/>
          <w:sz w:val="22"/>
          <w:szCs w:val="23"/>
        </w:rPr>
        <w:t>기명날인한</w:t>
      </w:r>
      <w:r w:rsidR="00E2490D">
        <w:rPr>
          <w:rFonts w:ascii="Times New Roman" w:hint="eastAsia"/>
          <w:sz w:val="22"/>
          <w:szCs w:val="23"/>
        </w:rPr>
        <w:t xml:space="preserve"> </w:t>
      </w:r>
      <w:r w:rsidRPr="006E2777">
        <w:rPr>
          <w:rFonts w:ascii="Times New Roman" w:hint="eastAsia"/>
          <w:b/>
          <w:bCs/>
          <w:sz w:val="22"/>
          <w:szCs w:val="23"/>
          <w:u w:val="single"/>
        </w:rPr>
        <w:t>별지</w:t>
      </w:r>
      <w:r w:rsidRPr="006E2777">
        <w:rPr>
          <w:rFonts w:ascii="Times New Roman"/>
          <w:b/>
          <w:bCs/>
          <w:sz w:val="22"/>
          <w:szCs w:val="23"/>
          <w:u w:val="single"/>
        </w:rPr>
        <w:t xml:space="preserve"> 6.1(4)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양식에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따른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사임서</w:t>
      </w:r>
      <w:r w:rsidRPr="006E2777">
        <w:rPr>
          <w:rFonts w:ascii="Times New Roman"/>
          <w:sz w:val="22"/>
          <w:szCs w:val="23"/>
        </w:rPr>
        <w:t>(</w:t>
      </w:r>
      <w:r w:rsidRPr="006E2777">
        <w:rPr>
          <w:rFonts w:ascii="Times New Roman" w:hint="eastAsia"/>
          <w:sz w:val="22"/>
          <w:szCs w:val="23"/>
        </w:rPr>
        <w:t>인감증명서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등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사임등기에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필요한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제반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서류를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포함</w:t>
      </w:r>
      <w:r w:rsidRPr="006E2777">
        <w:rPr>
          <w:rFonts w:ascii="Times New Roman"/>
          <w:sz w:val="22"/>
          <w:szCs w:val="23"/>
        </w:rPr>
        <w:t>)</w:t>
      </w:r>
      <w:r w:rsidR="00241B32" w:rsidRPr="006E2777">
        <w:rPr>
          <w:rFonts w:ascii="Times New Roman" w:hint="eastAsia"/>
          <w:sz w:val="22"/>
          <w:szCs w:val="23"/>
        </w:rPr>
        <w:t>를</w:t>
      </w:r>
      <w:r w:rsidR="00241B32" w:rsidRPr="006E2777">
        <w:rPr>
          <w:rFonts w:ascii="Times New Roman"/>
          <w:sz w:val="22"/>
          <w:szCs w:val="23"/>
        </w:rPr>
        <w:t xml:space="preserve"> </w:t>
      </w:r>
      <w:proofErr w:type="spellStart"/>
      <w:r w:rsidR="00241B32" w:rsidRPr="006E2777">
        <w:rPr>
          <w:rFonts w:ascii="Times New Roman" w:hint="eastAsia"/>
          <w:sz w:val="22"/>
          <w:szCs w:val="23"/>
        </w:rPr>
        <w:t>징구하도록</w:t>
      </w:r>
      <w:proofErr w:type="spellEnd"/>
      <w:r w:rsidR="00241B32" w:rsidRPr="006E2777">
        <w:rPr>
          <w:rFonts w:ascii="Times New Roman"/>
          <w:sz w:val="22"/>
          <w:szCs w:val="23"/>
        </w:rPr>
        <w:t xml:space="preserve"> </w:t>
      </w:r>
      <w:r w:rsidR="00241B32" w:rsidRPr="006E2777">
        <w:rPr>
          <w:rFonts w:ascii="Times New Roman" w:hint="eastAsia"/>
          <w:sz w:val="22"/>
          <w:szCs w:val="23"/>
        </w:rPr>
        <w:t>하</w:t>
      </w:r>
      <w:r w:rsidR="006E7004" w:rsidRPr="006E2777">
        <w:rPr>
          <w:rFonts w:ascii="Times New Roman" w:hint="eastAsia"/>
          <w:sz w:val="22"/>
          <w:szCs w:val="23"/>
        </w:rPr>
        <w:t>여</w:t>
      </w:r>
      <w:r w:rsidR="006E7004" w:rsidRPr="006E2777">
        <w:rPr>
          <w:rFonts w:ascii="Times New Roman"/>
          <w:sz w:val="22"/>
          <w:szCs w:val="23"/>
        </w:rPr>
        <w:t>,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이를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매수인에게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제출하여야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하며</w:t>
      </w:r>
      <w:r w:rsidRPr="006E2777">
        <w:rPr>
          <w:rFonts w:ascii="Times New Roman"/>
          <w:sz w:val="22"/>
          <w:szCs w:val="23"/>
        </w:rPr>
        <w:t xml:space="preserve">, </w:t>
      </w:r>
      <w:r w:rsidRPr="006E2777">
        <w:rPr>
          <w:rFonts w:ascii="Times New Roman" w:hint="eastAsia"/>
          <w:sz w:val="22"/>
          <w:szCs w:val="23"/>
        </w:rPr>
        <w:t>이와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관련하여</w:t>
      </w:r>
      <w:r w:rsidRPr="006E2777">
        <w:rPr>
          <w:rFonts w:ascii="Times New Roman"/>
          <w:sz w:val="22"/>
          <w:szCs w:val="23"/>
        </w:rPr>
        <w:t xml:space="preserve"> </w:t>
      </w:r>
      <w:proofErr w:type="spellStart"/>
      <w:r w:rsidRPr="006E2777">
        <w:rPr>
          <w:rFonts w:ascii="Times New Roman" w:hint="eastAsia"/>
          <w:sz w:val="22"/>
          <w:szCs w:val="23"/>
        </w:rPr>
        <w:t>대상회사등에게</w:t>
      </w:r>
      <w:proofErr w:type="spellEnd"/>
      <w:r w:rsidRPr="006E2777">
        <w:rPr>
          <w:rFonts w:ascii="Times New Roman"/>
          <w:sz w:val="22"/>
          <w:szCs w:val="23"/>
        </w:rPr>
        <w:t xml:space="preserve"> </w:t>
      </w:r>
      <w:proofErr w:type="spellStart"/>
      <w:r w:rsidRPr="006E2777">
        <w:rPr>
          <w:rFonts w:ascii="Times New Roman" w:hint="eastAsia"/>
          <w:sz w:val="22"/>
          <w:szCs w:val="23"/>
        </w:rPr>
        <w:t>여하한</w:t>
      </w:r>
      <w:proofErr w:type="spellEnd"/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손해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또는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손실</w:t>
      </w:r>
      <w:r w:rsidRPr="006E2777">
        <w:rPr>
          <w:rFonts w:ascii="Times New Roman"/>
          <w:sz w:val="22"/>
          <w:szCs w:val="23"/>
        </w:rPr>
        <w:t>(</w:t>
      </w:r>
      <w:r w:rsidRPr="006E2777">
        <w:rPr>
          <w:rFonts w:ascii="Times New Roman" w:hint="eastAsia"/>
          <w:sz w:val="22"/>
          <w:szCs w:val="23"/>
        </w:rPr>
        <w:t>명확히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하면</w:t>
      </w:r>
      <w:r w:rsidRPr="006E2777">
        <w:rPr>
          <w:rFonts w:ascii="Times New Roman"/>
          <w:sz w:val="22"/>
          <w:szCs w:val="23"/>
        </w:rPr>
        <w:t xml:space="preserve">, </w:t>
      </w:r>
      <w:r w:rsidRPr="006E2777">
        <w:rPr>
          <w:rFonts w:ascii="Times New Roman" w:hint="eastAsia"/>
          <w:sz w:val="22"/>
          <w:szCs w:val="23"/>
        </w:rPr>
        <w:t>관련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법령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및</w:t>
      </w:r>
      <w:r w:rsidRPr="006E2777">
        <w:rPr>
          <w:rFonts w:ascii="Times New Roman"/>
          <w:sz w:val="22"/>
          <w:szCs w:val="23"/>
        </w:rPr>
        <w:t xml:space="preserve"> </w:t>
      </w:r>
      <w:proofErr w:type="spellStart"/>
      <w:r w:rsidRPr="006E2777">
        <w:rPr>
          <w:rFonts w:ascii="Times New Roman" w:hint="eastAsia"/>
          <w:sz w:val="22"/>
          <w:szCs w:val="23"/>
        </w:rPr>
        <w:t>대상회사등의</w:t>
      </w:r>
      <w:proofErr w:type="spellEnd"/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사규에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따라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지급되는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퇴직금은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제외함</w:t>
      </w:r>
      <w:r w:rsidRPr="006E2777">
        <w:rPr>
          <w:rFonts w:ascii="Times New Roman"/>
          <w:sz w:val="22"/>
          <w:szCs w:val="23"/>
        </w:rPr>
        <w:t>)</w:t>
      </w:r>
      <w:r w:rsidRPr="006E2777">
        <w:rPr>
          <w:rFonts w:ascii="Times New Roman" w:hint="eastAsia"/>
          <w:sz w:val="22"/>
          <w:szCs w:val="23"/>
        </w:rPr>
        <w:t>이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발생하지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않도록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한다</w:t>
      </w:r>
      <w:r w:rsidRPr="006E2777">
        <w:rPr>
          <w:rFonts w:ascii="Times New Roman"/>
          <w:sz w:val="22"/>
          <w:szCs w:val="23"/>
        </w:rPr>
        <w:t xml:space="preserve">. </w:t>
      </w:r>
      <w:r w:rsidRPr="006E2777">
        <w:rPr>
          <w:rFonts w:ascii="Times New Roman" w:hint="eastAsia"/>
          <w:sz w:val="22"/>
          <w:szCs w:val="23"/>
        </w:rPr>
        <w:t>명확히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하면</w:t>
      </w:r>
      <w:r w:rsidRPr="006E2777">
        <w:rPr>
          <w:rFonts w:ascii="Times New Roman"/>
          <w:sz w:val="22"/>
          <w:szCs w:val="23"/>
        </w:rPr>
        <w:t xml:space="preserve">, </w:t>
      </w:r>
      <w:r w:rsidRPr="006E2777">
        <w:rPr>
          <w:rFonts w:ascii="Times New Roman" w:hint="eastAsia"/>
          <w:sz w:val="22"/>
          <w:szCs w:val="23"/>
        </w:rPr>
        <w:t>사임대상임원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중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핵심인력</w:t>
      </w:r>
      <w:r w:rsidRPr="006E2777">
        <w:rPr>
          <w:rFonts w:ascii="Times New Roman"/>
          <w:sz w:val="22"/>
          <w:szCs w:val="23"/>
        </w:rPr>
        <w:t>(</w:t>
      </w:r>
      <w:r w:rsidRPr="006E2777">
        <w:rPr>
          <w:rFonts w:ascii="Times New Roman" w:hint="eastAsia"/>
          <w:sz w:val="22"/>
          <w:szCs w:val="23"/>
        </w:rPr>
        <w:t>이하에서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정의됨</w:t>
      </w:r>
      <w:r w:rsidRPr="006E2777">
        <w:rPr>
          <w:rFonts w:ascii="Times New Roman"/>
          <w:sz w:val="22"/>
          <w:szCs w:val="23"/>
        </w:rPr>
        <w:t>)</w:t>
      </w:r>
      <w:r w:rsidRPr="006E2777">
        <w:rPr>
          <w:rFonts w:ascii="Times New Roman" w:hint="eastAsia"/>
          <w:sz w:val="22"/>
          <w:szCs w:val="23"/>
        </w:rPr>
        <w:t>의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경우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제</w:t>
      </w:r>
      <w:r w:rsidRPr="006E2777">
        <w:rPr>
          <w:rFonts w:ascii="Times New Roman"/>
          <w:sz w:val="22"/>
          <w:szCs w:val="23"/>
        </w:rPr>
        <w:t>6.2</w:t>
      </w:r>
      <w:r w:rsidRPr="006E2777">
        <w:rPr>
          <w:rFonts w:ascii="Times New Roman" w:hint="eastAsia"/>
          <w:sz w:val="22"/>
          <w:szCs w:val="23"/>
        </w:rPr>
        <w:t>조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제</w:t>
      </w:r>
      <w:r w:rsidRPr="006E2777">
        <w:rPr>
          <w:rFonts w:ascii="Times New Roman"/>
          <w:sz w:val="22"/>
          <w:szCs w:val="23"/>
        </w:rPr>
        <w:t>(3)</w:t>
      </w:r>
      <w:r w:rsidRPr="006E2777">
        <w:rPr>
          <w:rFonts w:ascii="Times New Roman" w:hint="eastAsia"/>
          <w:sz w:val="22"/>
          <w:szCs w:val="23"/>
        </w:rPr>
        <w:t>항에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따라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의무근속기간</w:t>
      </w:r>
      <w:r w:rsidRPr="006E2777">
        <w:rPr>
          <w:rFonts w:ascii="Times New Roman"/>
          <w:sz w:val="22"/>
          <w:szCs w:val="23"/>
        </w:rPr>
        <w:t>(</w:t>
      </w:r>
      <w:r w:rsidRPr="006E2777">
        <w:rPr>
          <w:rFonts w:ascii="Times New Roman" w:hint="eastAsia"/>
          <w:sz w:val="22"/>
          <w:szCs w:val="23"/>
        </w:rPr>
        <w:t>이하에서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정의됨</w:t>
      </w:r>
      <w:r w:rsidRPr="006E2777">
        <w:rPr>
          <w:rFonts w:ascii="Times New Roman"/>
          <w:sz w:val="22"/>
          <w:szCs w:val="23"/>
        </w:rPr>
        <w:t xml:space="preserve">) </w:t>
      </w:r>
      <w:r w:rsidRPr="006E2777">
        <w:rPr>
          <w:rFonts w:ascii="Times New Roman" w:hint="eastAsia"/>
          <w:sz w:val="22"/>
          <w:szCs w:val="23"/>
        </w:rPr>
        <w:t>동안</w:t>
      </w:r>
      <w:r w:rsidRPr="006E2777">
        <w:rPr>
          <w:rFonts w:ascii="Times New Roman"/>
          <w:sz w:val="22"/>
          <w:szCs w:val="23"/>
        </w:rPr>
        <w:t xml:space="preserve"> </w:t>
      </w:r>
      <w:proofErr w:type="spellStart"/>
      <w:r w:rsidRPr="006E2777">
        <w:rPr>
          <w:rFonts w:ascii="Times New Roman" w:hint="eastAsia"/>
          <w:sz w:val="22"/>
          <w:szCs w:val="23"/>
        </w:rPr>
        <w:t>대상회사등에</w:t>
      </w:r>
      <w:proofErr w:type="spellEnd"/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근로할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의무를</w:t>
      </w:r>
      <w:r w:rsidRPr="006E2777"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 w:hint="eastAsia"/>
          <w:sz w:val="22"/>
          <w:szCs w:val="23"/>
        </w:rPr>
        <w:t>부담한다</w:t>
      </w:r>
      <w:r w:rsidRPr="006E2777">
        <w:rPr>
          <w:rFonts w:ascii="Times New Roman"/>
          <w:sz w:val="22"/>
          <w:szCs w:val="23"/>
        </w:rPr>
        <w:t xml:space="preserve">. </w:t>
      </w:r>
    </w:p>
    <w:p w14:paraId="26137860" w14:textId="4F2EA5E2" w:rsidR="006F78BB" w:rsidRDefault="001E12B5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대상회사의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임시주주총회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등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(a)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소집통지일</w:t>
      </w:r>
      <w:r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/>
          <w:sz w:val="22"/>
          <w:szCs w:val="23"/>
        </w:rPr>
        <w:t>3</w:t>
      </w:r>
      <w:r w:rsidRPr="00423DA0">
        <w:rPr>
          <w:rFonts w:ascii="Times New Roman" w:hint="eastAsia"/>
          <w:sz w:val="22"/>
          <w:szCs w:val="23"/>
        </w:rPr>
        <w:t>영</w:t>
      </w:r>
      <w:r>
        <w:rPr>
          <w:rFonts w:ascii="Times New Roman" w:hint="eastAsia"/>
          <w:sz w:val="22"/>
          <w:szCs w:val="23"/>
        </w:rPr>
        <w:t>업일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등기임원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선임될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지명한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등기임원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감사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자격을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구비하고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전제로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지명한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 w:hint="eastAsia"/>
          <w:sz w:val="22"/>
          <w:szCs w:val="23"/>
        </w:rPr>
        <w:t>자로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등기임원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감사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선임하는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(ii) </w:t>
      </w:r>
      <w:r>
        <w:rPr>
          <w:rFonts w:ascii="Times New Roman" w:hint="eastAsia"/>
          <w:sz w:val="22"/>
          <w:szCs w:val="23"/>
        </w:rPr>
        <w:t>집행임원제도를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도입하는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임시주주총회와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(b) </w:t>
      </w:r>
      <w:r>
        <w:rPr>
          <w:rFonts w:ascii="Times New Roman" w:hint="eastAsia"/>
          <w:sz w:val="22"/>
          <w:szCs w:val="23"/>
        </w:rPr>
        <w:t>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임시주주총회에서</w:t>
      </w:r>
      <w:r>
        <w:rPr>
          <w:rFonts w:ascii="Times New Roman" w:hint="eastAsia"/>
          <w:sz w:val="22"/>
          <w:szCs w:val="23"/>
        </w:rPr>
        <w:t xml:space="preserve"> (ii)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승인되었음을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전제로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지명한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대표집행임원으로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안건으로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임시이사회가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이전에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개최될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임시주주총회</w:t>
      </w:r>
      <w:r>
        <w:rPr>
          <w:rFonts w:ascii="Times New Roman" w:hint="eastAsia"/>
          <w:sz w:val="22"/>
          <w:szCs w:val="23"/>
        </w:rPr>
        <w:t>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임시이사회</w:t>
      </w:r>
      <w:r>
        <w:rPr>
          <w:rFonts w:ascii="Times New Roman"/>
          <w:sz w:val="22"/>
          <w:szCs w:val="23"/>
        </w:rPr>
        <w:t>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안건이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승인될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 xml:space="preserve">. </w:t>
      </w:r>
    </w:p>
    <w:p w14:paraId="53FDBB63" w14:textId="77777777" w:rsidR="006F78BB" w:rsidRDefault="001E12B5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필요적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정부인허가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제</w:t>
      </w:r>
      <w:r>
        <w:rPr>
          <w:rFonts w:ascii="Times New Roman"/>
          <w:sz w:val="22"/>
          <w:szCs w:val="23"/>
          <w:u w:val="single"/>
        </w:rPr>
        <w:t>3</w:t>
      </w:r>
      <w:r>
        <w:rPr>
          <w:rFonts w:ascii="Times New Roman" w:hint="eastAsia"/>
          <w:sz w:val="22"/>
          <w:szCs w:val="23"/>
          <w:u w:val="single"/>
        </w:rPr>
        <w:t>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승인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거래종결일까지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대상회사등에게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요구되는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정부인허가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받거나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대상회사등으로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proofErr w:type="spellStart"/>
      <w:r>
        <w:rPr>
          <w:rFonts w:ascii="Times New Roman" w:eastAsia="바탕체" w:hint="eastAsia"/>
          <w:sz w:val="22"/>
        </w:rPr>
        <w:t>대상회사등이</w:t>
      </w:r>
      <w:proofErr w:type="spellEnd"/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당사자인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계약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중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본건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거래에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대하여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해당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계약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상대방과의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협의나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계약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상대방에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대한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통지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등을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필요로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하는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계약</w:t>
      </w:r>
      <w:r>
        <w:rPr>
          <w:rFonts w:ascii="Times New Roman" w:eastAsia="바탕체" w:hint="eastAsia"/>
          <w:sz w:val="22"/>
        </w:rPr>
        <w:t>이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있는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경우</w:t>
      </w:r>
      <w:r>
        <w:rPr>
          <w:rFonts w:ascii="Times New Roman" w:eastAsia="바탕체" w:hint="eastAsia"/>
          <w:sz w:val="22"/>
        </w:rPr>
        <w:t xml:space="preserve">, </w:t>
      </w:r>
      <w:r>
        <w:rPr>
          <w:rFonts w:ascii="Times New Roman" w:eastAsia="바탕체"/>
          <w:sz w:val="22"/>
        </w:rPr>
        <w:t>거래종결일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전까지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해당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계약에서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정한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바에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/>
          <w:sz w:val="22"/>
        </w:rPr>
        <w:t>따른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협의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및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통지의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의무를</w:t>
      </w:r>
      <w:r>
        <w:rPr>
          <w:rFonts w:ascii="Times New Roman" w:eastAsia="바탕체"/>
          <w:sz w:val="22"/>
        </w:rPr>
        <w:t xml:space="preserve"> </w:t>
      </w:r>
      <w:r>
        <w:rPr>
          <w:rFonts w:ascii="Times New Roman" w:eastAsia="바탕체"/>
          <w:sz w:val="22"/>
        </w:rPr>
        <w:t>이행</w:t>
      </w:r>
      <w:r>
        <w:rPr>
          <w:rFonts w:ascii="Times New Roman" w:eastAsia="바탕체" w:hint="eastAsia"/>
          <w:sz w:val="22"/>
        </w:rPr>
        <w:t>하거나</w:t>
      </w:r>
      <w:r>
        <w:rPr>
          <w:rFonts w:ascii="Times New Roman" w:eastAsia="바탕체" w:hint="eastAsia"/>
          <w:sz w:val="22"/>
        </w:rPr>
        <w:t xml:space="preserve"> </w:t>
      </w:r>
      <w:proofErr w:type="spellStart"/>
      <w:r>
        <w:rPr>
          <w:rFonts w:ascii="Times New Roman" w:eastAsia="바탕체" w:hint="eastAsia"/>
          <w:sz w:val="22"/>
        </w:rPr>
        <w:t>대상회사등으로</w:t>
      </w:r>
      <w:proofErr w:type="spellEnd"/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하여금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이행하도록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하여야</w:t>
      </w:r>
      <w:r>
        <w:rPr>
          <w:rFonts w:ascii="Times New Roman" w:eastAsia="바탕체" w:hint="eastAsia"/>
          <w:sz w:val="22"/>
        </w:rPr>
        <w:t xml:space="preserve"> </w:t>
      </w:r>
      <w:r>
        <w:rPr>
          <w:rFonts w:ascii="Times New Roman" w:eastAsia="바탕체" w:hint="eastAsia"/>
          <w:sz w:val="22"/>
        </w:rPr>
        <w:t>한다</w:t>
      </w:r>
      <w:r>
        <w:rPr>
          <w:rFonts w:ascii="Times New Roman" w:eastAsia="바탕체"/>
          <w:sz w:val="22"/>
        </w:rPr>
        <w:t>.</w:t>
      </w:r>
      <w:r>
        <w:rPr>
          <w:rFonts w:ascii="Times New Roman" w:eastAsia="바탕체" w:hint="eastAsia"/>
          <w:sz w:val="22"/>
        </w:rPr>
        <w:t xml:space="preserve"> </w:t>
      </w:r>
    </w:p>
    <w:p w14:paraId="480AADDD" w14:textId="1962C792" w:rsidR="006F78BB" w:rsidRDefault="001E12B5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본건</w:t>
      </w:r>
      <w:r>
        <w:rPr>
          <w:rFonts w:ascii="Times New Roman"/>
          <w:sz w:val="22"/>
          <w:szCs w:val="23"/>
          <w:u w:val="single"/>
        </w:rPr>
        <w:t xml:space="preserve"> </w:t>
      </w:r>
      <w:proofErr w:type="spellStart"/>
      <w:r>
        <w:rPr>
          <w:rFonts w:ascii="Times New Roman" w:hint="eastAsia"/>
          <w:sz w:val="22"/>
          <w:szCs w:val="23"/>
          <w:u w:val="single"/>
        </w:rPr>
        <w:t>재무적투자자의</w:t>
      </w:r>
      <w:proofErr w:type="spellEnd"/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확약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징구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직접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</w:t>
      </w:r>
      <w:r>
        <w:rPr>
          <w:rFonts w:ascii="Times New Roman" w:hint="eastAsia"/>
          <w:sz w:val="22"/>
          <w:szCs w:val="23"/>
        </w:rPr>
        <w:lastRenderedPageBreak/>
        <w:t>여금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재무적투자자로부터</w:t>
      </w:r>
      <w:proofErr w:type="spellEnd"/>
      <w:r>
        <w:rPr>
          <w:rFonts w:ascii="Times New Roman"/>
          <w:sz w:val="22"/>
          <w:szCs w:val="23"/>
        </w:rPr>
        <w:t>,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재무적투자자가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동의하고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기존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투자계약에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재무적투자자가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보유하는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동의권</w:t>
      </w:r>
      <w:proofErr w:type="spellEnd"/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우선매</w:t>
      </w:r>
      <w:r>
        <w:rPr>
          <w:rFonts w:ascii="Times New Roman" w:hint="eastAsia"/>
          <w:sz w:val="22"/>
          <w:szCs w:val="23"/>
        </w:rPr>
        <w:t>도</w:t>
      </w:r>
      <w:r>
        <w:rPr>
          <w:rFonts w:ascii="Times New Roman"/>
          <w:sz w:val="22"/>
          <w:szCs w:val="23"/>
        </w:rPr>
        <w:t>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우선매수권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공동매도청구권</w:t>
      </w:r>
      <w:r>
        <w:rPr>
          <w:rFonts w:ascii="Times New Roman" w:hint="eastAsia"/>
          <w:sz w:val="22"/>
          <w:szCs w:val="23"/>
        </w:rPr>
        <w:t>(Tag-along Right)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여하한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포기한다는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확인서를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징구하</w:t>
      </w:r>
      <w:r>
        <w:rPr>
          <w:rFonts w:ascii="Times New Roman" w:hint="eastAsia"/>
          <w:sz w:val="22"/>
          <w:szCs w:val="23"/>
        </w:rPr>
        <w:t>도록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교부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재무적투자자가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우선주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주식매매계약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보통주</w:t>
      </w:r>
      <w:proofErr w:type="spellEnd"/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기관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주식매매계약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당사자로서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항의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전제로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체결하고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거래종결된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예외로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5CBCDC83" w14:textId="77777777" w:rsidR="006F78BB" w:rsidRDefault="001E12B5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기존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투자계약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종료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직접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재무적투자자와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개정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변경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수정된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부속합의서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일체를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해제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proofErr w:type="spellStart"/>
      <w:r>
        <w:rPr>
          <w:rFonts w:ascii="Times New Roman" w:hint="eastAsia"/>
          <w:sz w:val="22"/>
          <w:szCs w:val="23"/>
        </w:rPr>
        <w:t>대상회사등이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채무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책임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</w:p>
    <w:p w14:paraId="546476A3" w14:textId="77777777" w:rsidR="006F78BB" w:rsidRDefault="001E12B5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직무발명보상금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포기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확약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6.1(9)</w:t>
      </w:r>
      <w:r>
        <w:rPr>
          <w:rFonts w:ascii="Times New Roman"/>
          <w:b/>
          <w:bCs/>
          <w:sz w:val="22"/>
          <w:szCs w:val="23"/>
          <w:u w:val="single"/>
        </w:rPr>
        <w:t>(</w:t>
      </w:r>
      <w:proofErr w:type="spellStart"/>
      <w:r>
        <w:rPr>
          <w:rFonts w:ascii="Times New Roman"/>
          <w:b/>
          <w:bCs/>
          <w:sz w:val="22"/>
          <w:szCs w:val="23"/>
          <w:u w:val="single"/>
        </w:rPr>
        <w:t>i</w:t>
      </w:r>
      <w:proofErr w:type="spellEnd"/>
      <w:r>
        <w:rPr>
          <w:rFonts w:ascii="Times New Roman"/>
          <w:b/>
          <w:bCs/>
          <w:sz w:val="22"/>
          <w:szCs w:val="23"/>
          <w:u w:val="single"/>
        </w:rPr>
        <w:t>)</w:t>
      </w:r>
      <w:proofErr w:type="spellStart"/>
      <w:r>
        <w:rPr>
          <w:rFonts w:ascii="Times New Roman" w:hint="eastAsia"/>
          <w:sz w:val="22"/>
          <w:szCs w:val="23"/>
        </w:rPr>
        <w:t>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직무발명에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발명자로부터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직무발명보상금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지급청구권을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확정적으로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포기한다는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  <w:u w:val="single"/>
        </w:rPr>
        <w:t>별지</w:t>
      </w:r>
      <w:r>
        <w:rPr>
          <w:rFonts w:ascii="Times New Roman"/>
          <w:b/>
          <w:sz w:val="22"/>
          <w:szCs w:val="23"/>
          <w:u w:val="single"/>
        </w:rPr>
        <w:t xml:space="preserve"> 6.1(9)(ii)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양식의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확약서를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징구하도록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확약서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 xml:space="preserve">. </w:t>
      </w:r>
    </w:p>
    <w:p w14:paraId="2D283E62" w14:textId="3DED7F51" w:rsidR="006F78BB" w:rsidRDefault="001E12B5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외국환신고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등의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이행</w:t>
      </w:r>
      <w:r w:rsidRPr="006E2777">
        <w:rPr>
          <w:rFonts w:ascii="Times New Roman"/>
          <w:sz w:val="22"/>
          <w:szCs w:val="23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 w:hint="eastAsia"/>
          <w:sz w:val="22"/>
          <w:szCs w:val="23"/>
        </w:rPr>
        <w:t>대표매도인들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기타</w:t>
      </w:r>
      <w:r w:rsidR="00C14201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 xml:space="preserve">Steve </w:t>
      </w:r>
      <w:proofErr w:type="spellStart"/>
      <w:r>
        <w:rPr>
          <w:rFonts w:ascii="Times New Roman"/>
          <w:sz w:val="22"/>
          <w:szCs w:val="23"/>
        </w:rPr>
        <w:t>Im</w:t>
      </w:r>
      <w:proofErr w:type="spellEnd"/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 xml:space="preserve">2,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 xml:space="preserve">Steve </w:t>
      </w:r>
      <w:proofErr w:type="spellStart"/>
      <w:r>
        <w:rPr>
          <w:rFonts w:ascii="Times New Roman"/>
          <w:sz w:val="22"/>
          <w:szCs w:val="23"/>
        </w:rPr>
        <w:t>Im</w:t>
      </w:r>
      <w:proofErr w:type="spellEnd"/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발행주식의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증여와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외국환거래법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요구되는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외국환신고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절차를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완료하고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절차를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완료하였음을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증명할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</w:p>
    <w:p w14:paraId="7BEDF00B" w14:textId="6FD0EEC2" w:rsidR="006F78BB" w:rsidRDefault="001E12B5">
      <w:pPr>
        <w:numPr>
          <w:ilvl w:val="0"/>
          <w:numId w:val="35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환경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관련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정부승인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관련</w:t>
      </w:r>
      <w:r>
        <w:rPr>
          <w:rFonts w:ascii="Times New Roman" w:hint="eastAsia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조치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거래종결일까지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하여금</w:t>
      </w:r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물환경보전법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33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배출시설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설치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신고의무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(ii) </w:t>
      </w:r>
      <w:r>
        <w:rPr>
          <w:rFonts w:ascii="Times New Roman" w:hint="eastAsia"/>
          <w:sz w:val="22"/>
          <w:szCs w:val="23"/>
        </w:rPr>
        <w:t>폐기물관리법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17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5</w:t>
      </w:r>
      <w:r>
        <w:rPr>
          <w:rFonts w:ascii="Times New Roman" w:hint="eastAsia"/>
          <w:sz w:val="22"/>
          <w:szCs w:val="23"/>
        </w:rPr>
        <w:t>항에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지정폐기물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배출자의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폐기물처리계획서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제출의무의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이행을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거래종결일로부터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개월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이내에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완료하기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조치를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취하여야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증빙할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서류의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매수인에게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</w:p>
    <w:p w14:paraId="721EC9E8" w14:textId="77777777" w:rsidR="006F78BB" w:rsidRPr="00423DA0" w:rsidRDefault="001E12B5">
      <w:pPr>
        <w:numPr>
          <w:ilvl w:val="0"/>
          <w:numId w:val="28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lastRenderedPageBreak/>
        <w:t>거래종결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이후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확약</w:t>
      </w:r>
      <w:r w:rsidRPr="006E2777">
        <w:rPr>
          <w:rFonts w:ascii="Times New Roman"/>
          <w:sz w:val="22"/>
          <w:szCs w:val="23"/>
        </w:rPr>
        <w:t>.</w:t>
      </w:r>
    </w:p>
    <w:p w14:paraId="2234C97C" w14:textId="77777777" w:rsidR="006F78BB" w:rsidRDefault="001E12B5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bookmarkStart w:id="10" w:name="_Toc497385804"/>
      <w:r>
        <w:rPr>
          <w:rFonts w:ascii="Times New Roman" w:hint="eastAsia"/>
          <w:sz w:val="22"/>
          <w:szCs w:val="22"/>
          <w:u w:val="single"/>
        </w:rPr>
        <w:t>본건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제반거래계약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이행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협조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거래종결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비롯한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제반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추가로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필요한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발견된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협조를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요청할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신의와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성실의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원칙에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합리적으로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응하여야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>.</w:t>
      </w:r>
    </w:p>
    <w:p w14:paraId="5E226BCB" w14:textId="77777777" w:rsidR="006F78BB" w:rsidRDefault="001E12B5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 xml:space="preserve">PMI </w:t>
      </w:r>
      <w:r>
        <w:rPr>
          <w:rFonts w:ascii="Times New Roman" w:hint="eastAsia"/>
          <w:sz w:val="22"/>
          <w:szCs w:val="22"/>
          <w:u w:val="single"/>
        </w:rPr>
        <w:t>계획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수립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이행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매도인들은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통합관리절차</w:t>
      </w:r>
      <w:r>
        <w:rPr>
          <w:rFonts w:ascii="Times New Roman" w:hint="eastAsia"/>
          <w:sz w:val="22"/>
          <w:szCs w:val="22"/>
        </w:rPr>
        <w:t>(PMI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생산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수립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핵심인력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노무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포함하되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한정되지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아니함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계획을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수립하고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이행함에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적극적으로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협조를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>.</w:t>
      </w:r>
    </w:p>
    <w:p w14:paraId="698E2B1A" w14:textId="77777777" w:rsidR="006F78BB" w:rsidRDefault="001E12B5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핵심인력의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유지</w:t>
      </w:r>
      <w:r>
        <w:rPr>
          <w:rFonts w:ascii="Times New Roman" w:hint="eastAsia"/>
          <w:sz w:val="22"/>
          <w:szCs w:val="23"/>
        </w:rPr>
        <w:t xml:space="preserve">.  </w:t>
      </w:r>
    </w:p>
    <w:p w14:paraId="0E1874EB" w14:textId="57E2ACF3" w:rsidR="006F78BB" w:rsidRDefault="001E12B5" w:rsidP="006E2777">
      <w:pPr>
        <w:pStyle w:val="af9"/>
        <w:numPr>
          <w:ilvl w:val="0"/>
          <w:numId w:val="80"/>
        </w:numPr>
        <w:topLinePunct/>
        <w:autoSpaceDE w:val="0"/>
        <w:autoSpaceDN w:val="0"/>
        <w:spacing w:before="0" w:after="288" w:line="360" w:lineRule="auto"/>
        <w:ind w:leftChars="0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대표매도인</w:t>
      </w:r>
      <w:r w:rsidR="00C14201">
        <w:rPr>
          <w:rFonts w:ascii="Times New Roman" w:hint="eastAsia"/>
          <w:sz w:val="22"/>
          <w:szCs w:val="23"/>
        </w:rPr>
        <w:t>들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본인들과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6.2(3)(</w:t>
      </w:r>
      <w:proofErr w:type="spellStart"/>
      <w:r>
        <w:rPr>
          <w:rFonts w:ascii="Times New Roman" w:hint="eastAsia"/>
          <w:b/>
          <w:bCs/>
          <w:sz w:val="22"/>
          <w:szCs w:val="23"/>
          <w:u w:val="single"/>
        </w:rPr>
        <w:t>i</w:t>
      </w:r>
      <w:proofErr w:type="spellEnd"/>
      <w:r>
        <w:rPr>
          <w:rFonts w:ascii="Times New Roman" w:hint="eastAsia"/>
          <w:b/>
          <w:bCs/>
          <w:sz w:val="22"/>
          <w:szCs w:val="23"/>
          <w:u w:val="single"/>
        </w:rPr>
        <w:t>)</w:t>
      </w:r>
      <w:proofErr w:type="spellStart"/>
      <w:r>
        <w:rPr>
          <w:rFonts w:ascii="Times New Roman" w:hint="eastAsia"/>
          <w:sz w:val="22"/>
          <w:szCs w:val="23"/>
        </w:rPr>
        <w:t>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기재된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임직원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“</w:t>
      </w:r>
      <w:r>
        <w:rPr>
          <w:rFonts w:ascii="Times New Roman" w:hint="eastAsia"/>
          <w:b/>
          <w:sz w:val="22"/>
          <w:szCs w:val="23"/>
          <w:u w:val="single"/>
        </w:rPr>
        <w:t>핵심인력</w:t>
      </w:r>
      <w:r>
        <w:rPr>
          <w:rFonts w:ascii="Times New Roman"/>
          <w:sz w:val="22"/>
          <w:szCs w:val="23"/>
        </w:rPr>
        <w:t>”)</w:t>
      </w:r>
      <w:r>
        <w:rPr>
          <w:rFonts w:ascii="Times New Roman" w:hint="eastAsia"/>
          <w:sz w:val="22"/>
          <w:szCs w:val="23"/>
        </w:rPr>
        <w:t>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거래종결일로부터</w:t>
      </w:r>
      <w:r>
        <w:rPr>
          <w:rFonts w:ascii="Times New Roman" w:hint="eastAsia"/>
          <w:sz w:val="22"/>
          <w:szCs w:val="23"/>
        </w:rPr>
        <w:t xml:space="preserve"> (</w:t>
      </w:r>
      <w:proofErr w:type="spellStart"/>
      <w:r>
        <w:rPr>
          <w:rFonts w:ascii="Times New Roman" w:hint="eastAsia"/>
          <w:sz w:val="22"/>
          <w:szCs w:val="23"/>
        </w:rPr>
        <w:t>i</w:t>
      </w:r>
      <w:proofErr w:type="spellEnd"/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대표매도인</w:t>
      </w:r>
      <w:r w:rsidR="00C14201">
        <w:rPr>
          <w:rFonts w:ascii="Times New Roman" w:hint="eastAsia"/>
          <w:sz w:val="22"/>
          <w:szCs w:val="23"/>
        </w:rPr>
        <w:t>들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최소</w:t>
      </w:r>
      <w:r>
        <w:rPr>
          <w:rFonts w:ascii="Times New Roman" w:hint="eastAsia"/>
          <w:sz w:val="22"/>
          <w:szCs w:val="23"/>
        </w:rPr>
        <w:t xml:space="preserve"> 3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 w:hint="eastAsia"/>
          <w:sz w:val="22"/>
          <w:szCs w:val="23"/>
        </w:rPr>
        <w:t xml:space="preserve">, (ii)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최소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동안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“</w:t>
      </w:r>
      <w:r>
        <w:rPr>
          <w:rFonts w:ascii="Times New Roman" w:hint="eastAsia"/>
          <w:b/>
          <w:bCs/>
          <w:sz w:val="22"/>
          <w:szCs w:val="23"/>
          <w:u w:val="single"/>
        </w:rPr>
        <w:t>의무근속기간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 w:hint="eastAsia"/>
          <w:sz w:val="22"/>
          <w:szCs w:val="23"/>
        </w:rPr>
        <w:t xml:space="preserve">) </w:t>
      </w:r>
      <w:proofErr w:type="spellStart"/>
      <w:r>
        <w:rPr>
          <w:rFonts w:ascii="Times New Roman" w:hint="eastAsia"/>
          <w:sz w:val="22"/>
          <w:szCs w:val="22"/>
        </w:rPr>
        <w:t>대상회사등에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, (x) </w:t>
      </w:r>
      <w:r>
        <w:rPr>
          <w:rFonts w:ascii="Times New Roman" w:hint="eastAsia"/>
          <w:sz w:val="22"/>
          <w:szCs w:val="23"/>
        </w:rPr>
        <w:t>대표매도인들로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6.2(3)(ii)(x)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경업</w:t>
      </w:r>
      <w:r w:rsidR="00C14201">
        <w:rPr>
          <w:rFonts w:ascii="맑은 고딕" w:eastAsia="맑은 고딕" w:hAnsi="맑은 고딕" w:hint="eastAsia"/>
          <w:sz w:val="22"/>
          <w:szCs w:val="23"/>
        </w:rPr>
        <w:t>·</w:t>
      </w:r>
      <w:r>
        <w:rPr>
          <w:rFonts w:ascii="Times New Roman" w:hint="eastAsia"/>
          <w:sz w:val="22"/>
          <w:szCs w:val="23"/>
        </w:rPr>
        <w:t>유인금지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확약서를</w:t>
      </w:r>
      <w:r>
        <w:rPr>
          <w:rFonts w:ascii="Times New Roman" w:hint="eastAsia"/>
          <w:sz w:val="22"/>
          <w:szCs w:val="23"/>
        </w:rPr>
        <w:t xml:space="preserve">, (y)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6.2(3)(ii)</w:t>
      </w:r>
      <w:r>
        <w:rPr>
          <w:rFonts w:ascii="Times New Roman"/>
          <w:b/>
          <w:bCs/>
          <w:sz w:val="22"/>
          <w:szCs w:val="23"/>
          <w:u w:val="single"/>
        </w:rPr>
        <w:t>(y)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경업</w:t>
      </w:r>
      <w:r w:rsidR="00C14201">
        <w:rPr>
          <w:rFonts w:ascii="맑은 고딕" w:eastAsia="맑은 고딕" w:hAnsi="맑은 고딕" w:hint="eastAsia"/>
          <w:sz w:val="22"/>
          <w:szCs w:val="23"/>
        </w:rPr>
        <w:t>·</w:t>
      </w:r>
      <w:r>
        <w:rPr>
          <w:rFonts w:ascii="Times New Roman" w:hint="eastAsia"/>
          <w:sz w:val="22"/>
          <w:szCs w:val="23"/>
        </w:rPr>
        <w:t>유인금지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확약서를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작성하여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전까지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제출하도록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대표매도인</w:t>
      </w:r>
      <w:r w:rsidR="00C14201">
        <w:rPr>
          <w:rFonts w:ascii="Times New Roman" w:hint="eastAsia"/>
          <w:sz w:val="22"/>
          <w:szCs w:val="23"/>
        </w:rPr>
        <w:t>들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핵심인력이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대상회사등으로부터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이탈하지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최선의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노력을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핵심인력이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대상회사등에서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사직하거나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대상회사등과의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고용관계를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해지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중단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정지하는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이탈하는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단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허용하는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범위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판단에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핵심인력과의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고용관계를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제외함</w:t>
      </w:r>
      <w:r>
        <w:rPr>
          <w:rFonts w:ascii="Times New Roman"/>
          <w:sz w:val="22"/>
          <w:szCs w:val="23"/>
        </w:rPr>
        <w:t xml:space="preserve">), </w:t>
      </w:r>
      <w:r>
        <w:rPr>
          <w:rFonts w:ascii="Times New Roman" w:hint="eastAsia"/>
          <w:sz w:val="22"/>
          <w:szCs w:val="23"/>
        </w:rPr>
        <w:t>핵심인력을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대체할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물색하고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인력으로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대상회사등과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고용계약을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인력보강에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협조하기로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허용하는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범위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판단에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bookmarkStart w:id="11" w:name="_Hlk201498396"/>
      <w:r>
        <w:rPr>
          <w:rFonts w:ascii="Times New Roman" w:hint="eastAsia"/>
          <w:sz w:val="22"/>
          <w:szCs w:val="23"/>
        </w:rPr>
        <w:t>합리적인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이유가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bookmarkEnd w:id="11"/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대상회사등으로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의무근속기간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핵심인력과의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고용관계를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종료하도록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있다</w:t>
      </w:r>
      <w:r>
        <w:rPr>
          <w:rFonts w:ascii="Times New Roman" w:hint="eastAsia"/>
          <w:sz w:val="22"/>
          <w:szCs w:val="23"/>
        </w:rPr>
        <w:t>.</w:t>
      </w:r>
      <w:r>
        <w:rPr>
          <w:rFonts w:ascii="맑은 고딕" w:eastAsia="맑은 고딕" w:hAnsi="맑은 고딕" w:hint="eastAsia"/>
          <w:color w:val="000000"/>
          <w:sz w:val="18"/>
          <w:szCs w:val="18"/>
          <w:shd w:val="clear" w:color="auto" w:fill="FFFFFF"/>
        </w:rPr>
        <w:t xml:space="preserve"> </w:t>
      </w:r>
    </w:p>
    <w:p w14:paraId="5B4A0122" w14:textId="7C7F53FC" w:rsidR="006F78BB" w:rsidRDefault="001E12B5" w:rsidP="006E2777">
      <w:pPr>
        <w:numPr>
          <w:ilvl w:val="0"/>
          <w:numId w:val="80"/>
        </w:num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lastRenderedPageBreak/>
        <w:t>대표매도인</w:t>
      </w:r>
      <w:r w:rsidR="00C14201">
        <w:rPr>
          <w:rFonts w:ascii="Times New Roman" w:hint="eastAsia"/>
          <w:sz w:val="22"/>
          <w:szCs w:val="22"/>
        </w:rPr>
        <w:t>들</w:t>
      </w:r>
      <w:r>
        <w:rPr>
          <w:rFonts w:ascii="Times New Roman" w:hint="eastAsia"/>
          <w:sz w:val="22"/>
          <w:szCs w:val="22"/>
        </w:rPr>
        <w:t>은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대상회사등으로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통상적인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사업과정에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수행하도록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영업조직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고용관계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고객관계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정부인허가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계약관계가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적절하게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유지되도록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노력하여야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또한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</w:t>
      </w:r>
      <w:r w:rsidR="00C14201">
        <w:rPr>
          <w:rFonts w:ascii="Times New Roman" w:hint="eastAsia"/>
          <w:sz w:val="22"/>
          <w:szCs w:val="22"/>
        </w:rPr>
        <w:t>들</w:t>
      </w:r>
      <w:r>
        <w:rPr>
          <w:rFonts w:ascii="Times New Roman" w:hint="eastAsia"/>
          <w:sz w:val="22"/>
          <w:szCs w:val="22"/>
        </w:rPr>
        <w:t>은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</w:t>
      </w:r>
      <w:r w:rsidR="00C14201">
        <w:rPr>
          <w:rFonts w:ascii="Times New Roman" w:hint="eastAsia"/>
          <w:sz w:val="22"/>
          <w:szCs w:val="22"/>
        </w:rPr>
        <w:t>으</w:t>
      </w:r>
      <w:r>
        <w:rPr>
          <w:rFonts w:ascii="Times New Roman" w:hint="eastAsia"/>
          <w:sz w:val="22"/>
          <w:szCs w:val="22"/>
        </w:rPr>
        <w:t>로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이후에도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합리적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없이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대상회사등이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중요계약의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효력을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상실시킬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만한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노력하여야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>.</w:t>
      </w:r>
    </w:p>
    <w:p w14:paraId="411A642C" w14:textId="77777777" w:rsidR="006F78BB" w:rsidRDefault="001E12B5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3"/>
          <w:u w:val="single"/>
        </w:rPr>
        <w:t>경업금지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 w:hint="eastAsia"/>
          <w:sz w:val="22"/>
          <w:szCs w:val="22"/>
        </w:rPr>
        <w:t>대표매도인들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유태환을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본항에서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핵심인력을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임원직에서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사임한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날로부터</w:t>
      </w:r>
      <w:r>
        <w:rPr>
          <w:rFonts w:ascii="Times New Roman" w:hint="eastAsia"/>
          <w:sz w:val="22"/>
          <w:szCs w:val="22"/>
        </w:rPr>
        <w:t xml:space="preserve"> (x) </w:t>
      </w:r>
      <w:r>
        <w:rPr>
          <w:rFonts w:ascii="Times New Roman" w:hint="eastAsia"/>
          <w:sz w:val="22"/>
          <w:szCs w:val="22"/>
        </w:rPr>
        <w:t>대표매도인들의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, (y)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핵심인력의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2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날까지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마이크로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렌즈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레이져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광학부품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소재를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설계·제조·판매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직간접적으로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경쟁사업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영위하거나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 w:hint="eastAsia"/>
          <w:sz w:val="22"/>
          <w:szCs w:val="22"/>
        </w:rPr>
        <w:t>경쟁</w:t>
      </w:r>
      <w:r>
        <w:rPr>
          <w:rFonts w:ascii="Times New Roman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</w:t>
      </w:r>
      <w:r>
        <w:rPr>
          <w:rFonts w:ascii="Times New Roman" w:hint="eastAsia"/>
          <w:sz w:val="22"/>
          <w:szCs w:val="22"/>
        </w:rPr>
        <w:t>간</w:t>
      </w:r>
      <w:r>
        <w:rPr>
          <w:rFonts w:ascii="Times New Roman"/>
          <w:sz w:val="22"/>
          <w:szCs w:val="22"/>
        </w:rPr>
        <w:t>접적</w:t>
      </w:r>
      <w:r>
        <w:rPr>
          <w:rFonts w:ascii="Times New Roman" w:hint="eastAsia"/>
          <w:sz w:val="22"/>
          <w:szCs w:val="22"/>
        </w:rPr>
        <w:t>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항에서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경쟁사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지분인수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영업실적에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연동하여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방식으로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투자하거나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, (iv)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지원하는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하여서는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아니된다</w:t>
      </w:r>
      <w:r>
        <w:rPr>
          <w:rFonts w:ascii="Times New Roman"/>
          <w:sz w:val="22"/>
          <w:szCs w:val="22"/>
        </w:rPr>
        <w:t>.</w:t>
      </w:r>
    </w:p>
    <w:p w14:paraId="2C81B843" w14:textId="77777777" w:rsidR="006F78BB" w:rsidRDefault="001E12B5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3"/>
          <w:u w:val="single"/>
        </w:rPr>
        <w:t>유인금지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 w:hint="eastAsia"/>
          <w:sz w:val="22"/>
          <w:szCs w:val="22"/>
        </w:rPr>
        <w:t>대표매도인들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유태환을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본항에서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핵심인력을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임원직에서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사임한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날로부터</w:t>
      </w:r>
      <w:r>
        <w:rPr>
          <w:rFonts w:ascii="Times New Roman"/>
          <w:sz w:val="22"/>
          <w:szCs w:val="22"/>
        </w:rPr>
        <w:t>로부터</w:t>
      </w:r>
      <w:proofErr w:type="spellEnd"/>
      <w:r>
        <w:rPr>
          <w:rFonts w:ascii="Times New Roman"/>
          <w:sz w:val="22"/>
          <w:szCs w:val="22"/>
        </w:rPr>
        <w:t xml:space="preserve"> 5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날까지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직접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통하여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고용하거나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목적으로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접근하거나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대상회사등과의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권유하는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없고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고객으</w:t>
      </w:r>
      <w:r>
        <w:rPr>
          <w:rFonts w:ascii="Times New Roman"/>
          <w:sz w:val="22"/>
          <w:szCs w:val="22"/>
        </w:rPr>
        <w:t>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하여금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등과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계약관계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거래관계를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종료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축소하게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대상회사에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불리하게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권유</w:t>
      </w:r>
      <w:r>
        <w:rPr>
          <w:rFonts w:ascii="Times New Roman"/>
          <w:sz w:val="22"/>
          <w:szCs w:val="22"/>
        </w:rPr>
        <w:t>하</w:t>
      </w:r>
      <w:r>
        <w:rPr>
          <w:rFonts w:ascii="Times New Roman" w:hint="eastAsia"/>
          <w:sz w:val="22"/>
          <w:szCs w:val="22"/>
        </w:rPr>
        <w:t>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</w:p>
    <w:p w14:paraId="14799209" w14:textId="4E8C4809" w:rsidR="00287BF0" w:rsidRPr="00287BF0" w:rsidRDefault="00287BF0" w:rsidP="006E2777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 w:rsidRPr="006E2777">
        <w:rPr>
          <w:rFonts w:ascii="Times New Roman" w:hint="eastAsia"/>
          <w:sz w:val="22"/>
          <w:szCs w:val="23"/>
          <w:u w:val="single"/>
        </w:rPr>
        <w:t>매도인</w:t>
      </w:r>
      <w:r w:rsidRPr="006E2777">
        <w:rPr>
          <w:rFonts w:ascii="Times New Roman"/>
          <w:sz w:val="22"/>
          <w:szCs w:val="23"/>
          <w:u w:val="single"/>
        </w:rPr>
        <w:t xml:space="preserve"> </w:t>
      </w:r>
      <w:r w:rsidRPr="006E2777">
        <w:rPr>
          <w:rFonts w:ascii="Times New Roman" w:hint="eastAsia"/>
          <w:sz w:val="22"/>
          <w:szCs w:val="23"/>
          <w:u w:val="single"/>
        </w:rPr>
        <w:t>유태환의</w:t>
      </w:r>
      <w:r w:rsidRPr="006E2777">
        <w:rPr>
          <w:rFonts w:ascii="Times New Roman"/>
          <w:sz w:val="22"/>
          <w:szCs w:val="23"/>
          <w:u w:val="single"/>
        </w:rPr>
        <w:t xml:space="preserve"> </w:t>
      </w:r>
      <w:r w:rsidRPr="006E2777">
        <w:rPr>
          <w:rFonts w:ascii="Times New Roman" w:hint="eastAsia"/>
          <w:sz w:val="22"/>
          <w:szCs w:val="23"/>
          <w:u w:val="single"/>
        </w:rPr>
        <w:t>인수인계의무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 xml:space="preserve"> </w:t>
      </w:r>
      <w:r w:rsidRPr="00287BF0">
        <w:rPr>
          <w:rFonts w:ascii="Times New Roman" w:hint="eastAsia"/>
          <w:sz w:val="22"/>
          <w:szCs w:val="23"/>
        </w:rPr>
        <w:t>유태환은</w:t>
      </w:r>
      <w:r w:rsidRPr="00287BF0">
        <w:rPr>
          <w:rFonts w:ascii="Times New Roman" w:hint="eastAsia"/>
          <w:sz w:val="22"/>
          <w:szCs w:val="23"/>
        </w:rPr>
        <w:t xml:space="preserve"> </w:t>
      </w:r>
      <w:r w:rsidR="00F12FD7">
        <w:rPr>
          <w:rFonts w:ascii="Times New Roman" w:hint="eastAsia"/>
          <w:sz w:val="22"/>
          <w:szCs w:val="23"/>
        </w:rPr>
        <w:t>거래종결일자로</w:t>
      </w:r>
      <w:r w:rsidR="00F12FD7">
        <w:rPr>
          <w:rFonts w:ascii="Times New Roman" w:hint="eastAsia"/>
          <w:sz w:val="22"/>
          <w:szCs w:val="23"/>
        </w:rPr>
        <w:t xml:space="preserve"> </w:t>
      </w:r>
      <w:r w:rsidR="00F12FD7">
        <w:rPr>
          <w:rFonts w:ascii="Times New Roman" w:hint="eastAsia"/>
          <w:sz w:val="22"/>
          <w:szCs w:val="23"/>
        </w:rPr>
        <w:t>대상회사의</w:t>
      </w:r>
      <w:r w:rsidR="00F12FD7">
        <w:rPr>
          <w:rFonts w:ascii="Times New Roman" w:hint="eastAsia"/>
          <w:sz w:val="22"/>
          <w:szCs w:val="23"/>
        </w:rPr>
        <w:t xml:space="preserve"> </w:t>
      </w:r>
      <w:r w:rsidR="00F12FD7">
        <w:rPr>
          <w:rFonts w:ascii="Times New Roman" w:hint="eastAsia"/>
          <w:sz w:val="22"/>
          <w:szCs w:val="23"/>
        </w:rPr>
        <w:t>경영지원</w:t>
      </w:r>
      <w:r w:rsidR="00CE1C8A">
        <w:rPr>
          <w:rFonts w:ascii="Times New Roman" w:hint="eastAsia"/>
          <w:sz w:val="22"/>
          <w:szCs w:val="23"/>
        </w:rPr>
        <w:t>부서장</w:t>
      </w:r>
      <w:r w:rsidR="00F12FD7">
        <w:rPr>
          <w:rFonts w:ascii="Times New Roman" w:hint="eastAsia"/>
          <w:sz w:val="22"/>
          <w:szCs w:val="23"/>
        </w:rPr>
        <w:t xml:space="preserve"> </w:t>
      </w:r>
      <w:r w:rsidR="00F12FD7">
        <w:rPr>
          <w:rFonts w:ascii="Times New Roman" w:hint="eastAsia"/>
          <w:sz w:val="22"/>
          <w:szCs w:val="23"/>
        </w:rPr>
        <w:t>및</w:t>
      </w:r>
      <w:r w:rsidR="00F12FD7">
        <w:rPr>
          <w:rFonts w:ascii="Times New Roman" w:hint="eastAsia"/>
          <w:sz w:val="22"/>
          <w:szCs w:val="23"/>
        </w:rPr>
        <w:t xml:space="preserve"> CFO</w:t>
      </w:r>
      <w:r w:rsidR="00CE1C8A">
        <w:rPr>
          <w:rFonts w:ascii="Times New Roman" w:hint="eastAsia"/>
          <w:sz w:val="22"/>
          <w:szCs w:val="23"/>
        </w:rPr>
        <w:t>로서</w:t>
      </w:r>
      <w:r w:rsidR="00F12FD7">
        <w:rPr>
          <w:rFonts w:ascii="Times New Roman" w:hint="eastAsia"/>
          <w:sz w:val="22"/>
          <w:szCs w:val="23"/>
        </w:rPr>
        <w:t>의</w:t>
      </w:r>
      <w:r w:rsidR="00CE1C8A">
        <w:rPr>
          <w:rFonts w:ascii="Times New Roman" w:hint="eastAsia"/>
          <w:sz w:val="22"/>
          <w:szCs w:val="23"/>
        </w:rPr>
        <w:t xml:space="preserve"> </w:t>
      </w:r>
      <w:r w:rsidR="00CE1C8A">
        <w:rPr>
          <w:rFonts w:ascii="Times New Roman" w:hint="eastAsia"/>
          <w:sz w:val="22"/>
          <w:szCs w:val="23"/>
        </w:rPr>
        <w:t>직책</w:t>
      </w:r>
      <w:r w:rsidR="00CE1C8A">
        <w:rPr>
          <w:rFonts w:ascii="Times New Roman" w:hint="eastAsia"/>
          <w:sz w:val="22"/>
          <w:szCs w:val="23"/>
        </w:rPr>
        <w:t xml:space="preserve"> </w:t>
      </w:r>
      <w:r w:rsidR="00CE1C8A">
        <w:rPr>
          <w:rFonts w:ascii="Times New Roman" w:hint="eastAsia"/>
          <w:sz w:val="22"/>
          <w:szCs w:val="23"/>
        </w:rPr>
        <w:t>또는</w:t>
      </w:r>
      <w:r w:rsidR="00CE1C8A">
        <w:rPr>
          <w:rFonts w:ascii="Times New Roman" w:hint="eastAsia"/>
          <w:sz w:val="22"/>
          <w:szCs w:val="23"/>
        </w:rPr>
        <w:t xml:space="preserve"> </w:t>
      </w:r>
      <w:r w:rsidR="00CE1C8A">
        <w:rPr>
          <w:rFonts w:ascii="Times New Roman" w:hint="eastAsia"/>
          <w:sz w:val="22"/>
          <w:szCs w:val="23"/>
        </w:rPr>
        <w:t>직위</w:t>
      </w:r>
      <w:r w:rsidR="00F12FD7">
        <w:rPr>
          <w:rFonts w:ascii="Times New Roman" w:hint="eastAsia"/>
          <w:sz w:val="22"/>
          <w:szCs w:val="23"/>
        </w:rPr>
        <w:t>에서</w:t>
      </w:r>
      <w:r w:rsidR="00CE1C8A">
        <w:rPr>
          <w:rFonts w:ascii="Times New Roman" w:hint="eastAsia"/>
          <w:sz w:val="22"/>
          <w:szCs w:val="23"/>
        </w:rPr>
        <w:t xml:space="preserve"> </w:t>
      </w:r>
      <w:r w:rsidR="00CE1C8A">
        <w:rPr>
          <w:rFonts w:ascii="Times New Roman" w:hint="eastAsia"/>
          <w:sz w:val="22"/>
          <w:szCs w:val="23"/>
        </w:rPr>
        <w:t>사임하되</w:t>
      </w:r>
      <w:r w:rsidR="00CE1C8A">
        <w:rPr>
          <w:rFonts w:ascii="Times New Roman" w:hint="eastAsia"/>
          <w:sz w:val="22"/>
          <w:szCs w:val="23"/>
        </w:rPr>
        <w:t xml:space="preserve">, </w:t>
      </w:r>
      <w:r w:rsidR="0078395B">
        <w:rPr>
          <w:rFonts w:ascii="Times New Roman" w:hint="eastAsia"/>
          <w:sz w:val="22"/>
          <w:szCs w:val="23"/>
        </w:rPr>
        <w:t>거래종결일</w:t>
      </w:r>
      <w:r w:rsidR="0078395B">
        <w:rPr>
          <w:rFonts w:ascii="Times New Roman" w:hint="eastAsia"/>
          <w:sz w:val="22"/>
          <w:szCs w:val="23"/>
        </w:rPr>
        <w:t xml:space="preserve"> </w:t>
      </w:r>
      <w:r w:rsidR="0078395B">
        <w:rPr>
          <w:rFonts w:ascii="Times New Roman" w:hint="eastAsia"/>
          <w:sz w:val="22"/>
          <w:szCs w:val="23"/>
        </w:rPr>
        <w:t>이후</w:t>
      </w:r>
      <w:r w:rsidR="0078395B">
        <w:rPr>
          <w:rFonts w:ascii="Times New Roman" w:hint="eastAsia"/>
          <w:sz w:val="22"/>
          <w:szCs w:val="23"/>
        </w:rPr>
        <w:t xml:space="preserve"> </w:t>
      </w:r>
      <w:r w:rsidR="00514534">
        <w:rPr>
          <w:rFonts w:ascii="Times New Roman" w:hint="eastAsia"/>
          <w:sz w:val="22"/>
          <w:szCs w:val="23"/>
        </w:rPr>
        <w:t>대상회사의</w:t>
      </w:r>
      <w:r w:rsidR="00514534">
        <w:rPr>
          <w:rFonts w:ascii="Times New Roman" w:hint="eastAsia"/>
          <w:sz w:val="22"/>
          <w:szCs w:val="23"/>
        </w:rPr>
        <w:t xml:space="preserve"> </w:t>
      </w:r>
      <w:r w:rsidR="00514534">
        <w:rPr>
          <w:rFonts w:ascii="Times New Roman" w:hint="eastAsia"/>
          <w:sz w:val="22"/>
          <w:szCs w:val="23"/>
        </w:rPr>
        <w:t>업무지속성</w:t>
      </w:r>
      <w:r w:rsidR="00E2490D">
        <w:rPr>
          <w:rFonts w:ascii="Times New Roman" w:hint="eastAsia"/>
          <w:sz w:val="22"/>
          <w:szCs w:val="23"/>
        </w:rPr>
        <w:t>과</w:t>
      </w:r>
      <w:r w:rsidR="00514534">
        <w:rPr>
          <w:rFonts w:ascii="Times New Roman" w:hint="eastAsia"/>
          <w:sz w:val="22"/>
          <w:szCs w:val="23"/>
        </w:rPr>
        <w:t xml:space="preserve"> </w:t>
      </w:r>
      <w:r w:rsidR="00514534">
        <w:rPr>
          <w:rFonts w:ascii="Times New Roman" w:hint="eastAsia"/>
          <w:sz w:val="22"/>
          <w:szCs w:val="23"/>
        </w:rPr>
        <w:t>원만한</w:t>
      </w:r>
      <w:r w:rsidR="00514534">
        <w:rPr>
          <w:rFonts w:ascii="Times New Roman" w:hint="eastAsia"/>
          <w:sz w:val="22"/>
          <w:szCs w:val="23"/>
        </w:rPr>
        <w:t xml:space="preserve"> </w:t>
      </w:r>
      <w:r w:rsidR="00514534">
        <w:rPr>
          <w:rFonts w:ascii="Times New Roman" w:hint="eastAsia"/>
          <w:sz w:val="22"/>
          <w:szCs w:val="23"/>
        </w:rPr>
        <w:t>인수인계를</w:t>
      </w:r>
      <w:r w:rsidR="00514534">
        <w:rPr>
          <w:rFonts w:ascii="Times New Roman" w:hint="eastAsia"/>
          <w:sz w:val="22"/>
          <w:szCs w:val="23"/>
        </w:rPr>
        <w:t xml:space="preserve"> </w:t>
      </w:r>
      <w:r w:rsidR="00514534">
        <w:rPr>
          <w:rFonts w:ascii="Times New Roman" w:hint="eastAsia"/>
          <w:sz w:val="22"/>
          <w:szCs w:val="23"/>
        </w:rPr>
        <w:t>위하여</w:t>
      </w:r>
      <w:r w:rsidR="00514534">
        <w:rPr>
          <w:rFonts w:ascii="Times New Roman" w:hint="eastAsia"/>
          <w:sz w:val="22"/>
          <w:szCs w:val="23"/>
        </w:rPr>
        <w:t xml:space="preserve"> </w:t>
      </w:r>
      <w:r w:rsidRPr="00287BF0">
        <w:rPr>
          <w:rFonts w:ascii="Times New Roman" w:hint="eastAsia"/>
          <w:sz w:val="22"/>
          <w:szCs w:val="23"/>
        </w:rPr>
        <w:t>2025</w:t>
      </w:r>
      <w:r w:rsidRPr="00287BF0">
        <w:rPr>
          <w:rFonts w:ascii="Times New Roman" w:hint="eastAsia"/>
          <w:sz w:val="22"/>
          <w:szCs w:val="23"/>
        </w:rPr>
        <w:t>년</w:t>
      </w:r>
      <w:r w:rsidRPr="00287BF0">
        <w:rPr>
          <w:rFonts w:ascii="Times New Roman" w:hint="eastAsia"/>
          <w:sz w:val="22"/>
          <w:szCs w:val="23"/>
        </w:rPr>
        <w:t xml:space="preserve"> 11</w:t>
      </w:r>
      <w:r w:rsidRPr="00287BF0">
        <w:rPr>
          <w:rFonts w:ascii="Times New Roman" w:hint="eastAsia"/>
          <w:sz w:val="22"/>
          <w:szCs w:val="23"/>
        </w:rPr>
        <w:t>월</w:t>
      </w:r>
      <w:r w:rsidRPr="00287BF0">
        <w:rPr>
          <w:rFonts w:ascii="Times New Roman" w:hint="eastAsia"/>
          <w:sz w:val="22"/>
          <w:szCs w:val="23"/>
        </w:rPr>
        <w:t xml:space="preserve"> </w:t>
      </w:r>
      <w:r w:rsidRPr="00287BF0">
        <w:rPr>
          <w:rFonts w:ascii="Times New Roman" w:hint="eastAsia"/>
          <w:sz w:val="22"/>
          <w:szCs w:val="23"/>
        </w:rPr>
        <w:lastRenderedPageBreak/>
        <w:t>30</w:t>
      </w:r>
      <w:r w:rsidRPr="00287BF0">
        <w:rPr>
          <w:rFonts w:ascii="Times New Roman" w:hint="eastAsia"/>
          <w:sz w:val="22"/>
          <w:szCs w:val="23"/>
        </w:rPr>
        <w:t>일까지</w:t>
      </w:r>
      <w:r w:rsidRPr="00287BF0">
        <w:rPr>
          <w:rFonts w:ascii="Times New Roman" w:hint="eastAsia"/>
          <w:sz w:val="22"/>
          <w:szCs w:val="23"/>
        </w:rPr>
        <w:t xml:space="preserve"> </w:t>
      </w:r>
      <w:r w:rsidR="00D5776A">
        <w:rPr>
          <w:rFonts w:ascii="Times New Roman" w:hint="eastAsia"/>
          <w:sz w:val="22"/>
          <w:szCs w:val="23"/>
        </w:rPr>
        <w:t>대상회사에</w:t>
      </w:r>
      <w:r w:rsidR="00D5776A">
        <w:rPr>
          <w:rFonts w:ascii="Times New Roman" w:hint="eastAsia"/>
          <w:sz w:val="22"/>
          <w:szCs w:val="23"/>
        </w:rPr>
        <w:t xml:space="preserve"> </w:t>
      </w:r>
      <w:r w:rsidR="00D5776A">
        <w:rPr>
          <w:rFonts w:ascii="Times New Roman" w:hint="eastAsia"/>
          <w:sz w:val="22"/>
          <w:szCs w:val="23"/>
        </w:rPr>
        <w:t>계속</w:t>
      </w:r>
      <w:r w:rsidR="00D5776A">
        <w:rPr>
          <w:rFonts w:ascii="Times New Roman" w:hint="eastAsia"/>
          <w:sz w:val="22"/>
          <w:szCs w:val="23"/>
        </w:rPr>
        <w:t xml:space="preserve"> </w:t>
      </w:r>
      <w:r w:rsidR="00D5776A">
        <w:rPr>
          <w:rFonts w:ascii="Times New Roman" w:hint="eastAsia"/>
          <w:sz w:val="22"/>
          <w:szCs w:val="23"/>
        </w:rPr>
        <w:t>근무하여야</w:t>
      </w:r>
      <w:r w:rsidR="00D5776A">
        <w:rPr>
          <w:rFonts w:ascii="Times New Roman" w:hint="eastAsia"/>
          <w:sz w:val="22"/>
          <w:szCs w:val="23"/>
        </w:rPr>
        <w:t xml:space="preserve"> </w:t>
      </w:r>
      <w:r w:rsidR="00D5776A">
        <w:rPr>
          <w:rFonts w:ascii="Times New Roman" w:hint="eastAsia"/>
          <w:sz w:val="22"/>
          <w:szCs w:val="23"/>
        </w:rPr>
        <w:t>한다</w:t>
      </w:r>
      <w:r w:rsidR="00D5776A">
        <w:rPr>
          <w:rFonts w:ascii="Times New Roman" w:hint="eastAsia"/>
          <w:sz w:val="22"/>
          <w:szCs w:val="23"/>
        </w:rPr>
        <w:t xml:space="preserve">. </w:t>
      </w:r>
      <w:r w:rsidR="00514534">
        <w:rPr>
          <w:rFonts w:ascii="Times New Roman" w:hint="eastAsia"/>
          <w:sz w:val="22"/>
          <w:szCs w:val="23"/>
        </w:rPr>
        <w:t>이</w:t>
      </w:r>
      <w:r w:rsidR="00514534">
        <w:rPr>
          <w:rFonts w:ascii="Times New Roman" w:hint="eastAsia"/>
          <w:sz w:val="22"/>
          <w:szCs w:val="23"/>
        </w:rPr>
        <w:t xml:space="preserve"> </w:t>
      </w:r>
      <w:r w:rsidR="00514534">
        <w:rPr>
          <w:rFonts w:ascii="Times New Roman" w:hint="eastAsia"/>
          <w:sz w:val="22"/>
          <w:szCs w:val="23"/>
        </w:rPr>
        <w:t>경우</w:t>
      </w:r>
      <w:r w:rsidR="00514534">
        <w:rPr>
          <w:rFonts w:ascii="Times New Roman" w:hint="eastAsia"/>
          <w:sz w:val="22"/>
          <w:szCs w:val="23"/>
        </w:rPr>
        <w:t xml:space="preserve"> </w:t>
      </w:r>
      <w:r w:rsidR="00514534">
        <w:rPr>
          <w:rFonts w:ascii="Times New Roman" w:hint="eastAsia"/>
          <w:sz w:val="22"/>
          <w:szCs w:val="23"/>
        </w:rPr>
        <w:t>유태환의</w:t>
      </w:r>
      <w:r w:rsidR="00514534">
        <w:rPr>
          <w:rFonts w:ascii="Times New Roman" w:hint="eastAsia"/>
          <w:sz w:val="22"/>
          <w:szCs w:val="23"/>
        </w:rPr>
        <w:t xml:space="preserve"> </w:t>
      </w:r>
      <w:r w:rsidR="00514534">
        <w:rPr>
          <w:rFonts w:ascii="Times New Roman" w:hint="eastAsia"/>
          <w:sz w:val="22"/>
          <w:szCs w:val="23"/>
        </w:rPr>
        <w:t>처우</w:t>
      </w:r>
      <w:r w:rsidR="0078395B">
        <w:rPr>
          <w:rFonts w:ascii="Times New Roman" w:hint="eastAsia"/>
          <w:sz w:val="22"/>
          <w:szCs w:val="23"/>
        </w:rPr>
        <w:t>나</w:t>
      </w:r>
      <w:r w:rsidR="00514534">
        <w:rPr>
          <w:rFonts w:ascii="Times New Roman" w:hint="eastAsia"/>
          <w:sz w:val="22"/>
          <w:szCs w:val="23"/>
        </w:rPr>
        <w:t xml:space="preserve"> </w:t>
      </w:r>
      <w:r w:rsidR="00514534">
        <w:rPr>
          <w:rFonts w:ascii="Times New Roman" w:hint="eastAsia"/>
          <w:sz w:val="22"/>
          <w:szCs w:val="23"/>
        </w:rPr>
        <w:t>근무형태</w:t>
      </w:r>
      <w:r w:rsidR="00514534">
        <w:rPr>
          <w:rFonts w:ascii="Times New Roman" w:hint="eastAsia"/>
          <w:sz w:val="22"/>
          <w:szCs w:val="23"/>
        </w:rPr>
        <w:t xml:space="preserve"> </w:t>
      </w:r>
      <w:r w:rsidR="00514534">
        <w:rPr>
          <w:rFonts w:ascii="Times New Roman" w:hint="eastAsia"/>
          <w:sz w:val="22"/>
          <w:szCs w:val="23"/>
        </w:rPr>
        <w:t>등</w:t>
      </w:r>
      <w:r w:rsidR="00514534">
        <w:rPr>
          <w:rFonts w:ascii="Times New Roman" w:hint="eastAsia"/>
          <w:sz w:val="22"/>
          <w:szCs w:val="23"/>
        </w:rPr>
        <w:t xml:space="preserve"> </w:t>
      </w:r>
      <w:r w:rsidR="00514534">
        <w:rPr>
          <w:rFonts w:ascii="Times New Roman" w:hint="eastAsia"/>
          <w:sz w:val="22"/>
          <w:szCs w:val="23"/>
        </w:rPr>
        <w:t>세부조건은</w:t>
      </w:r>
      <w:r w:rsidR="00514534">
        <w:rPr>
          <w:rFonts w:ascii="Times New Roman" w:hint="eastAsia"/>
          <w:sz w:val="22"/>
          <w:szCs w:val="23"/>
        </w:rPr>
        <w:t xml:space="preserve"> </w:t>
      </w:r>
      <w:r w:rsidR="00514534" w:rsidRPr="006E2777">
        <w:rPr>
          <w:rFonts w:ascii="Times New Roman" w:hint="eastAsia"/>
          <w:b/>
          <w:bCs/>
          <w:sz w:val="22"/>
          <w:szCs w:val="23"/>
          <w:u w:val="single"/>
        </w:rPr>
        <w:t>별지</w:t>
      </w:r>
      <w:r w:rsidR="00514534" w:rsidRPr="006E2777">
        <w:rPr>
          <w:rFonts w:ascii="Times New Roman"/>
          <w:b/>
          <w:bCs/>
          <w:sz w:val="22"/>
          <w:szCs w:val="23"/>
          <w:u w:val="single"/>
        </w:rPr>
        <w:t xml:space="preserve"> 6.2(6)(</w:t>
      </w:r>
      <w:proofErr w:type="spellStart"/>
      <w:r w:rsidR="00514534" w:rsidRPr="006E2777">
        <w:rPr>
          <w:rFonts w:ascii="Times New Roman"/>
          <w:b/>
          <w:bCs/>
          <w:sz w:val="22"/>
          <w:szCs w:val="23"/>
          <w:u w:val="single"/>
        </w:rPr>
        <w:t>i</w:t>
      </w:r>
      <w:proofErr w:type="spellEnd"/>
      <w:r w:rsidR="00514534" w:rsidRPr="006E2777">
        <w:rPr>
          <w:rFonts w:ascii="Times New Roman"/>
          <w:b/>
          <w:bCs/>
          <w:sz w:val="22"/>
          <w:szCs w:val="23"/>
          <w:u w:val="single"/>
        </w:rPr>
        <w:t>)</w:t>
      </w:r>
      <w:proofErr w:type="spellStart"/>
      <w:r w:rsidR="00514534">
        <w:rPr>
          <w:rFonts w:ascii="Times New Roman" w:hint="eastAsia"/>
          <w:sz w:val="22"/>
          <w:szCs w:val="23"/>
        </w:rPr>
        <w:t>에</w:t>
      </w:r>
      <w:proofErr w:type="spellEnd"/>
      <w:r w:rsidR="00514534">
        <w:rPr>
          <w:rFonts w:ascii="Times New Roman" w:hint="eastAsia"/>
          <w:sz w:val="22"/>
          <w:szCs w:val="23"/>
        </w:rPr>
        <w:t xml:space="preserve"> </w:t>
      </w:r>
      <w:r w:rsidR="00514534">
        <w:rPr>
          <w:rFonts w:ascii="Times New Roman" w:hint="eastAsia"/>
          <w:sz w:val="22"/>
          <w:szCs w:val="23"/>
        </w:rPr>
        <w:t>따른다</w:t>
      </w:r>
      <w:r w:rsidR="00514534">
        <w:rPr>
          <w:rFonts w:ascii="Times New Roman" w:hint="eastAsia"/>
          <w:sz w:val="22"/>
          <w:szCs w:val="23"/>
        </w:rPr>
        <w:t xml:space="preserve">. </w:t>
      </w:r>
      <w:r w:rsidR="00514534">
        <w:rPr>
          <w:rFonts w:ascii="Times New Roman" w:hint="eastAsia"/>
          <w:sz w:val="22"/>
          <w:szCs w:val="23"/>
        </w:rPr>
        <w:t>매도인</w:t>
      </w:r>
      <w:r w:rsidR="00514534">
        <w:rPr>
          <w:rFonts w:ascii="Times New Roman" w:hint="eastAsia"/>
          <w:sz w:val="22"/>
          <w:szCs w:val="23"/>
        </w:rPr>
        <w:t xml:space="preserve"> </w:t>
      </w:r>
      <w:r w:rsidR="00514534">
        <w:rPr>
          <w:rFonts w:ascii="Times New Roman" w:hint="eastAsia"/>
          <w:sz w:val="22"/>
          <w:szCs w:val="23"/>
        </w:rPr>
        <w:t>유태환은</w:t>
      </w:r>
      <w:r w:rsidR="00514534">
        <w:rPr>
          <w:rFonts w:ascii="Times New Roman" w:hint="eastAsia"/>
          <w:sz w:val="22"/>
          <w:szCs w:val="23"/>
        </w:rPr>
        <w:t xml:space="preserve"> </w:t>
      </w:r>
      <w:r w:rsidR="00514534">
        <w:rPr>
          <w:rFonts w:ascii="Times New Roman" w:hint="eastAsia"/>
          <w:sz w:val="22"/>
          <w:szCs w:val="23"/>
        </w:rPr>
        <w:t>거래종결일에</w:t>
      </w:r>
      <w:r w:rsidR="00514534">
        <w:rPr>
          <w:rFonts w:ascii="Times New Roman" w:hint="eastAsia"/>
          <w:sz w:val="22"/>
          <w:szCs w:val="23"/>
        </w:rPr>
        <w:t xml:space="preserve"> </w:t>
      </w:r>
      <w:r w:rsidR="005C44B8">
        <w:rPr>
          <w:rFonts w:ascii="Times New Roman" w:hint="eastAsia"/>
          <w:sz w:val="22"/>
          <w:szCs w:val="23"/>
        </w:rPr>
        <w:t>대상회사에</w:t>
      </w:r>
      <w:r w:rsidR="005C44B8">
        <w:rPr>
          <w:rFonts w:ascii="Times New Roman" w:hint="eastAsia"/>
          <w:sz w:val="22"/>
          <w:szCs w:val="23"/>
        </w:rPr>
        <w:t xml:space="preserve"> </w:t>
      </w:r>
      <w:r w:rsidR="005C44B8">
        <w:rPr>
          <w:rFonts w:ascii="Times New Roman" w:hint="eastAsia"/>
          <w:sz w:val="22"/>
          <w:szCs w:val="23"/>
        </w:rPr>
        <w:t>대하여</w:t>
      </w:r>
      <w:r w:rsidR="005C44B8">
        <w:rPr>
          <w:rFonts w:ascii="Times New Roman" w:hint="eastAsia"/>
          <w:sz w:val="22"/>
          <w:szCs w:val="23"/>
        </w:rPr>
        <w:t xml:space="preserve"> </w:t>
      </w:r>
      <w:r w:rsidR="00E2490D">
        <w:rPr>
          <w:rFonts w:ascii="Times New Roman" w:hint="eastAsia"/>
          <w:sz w:val="22"/>
          <w:szCs w:val="23"/>
        </w:rPr>
        <w:t>2025</w:t>
      </w:r>
      <w:r w:rsidR="00E2490D">
        <w:rPr>
          <w:rFonts w:ascii="Times New Roman" w:hint="eastAsia"/>
          <w:sz w:val="22"/>
          <w:szCs w:val="23"/>
        </w:rPr>
        <w:t>년</w:t>
      </w:r>
      <w:r w:rsidR="00E2490D">
        <w:rPr>
          <w:rFonts w:ascii="Times New Roman" w:hint="eastAsia"/>
          <w:sz w:val="22"/>
          <w:szCs w:val="23"/>
        </w:rPr>
        <w:t xml:space="preserve"> 11</w:t>
      </w:r>
      <w:r w:rsidR="00E2490D">
        <w:rPr>
          <w:rFonts w:ascii="Times New Roman" w:hint="eastAsia"/>
          <w:sz w:val="22"/>
          <w:szCs w:val="23"/>
        </w:rPr>
        <w:t>월</w:t>
      </w:r>
      <w:r w:rsidR="00E2490D">
        <w:rPr>
          <w:rFonts w:ascii="Times New Roman" w:hint="eastAsia"/>
          <w:sz w:val="22"/>
          <w:szCs w:val="23"/>
        </w:rPr>
        <w:t xml:space="preserve"> 30</w:t>
      </w:r>
      <w:r w:rsidR="00E2490D">
        <w:rPr>
          <w:rFonts w:ascii="Times New Roman" w:hint="eastAsia"/>
          <w:sz w:val="22"/>
          <w:szCs w:val="23"/>
        </w:rPr>
        <w:t>일을</w:t>
      </w:r>
      <w:r w:rsidR="00E2490D">
        <w:rPr>
          <w:rFonts w:ascii="Times New Roman" w:hint="eastAsia"/>
          <w:sz w:val="22"/>
          <w:szCs w:val="23"/>
        </w:rPr>
        <w:t xml:space="preserve"> </w:t>
      </w:r>
      <w:r w:rsidR="00E2490D">
        <w:rPr>
          <w:rFonts w:ascii="Times New Roman" w:hint="eastAsia"/>
          <w:sz w:val="22"/>
          <w:szCs w:val="23"/>
        </w:rPr>
        <w:t>사임일로</w:t>
      </w:r>
      <w:r w:rsidR="00E2490D">
        <w:rPr>
          <w:rFonts w:ascii="Times New Roman" w:hint="eastAsia"/>
          <w:sz w:val="22"/>
          <w:szCs w:val="23"/>
        </w:rPr>
        <w:t xml:space="preserve"> </w:t>
      </w:r>
      <w:r w:rsidR="00E2490D">
        <w:rPr>
          <w:rFonts w:ascii="Times New Roman" w:hint="eastAsia"/>
          <w:sz w:val="22"/>
          <w:szCs w:val="23"/>
        </w:rPr>
        <w:t>하여</w:t>
      </w:r>
      <w:r w:rsidR="00E2490D">
        <w:rPr>
          <w:rFonts w:ascii="Times New Roman" w:hint="eastAsia"/>
          <w:sz w:val="22"/>
          <w:szCs w:val="23"/>
        </w:rPr>
        <w:t xml:space="preserve"> </w:t>
      </w:r>
      <w:r w:rsidR="00E2490D">
        <w:rPr>
          <w:rFonts w:ascii="Times New Roman" w:hint="eastAsia"/>
          <w:sz w:val="22"/>
          <w:szCs w:val="23"/>
        </w:rPr>
        <w:t>기명날인한</w:t>
      </w:r>
      <w:r w:rsidR="00E2490D">
        <w:rPr>
          <w:rFonts w:ascii="Times New Roman" w:hint="eastAsia"/>
          <w:sz w:val="22"/>
          <w:szCs w:val="23"/>
        </w:rPr>
        <w:t xml:space="preserve"> </w:t>
      </w:r>
      <w:r w:rsidR="00514534" w:rsidRPr="006E2777">
        <w:rPr>
          <w:rFonts w:ascii="Times New Roman" w:hint="eastAsia"/>
          <w:b/>
          <w:bCs/>
          <w:sz w:val="22"/>
          <w:szCs w:val="23"/>
          <w:u w:val="single"/>
        </w:rPr>
        <w:t>별지</w:t>
      </w:r>
      <w:r w:rsidR="00514534" w:rsidRPr="006E2777">
        <w:rPr>
          <w:rFonts w:ascii="Times New Roman"/>
          <w:b/>
          <w:bCs/>
          <w:sz w:val="22"/>
          <w:szCs w:val="23"/>
          <w:u w:val="single"/>
        </w:rPr>
        <w:t xml:space="preserve"> 6.2(6)(ii)</w:t>
      </w:r>
      <w:r w:rsidR="00514534">
        <w:rPr>
          <w:rFonts w:ascii="Times New Roman" w:hint="eastAsia"/>
          <w:sz w:val="22"/>
          <w:szCs w:val="23"/>
        </w:rPr>
        <w:t xml:space="preserve"> </w:t>
      </w:r>
      <w:r w:rsidR="00514534">
        <w:rPr>
          <w:rFonts w:ascii="Times New Roman" w:hint="eastAsia"/>
          <w:sz w:val="22"/>
          <w:szCs w:val="23"/>
        </w:rPr>
        <w:t>양식에</w:t>
      </w:r>
      <w:r w:rsidR="00514534">
        <w:rPr>
          <w:rFonts w:ascii="Times New Roman" w:hint="eastAsia"/>
          <w:sz w:val="22"/>
          <w:szCs w:val="23"/>
        </w:rPr>
        <w:t xml:space="preserve"> </w:t>
      </w:r>
      <w:r w:rsidR="00514534">
        <w:rPr>
          <w:rFonts w:ascii="Times New Roman" w:hint="eastAsia"/>
          <w:sz w:val="22"/>
          <w:szCs w:val="23"/>
        </w:rPr>
        <w:t>따른</w:t>
      </w:r>
      <w:r w:rsidR="00514534">
        <w:rPr>
          <w:rFonts w:ascii="Times New Roman" w:hint="eastAsia"/>
          <w:sz w:val="22"/>
          <w:szCs w:val="23"/>
        </w:rPr>
        <w:t xml:space="preserve"> </w:t>
      </w:r>
      <w:r w:rsidR="00E2490D">
        <w:rPr>
          <w:rFonts w:ascii="Times New Roman" w:hint="eastAsia"/>
          <w:sz w:val="22"/>
          <w:szCs w:val="23"/>
        </w:rPr>
        <w:t>사직서</w:t>
      </w:r>
      <w:r w:rsidR="005C44B8">
        <w:rPr>
          <w:rFonts w:ascii="Times New Roman" w:hint="eastAsia"/>
          <w:sz w:val="22"/>
          <w:szCs w:val="23"/>
        </w:rPr>
        <w:t>를</w:t>
      </w:r>
      <w:r w:rsidR="005C44B8">
        <w:rPr>
          <w:rFonts w:ascii="Times New Roman" w:hint="eastAsia"/>
          <w:sz w:val="22"/>
          <w:szCs w:val="23"/>
        </w:rPr>
        <w:t xml:space="preserve"> </w:t>
      </w:r>
      <w:r w:rsidR="005C44B8">
        <w:rPr>
          <w:rFonts w:ascii="Times New Roman" w:hint="eastAsia"/>
          <w:sz w:val="22"/>
          <w:szCs w:val="23"/>
        </w:rPr>
        <w:t>제출하여야</w:t>
      </w:r>
      <w:r w:rsidR="005C44B8">
        <w:rPr>
          <w:rFonts w:ascii="Times New Roman" w:hint="eastAsia"/>
          <w:sz w:val="22"/>
          <w:szCs w:val="23"/>
        </w:rPr>
        <w:t xml:space="preserve"> </w:t>
      </w:r>
      <w:r w:rsidR="005C44B8">
        <w:rPr>
          <w:rFonts w:ascii="Times New Roman" w:hint="eastAsia"/>
          <w:sz w:val="22"/>
          <w:szCs w:val="23"/>
        </w:rPr>
        <w:t>한다</w:t>
      </w:r>
      <w:r w:rsidR="005C44B8">
        <w:rPr>
          <w:rFonts w:ascii="Times New Roman" w:hint="eastAsia"/>
          <w:sz w:val="22"/>
          <w:szCs w:val="23"/>
        </w:rPr>
        <w:t xml:space="preserve">.  </w:t>
      </w:r>
    </w:p>
    <w:p w14:paraId="0786B8BC" w14:textId="63A0C208" w:rsidR="006F78BB" w:rsidRDefault="001E12B5">
      <w:pPr>
        <w:numPr>
          <w:ilvl w:val="0"/>
          <w:numId w:val="44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proofErr w:type="spellStart"/>
      <w:r>
        <w:rPr>
          <w:rFonts w:ascii="Times New Roman" w:hint="eastAsia"/>
          <w:sz w:val="22"/>
          <w:szCs w:val="23"/>
          <w:u w:val="single"/>
        </w:rPr>
        <w:t>포젠과의</w:t>
      </w:r>
      <w:proofErr w:type="spellEnd"/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장기공급계약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 w:hint="eastAsia"/>
          <w:sz w:val="22"/>
          <w:szCs w:val="23"/>
          <w:u w:val="single"/>
        </w:rPr>
        <w:t>체결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대상회사가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이후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포젠과의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일정한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동안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포젠으로부터</w:t>
      </w:r>
      <w:proofErr w:type="spellEnd"/>
      <w:r>
        <w:rPr>
          <w:rFonts w:ascii="Times New Roman" w:hint="eastAsia"/>
          <w:sz w:val="22"/>
          <w:szCs w:val="23"/>
        </w:rPr>
        <w:t xml:space="preserve"> Polished plate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유리가공품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공급받는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내용의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장기공급계약</w:t>
      </w:r>
      <w:r>
        <w:rPr>
          <w:rFonts w:ascii="Times New Roman" w:hint="eastAsia"/>
          <w:sz w:val="22"/>
          <w:szCs w:val="23"/>
        </w:rPr>
        <w:t>(</w:t>
      </w:r>
      <w:proofErr w:type="spellStart"/>
      <w:r>
        <w:rPr>
          <w:rFonts w:ascii="Times New Roman" w:hint="eastAsia"/>
          <w:sz w:val="22"/>
          <w:szCs w:val="23"/>
        </w:rPr>
        <w:t>포젠계약에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신규계약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여부를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불문함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체결하려는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포젠으로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장기공급계약을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체결하도록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최선의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노력을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대상회사와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포젠이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장기공급계약을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체결하는데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합리적으로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협조를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제공하여야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한다</w:t>
      </w:r>
      <w:r>
        <w:rPr>
          <w:rFonts w:ascii="Times New Roman" w:hint="eastAsia"/>
          <w:sz w:val="22"/>
          <w:szCs w:val="23"/>
        </w:rPr>
        <w:t>.</w:t>
      </w:r>
    </w:p>
    <w:p w14:paraId="5669C855" w14:textId="77777777" w:rsidR="006F78BB" w:rsidRDefault="001E12B5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진술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보장</w:t>
      </w:r>
      <w:bookmarkEnd w:id="10"/>
    </w:p>
    <w:p w14:paraId="33373C06" w14:textId="263FCEB4" w:rsidR="006F78BB" w:rsidRDefault="001E12B5">
      <w:pPr>
        <w:numPr>
          <w:ilvl w:val="0"/>
          <w:numId w:val="29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</w:rPr>
      </w:pPr>
      <w:bookmarkStart w:id="12" w:name="_DV_M98"/>
      <w:bookmarkStart w:id="13" w:name="_DV_M99"/>
      <w:bookmarkEnd w:id="12"/>
      <w:bookmarkEnd w:id="13"/>
      <w:proofErr w:type="spellStart"/>
      <w:r>
        <w:rPr>
          <w:rFonts w:ascii="Times New Roman" w:hint="eastAsia"/>
          <w:sz w:val="22"/>
          <w:szCs w:val="22"/>
          <w:u w:val="single"/>
        </w:rPr>
        <w:t>대표매도인등</w:t>
      </w:r>
      <w:r>
        <w:rPr>
          <w:rFonts w:ascii="Times New Roman"/>
          <w:sz w:val="22"/>
          <w:szCs w:val="22"/>
          <w:u w:val="single"/>
        </w:rPr>
        <w:t>의</w:t>
      </w:r>
      <w:proofErr w:type="spellEnd"/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진술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보장</w:t>
      </w:r>
      <w:r w:rsidRPr="006E2777">
        <w:rPr>
          <w:rFonts w:ascii="Times New Roman"/>
          <w:sz w:val="22"/>
          <w:szCs w:val="22"/>
        </w:rPr>
        <w:t>.</w:t>
      </w:r>
      <w:r>
        <w:rPr>
          <w:rFonts w:ascii="Times New Roman"/>
          <w:sz w:val="22"/>
          <w:szCs w:val="22"/>
        </w:rPr>
        <w:t xml:space="preserve">  </w:t>
      </w:r>
      <w:proofErr w:type="spellStart"/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/>
          <w:sz w:val="22"/>
          <w:szCs w:val="22"/>
        </w:rPr>
        <w:t>은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별지</w:t>
      </w:r>
      <w:r>
        <w:rPr>
          <w:rFonts w:ascii="Times New Roman"/>
          <w:b/>
          <w:bCs/>
          <w:sz w:val="22"/>
          <w:szCs w:val="23"/>
          <w:u w:val="single"/>
        </w:rPr>
        <w:t xml:space="preserve"> 7.1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언급하고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>.</w:t>
      </w:r>
    </w:p>
    <w:p w14:paraId="69066F2B" w14:textId="47BEEFB1" w:rsidR="006F78BB" w:rsidRDefault="001E12B5">
      <w:pPr>
        <w:numPr>
          <w:ilvl w:val="0"/>
          <w:numId w:val="29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  <w:u w:val="single"/>
        </w:rPr>
        <w:t>기타매도인들의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진술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보장</w:t>
      </w:r>
      <w:r>
        <w:rPr>
          <w:rFonts w:ascii="Times New Roman" w:hint="eastAsia"/>
          <w:sz w:val="22"/>
          <w:szCs w:val="22"/>
        </w:rPr>
        <w:t xml:space="preserve">.  </w:t>
      </w:r>
      <w:r>
        <w:rPr>
          <w:rFonts w:ascii="Times New Roman" w:hint="eastAsia"/>
          <w:sz w:val="22"/>
          <w:szCs w:val="22"/>
        </w:rPr>
        <w:t>기타매도인들은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7.2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사항들이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진실하고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정확함을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보장한다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언급하고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명확히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7.2</w:t>
      </w:r>
      <w:r>
        <w:rPr>
          <w:rFonts w:ascii="Times New Roman" w:hint="eastAsia"/>
          <w:sz w:val="22"/>
          <w:szCs w:val="23"/>
        </w:rPr>
        <w:t>조에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기타매도인들의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진술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보장은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매도인과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공동·연대하지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않고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독립적·개별적으로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자신에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관해서만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것이며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진술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보장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어떠한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책임도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7.2</w:t>
      </w:r>
      <w:r>
        <w:rPr>
          <w:rFonts w:ascii="Times New Roman" w:hint="eastAsia"/>
          <w:sz w:val="22"/>
          <w:szCs w:val="23"/>
        </w:rPr>
        <w:t>조의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진술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보장과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관련해서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연대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책임을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 w:hint="eastAsia"/>
          <w:sz w:val="22"/>
          <w:szCs w:val="23"/>
        </w:rPr>
        <w:t>.</w:t>
      </w:r>
    </w:p>
    <w:p w14:paraId="36E3BF48" w14:textId="77777777" w:rsidR="006F78BB" w:rsidRDefault="001E12B5">
      <w:pPr>
        <w:numPr>
          <w:ilvl w:val="0"/>
          <w:numId w:val="29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매수인의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진술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보장</w:t>
      </w:r>
      <w:r w:rsidRPr="006E2777">
        <w:rPr>
          <w:rFonts w:ascii="Times New Roman"/>
          <w:sz w:val="22"/>
          <w:szCs w:val="22"/>
        </w:rPr>
        <w:t>.</w:t>
      </w:r>
      <w:r w:rsidRPr="00423DA0"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별</w:t>
      </w:r>
      <w:r>
        <w:rPr>
          <w:rFonts w:ascii="Times New Roman" w:hint="eastAsia"/>
          <w:b/>
          <w:bCs/>
          <w:sz w:val="22"/>
          <w:szCs w:val="22"/>
          <w:u w:val="single"/>
        </w:rPr>
        <w:t>지</w:t>
      </w:r>
      <w:r>
        <w:rPr>
          <w:rFonts w:ascii="Times New Roman"/>
          <w:b/>
          <w:bCs/>
          <w:sz w:val="22"/>
          <w:szCs w:val="22"/>
          <w:u w:val="single"/>
        </w:rPr>
        <w:t xml:space="preserve"> 7.</w:t>
      </w:r>
      <w:r>
        <w:rPr>
          <w:rFonts w:ascii="Times New Roman" w:hint="eastAsia"/>
          <w:b/>
          <w:bCs/>
          <w:sz w:val="22"/>
          <w:szCs w:val="22"/>
          <w:u w:val="single"/>
        </w:rPr>
        <w:t>3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사항들이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기준으</w:t>
      </w:r>
      <w:r>
        <w:rPr>
          <w:rFonts w:ascii="Times New Roman"/>
          <w:sz w:val="22"/>
          <w:szCs w:val="23"/>
        </w:rPr>
        <w:lastRenderedPageBreak/>
        <w:t>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언급하고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특정일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보장한다</w:t>
      </w:r>
      <w:r>
        <w:rPr>
          <w:rFonts w:ascii="Times New Roman"/>
          <w:sz w:val="22"/>
          <w:szCs w:val="23"/>
        </w:rPr>
        <w:t>.</w:t>
      </w:r>
    </w:p>
    <w:p w14:paraId="5A2DEDE5" w14:textId="77777777" w:rsidR="006F78BB" w:rsidRDefault="001E12B5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14" w:name="_Toc497385805"/>
      <w:r>
        <w:rPr>
          <w:rFonts w:eastAsia="바탕"/>
          <w:sz w:val="22"/>
          <w:szCs w:val="22"/>
        </w:rPr>
        <w:t>손해배상</w:t>
      </w:r>
      <w:bookmarkEnd w:id="14"/>
    </w:p>
    <w:p w14:paraId="2F0C41A2" w14:textId="77777777" w:rsidR="006F78BB" w:rsidRDefault="001E12B5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r>
        <w:rPr>
          <w:rFonts w:ascii="Times New Roman"/>
          <w:sz w:val="22"/>
          <w:u w:val="single"/>
        </w:rPr>
        <w:t>손해배상</w:t>
      </w:r>
      <w:r>
        <w:rPr>
          <w:rFonts w:ascii="Times New Roman" w:hint="eastAsia"/>
          <w:sz w:val="22"/>
          <w:u w:val="single"/>
        </w:rPr>
        <w:t>책임</w:t>
      </w:r>
      <w:r w:rsidRPr="006E2777">
        <w:rPr>
          <w:rFonts w:ascii="Times New Roman"/>
          <w:sz w:val="22"/>
        </w:rPr>
        <w:t>.</w:t>
      </w:r>
    </w:p>
    <w:p w14:paraId="043EBCB8" w14:textId="02FE2D00" w:rsidR="006F78BB" w:rsidRDefault="001E12B5">
      <w:pPr>
        <w:numPr>
          <w:ilvl w:val="0"/>
          <w:numId w:val="4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당사자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일방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배상의무자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배상의무자의</w:t>
      </w:r>
      <w:r>
        <w:rPr>
          <w:rFonts w:ascii="Times New Roman" w:hint="eastAsia"/>
          <w:sz w:val="22"/>
        </w:rPr>
        <w:t xml:space="preserve"> (</w:t>
      </w:r>
      <w:proofErr w:type="spellStart"/>
      <w:r>
        <w:rPr>
          <w:rFonts w:ascii="Times New Roman" w:hint="eastAsia"/>
          <w:sz w:val="22"/>
        </w:rPr>
        <w:t>i</w:t>
      </w:r>
      <w:proofErr w:type="spellEnd"/>
      <w:r>
        <w:rPr>
          <w:rFonts w:ascii="Times New Roman" w:hint="eastAsia"/>
          <w:sz w:val="22"/>
        </w:rPr>
        <w:t xml:space="preserve">)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사실과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다르거나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정확하지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않은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(ii) </w:t>
      </w:r>
      <w:r>
        <w:rPr>
          <w:rFonts w:ascii="Times New Roman" w:hint="eastAsia"/>
          <w:sz w:val="22"/>
        </w:rPr>
        <w:t>확약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의무를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인해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관련해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상대방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당사자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임직원</w:t>
      </w:r>
      <w:r>
        <w:rPr>
          <w:rFonts w:ascii="Times New Roman" w:hint="eastAsia"/>
          <w:sz w:val="22"/>
        </w:rPr>
        <w:t xml:space="preserve">, </w:t>
      </w:r>
      <w:proofErr w:type="spellStart"/>
      <w:r>
        <w:rPr>
          <w:rFonts w:ascii="Times New Roman" w:hint="eastAsia"/>
          <w:sz w:val="22"/>
        </w:rPr>
        <w:t>자문사</w:t>
      </w:r>
      <w:proofErr w:type="spellEnd"/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대리인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특수관계인을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포함하며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이하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b/>
          <w:bCs/>
          <w:sz w:val="22"/>
          <w:u w:val="single"/>
        </w:rPr>
        <w:t>배상권리자</w:t>
      </w:r>
      <w:r>
        <w:rPr>
          <w:rFonts w:ascii="Times New Roman"/>
          <w:sz w:val="22"/>
        </w:rPr>
        <w:t>”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배상하며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면책시켜야</w:t>
      </w:r>
      <w:proofErr w:type="spellEnd"/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한다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 w:hint="eastAsia"/>
          <w:sz w:val="22"/>
        </w:rPr>
        <w:t>명확히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하면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사실을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있었을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경우라도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손해배상책임을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부담한다</w:t>
      </w:r>
      <w:r>
        <w:rPr>
          <w:rFonts w:ascii="Times New Roman"/>
          <w:sz w:val="22"/>
          <w:szCs w:val="22"/>
        </w:rPr>
        <w:t>.</w:t>
      </w:r>
    </w:p>
    <w:p w14:paraId="75DAA2A7" w14:textId="77777777" w:rsidR="006F78BB" w:rsidRDefault="001E12B5">
      <w:pPr>
        <w:numPr>
          <w:ilvl w:val="0"/>
          <w:numId w:val="4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7.1</w:t>
      </w:r>
      <w:r>
        <w:rPr>
          <w:rFonts w:ascii="Times New Roman" w:hint="eastAsia"/>
          <w:sz w:val="22"/>
          <w:szCs w:val="22"/>
        </w:rPr>
        <w:t>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7.1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 xml:space="preserve">2. </w:t>
      </w:r>
      <w:proofErr w:type="spellStart"/>
      <w:r>
        <w:rPr>
          <w:rFonts w:ascii="Times New Roman" w:hint="eastAsia"/>
          <w:sz w:val="22"/>
          <w:szCs w:val="22"/>
          <w:u w:val="single"/>
        </w:rPr>
        <w:t>대상회사등에</w:t>
      </w:r>
      <w:proofErr w:type="spellEnd"/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관한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사항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규정하고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대표</w:t>
      </w:r>
      <w:r>
        <w:rPr>
          <w:rFonts w:ascii="Times New Roman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에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관련하여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대상회사등에게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주장할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손해액은</w:t>
      </w:r>
      <w:r>
        <w:rPr>
          <w:rFonts w:ascii="Times New Roman" w:hint="eastAsia"/>
          <w:sz w:val="22"/>
          <w:szCs w:val="22"/>
        </w:rPr>
        <w:t xml:space="preserve"> (</w:t>
      </w:r>
      <w:proofErr w:type="spellStart"/>
      <w:r>
        <w:rPr>
          <w:rFonts w:ascii="Times New Roman" w:hint="eastAsia"/>
          <w:sz w:val="22"/>
          <w:szCs w:val="22"/>
        </w:rPr>
        <w:t>i</w:t>
      </w:r>
      <w:proofErr w:type="spellEnd"/>
      <w:r>
        <w:rPr>
          <w:rFonts w:ascii="Times New Roman" w:hint="eastAsia"/>
          <w:sz w:val="22"/>
          <w:szCs w:val="22"/>
        </w:rPr>
        <w:t xml:space="preserve">) </w:t>
      </w:r>
      <w:proofErr w:type="spellStart"/>
      <w:r>
        <w:rPr>
          <w:rFonts w:ascii="Times New Roman" w:hint="eastAsia"/>
          <w:sz w:val="22"/>
          <w:szCs w:val="22"/>
        </w:rPr>
        <w:t>대상회사등에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손해액에</w:t>
      </w:r>
      <w:r>
        <w:rPr>
          <w:rFonts w:ascii="Times New Roman" w:hint="eastAsia"/>
          <w:sz w:val="22"/>
          <w:szCs w:val="22"/>
        </w:rPr>
        <w:t xml:space="preserve"> (ii)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대상주식의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지분율을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곱한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금액으로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다만</w:t>
      </w:r>
      <w:r>
        <w:rPr>
          <w:rFonts w:ascii="Times New Roman" w:hint="eastAsia"/>
          <w:sz w:val="22"/>
          <w:szCs w:val="22"/>
        </w:rPr>
        <w:t>, (</w:t>
      </w:r>
      <w:proofErr w:type="spellStart"/>
      <w:r>
        <w:rPr>
          <w:rFonts w:ascii="Times New Roman" w:hint="eastAsia"/>
          <w:sz w:val="22"/>
          <w:szCs w:val="22"/>
        </w:rPr>
        <w:t>i</w:t>
      </w:r>
      <w:proofErr w:type="spellEnd"/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위반으로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손해배상책임에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연대하여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책임을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부담하며</w:t>
      </w:r>
      <w:r>
        <w:rPr>
          <w:rFonts w:ascii="Times New Roman" w:hint="eastAsia"/>
          <w:sz w:val="22"/>
          <w:szCs w:val="22"/>
        </w:rPr>
        <w:t xml:space="preserve">, (ii) </w:t>
      </w:r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2</w:t>
      </w:r>
      <w:r>
        <w:rPr>
          <w:rFonts w:ascii="Times New Roman" w:hint="eastAsia"/>
          <w:sz w:val="22"/>
        </w:rPr>
        <w:t>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대표매도인들의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인한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손해배상책임에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매수인에게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연대하여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책임을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부담한다</w:t>
      </w:r>
      <w:r>
        <w:rPr>
          <w:rFonts w:ascii="Times New Roman" w:hint="eastAsia"/>
          <w:sz w:val="22"/>
        </w:rPr>
        <w:t>.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명확히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하면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 xml:space="preserve">2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대표매도인들의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손해배상책임을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연대하여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부담하지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>.</w:t>
      </w:r>
    </w:p>
    <w:p w14:paraId="5F9EC944" w14:textId="77777777" w:rsidR="006F78BB" w:rsidRDefault="001E12B5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u w:val="single"/>
        </w:rPr>
      </w:pPr>
      <w:r>
        <w:rPr>
          <w:rFonts w:ascii="Times New Roman" w:hint="eastAsia"/>
          <w:sz w:val="22"/>
          <w:u w:val="single"/>
        </w:rPr>
        <w:t>진술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및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보장의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존속기간</w:t>
      </w:r>
      <w:r w:rsidRPr="006E2777">
        <w:rPr>
          <w:rFonts w:ascii="Times New Roman"/>
          <w:sz w:val="22"/>
        </w:rPr>
        <w:t>.</w:t>
      </w:r>
      <w:r w:rsidRPr="00423DA0">
        <w:rPr>
          <w:rStyle w:val="af2"/>
        </w:rPr>
        <w:t xml:space="preserve"> </w:t>
      </w:r>
    </w:p>
    <w:p w14:paraId="699C256B" w14:textId="77777777" w:rsidR="006F78BB" w:rsidRDefault="001E12B5">
      <w:pPr>
        <w:numPr>
          <w:ilvl w:val="0"/>
          <w:numId w:val="69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당사자의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거래종결일로부터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2</w:t>
      </w:r>
      <w:r>
        <w:rPr>
          <w:rFonts w:ascii="Times New Roman" w:hint="eastAsia"/>
          <w:sz w:val="22"/>
        </w:rPr>
        <w:t>년이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날까지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유효하게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존속한다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 w:hint="eastAsia"/>
          <w:sz w:val="22"/>
        </w:rPr>
        <w:t>단</w:t>
      </w:r>
      <w:r>
        <w:rPr>
          <w:rFonts w:ascii="Times New Roman" w:hint="eastAsia"/>
          <w:sz w:val="22"/>
        </w:rPr>
        <w:t>, (</w:t>
      </w:r>
      <w:proofErr w:type="spellStart"/>
      <w:r>
        <w:rPr>
          <w:rFonts w:ascii="Times New Roman" w:hint="eastAsia"/>
          <w:sz w:val="22"/>
        </w:rPr>
        <w:t>i</w:t>
      </w:r>
      <w:proofErr w:type="spellEnd"/>
      <w:r>
        <w:rPr>
          <w:rFonts w:ascii="Times New Roman" w:hint="eastAsia"/>
          <w:sz w:val="22"/>
        </w:rPr>
        <w:t xml:space="preserve">) </w:t>
      </w:r>
      <w:r>
        <w:rPr>
          <w:rFonts w:ascii="Times New Roman" w:hint="eastAsia"/>
          <w:sz w:val="22"/>
        </w:rPr>
        <w:t>근본적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존속기간의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없이</w:t>
      </w:r>
      <w:r>
        <w:rPr>
          <w:rFonts w:ascii="Times New Roman" w:hint="eastAsia"/>
          <w:sz w:val="22"/>
        </w:rPr>
        <w:t xml:space="preserve">, (ii) </w:t>
      </w:r>
      <w:r>
        <w:rPr>
          <w:rFonts w:ascii="Times New Roman" w:hint="eastAsia"/>
          <w:b/>
          <w:bCs/>
          <w:sz w:val="22"/>
          <w:u w:val="single"/>
        </w:rPr>
        <w:t>별지</w:t>
      </w:r>
      <w:r>
        <w:rPr>
          <w:rFonts w:ascii="Times New Roman"/>
          <w:b/>
          <w:bCs/>
          <w:sz w:val="22"/>
          <w:u w:val="single"/>
        </w:rPr>
        <w:t xml:space="preserve"> 7.1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 xml:space="preserve">2. </w:t>
      </w:r>
      <w:proofErr w:type="spellStart"/>
      <w:r>
        <w:rPr>
          <w:rFonts w:ascii="Times New Roman" w:hint="eastAsia"/>
          <w:sz w:val="22"/>
          <w:szCs w:val="22"/>
          <w:u w:val="single"/>
        </w:rPr>
        <w:t>대상회사등에</w:t>
      </w:r>
      <w:proofErr w:type="spellEnd"/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관한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사항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(16)</w:t>
      </w:r>
      <w:r>
        <w:rPr>
          <w:rFonts w:ascii="Times New Roman" w:hint="eastAsia"/>
          <w:sz w:val="22"/>
        </w:rPr>
        <w:t>항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인사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노무</w:t>
      </w:r>
      <w:r>
        <w:rPr>
          <w:rFonts w:ascii="Times New Roman" w:hint="eastAsia"/>
          <w:sz w:val="22"/>
        </w:rPr>
        <w:t xml:space="preserve">),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(18)</w:t>
      </w:r>
      <w:r>
        <w:rPr>
          <w:rFonts w:ascii="Times New Roman" w:hint="eastAsia"/>
          <w:sz w:val="22"/>
        </w:rPr>
        <w:t>항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환경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안전</w:t>
      </w:r>
      <w:r>
        <w:rPr>
          <w:rFonts w:ascii="Times New Roman" w:hint="eastAsia"/>
          <w:sz w:val="22"/>
        </w:rPr>
        <w:t>,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보건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3</w:t>
      </w:r>
      <w:r>
        <w:rPr>
          <w:rFonts w:ascii="Times New Roman" w:hint="eastAsia"/>
          <w:sz w:val="22"/>
        </w:rPr>
        <w:t>년간</w:t>
      </w:r>
      <w:r>
        <w:rPr>
          <w:rFonts w:ascii="Times New Roman" w:hint="eastAsia"/>
          <w:sz w:val="22"/>
        </w:rPr>
        <w:t xml:space="preserve">, (iii) </w:t>
      </w:r>
      <w:r>
        <w:rPr>
          <w:rFonts w:ascii="Times New Roman" w:hint="eastAsia"/>
          <w:b/>
          <w:bCs/>
          <w:sz w:val="22"/>
          <w:u w:val="single"/>
        </w:rPr>
        <w:t>별지</w:t>
      </w:r>
      <w:r>
        <w:rPr>
          <w:rFonts w:ascii="Times New Roman"/>
          <w:b/>
          <w:bCs/>
          <w:sz w:val="22"/>
          <w:u w:val="single"/>
        </w:rPr>
        <w:t xml:space="preserve"> 7.1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 xml:space="preserve">2. </w:t>
      </w:r>
      <w:proofErr w:type="spellStart"/>
      <w:r>
        <w:rPr>
          <w:rFonts w:ascii="Times New Roman" w:hint="eastAsia"/>
          <w:sz w:val="22"/>
          <w:szCs w:val="22"/>
          <w:u w:val="single"/>
        </w:rPr>
        <w:t>대상회사</w:t>
      </w:r>
      <w:r>
        <w:rPr>
          <w:rFonts w:ascii="Times New Roman" w:hint="eastAsia"/>
          <w:sz w:val="22"/>
          <w:szCs w:val="22"/>
          <w:u w:val="single"/>
        </w:rPr>
        <w:lastRenderedPageBreak/>
        <w:t>등에</w:t>
      </w:r>
      <w:proofErr w:type="spellEnd"/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관한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사항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(17)</w:t>
      </w:r>
      <w:r>
        <w:rPr>
          <w:rFonts w:ascii="Times New Roman" w:hint="eastAsia"/>
          <w:sz w:val="22"/>
        </w:rPr>
        <w:t>항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조세</w:t>
      </w:r>
      <w:r>
        <w:rPr>
          <w:rFonts w:ascii="Times New Roman" w:hint="eastAsia"/>
          <w:sz w:val="22"/>
        </w:rPr>
        <w:t xml:space="preserve">),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(21)</w:t>
      </w:r>
      <w:r>
        <w:rPr>
          <w:rFonts w:ascii="Times New Roman" w:hint="eastAsia"/>
          <w:sz w:val="22"/>
        </w:rPr>
        <w:t>항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특수관계인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거래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5</w:t>
      </w:r>
      <w:r>
        <w:rPr>
          <w:rFonts w:ascii="Times New Roman" w:hint="eastAsia"/>
          <w:sz w:val="22"/>
        </w:rPr>
        <w:t>년간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유효하게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존속한다</w:t>
      </w:r>
      <w:r>
        <w:rPr>
          <w:rFonts w:ascii="Times New Roman" w:hint="eastAsia"/>
          <w:sz w:val="22"/>
        </w:rPr>
        <w:t>.</w:t>
      </w:r>
    </w:p>
    <w:p w14:paraId="26547368" w14:textId="77777777" w:rsidR="006F78BB" w:rsidRDefault="001E12B5">
      <w:pPr>
        <w:numPr>
          <w:ilvl w:val="0"/>
          <w:numId w:val="69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배상권리자는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이유로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손해배상청구를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하고자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각각의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존속기간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만료일로부터</w:t>
      </w:r>
      <w:r>
        <w:rPr>
          <w:rFonts w:ascii="Times New Roman" w:hint="eastAsia"/>
          <w:sz w:val="22"/>
        </w:rPr>
        <w:t xml:space="preserve"> 1</w:t>
      </w:r>
      <w:r>
        <w:rPr>
          <w:rFonts w:ascii="Times New Roman" w:hint="eastAsia"/>
          <w:sz w:val="22"/>
        </w:rPr>
        <w:t>개월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이내에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해당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구체적인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항목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내용과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항목별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근거자료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인하여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발생되었거나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합리적으로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예상되는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손해액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청구시점의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합리적인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예상금액을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포함하며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특정이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어려울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범위나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공식에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최선의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금액을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특정할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있음</w:t>
      </w:r>
      <w:r>
        <w:rPr>
          <w:rFonts w:ascii="Times New Roman" w:hint="eastAsia"/>
          <w:sz w:val="22"/>
        </w:rPr>
        <w:t xml:space="preserve">) </w:t>
      </w:r>
      <w:r>
        <w:rPr>
          <w:rFonts w:ascii="Times New Roman" w:hint="eastAsia"/>
          <w:sz w:val="22"/>
        </w:rPr>
        <w:t>등에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근거를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제시하여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배상의무자에게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서면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통지하여야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한다</w:t>
      </w:r>
      <w:r>
        <w:rPr>
          <w:rFonts w:ascii="Times New Roman" w:hint="eastAsia"/>
          <w:sz w:val="22"/>
        </w:rPr>
        <w:t xml:space="preserve">. </w:t>
      </w:r>
    </w:p>
    <w:p w14:paraId="10DC2816" w14:textId="77777777" w:rsidR="006F78BB" w:rsidRPr="006E2777" w:rsidRDefault="001E12B5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  <w:u w:val="single"/>
        </w:rPr>
        <w:t>손해배상책임의</w:t>
      </w:r>
      <w:r>
        <w:rPr>
          <w:rFonts w:ascii="Times New Roman" w:hint="eastAsia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제한</w:t>
      </w:r>
      <w:r w:rsidRPr="006E2777">
        <w:rPr>
          <w:rFonts w:ascii="Times New Roman"/>
          <w:sz w:val="22"/>
        </w:rPr>
        <w:t>.</w:t>
      </w:r>
    </w:p>
    <w:p w14:paraId="68FA9C85" w14:textId="77777777" w:rsidR="006F78BB" w:rsidRDefault="001E12B5">
      <w:pPr>
        <w:pStyle w:val="af9"/>
        <w:topLinePunct/>
        <w:autoSpaceDE w:val="0"/>
        <w:autoSpaceDN w:val="0"/>
        <w:spacing w:before="0" w:after="288" w:line="360" w:lineRule="auto"/>
        <w:ind w:leftChars="0" w:left="794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보장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위반으로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인하여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거래종결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배상의무자는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다음의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손해배상책임을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부담한다</w:t>
      </w:r>
      <w:r>
        <w:rPr>
          <w:rFonts w:ascii="Times New Roman"/>
          <w:sz w:val="22"/>
        </w:rPr>
        <w:t>.</w:t>
      </w:r>
    </w:p>
    <w:p w14:paraId="715393EC" w14:textId="6C11085A" w:rsidR="006F78BB" w:rsidRDefault="001E12B5">
      <w:pPr>
        <w:numPr>
          <w:ilvl w:val="0"/>
          <w:numId w:val="7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개별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항목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개별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항목이란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자체로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손해배상청구를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가능하게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각각의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사건을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의미하되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거래의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상대방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대상물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성격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시기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목적에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비추어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실질적으로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동일하거나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유사한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사실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상황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원인에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일련의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연관된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하나의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개별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항목으로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봄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별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대상회사등에게</w:t>
      </w:r>
      <w:proofErr w:type="spellEnd"/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오천만</w:t>
      </w:r>
      <w:r>
        <w:rPr>
          <w:rFonts w:ascii="Times New Roman"/>
          <w:sz w:val="22"/>
        </w:rPr>
        <w:t>(</w:t>
      </w:r>
      <w:r>
        <w:rPr>
          <w:rFonts w:hAnsi="바탕"/>
          <w:sz w:val="22"/>
        </w:rPr>
        <w:t>₩</w:t>
      </w:r>
      <w:r>
        <w:rPr>
          <w:rFonts w:ascii="Times New Roman"/>
          <w:sz w:val="22"/>
        </w:rPr>
        <w:t>50,000,000)</w:t>
      </w:r>
      <w:r>
        <w:rPr>
          <w:rFonts w:ascii="Times New Roman" w:hint="eastAsia"/>
          <w:sz w:val="22"/>
        </w:rPr>
        <w:t>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미만인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손해액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산정의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대상에서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제외되고</w:t>
      </w:r>
      <w:r w:rsidR="00C14201"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동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금액의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산정시</w:t>
      </w:r>
      <w:proofErr w:type="spellEnd"/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매도인들의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보장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위반이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대상회사등에</w:t>
      </w:r>
      <w:proofErr w:type="spellEnd"/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관한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것인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대상회사등</w:t>
      </w:r>
      <w:proofErr w:type="spellEnd"/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자체에게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전액을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기준으로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산정함</w:t>
      </w:r>
      <w:r>
        <w:rPr>
          <w:rFonts w:ascii="Times New Roman" w:hint="eastAsia"/>
          <w:sz w:val="22"/>
        </w:rPr>
        <w:t xml:space="preserve">), </w:t>
      </w:r>
      <w:r>
        <w:rPr>
          <w:rFonts w:ascii="Times New Roman" w:hint="eastAsia"/>
          <w:sz w:val="22"/>
        </w:rPr>
        <w:t>동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금액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이하의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애당초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손해액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산정에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산입하지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않으나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초과하는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전액이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손해액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산정에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포함된다</w:t>
      </w:r>
      <w:r>
        <w:rPr>
          <w:rFonts w:ascii="Times New Roman" w:hint="eastAsia"/>
          <w:sz w:val="22"/>
        </w:rPr>
        <w:t>.</w:t>
      </w:r>
    </w:p>
    <w:p w14:paraId="2E5EBD5F" w14:textId="77777777" w:rsidR="006F78BB" w:rsidRDefault="001E12B5">
      <w:pPr>
        <w:numPr>
          <w:ilvl w:val="0"/>
          <w:numId w:val="7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(1)</w:t>
      </w:r>
      <w:r>
        <w:rPr>
          <w:rFonts w:ascii="Times New Roman" w:hint="eastAsia"/>
          <w:sz w:val="22"/>
        </w:rPr>
        <w:t>항에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따라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것으로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보는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개별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항목별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금액의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누적액이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매매대금의</w:t>
      </w:r>
      <w:r>
        <w:rPr>
          <w:rFonts w:ascii="Times New Roman" w:hint="eastAsia"/>
          <w:sz w:val="22"/>
        </w:rPr>
        <w:t xml:space="preserve"> 2%</w:t>
      </w:r>
      <w:r>
        <w:rPr>
          <w:rFonts w:ascii="Times New Roman" w:hint="eastAsia"/>
          <w:sz w:val="22"/>
        </w:rPr>
        <w:t>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초과하는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경우에만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초과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금액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명확히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전액이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아님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한하여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자신이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손해배상책임을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범위에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따라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배상권리자에게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손해배상책임을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부담한다</w:t>
      </w:r>
      <w:r>
        <w:rPr>
          <w:rFonts w:ascii="Times New Roman" w:hint="eastAsia"/>
          <w:sz w:val="22"/>
        </w:rPr>
        <w:t>.</w:t>
      </w:r>
    </w:p>
    <w:p w14:paraId="0393AA13" w14:textId="77777777" w:rsidR="006F78BB" w:rsidRDefault="001E12B5">
      <w:pPr>
        <w:numPr>
          <w:ilvl w:val="0"/>
          <w:numId w:val="70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배상의무자가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배상권리자에게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배상하여야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손해배상액의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총액은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매매대금의</w:t>
      </w:r>
      <w:r>
        <w:rPr>
          <w:rFonts w:ascii="Times New Roman" w:hint="eastAsia"/>
          <w:sz w:val="22"/>
        </w:rPr>
        <w:t xml:space="preserve"> 7%</w:t>
      </w:r>
      <w:r>
        <w:rPr>
          <w:rFonts w:ascii="Times New Roman" w:hint="eastAsia"/>
          <w:sz w:val="22"/>
        </w:rPr>
        <w:t>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초과할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없다</w:t>
      </w:r>
      <w:r>
        <w:rPr>
          <w:rFonts w:ascii="Times New Roman" w:hint="eastAsia"/>
          <w:sz w:val="22"/>
        </w:rPr>
        <w:t>.</w:t>
      </w:r>
    </w:p>
    <w:p w14:paraId="52F05618" w14:textId="77777777" w:rsidR="006F78BB" w:rsidRPr="006E2777" w:rsidRDefault="001E12B5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  <w:u w:val="single"/>
        </w:rPr>
        <w:lastRenderedPageBreak/>
        <w:t>기타</w:t>
      </w:r>
      <w:r>
        <w:rPr>
          <w:rFonts w:ascii="Times New Roman" w:hint="eastAsia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배상책임</w:t>
      </w:r>
      <w:r>
        <w:rPr>
          <w:rFonts w:ascii="Times New Roman" w:hint="eastAsia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제한</w:t>
      </w:r>
      <w:r w:rsidRPr="006E2777">
        <w:rPr>
          <w:rFonts w:ascii="Times New Roman"/>
          <w:sz w:val="22"/>
        </w:rPr>
        <w:t>.</w:t>
      </w:r>
    </w:p>
    <w:p w14:paraId="6923C396" w14:textId="77777777" w:rsidR="006F78BB" w:rsidRDefault="001E12B5">
      <w:pPr>
        <w:numPr>
          <w:ilvl w:val="0"/>
          <w:numId w:val="71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배상권리자가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발생시킬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사유가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있음을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인지한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때에는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인한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최소화하기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위하여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필요한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합리적인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조치를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취해야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조치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해태로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인하여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발생하거나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추가된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대하여는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배상의무자에게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청구할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없다</w:t>
      </w:r>
      <w:r>
        <w:rPr>
          <w:rFonts w:ascii="Times New Roman"/>
          <w:sz w:val="22"/>
        </w:rPr>
        <w:t xml:space="preserve">. </w:t>
      </w:r>
    </w:p>
    <w:p w14:paraId="1C134EC6" w14:textId="77777777" w:rsidR="006F78BB" w:rsidRDefault="001E12B5">
      <w:pPr>
        <w:numPr>
          <w:ilvl w:val="0"/>
          <w:numId w:val="71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손해배상책임은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초래하는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사실관계가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이상의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보장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확약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의무의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위반을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구성한다는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이유로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중첩적으로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발생되지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아니한다</w:t>
      </w:r>
      <w:r>
        <w:rPr>
          <w:rFonts w:ascii="Times New Roman"/>
          <w:sz w:val="22"/>
        </w:rPr>
        <w:t>.</w:t>
      </w:r>
    </w:p>
    <w:p w14:paraId="2BC1D062" w14:textId="77777777" w:rsidR="006F78BB" w:rsidRDefault="001E12B5">
      <w:pPr>
        <w:numPr>
          <w:ilvl w:val="0"/>
          <w:numId w:val="71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배상권리자에게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어떠한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발생함에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따라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관련한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사실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사건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사유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상황으로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인하여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배상권리자가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어떠한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</w:t>
      </w:r>
      <w:r>
        <w:rPr>
          <w:rFonts w:ascii="Times New Roman"/>
          <w:sz w:val="22"/>
        </w:rPr>
        <w:t>(</w:t>
      </w:r>
      <w:proofErr w:type="spellStart"/>
      <w:r>
        <w:rPr>
          <w:rFonts w:ascii="Times New Roman" w:hint="eastAsia"/>
          <w:sz w:val="22"/>
        </w:rPr>
        <w:t>손금산입</w:t>
      </w:r>
      <w:proofErr w:type="spellEnd"/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세금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감면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세무상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혜택을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포함함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>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받았거나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받을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권리를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갖게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배상의무자는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범위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내에서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배상권리자에게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8</w:t>
      </w:r>
      <w:r>
        <w:rPr>
          <w:rFonts w:ascii="Times New Roman"/>
          <w:sz w:val="22"/>
        </w:rPr>
        <w:t>.1</w:t>
      </w:r>
      <w:r>
        <w:rPr>
          <w:rFonts w:ascii="Times New Roman" w:hint="eastAsia"/>
          <w:sz w:val="22"/>
        </w:rPr>
        <w:t>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8</w:t>
      </w:r>
      <w:r>
        <w:rPr>
          <w:rFonts w:ascii="Times New Roman"/>
          <w:sz w:val="22"/>
        </w:rPr>
        <w:t>.2</w:t>
      </w:r>
      <w:r>
        <w:rPr>
          <w:rFonts w:ascii="Times New Roman" w:hint="eastAsia"/>
          <w:sz w:val="22"/>
        </w:rPr>
        <w:t>조에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손해배상책임을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아니한다</w:t>
      </w:r>
      <w:r>
        <w:rPr>
          <w:rFonts w:ascii="Times New Roman"/>
          <w:sz w:val="22"/>
        </w:rPr>
        <w:t>.</w:t>
      </w:r>
    </w:p>
    <w:p w14:paraId="4563F9E5" w14:textId="77777777" w:rsidR="006F78BB" w:rsidRDefault="001E12B5">
      <w:pPr>
        <w:numPr>
          <w:ilvl w:val="0"/>
          <w:numId w:val="71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배상의무자는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거래종결일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법률의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개정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변경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정부기관의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입장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관련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해석의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변경에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발생하거나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확대된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대하여는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배상책임을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아니한다</w:t>
      </w:r>
      <w:r>
        <w:rPr>
          <w:rFonts w:ascii="Times New Roman"/>
          <w:sz w:val="22"/>
        </w:rPr>
        <w:t>.</w:t>
      </w:r>
    </w:p>
    <w:p w14:paraId="2776AC2C" w14:textId="6FAA061A" w:rsidR="006F78BB" w:rsidRDefault="001E12B5">
      <w:pPr>
        <w:numPr>
          <w:ilvl w:val="0"/>
          <w:numId w:val="71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매도인들은</w:t>
      </w:r>
      <w:r>
        <w:rPr>
          <w:rFonts w:ascii="Times New Roman"/>
          <w:sz w:val="22"/>
        </w:rPr>
        <w:t xml:space="preserve"> (</w:t>
      </w:r>
      <w:proofErr w:type="spellStart"/>
      <w:r>
        <w:rPr>
          <w:rFonts w:ascii="Times New Roman"/>
          <w:sz w:val="22"/>
        </w:rPr>
        <w:t>i</w:t>
      </w:r>
      <w:proofErr w:type="spellEnd"/>
      <w:r>
        <w:rPr>
          <w:rFonts w:ascii="Times New Roman"/>
          <w:sz w:val="22"/>
        </w:rPr>
        <w:t xml:space="preserve">) </w:t>
      </w:r>
      <w:r>
        <w:rPr>
          <w:rFonts w:ascii="Times New Roman" w:hint="eastAsia"/>
          <w:sz w:val="22"/>
        </w:rPr>
        <w:t>거래종결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매수인</w:t>
      </w:r>
      <w:r>
        <w:rPr>
          <w:rFonts w:ascii="Times New Roman"/>
          <w:sz w:val="22"/>
        </w:rPr>
        <w:t xml:space="preserve"> </w:t>
      </w:r>
      <w:r w:rsidR="00D90107">
        <w:rPr>
          <w:rFonts w:ascii="Times New Roman" w:hint="eastAsia"/>
          <w:sz w:val="22"/>
        </w:rPr>
        <w:t>또는</w:t>
      </w:r>
      <w:r w:rsidR="00D90107">
        <w:rPr>
          <w:rFonts w:ascii="Times New Roman" w:hint="eastAsia"/>
          <w:sz w:val="22"/>
        </w:rPr>
        <w:t xml:space="preserve"> </w:t>
      </w:r>
      <w:r w:rsidR="00D90107">
        <w:rPr>
          <w:rFonts w:ascii="Times New Roman" w:hint="eastAsia"/>
          <w:sz w:val="22"/>
        </w:rPr>
        <w:t>그</w:t>
      </w:r>
      <w:r w:rsidR="00D90107">
        <w:rPr>
          <w:rFonts w:ascii="Times New Roman" w:hint="eastAsia"/>
          <w:sz w:val="22"/>
        </w:rPr>
        <w:t xml:space="preserve"> </w:t>
      </w:r>
      <w:r w:rsidR="00D90107">
        <w:rPr>
          <w:rFonts w:ascii="Times New Roman" w:hint="eastAsia"/>
          <w:sz w:val="22"/>
        </w:rPr>
        <w:t>계열회사</w:t>
      </w:r>
      <w:r w:rsidR="00D90107">
        <w:rPr>
          <w:rFonts w:ascii="Times New Roman" w:hint="eastAsia"/>
          <w:sz w:val="22"/>
        </w:rPr>
        <w:t>(</w:t>
      </w:r>
      <w:r w:rsidR="00D90107">
        <w:rPr>
          <w:rFonts w:ascii="Times New Roman" w:hint="eastAsia"/>
          <w:sz w:val="22"/>
        </w:rPr>
        <w:t>거래종결</w:t>
      </w:r>
      <w:r w:rsidR="00D90107">
        <w:rPr>
          <w:rFonts w:ascii="Times New Roman" w:hint="eastAsia"/>
          <w:sz w:val="22"/>
        </w:rPr>
        <w:t xml:space="preserve"> </w:t>
      </w:r>
      <w:r w:rsidR="00D90107">
        <w:rPr>
          <w:rFonts w:ascii="Times New Roman" w:hint="eastAsia"/>
          <w:sz w:val="22"/>
        </w:rPr>
        <w:t>이후에는</w:t>
      </w:r>
      <w:r w:rsidR="00D90107">
        <w:rPr>
          <w:rFonts w:ascii="Times New Roman" w:hint="eastAsia"/>
          <w:sz w:val="22"/>
        </w:rPr>
        <w:t xml:space="preserve"> </w:t>
      </w:r>
      <w:proofErr w:type="spellStart"/>
      <w:r w:rsidR="00D90107">
        <w:rPr>
          <w:rFonts w:ascii="Times New Roman" w:hint="eastAsia"/>
          <w:sz w:val="22"/>
        </w:rPr>
        <w:t>대상회사등을</w:t>
      </w:r>
      <w:proofErr w:type="spellEnd"/>
      <w:r w:rsidR="00D90107">
        <w:rPr>
          <w:rFonts w:ascii="Times New Roman" w:hint="eastAsia"/>
          <w:sz w:val="22"/>
        </w:rPr>
        <w:t xml:space="preserve"> </w:t>
      </w:r>
      <w:r w:rsidR="00D90107">
        <w:rPr>
          <w:rFonts w:ascii="Times New Roman" w:hint="eastAsia"/>
          <w:sz w:val="22"/>
        </w:rPr>
        <w:t>포함하며</w:t>
      </w:r>
      <w:r w:rsidR="00D90107">
        <w:rPr>
          <w:rFonts w:ascii="Times New Roman" w:hint="eastAsia"/>
          <w:sz w:val="22"/>
        </w:rPr>
        <w:t xml:space="preserve">, </w:t>
      </w:r>
      <w:r w:rsidR="00D90107">
        <w:rPr>
          <w:rFonts w:ascii="Times New Roman" w:hint="eastAsia"/>
          <w:sz w:val="22"/>
        </w:rPr>
        <w:t>이하</w:t>
      </w:r>
      <w:r w:rsidR="00D90107">
        <w:rPr>
          <w:rFonts w:ascii="Times New Roman" w:hint="eastAsia"/>
          <w:sz w:val="22"/>
        </w:rPr>
        <w:t xml:space="preserve"> </w:t>
      </w:r>
      <w:r w:rsidR="00D90107">
        <w:rPr>
          <w:rFonts w:ascii="Times New Roman" w:hint="eastAsia"/>
          <w:sz w:val="22"/>
        </w:rPr>
        <w:t>본</w:t>
      </w:r>
      <w:r w:rsidR="00D90107">
        <w:rPr>
          <w:rFonts w:ascii="Times New Roman" w:hint="eastAsia"/>
          <w:sz w:val="22"/>
        </w:rPr>
        <w:t xml:space="preserve"> </w:t>
      </w:r>
      <w:r w:rsidR="00D90107">
        <w:rPr>
          <w:rFonts w:ascii="Times New Roman" w:hint="eastAsia"/>
          <w:sz w:val="22"/>
        </w:rPr>
        <w:t>항에서</w:t>
      </w:r>
      <w:r w:rsidR="00D90107">
        <w:rPr>
          <w:rFonts w:ascii="Times New Roman" w:hint="eastAsia"/>
          <w:sz w:val="22"/>
        </w:rPr>
        <w:t xml:space="preserve"> </w:t>
      </w:r>
      <w:r w:rsidR="00D90107">
        <w:rPr>
          <w:rFonts w:ascii="Times New Roman" w:hint="eastAsia"/>
          <w:sz w:val="22"/>
        </w:rPr>
        <w:t>동일</w:t>
      </w:r>
      <w:r w:rsidR="00D90107">
        <w:rPr>
          <w:rFonts w:ascii="Times New Roman" w:hint="eastAsia"/>
          <w:sz w:val="22"/>
        </w:rPr>
        <w:t>)</w:t>
      </w:r>
      <w:r w:rsidR="003D25C4">
        <w:rPr>
          <w:rFonts w:ascii="Times New Roman" w:hint="eastAsia"/>
          <w:sz w:val="22"/>
        </w:rPr>
        <w:t>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실행한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지배구조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변경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조직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개편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합병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기업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구조조정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계열회사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구조조정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영업</w:t>
      </w:r>
      <w:r>
        <w:rPr>
          <w:rFonts w:ascii="Times New Roman"/>
          <w:sz w:val="22"/>
        </w:rPr>
        <w:t>∙</w:t>
      </w:r>
      <w:r>
        <w:rPr>
          <w:rFonts w:ascii="Times New Roman" w:hint="eastAsia"/>
          <w:sz w:val="22"/>
        </w:rPr>
        <w:t>자산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부채의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양도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영업의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중단이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없었다면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발생하지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않았을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</w:t>
      </w:r>
      <w:r>
        <w:rPr>
          <w:rFonts w:ascii="Times New Roman"/>
          <w:sz w:val="22"/>
        </w:rPr>
        <w:t xml:space="preserve">, (ii) </w:t>
      </w:r>
      <w:r>
        <w:rPr>
          <w:rFonts w:ascii="Times New Roman" w:hint="eastAsia"/>
          <w:sz w:val="22"/>
        </w:rPr>
        <w:t>거래종결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매수인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계열회사의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회계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세무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처리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관행의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변경</w:t>
      </w:r>
      <w:r>
        <w:rPr>
          <w:rFonts w:ascii="Times New Roman" w:hint="eastAsia"/>
          <w:sz w:val="22"/>
        </w:rPr>
        <w:t>(</w:t>
      </w:r>
      <w:r>
        <w:rPr>
          <w:rFonts w:ascii="Times New Roman" w:hint="eastAsia"/>
          <w:sz w:val="22"/>
        </w:rPr>
        <w:t>세무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신고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방식의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변경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포함</w:t>
      </w:r>
      <w:r>
        <w:rPr>
          <w:rFonts w:ascii="Times New Roman" w:hint="eastAsia"/>
          <w:sz w:val="22"/>
        </w:rPr>
        <w:t>)</w:t>
      </w:r>
      <w:r>
        <w:rPr>
          <w:rFonts w:ascii="Times New Roman" w:hint="eastAsia"/>
          <w:sz w:val="22"/>
        </w:rPr>
        <w:t>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인한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</w:t>
      </w:r>
      <w:r>
        <w:rPr>
          <w:rFonts w:ascii="Times New Roman" w:hint="eastAsia"/>
          <w:sz w:val="22"/>
        </w:rPr>
        <w:t>, (i</w:t>
      </w:r>
      <w:r>
        <w:rPr>
          <w:rFonts w:ascii="Times New Roman"/>
          <w:sz w:val="22"/>
        </w:rPr>
        <w:t>ii</w:t>
      </w:r>
      <w:r>
        <w:rPr>
          <w:rFonts w:ascii="Times New Roman" w:hint="eastAsia"/>
          <w:sz w:val="22"/>
        </w:rPr>
        <w:t xml:space="preserve">) </w:t>
      </w:r>
      <w:r>
        <w:rPr>
          <w:rFonts w:ascii="Times New Roman" w:hint="eastAsia"/>
          <w:sz w:val="22"/>
        </w:rPr>
        <w:t>매수인의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요청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승인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동의에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따르거나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의무나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조건을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준수하기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매도인들</w:t>
      </w:r>
      <w:r>
        <w:rPr>
          <w:rFonts w:ascii="Times New Roman" w:hint="eastAsia"/>
          <w:sz w:val="22"/>
        </w:rPr>
        <w:t xml:space="preserve">, </w:t>
      </w:r>
      <w:proofErr w:type="spellStart"/>
      <w:r>
        <w:rPr>
          <w:rFonts w:ascii="Times New Roman" w:hint="eastAsia"/>
          <w:sz w:val="22"/>
        </w:rPr>
        <w:t>대상회사등</w:t>
      </w:r>
      <w:proofErr w:type="spellEnd"/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대리인의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작위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부작위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거래를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직접적인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원인으로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손해에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대하여는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배상책임을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아니한다</w:t>
      </w:r>
      <w:r>
        <w:rPr>
          <w:rFonts w:ascii="Times New Roman" w:hint="eastAsia"/>
          <w:sz w:val="22"/>
        </w:rPr>
        <w:t>.</w:t>
      </w:r>
    </w:p>
    <w:p w14:paraId="0EB7CFA1" w14:textId="77777777" w:rsidR="006F78BB" w:rsidRPr="006E2777" w:rsidRDefault="001E12B5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</w:rPr>
      </w:pPr>
      <w:proofErr w:type="spellStart"/>
      <w:r>
        <w:rPr>
          <w:rFonts w:ascii="Times New Roman" w:hint="eastAsia"/>
          <w:sz w:val="22"/>
          <w:u w:val="single"/>
        </w:rPr>
        <w:t>손익상계</w:t>
      </w:r>
      <w:proofErr w:type="spellEnd"/>
      <w:r w:rsidRPr="006E2777">
        <w:rPr>
          <w:rFonts w:ascii="Times New Roman"/>
          <w:sz w:val="22"/>
        </w:rPr>
        <w:t>.</w:t>
      </w:r>
    </w:p>
    <w:p w14:paraId="3CA51D71" w14:textId="77777777" w:rsidR="006F78BB" w:rsidRDefault="001E12B5">
      <w:pPr>
        <w:pStyle w:val="af9"/>
        <w:topLinePunct/>
        <w:autoSpaceDE w:val="0"/>
        <w:autoSpaceDN w:val="0"/>
        <w:spacing w:before="0" w:after="288" w:line="360" w:lineRule="auto"/>
        <w:ind w:leftChars="0" w:left="794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lastRenderedPageBreak/>
        <w:t>배상의무자가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손해배상책임을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이행하기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전에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</w:t>
      </w:r>
      <w:r>
        <w:rPr>
          <w:rFonts w:ascii="Times New Roman"/>
          <w:sz w:val="22"/>
        </w:rPr>
        <w:t>(</w:t>
      </w:r>
      <w:r>
        <w:rPr>
          <w:rFonts w:ascii="Times New Roman" w:hint="eastAsia"/>
          <w:sz w:val="22"/>
        </w:rPr>
        <w:t>매수인의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계열회사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대상회사등을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포함하며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이하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항에서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동일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>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따라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배상되는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/>
          <w:sz w:val="22"/>
        </w:rPr>
        <w:t>3</w:t>
      </w:r>
      <w:r>
        <w:rPr>
          <w:rFonts w:ascii="Times New Roman" w:hint="eastAsia"/>
          <w:sz w:val="22"/>
        </w:rPr>
        <w:t>자로부터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보험금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등의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제공받거나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제공받을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권리를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갖게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배상권리자는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배상의무자에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손해배상청구를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전에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제공받기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위해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합리적으로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필요한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절차를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취해야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하고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배상권리자가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/>
          <w:sz w:val="22"/>
        </w:rPr>
        <w:t>3</w:t>
      </w:r>
      <w:r>
        <w:rPr>
          <w:rFonts w:ascii="Times New Roman" w:hint="eastAsia"/>
          <w:sz w:val="22"/>
        </w:rPr>
        <w:t>자로부터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실제로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같은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제공받은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액수</w:t>
      </w:r>
      <w:r>
        <w:rPr>
          <w:rFonts w:ascii="Times New Roman"/>
          <w:sz w:val="22"/>
        </w:rPr>
        <w:t>(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과정에서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합리적으로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비용을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공제한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금액을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의미함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>만큼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배상의무자가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배상권리자에게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손해배상액은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감액된다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배상의무자가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손해배상책임을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이행한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따라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배상되는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/>
          <w:sz w:val="22"/>
        </w:rPr>
        <w:t>3</w:t>
      </w:r>
      <w:r>
        <w:rPr>
          <w:rFonts w:ascii="Times New Roman" w:hint="eastAsia"/>
          <w:sz w:val="22"/>
        </w:rPr>
        <w:t>자로부터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보험금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등의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제공받는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배상권리자는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지체없이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같이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/>
          <w:sz w:val="22"/>
        </w:rPr>
        <w:t>3</w:t>
      </w:r>
      <w:r>
        <w:rPr>
          <w:rFonts w:ascii="Times New Roman" w:hint="eastAsia"/>
          <w:sz w:val="22"/>
        </w:rPr>
        <w:t>자로부터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제공받은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금액</w:t>
      </w:r>
      <w:r>
        <w:rPr>
          <w:rFonts w:ascii="Times New Roman"/>
          <w:sz w:val="22"/>
        </w:rPr>
        <w:t>(</w:t>
      </w:r>
      <w:r>
        <w:rPr>
          <w:rFonts w:ascii="Times New Roman" w:hint="eastAsia"/>
          <w:sz w:val="22"/>
        </w:rPr>
        <w:t>단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이는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금전이나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이익의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제공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과정에서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합리적으로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비용을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공제한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금액을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의미하며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배상권리자가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배상의무자로부터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받은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금액을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한도로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함</w:t>
      </w:r>
      <w:r>
        <w:rPr>
          <w:rFonts w:ascii="Times New Roman"/>
          <w:sz w:val="22"/>
        </w:rPr>
        <w:t>)</w:t>
      </w:r>
      <w:r>
        <w:rPr>
          <w:rFonts w:ascii="Times New Roman" w:hint="eastAsia"/>
          <w:sz w:val="22"/>
        </w:rPr>
        <w:t>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배상의무자에게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지급하여야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한다</w:t>
      </w:r>
      <w:r>
        <w:rPr>
          <w:rFonts w:ascii="Times New Roman"/>
          <w:sz w:val="22"/>
        </w:rPr>
        <w:t>.</w:t>
      </w:r>
    </w:p>
    <w:p w14:paraId="25675C9B" w14:textId="77777777" w:rsidR="006F78BB" w:rsidRPr="006E2777" w:rsidRDefault="001E12B5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  <w:u w:val="single"/>
        </w:rPr>
        <w:t>유일한</w:t>
      </w:r>
      <w:r>
        <w:rPr>
          <w:rFonts w:ascii="Times New Roman" w:hint="eastAsia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구제수단</w:t>
      </w:r>
      <w:r w:rsidRPr="006E2777">
        <w:rPr>
          <w:rFonts w:ascii="Times New Roman"/>
          <w:sz w:val="22"/>
        </w:rPr>
        <w:t>.</w:t>
      </w:r>
    </w:p>
    <w:p w14:paraId="09587703" w14:textId="647A5D1B" w:rsidR="006F78BB" w:rsidRDefault="001E12B5">
      <w:pPr>
        <w:pStyle w:val="af9"/>
        <w:topLinePunct/>
        <w:autoSpaceDE w:val="0"/>
        <w:autoSpaceDN w:val="0"/>
        <w:spacing w:before="0" w:after="288" w:line="360" w:lineRule="auto"/>
        <w:ind w:leftChars="0" w:left="794"/>
        <w:textAlignment w:val="auto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8</w:t>
      </w:r>
      <w:r>
        <w:rPr>
          <w:rFonts w:ascii="Times New Roman"/>
          <w:sz w:val="22"/>
        </w:rPr>
        <w:t>.1</w:t>
      </w:r>
      <w:r>
        <w:rPr>
          <w:rFonts w:ascii="Times New Roman" w:hint="eastAsia"/>
          <w:sz w:val="22"/>
        </w:rPr>
        <w:t>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8</w:t>
      </w:r>
      <w:r>
        <w:rPr>
          <w:rFonts w:ascii="Times New Roman"/>
          <w:sz w:val="22"/>
        </w:rPr>
        <w:t>.2</w:t>
      </w:r>
      <w:r>
        <w:rPr>
          <w:rFonts w:ascii="Times New Roman" w:hint="eastAsia"/>
          <w:sz w:val="22"/>
        </w:rPr>
        <w:t>조가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규정하는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받을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권리는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배상의무자의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진술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보장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확약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기타의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의무의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위반에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관한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유일하고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배타적인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구제수단이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된다</w:t>
      </w:r>
      <w:r>
        <w:rPr>
          <w:rFonts w:ascii="Times New Roman"/>
          <w:sz w:val="22"/>
        </w:rPr>
        <w:t xml:space="preserve">. </w:t>
      </w:r>
      <w:r w:rsidR="00C7268F">
        <w:rPr>
          <w:rFonts w:ascii="Times New Roman" w:hint="eastAsia"/>
          <w:sz w:val="22"/>
        </w:rPr>
        <w:t>본</w:t>
      </w:r>
      <w:r w:rsidR="00C7268F">
        <w:rPr>
          <w:rFonts w:ascii="Times New Roman" w:hint="eastAsia"/>
          <w:sz w:val="22"/>
        </w:rPr>
        <w:t xml:space="preserve"> </w:t>
      </w:r>
      <w:r w:rsidR="000A0BCB">
        <w:rPr>
          <w:rFonts w:ascii="Times New Roman" w:hint="eastAsia"/>
          <w:sz w:val="22"/>
        </w:rPr>
        <w:t>조</w:t>
      </w:r>
      <w:r w:rsidR="00C7268F">
        <w:rPr>
          <w:rFonts w:ascii="Times New Roman" w:hint="eastAsia"/>
          <w:sz w:val="22"/>
        </w:rPr>
        <w:t>에</w:t>
      </w:r>
      <w:r w:rsidR="00C7268F">
        <w:rPr>
          <w:rFonts w:ascii="Times New Roman" w:hint="eastAsia"/>
          <w:sz w:val="22"/>
        </w:rPr>
        <w:t xml:space="preserve"> </w:t>
      </w:r>
      <w:r w:rsidR="00C7268F">
        <w:rPr>
          <w:rFonts w:ascii="Times New Roman" w:hint="eastAsia"/>
          <w:sz w:val="22"/>
        </w:rPr>
        <w:t>따른</w:t>
      </w:r>
      <w:r w:rsidR="00C7268F">
        <w:rPr>
          <w:rFonts w:ascii="Times New Roman" w:hint="eastAsia"/>
          <w:sz w:val="22"/>
        </w:rPr>
        <w:t xml:space="preserve"> </w:t>
      </w:r>
      <w:r w:rsidR="00C7268F">
        <w:rPr>
          <w:rFonts w:ascii="Times New Roman" w:hint="eastAsia"/>
          <w:sz w:val="22"/>
        </w:rPr>
        <w:t>구제수단을</w:t>
      </w:r>
      <w:r w:rsidR="00C7268F">
        <w:rPr>
          <w:rFonts w:ascii="Times New Roman" w:hint="eastAsia"/>
          <w:sz w:val="22"/>
        </w:rPr>
        <w:t xml:space="preserve"> </w:t>
      </w:r>
      <w:r w:rsidR="00C7268F">
        <w:rPr>
          <w:rFonts w:ascii="Times New Roman" w:hint="eastAsia"/>
          <w:sz w:val="22"/>
        </w:rPr>
        <w:t>제외하고</w:t>
      </w:r>
      <w:r w:rsidR="00C7268F"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거래종결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여부를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불문하고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배상권리자는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관련하여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자신과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계열회사</w:t>
      </w:r>
      <w:r>
        <w:rPr>
          <w:rFonts w:ascii="Times New Roman"/>
          <w:sz w:val="22"/>
        </w:rPr>
        <w:t>(</w:t>
      </w:r>
      <w:r>
        <w:rPr>
          <w:rFonts w:ascii="Times New Roman" w:hint="eastAsia"/>
          <w:sz w:val="22"/>
        </w:rPr>
        <w:t>거래종결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매수인의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경우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대상회사등을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포함함</w:t>
      </w:r>
      <w:r>
        <w:rPr>
          <w:rFonts w:ascii="Times New Roman"/>
          <w:sz w:val="22"/>
        </w:rPr>
        <w:t xml:space="preserve">) </w:t>
      </w:r>
      <w:r>
        <w:rPr>
          <w:rFonts w:ascii="Times New Roman" w:hint="eastAsia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대리인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주주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사원에게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발생하는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모든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대해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배상의무자와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계열회사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대리인들에게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여하한</w:t>
      </w:r>
      <w:proofErr w:type="spellEnd"/>
      <w:r>
        <w:rPr>
          <w:rFonts w:ascii="Times New Roman"/>
          <w:sz w:val="22"/>
        </w:rPr>
        <w:t xml:space="preserve"> </w:t>
      </w:r>
      <w:r w:rsidR="00C94E75">
        <w:rPr>
          <w:rFonts w:ascii="Times New Roman" w:hint="eastAsia"/>
          <w:sz w:val="22"/>
        </w:rPr>
        <w:t>민사상</w:t>
      </w:r>
      <w:r w:rsidR="00C94E75"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형사상의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책임을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물을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없다</w:t>
      </w:r>
      <w:r>
        <w:rPr>
          <w:rFonts w:ascii="Times New Roman"/>
          <w:sz w:val="22"/>
        </w:rPr>
        <w:t xml:space="preserve">. </w:t>
      </w:r>
      <w:r>
        <w:rPr>
          <w:rFonts w:ascii="Times New Roman" w:hint="eastAsia"/>
          <w:sz w:val="22"/>
        </w:rPr>
        <w:t>단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조의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규정은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계약상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확약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의무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위반에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대한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금지</w:t>
      </w:r>
      <w:r>
        <w:rPr>
          <w:rFonts w:ascii="Times New Roman"/>
          <w:sz w:val="22"/>
        </w:rPr>
        <w:t>(</w:t>
      </w:r>
      <w:r>
        <w:rPr>
          <w:rFonts w:ascii="Times New Roman" w:hint="eastAsia"/>
          <w:sz w:val="22"/>
        </w:rPr>
        <w:t>중단</w:t>
      </w:r>
      <w:r>
        <w:rPr>
          <w:rFonts w:ascii="Times New Roman"/>
          <w:sz w:val="22"/>
        </w:rPr>
        <w:t xml:space="preserve">) </w:t>
      </w:r>
      <w:r>
        <w:rPr>
          <w:rFonts w:ascii="Times New Roman" w:hint="eastAsia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이행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가처분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신청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이행청구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부작위청구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및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8.8</w:t>
      </w:r>
      <w:r>
        <w:rPr>
          <w:rFonts w:ascii="Times New Roman" w:hint="eastAsia"/>
          <w:sz w:val="22"/>
        </w:rPr>
        <w:t>조에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따른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위약벌을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포함하여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배상권리자가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거래종결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이후의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손해배상청구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외에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다른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권리나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구제수단을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행사하는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것을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제한하지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않는다</w:t>
      </w:r>
      <w:r>
        <w:rPr>
          <w:rFonts w:ascii="Times New Roman"/>
          <w:sz w:val="22"/>
        </w:rPr>
        <w:t>.</w:t>
      </w:r>
    </w:p>
    <w:p w14:paraId="21DA5342" w14:textId="77777777" w:rsidR="006F78BB" w:rsidRPr="006E2777" w:rsidRDefault="001E12B5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</w:rPr>
      </w:pPr>
      <w:bookmarkStart w:id="15" w:name="_DV_M279"/>
      <w:bookmarkEnd w:id="15"/>
      <w:r>
        <w:rPr>
          <w:rFonts w:ascii="Times New Roman"/>
          <w:sz w:val="22"/>
          <w:u w:val="single"/>
        </w:rPr>
        <w:t>손해배상금의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성격</w:t>
      </w:r>
      <w:r w:rsidRPr="006E2777">
        <w:rPr>
          <w:rFonts w:ascii="Times New Roman"/>
          <w:sz w:val="22"/>
        </w:rPr>
        <w:t>.</w:t>
      </w:r>
      <w:r w:rsidRPr="00423DA0">
        <w:rPr>
          <w:rFonts w:ascii="Times New Roman"/>
          <w:sz w:val="22"/>
        </w:rPr>
        <w:t xml:space="preserve"> </w:t>
      </w:r>
    </w:p>
    <w:p w14:paraId="4FB8C20C" w14:textId="77777777" w:rsidR="006F78BB" w:rsidRDefault="001E12B5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lastRenderedPageBreak/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배상의무자가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배상권리자에게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손해배상금액만큼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매매대금이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조정되는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따라서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손해배상금액을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매매대금은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손해배상금액만큼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감소하는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본다</w:t>
      </w:r>
      <w:r>
        <w:rPr>
          <w:rFonts w:ascii="Times New Roman"/>
          <w:sz w:val="22"/>
          <w:szCs w:val="23"/>
        </w:rPr>
        <w:t xml:space="preserve">. </w:t>
      </w:r>
    </w:p>
    <w:p w14:paraId="7DF9339A" w14:textId="77777777" w:rsidR="006F78BB" w:rsidRDefault="001E12B5">
      <w:pPr>
        <w:pStyle w:val="af9"/>
        <w:numPr>
          <w:ilvl w:val="0"/>
          <w:numId w:val="38"/>
        </w:numPr>
        <w:topLinePunct/>
        <w:autoSpaceDE w:val="0"/>
        <w:autoSpaceDN w:val="0"/>
        <w:spacing w:before="0" w:after="288" w:line="360" w:lineRule="auto"/>
        <w:ind w:leftChars="0"/>
        <w:textAlignment w:val="auto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u w:val="single"/>
        </w:rPr>
        <w:t>위약벌</w:t>
      </w:r>
      <w:proofErr w:type="spellEnd"/>
      <w:r>
        <w:rPr>
          <w:rFonts w:ascii="Times New Roman"/>
          <w:sz w:val="22"/>
        </w:rPr>
        <w:t xml:space="preserve">.  </w:t>
      </w:r>
    </w:p>
    <w:p w14:paraId="5C3D94B4" w14:textId="49C5E858" w:rsidR="006F78BB" w:rsidRDefault="001E12B5">
      <w:pPr>
        <w:numPr>
          <w:ilvl w:val="0"/>
          <w:numId w:val="76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  <w:szCs w:val="23"/>
        </w:rPr>
      </w:pPr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들</w:t>
      </w:r>
      <w:r>
        <w:rPr>
          <w:rFonts w:ascii="Times New Roman"/>
          <w:sz w:val="22"/>
        </w:rPr>
        <w:t>이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조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</w:t>
      </w:r>
      <w:r>
        <w:rPr>
          <w:rFonts w:ascii="Times New Roman" w:hint="eastAsia"/>
          <w:sz w:val="22"/>
        </w:rPr>
        <w:t>(2)</w:t>
      </w:r>
      <w:r>
        <w:rPr>
          <w:rFonts w:ascii="Times New Roman" w:hint="eastAsia"/>
          <w:sz w:val="22"/>
        </w:rPr>
        <w:t>항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호의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사유에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해당하지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않음에도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불구하고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6.2</w:t>
      </w:r>
      <w:r>
        <w:rPr>
          <w:rFonts w:ascii="Times New Roman"/>
          <w:sz w:val="22"/>
        </w:rPr>
        <w:t>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</w:t>
      </w:r>
      <w:r>
        <w:rPr>
          <w:rFonts w:ascii="Times New Roman"/>
          <w:sz w:val="22"/>
        </w:rPr>
        <w:t>(3)</w:t>
      </w:r>
      <w:r>
        <w:rPr>
          <w:rFonts w:ascii="Times New Roman"/>
          <w:sz w:val="22"/>
        </w:rPr>
        <w:t>항을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위반하여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의무근속기간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내에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대상회사등에서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3"/>
        </w:rPr>
        <w:t>퇴사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사직하거나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사직의사를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제출하</w:t>
      </w:r>
      <w:r>
        <w:rPr>
          <w:rFonts w:ascii="Times New Roman" w:hint="eastAsia"/>
          <w:sz w:val="22"/>
          <w:szCs w:val="23"/>
        </w:rPr>
        <w:t>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6.2</w:t>
      </w:r>
      <w:r>
        <w:rPr>
          <w:rFonts w:ascii="Times New Roman" w:hint="eastAsia"/>
          <w:sz w:val="22"/>
          <w:szCs w:val="23"/>
        </w:rPr>
        <w:t>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(4)</w:t>
      </w:r>
      <w:r>
        <w:rPr>
          <w:rFonts w:ascii="Times New Roman" w:hint="eastAsia"/>
          <w:sz w:val="22"/>
          <w:szCs w:val="23"/>
        </w:rPr>
        <w:t>항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(5)</w:t>
      </w:r>
      <w:r>
        <w:rPr>
          <w:rFonts w:ascii="Times New Roman" w:hint="eastAsia"/>
          <w:sz w:val="22"/>
          <w:szCs w:val="23"/>
        </w:rPr>
        <w:t>항을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들</w:t>
      </w:r>
      <w:r>
        <w:rPr>
          <w:rFonts w:ascii="Times New Roman"/>
          <w:sz w:val="22"/>
          <w:szCs w:val="23"/>
        </w:rPr>
        <w:t>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(</w:t>
      </w:r>
      <w:proofErr w:type="spellStart"/>
      <w:r>
        <w:rPr>
          <w:rFonts w:ascii="Times New Roman" w:hint="eastAsia"/>
          <w:sz w:val="22"/>
          <w:szCs w:val="23"/>
        </w:rPr>
        <w:t>i</w:t>
      </w:r>
      <w:proofErr w:type="spellEnd"/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대표매수인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</w:t>
      </w:r>
      <w:r>
        <w:rPr>
          <w:rFonts w:ascii="Times New Roman" w:hint="eastAsia"/>
          <w:sz w:val="22"/>
          <w:szCs w:val="23"/>
        </w:rPr>
        <w:t xml:space="preserve"> 400</w:t>
      </w:r>
      <w:r>
        <w:rPr>
          <w:rFonts w:ascii="Times New Roman" w:hint="eastAsia"/>
          <w:sz w:val="22"/>
          <w:szCs w:val="23"/>
        </w:rPr>
        <w:t>억원</w:t>
      </w:r>
      <w:r>
        <w:rPr>
          <w:rFonts w:ascii="Times New Roman" w:hint="eastAsia"/>
          <w:sz w:val="22"/>
          <w:szCs w:val="23"/>
        </w:rPr>
        <w:t xml:space="preserve">, (ii) </w:t>
      </w:r>
      <w:r>
        <w:rPr>
          <w:rFonts w:ascii="Times New Roman" w:hint="eastAsia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2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</w:t>
      </w:r>
      <w:r>
        <w:rPr>
          <w:rFonts w:ascii="Times New Roman" w:hint="eastAsia"/>
          <w:sz w:val="22"/>
          <w:szCs w:val="23"/>
        </w:rPr>
        <w:t xml:space="preserve"> 100</w:t>
      </w:r>
      <w:r>
        <w:rPr>
          <w:rFonts w:ascii="Times New Roman" w:hint="eastAsia"/>
          <w:sz w:val="22"/>
          <w:szCs w:val="23"/>
        </w:rPr>
        <w:t>억원의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금액을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위약벌로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</w:p>
    <w:p w14:paraId="417E9DAC" w14:textId="77777777" w:rsidR="006F78BB" w:rsidRDefault="001E12B5">
      <w:pPr>
        <w:numPr>
          <w:ilvl w:val="0"/>
          <w:numId w:val="76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다음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호의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어느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하나에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해당하는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사유로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퇴사하는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(1)</w:t>
      </w:r>
      <w:r>
        <w:rPr>
          <w:rFonts w:ascii="Times New Roman" w:hint="eastAsia"/>
          <w:sz w:val="22"/>
          <w:szCs w:val="23"/>
        </w:rPr>
        <w:t>항의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위약벌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 w:hint="eastAsia"/>
          <w:sz w:val="22"/>
          <w:szCs w:val="23"/>
        </w:rPr>
        <w:t>.</w:t>
      </w:r>
    </w:p>
    <w:p w14:paraId="3173B8FC" w14:textId="77777777" w:rsidR="006F78BB" w:rsidRDefault="001E12B5">
      <w:pPr>
        <w:numPr>
          <w:ilvl w:val="0"/>
          <w:numId w:val="77"/>
        </w:num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대표매도인이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2"/>
        </w:rPr>
        <w:t>중대한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질병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부상으로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인하여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수행이</w:t>
      </w:r>
      <w:r>
        <w:rPr>
          <w:rFonts w:ascii="Times New Roman" w:hint="eastAsia"/>
          <w:sz w:val="22"/>
          <w:szCs w:val="23"/>
        </w:rPr>
        <w:t xml:space="preserve"> 2</w:t>
      </w:r>
      <w:r>
        <w:rPr>
          <w:rFonts w:ascii="Times New Roman" w:hint="eastAsia"/>
          <w:sz w:val="22"/>
          <w:szCs w:val="23"/>
        </w:rPr>
        <w:t>개월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불가능하다는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전문의의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객관적인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진단서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증빙이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>.</w:t>
      </w:r>
    </w:p>
    <w:p w14:paraId="3F8C6BCC" w14:textId="77777777" w:rsidR="006F78BB" w:rsidRDefault="001E12B5">
      <w:pPr>
        <w:numPr>
          <w:ilvl w:val="0"/>
          <w:numId w:val="77"/>
        </w:num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매수인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거래종결일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이후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대상회사등을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조에서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동일함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의사에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2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해고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권고사직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명예퇴직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비자발적인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사유로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퇴사하게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합의된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역할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현저히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업무로의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부당한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배치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임금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상여금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보수를</w:t>
      </w:r>
      <w:r>
        <w:rPr>
          <w:rFonts w:ascii="Times New Roman" w:hint="eastAsia"/>
          <w:sz w:val="22"/>
          <w:szCs w:val="23"/>
        </w:rPr>
        <w:t xml:space="preserve"> 2</w:t>
      </w:r>
      <w:r>
        <w:rPr>
          <w:rFonts w:ascii="Times New Roman" w:hint="eastAsia"/>
          <w:sz w:val="22"/>
          <w:szCs w:val="23"/>
        </w:rPr>
        <w:t>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연속하여</w:t>
      </w:r>
      <w:r>
        <w:rPr>
          <w:rFonts w:ascii="Times New Roman" w:hint="eastAsia"/>
          <w:sz w:val="22"/>
          <w:szCs w:val="23"/>
        </w:rPr>
        <w:t xml:space="preserve"> 2</w:t>
      </w:r>
      <w:r>
        <w:rPr>
          <w:rFonts w:ascii="Times New Roman" w:hint="eastAsia"/>
          <w:sz w:val="22"/>
          <w:szCs w:val="23"/>
        </w:rPr>
        <w:t>개월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사직을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종용하거나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유도하여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사실상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비자발적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퇴사에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포함한다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.</w:t>
      </w:r>
    </w:p>
    <w:p w14:paraId="09103932" w14:textId="77777777" w:rsidR="006F78BB" w:rsidRDefault="001E12B5">
      <w:pPr>
        <w:numPr>
          <w:ilvl w:val="0"/>
          <w:numId w:val="77"/>
        </w:num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3"/>
        </w:rPr>
      </w:pPr>
      <w:proofErr w:type="spellStart"/>
      <w:r>
        <w:rPr>
          <w:rFonts w:ascii="Times New Roman" w:hint="eastAsia"/>
          <w:sz w:val="22"/>
          <w:szCs w:val="23"/>
        </w:rPr>
        <w:t>대상회사등의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분할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합병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영업양수도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지배권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변경으로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인하여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대표매도인의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지위나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역할에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부정적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변경이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퇴사하는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</w:p>
    <w:p w14:paraId="4E6EDC99" w14:textId="66F536E7" w:rsidR="006F78BB" w:rsidRDefault="001E12B5">
      <w:pPr>
        <w:numPr>
          <w:ilvl w:val="0"/>
          <w:numId w:val="76"/>
        </w:numPr>
        <w:topLinePunct/>
        <w:autoSpaceDE w:val="0"/>
        <w:autoSpaceDN w:val="0"/>
        <w:spacing w:before="0" w:after="288" w:line="360" w:lineRule="auto"/>
        <w:ind w:left="1361" w:hanging="567"/>
        <w:textAlignment w:val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대표매도인들은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조에서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금액이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손해배상액의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예정이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아닌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위약벌임을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인지하며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금액이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상당하고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합리적임에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동의한다</w:t>
      </w:r>
      <w:r>
        <w:rPr>
          <w:rFonts w:ascii="Times New Roman" w:hint="eastAsia"/>
          <w:sz w:val="22"/>
          <w:szCs w:val="23"/>
        </w:rPr>
        <w:t>.</w:t>
      </w:r>
    </w:p>
    <w:p w14:paraId="0E11C495" w14:textId="77777777" w:rsidR="006F78BB" w:rsidRDefault="001E12B5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16" w:name="_DV_M162"/>
      <w:bookmarkStart w:id="17" w:name="_Toc495668076"/>
      <w:bookmarkStart w:id="18" w:name="_DV_M193"/>
      <w:bookmarkStart w:id="19" w:name="_Toc495668077"/>
      <w:bookmarkStart w:id="20" w:name="_Toc495668078"/>
      <w:bookmarkStart w:id="21" w:name="_Toc495668079"/>
      <w:bookmarkStart w:id="22" w:name="_Toc495668080"/>
      <w:bookmarkStart w:id="23" w:name="_DV_M222"/>
      <w:bookmarkStart w:id="24" w:name="_Toc495668081"/>
      <w:bookmarkStart w:id="25" w:name="_Toc495668082"/>
      <w:bookmarkStart w:id="26" w:name="_Toc495668083"/>
      <w:bookmarkStart w:id="27" w:name="_Toc495668084"/>
      <w:bookmarkStart w:id="28" w:name="_Toc495668085"/>
      <w:bookmarkStart w:id="29" w:name="_Toc495668086"/>
      <w:bookmarkStart w:id="30" w:name="_Toc495668087"/>
      <w:bookmarkStart w:id="31" w:name="_Toc495668088"/>
      <w:bookmarkStart w:id="32" w:name="_Toc495668089"/>
      <w:bookmarkStart w:id="33" w:name="_Toc495668090"/>
      <w:bookmarkStart w:id="34" w:name="_Toc495668091"/>
      <w:bookmarkStart w:id="35" w:name="_Toc495668092"/>
      <w:bookmarkStart w:id="36" w:name="_Toc495668093"/>
      <w:bookmarkStart w:id="37" w:name="_Toc495668094"/>
      <w:bookmarkStart w:id="38" w:name="_Toc497385806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r>
        <w:rPr>
          <w:rFonts w:eastAsia="바탕"/>
          <w:sz w:val="22"/>
          <w:szCs w:val="22"/>
        </w:rPr>
        <w:lastRenderedPageBreak/>
        <w:t>해제</w:t>
      </w:r>
      <w:bookmarkEnd w:id="38"/>
    </w:p>
    <w:p w14:paraId="5AAF4A4A" w14:textId="77777777" w:rsidR="006F78BB" w:rsidRDefault="001E12B5">
      <w:pPr>
        <w:numPr>
          <w:ilvl w:val="0"/>
          <w:numId w:val="30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bookmarkStart w:id="39" w:name="_DV_M202"/>
      <w:bookmarkEnd w:id="39"/>
      <w:r>
        <w:rPr>
          <w:rFonts w:ascii="Times New Roman"/>
          <w:sz w:val="22"/>
          <w:szCs w:val="23"/>
          <w:u w:val="single"/>
        </w:rPr>
        <w:t>상호합의에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해제</w:t>
      </w:r>
      <w:r w:rsidRPr="006E2777">
        <w:rPr>
          <w:rFonts w:ascii="Times New Roman"/>
          <w:sz w:val="22"/>
          <w:szCs w:val="23"/>
        </w:rPr>
        <w:t>.</w:t>
      </w:r>
      <w:bookmarkStart w:id="40" w:name="_DV_M203"/>
      <w:bookmarkStart w:id="41" w:name="_DV_M204"/>
      <w:bookmarkEnd w:id="40"/>
      <w:bookmarkEnd w:id="41"/>
    </w:p>
    <w:p w14:paraId="11C1E1A3" w14:textId="77777777" w:rsidR="006F78BB" w:rsidRDefault="001E12B5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 w14:paraId="55F9DB24" w14:textId="77777777" w:rsidR="006F78BB" w:rsidRDefault="001E12B5">
      <w:pPr>
        <w:numPr>
          <w:ilvl w:val="0"/>
          <w:numId w:val="30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  <w:u w:val="single"/>
        </w:rPr>
      </w:pPr>
      <w:bookmarkStart w:id="42" w:name="_DV_M210"/>
      <w:bookmarkEnd w:id="42"/>
      <w:r>
        <w:rPr>
          <w:rFonts w:ascii="Times New Roman"/>
          <w:sz w:val="22"/>
          <w:szCs w:val="23"/>
          <w:u w:val="single"/>
        </w:rPr>
        <w:t>일방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당사자에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의한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해제</w:t>
      </w:r>
      <w:r w:rsidRPr="006E2777">
        <w:rPr>
          <w:rFonts w:ascii="Times New Roman"/>
          <w:sz w:val="22"/>
          <w:szCs w:val="23"/>
        </w:rPr>
        <w:t>.</w:t>
      </w:r>
    </w:p>
    <w:p w14:paraId="6D58E55E" w14:textId="77777777" w:rsidR="006F78BB" w:rsidRDefault="001E12B5">
      <w:pPr>
        <w:tabs>
          <w:tab w:val="left" w:pos="7088"/>
        </w:tabs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bookmarkStart w:id="43" w:name="_DV_M213"/>
      <w:bookmarkEnd w:id="43"/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9</w:t>
      </w:r>
      <w:r>
        <w:rPr>
          <w:rFonts w:ascii="Times New Roman" w:hint="eastAsia"/>
          <w:sz w:val="22"/>
          <w:szCs w:val="23"/>
        </w:rPr>
        <w:t>조에서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매도인들은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동일한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간주함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책임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원인으로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06643991" w14:textId="7373EEEB" w:rsidR="006F78BB" w:rsidRDefault="001E12B5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bookmarkStart w:id="44" w:name="_DV_M205"/>
      <w:bookmarkEnd w:id="44"/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확약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면에서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불가능인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경우이거나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날로부터</w:t>
      </w:r>
      <w:r>
        <w:rPr>
          <w:rFonts w:ascii="Times New Roman"/>
          <w:sz w:val="22"/>
          <w:szCs w:val="23"/>
        </w:rPr>
        <w:t xml:space="preserve"> </w:t>
      </w:r>
      <w:r w:rsidRPr="006E2777">
        <w:rPr>
          <w:rFonts w:ascii="Times New Roman"/>
          <w:sz w:val="22"/>
          <w:szCs w:val="23"/>
        </w:rPr>
        <w:t>10</w:t>
      </w:r>
      <w:r w:rsidRPr="00B36BE6">
        <w:rPr>
          <w:rFonts w:ascii="Times New Roman"/>
          <w:sz w:val="22"/>
          <w:szCs w:val="23"/>
        </w:rPr>
        <w:t>영업일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</w:p>
    <w:p w14:paraId="4E01313D" w14:textId="77777777" w:rsidR="006F78BB" w:rsidRDefault="001E12B5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bookmarkStart w:id="45" w:name="_DV_M206"/>
      <w:bookmarkStart w:id="46" w:name="_DV_M208"/>
      <w:bookmarkEnd w:id="45"/>
      <w:bookmarkEnd w:id="46"/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기업구조조정촉진법상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부실징후기업에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관리절차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</w:p>
    <w:p w14:paraId="1ECAC887" w14:textId="77777777" w:rsidR="006F78BB" w:rsidRDefault="001E12B5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천재지변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정부당국의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불가항력적인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운영이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불가능해지거나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불법화되는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</w:p>
    <w:p w14:paraId="647BB4F0" w14:textId="468BE6D3" w:rsidR="006F78BB" w:rsidRDefault="001E12B5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거래종결이</w:t>
      </w:r>
      <w:r>
        <w:rPr>
          <w:rFonts w:ascii="Times New Roman"/>
          <w:sz w:val="22"/>
          <w:szCs w:val="23"/>
        </w:rPr>
        <w:t xml:space="preserve"> 2025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/>
          <w:sz w:val="22"/>
          <w:szCs w:val="23"/>
        </w:rPr>
        <w:t xml:space="preserve"> </w:t>
      </w:r>
      <w:r w:rsidR="007E25F2">
        <w:rPr>
          <w:rFonts w:ascii="Times New Roman" w:hint="eastAsia"/>
          <w:sz w:val="22"/>
          <w:szCs w:val="23"/>
        </w:rPr>
        <w:t>9</w:t>
      </w:r>
      <w:r>
        <w:rPr>
          <w:rFonts w:ascii="Times New Roman" w:hint="eastAsia"/>
          <w:sz w:val="22"/>
          <w:szCs w:val="23"/>
        </w:rPr>
        <w:t>월</w:t>
      </w:r>
      <w:r>
        <w:rPr>
          <w:rFonts w:ascii="Times New Roman"/>
          <w:sz w:val="22"/>
          <w:szCs w:val="23"/>
        </w:rPr>
        <w:t xml:space="preserve"> </w:t>
      </w:r>
      <w:r w:rsidR="007E25F2">
        <w:rPr>
          <w:rFonts w:ascii="Times New Roman" w:hint="eastAsia"/>
          <w:sz w:val="22"/>
          <w:szCs w:val="23"/>
        </w:rPr>
        <w:t>30</w:t>
      </w:r>
      <w:r>
        <w:rPr>
          <w:rFonts w:ascii="Times New Roman" w:hint="eastAsia"/>
          <w:sz w:val="22"/>
          <w:szCs w:val="23"/>
        </w:rPr>
        <w:t>일</w:t>
      </w:r>
      <w:r>
        <w:rPr>
          <w:rFonts w:ascii="Times New Roman"/>
          <w:sz w:val="22"/>
          <w:szCs w:val="23"/>
        </w:rPr>
        <w:t>까지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이루어지지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귀책사유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</w:p>
    <w:p w14:paraId="78D9497B" w14:textId="77777777" w:rsidR="006F78BB" w:rsidRDefault="001E12B5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못하여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불가능해지는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. </w:t>
      </w:r>
    </w:p>
    <w:p w14:paraId="42E4DBE9" w14:textId="77777777" w:rsidR="006F78BB" w:rsidRDefault="001E12B5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5</w:t>
      </w:r>
      <w:r>
        <w:rPr>
          <w:rFonts w:ascii="Times New Roman" w:hint="eastAsia"/>
          <w:sz w:val="22"/>
          <w:szCs w:val="23"/>
        </w:rPr>
        <w:t>조에서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거래종결의무의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선행조건이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충족되거나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포기되었음에도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불구하고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해당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자신의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이행하지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않는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상대방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의하여</w:t>
      </w:r>
      <w:r>
        <w:rPr>
          <w:rFonts w:ascii="Times New Roman" w:hint="eastAsia"/>
          <w:sz w:val="22"/>
          <w:szCs w:val="23"/>
        </w:rPr>
        <w:t>.</w:t>
      </w:r>
    </w:p>
    <w:p w14:paraId="60D54698" w14:textId="77777777" w:rsidR="006F78BB" w:rsidRDefault="001E12B5">
      <w:pPr>
        <w:numPr>
          <w:ilvl w:val="0"/>
          <w:numId w:val="39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proofErr w:type="spellStart"/>
      <w:r>
        <w:rPr>
          <w:rFonts w:ascii="Times New Roman" w:hint="eastAsia"/>
          <w:sz w:val="22"/>
          <w:szCs w:val="23"/>
        </w:rPr>
        <w:lastRenderedPageBreak/>
        <w:t>대상회사등에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부정적인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영향이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매수인에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의하여</w:t>
      </w:r>
      <w:r>
        <w:rPr>
          <w:rFonts w:ascii="Times New Roman" w:hint="eastAsia"/>
          <w:sz w:val="22"/>
          <w:szCs w:val="23"/>
        </w:rPr>
        <w:t>.</w:t>
      </w:r>
    </w:p>
    <w:p w14:paraId="710223F6" w14:textId="77777777" w:rsidR="006F78BB" w:rsidRDefault="001E12B5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</w:rPr>
        <w:tab/>
      </w:r>
      <w:r>
        <w:rPr>
          <w:rFonts w:ascii="Times New Roman"/>
          <w:sz w:val="22"/>
          <w:szCs w:val="23"/>
        </w:rPr>
        <w:t>당사자들은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후에는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여하한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당사자들이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언제나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별도의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즉시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명확히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부언하면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공동으로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매도인만이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매수인이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7A2A8009" w14:textId="77777777" w:rsidR="006F78BB" w:rsidRPr="006E2777" w:rsidRDefault="001E12B5">
      <w:pPr>
        <w:numPr>
          <w:ilvl w:val="0"/>
          <w:numId w:val="30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해제의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효과</w:t>
      </w:r>
      <w:r w:rsidRPr="006E2777">
        <w:rPr>
          <w:rFonts w:ascii="Times New Roman"/>
          <w:sz w:val="22"/>
          <w:szCs w:val="23"/>
        </w:rPr>
        <w:t>.</w:t>
      </w:r>
    </w:p>
    <w:p w14:paraId="4B7EDA39" w14:textId="77777777" w:rsidR="006F78BB" w:rsidRDefault="001E12B5">
      <w:pPr>
        <w:topLinePunct/>
        <w:autoSpaceDE w:val="0"/>
        <w:autoSpaceDN w:val="0"/>
        <w:spacing w:before="0" w:after="288" w:line="360" w:lineRule="auto"/>
        <w:ind w:left="79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9.1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9.2</w:t>
      </w:r>
      <w:r>
        <w:rPr>
          <w:rFonts w:ascii="Times New Roman"/>
          <w:sz w:val="22"/>
          <w:szCs w:val="23"/>
        </w:rPr>
        <w:t>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효력을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상실한다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8</w:t>
      </w:r>
      <w:r>
        <w:rPr>
          <w:rFonts w:ascii="Times New Roman"/>
          <w:sz w:val="22"/>
          <w:szCs w:val="23"/>
        </w:rPr>
        <w:t>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12</w:t>
      </w:r>
      <w:r>
        <w:rPr>
          <w:rFonts w:ascii="Times New Roman"/>
          <w:sz w:val="22"/>
          <w:szCs w:val="23"/>
        </w:rPr>
        <w:t>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종료되는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효력을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유지한다</w:t>
      </w:r>
      <w:r>
        <w:rPr>
          <w:rFonts w:ascii="Times New Roman"/>
          <w:sz w:val="22"/>
          <w:szCs w:val="23"/>
        </w:rPr>
        <w:t xml:space="preserve">. </w:t>
      </w:r>
      <w:bookmarkStart w:id="47" w:name="_DV_M216"/>
      <w:bookmarkEnd w:id="47"/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책임에는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bookmarkStart w:id="48" w:name="_DV_M220"/>
      <w:bookmarkEnd w:id="48"/>
    </w:p>
    <w:p w14:paraId="5C868769" w14:textId="77777777" w:rsidR="006F78BB" w:rsidRDefault="001E12B5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49" w:name="_DV_M214"/>
      <w:bookmarkStart w:id="50" w:name="_Toc497385807"/>
      <w:bookmarkEnd w:id="49"/>
      <w:r>
        <w:rPr>
          <w:rFonts w:eastAsia="바탕"/>
          <w:sz w:val="22"/>
          <w:szCs w:val="22"/>
        </w:rPr>
        <w:t>비밀유지</w:t>
      </w:r>
      <w:bookmarkEnd w:id="50"/>
      <w:r>
        <w:rPr>
          <w:rFonts w:eastAsia="바탕"/>
          <w:sz w:val="22"/>
          <w:szCs w:val="22"/>
        </w:rPr>
        <w:t xml:space="preserve"> </w:t>
      </w:r>
    </w:p>
    <w:p w14:paraId="3005A4A8" w14:textId="77777777" w:rsidR="006F78BB" w:rsidRDefault="001E12B5">
      <w:pPr>
        <w:pStyle w:val="af9"/>
        <w:numPr>
          <w:ilvl w:val="1"/>
          <w:numId w:val="41"/>
        </w:numPr>
        <w:topLinePunct/>
        <w:autoSpaceDE w:val="0"/>
        <w:autoSpaceDN w:val="0"/>
        <w:spacing w:before="360" w:after="240" w:line="360" w:lineRule="auto"/>
        <w:ind w:leftChars="0" w:left="794" w:hanging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누설하지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공공연히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알려져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독립된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경제적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상당한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노력에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생산방법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판매방법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밖에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영업활동에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유용한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기술상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말한다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누설하지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된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에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누설하지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거래종결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후에는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아니함</w:t>
      </w:r>
      <w:r>
        <w:rPr>
          <w:rFonts w:ascii="Times New Roman"/>
          <w:sz w:val="22"/>
          <w:szCs w:val="22"/>
        </w:rPr>
        <w:t xml:space="preserve">).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당사자들의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비밀유지의무는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자료에는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적용되지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 w14:paraId="638A8EE1" w14:textId="77777777" w:rsidR="006F78BB" w:rsidRDefault="001E12B5"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lastRenderedPageBreak/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비밀유지의무를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 w:hint="eastAsia"/>
          <w:sz w:val="22"/>
          <w:szCs w:val="23"/>
        </w:rPr>
        <w:t>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본건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관계없이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알게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정보</w:t>
      </w:r>
    </w:p>
    <w:p w14:paraId="55984360" w14:textId="77777777" w:rsidR="006F78BB" w:rsidRDefault="001E12B5"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비밀유지의무를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알게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</w:p>
    <w:p w14:paraId="4D5D9A75" w14:textId="77777777" w:rsidR="006F78BB" w:rsidRDefault="001E12B5"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참조하지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독자적으로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</w:p>
    <w:p w14:paraId="1AFB5984" w14:textId="77777777" w:rsidR="006F78BB" w:rsidRDefault="001E12B5"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감독기관에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공개하기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이전에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허용되는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당사자는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(x)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제기하거나</w:t>
      </w:r>
      <w:r>
        <w:rPr>
          <w:rFonts w:ascii="Times New Roman"/>
          <w:sz w:val="22"/>
          <w:szCs w:val="23"/>
        </w:rPr>
        <w:t xml:space="preserve">, (y) </w:t>
      </w:r>
      <w:r>
        <w:rPr>
          <w:rFonts w:ascii="Times New Roman"/>
          <w:sz w:val="22"/>
          <w:szCs w:val="23"/>
        </w:rPr>
        <w:t>공개의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내용에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있도록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즉시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내에서만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공개해야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37A5DCB8" w14:textId="77777777" w:rsidR="006F78BB" w:rsidRDefault="001E12B5">
      <w:pPr>
        <w:numPr>
          <w:ilvl w:val="0"/>
          <w:numId w:val="42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얻기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적절한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임원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직원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특수관계인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대리인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자문인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주주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공동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투자자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인수금융의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대출기관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채권자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이해관계인에게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다만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목적상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범위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>.</w:t>
      </w:r>
    </w:p>
    <w:p w14:paraId="7111486C" w14:textId="702B4D90" w:rsidR="006F78BB" w:rsidRDefault="001E12B5">
      <w:pPr>
        <w:pStyle w:val="af9"/>
        <w:numPr>
          <w:ilvl w:val="1"/>
          <w:numId w:val="41"/>
        </w:numPr>
        <w:topLinePunct/>
        <w:autoSpaceDE w:val="0"/>
        <w:autoSpaceDN w:val="0"/>
        <w:spacing w:before="360" w:after="240" w:line="360" w:lineRule="auto"/>
        <w:ind w:leftChars="0" w:left="794" w:hanging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여하한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사유로든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소멸되는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받은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비밀자료를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반환하거나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얻어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폐기하여야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비밀자료의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수령을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통보하였음에도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정당한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응하지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</w:t>
      </w:r>
      <w:r>
        <w:rPr>
          <w:rFonts w:ascii="Times New Roman"/>
          <w:sz w:val="22"/>
          <w:szCs w:val="22"/>
        </w:rPr>
        <w:t xml:space="preserve"> </w:t>
      </w:r>
      <w:r w:rsidRPr="005E632C">
        <w:rPr>
          <w:rFonts w:ascii="Times New Roman"/>
          <w:sz w:val="22"/>
          <w:szCs w:val="22"/>
        </w:rPr>
        <w:t>없이</w:t>
      </w:r>
      <w:r w:rsidRPr="005E632C">
        <w:rPr>
          <w:rFonts w:ascii="Times New Roman"/>
          <w:sz w:val="22"/>
          <w:szCs w:val="22"/>
        </w:rPr>
        <w:t xml:space="preserve"> </w:t>
      </w:r>
      <w:r w:rsidRPr="006E2777">
        <w:rPr>
          <w:rFonts w:ascii="Times New Roman"/>
          <w:sz w:val="22"/>
          <w:szCs w:val="22"/>
        </w:rPr>
        <w:t>1</w:t>
      </w:r>
      <w:r w:rsidRPr="005E632C">
        <w:rPr>
          <w:rFonts w:ascii="Times New Roman"/>
          <w:sz w:val="22"/>
          <w:szCs w:val="22"/>
        </w:rPr>
        <w:t>개월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수령을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적정하다고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비밀자료를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폐기할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>.</w:t>
      </w:r>
    </w:p>
    <w:p w14:paraId="3F143F4F" w14:textId="152D7687" w:rsidR="006F78BB" w:rsidRDefault="001E12B5">
      <w:pPr>
        <w:pStyle w:val="af9"/>
        <w:numPr>
          <w:ilvl w:val="1"/>
          <w:numId w:val="41"/>
        </w:numPr>
        <w:topLinePunct/>
        <w:autoSpaceDE w:val="0"/>
        <w:autoSpaceDN w:val="0"/>
        <w:spacing w:before="360" w:after="240" w:line="360" w:lineRule="auto"/>
        <w:ind w:leftChars="0" w:left="794" w:hanging="79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비밀유지의무는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당사자의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합의로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종료되는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소멸하는</w:t>
      </w:r>
      <w:r>
        <w:rPr>
          <w:rFonts w:ascii="Times New Roman"/>
          <w:sz w:val="22"/>
          <w:szCs w:val="22"/>
        </w:rPr>
        <w:t xml:space="preserve"> </w:t>
      </w:r>
      <w:r w:rsidRPr="005E632C">
        <w:rPr>
          <w:rFonts w:ascii="Times New Roman"/>
          <w:sz w:val="22"/>
          <w:szCs w:val="22"/>
        </w:rPr>
        <w:t>경우에도</w:t>
      </w:r>
      <w:r w:rsidRPr="005E632C">
        <w:rPr>
          <w:rFonts w:ascii="Times New Roman"/>
          <w:sz w:val="22"/>
          <w:szCs w:val="22"/>
        </w:rPr>
        <w:t xml:space="preserve"> </w:t>
      </w:r>
      <w:r w:rsidRPr="006E2777">
        <w:rPr>
          <w:rFonts w:ascii="Times New Roman"/>
          <w:sz w:val="22"/>
          <w:szCs w:val="22"/>
        </w:rPr>
        <w:t>2</w:t>
      </w:r>
      <w:r w:rsidRPr="005E632C">
        <w:rPr>
          <w:rFonts w:ascii="Times New Roman"/>
          <w:sz w:val="22"/>
          <w:szCs w:val="22"/>
        </w:rPr>
        <w:t>년간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유효하다</w:t>
      </w:r>
      <w:r>
        <w:rPr>
          <w:rFonts w:ascii="Times New Roman"/>
          <w:sz w:val="22"/>
          <w:szCs w:val="22"/>
        </w:rPr>
        <w:t>.</w:t>
      </w:r>
    </w:p>
    <w:p w14:paraId="06CD9F15" w14:textId="77777777" w:rsidR="006F78BB" w:rsidRDefault="001E12B5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bookmarkStart w:id="51" w:name="_Toc497385808"/>
      <w:r>
        <w:rPr>
          <w:rFonts w:eastAsia="바탕"/>
          <w:sz w:val="22"/>
          <w:szCs w:val="22"/>
        </w:rPr>
        <w:lastRenderedPageBreak/>
        <w:t>통지</w:t>
      </w:r>
      <w:r>
        <w:rPr>
          <w:rFonts w:eastAsia="바탕"/>
          <w:sz w:val="22"/>
          <w:szCs w:val="22"/>
        </w:rPr>
        <w:t xml:space="preserve"> </w:t>
      </w:r>
    </w:p>
    <w:p w14:paraId="195C92E4" w14:textId="77777777" w:rsidR="006F78BB" w:rsidRDefault="001E12B5">
      <w:p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당사자들이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달리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제외하고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인편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등기우편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배달증명우편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국제적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인지도가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상업서류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송달회사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전자우편을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이루어져야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단</w:t>
      </w:r>
      <w:r>
        <w:rPr>
          <w:rFonts w:ascii="Times New Roman"/>
          <w:sz w:val="22"/>
          <w:szCs w:val="23"/>
        </w:rPr>
        <w:t>,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연락처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다른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주소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방법에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간주하며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전자우편에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의사표시는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수신인이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전자우편에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경우에만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본다</w:t>
      </w:r>
      <w:r>
        <w:rPr>
          <w:rFonts w:ascii="Times New Roman"/>
          <w:sz w:val="22"/>
          <w:szCs w:val="23"/>
        </w:rPr>
        <w:t xml:space="preserve">. </w:t>
      </w:r>
    </w:p>
    <w:p w14:paraId="0F7BF964" w14:textId="77777777" w:rsidR="006F78BB" w:rsidRDefault="001E12B5">
      <w:pPr>
        <w:topLinePunct/>
        <w:autoSpaceDE w:val="0"/>
        <w:autoSpaceDN w:val="0"/>
        <w:spacing w:before="0" w:after="120" w:line="360" w:lineRule="auto"/>
        <w:ind w:firstLineChars="100" w:firstLine="220"/>
        <w:rPr>
          <w:rFonts w:ascii="Times New Roman"/>
          <w:sz w:val="22"/>
          <w:u w:val="single"/>
        </w:rPr>
      </w:pPr>
      <w:bookmarkStart w:id="52" w:name="_Hlk495604282"/>
      <w:r>
        <w:rPr>
          <w:rFonts w:ascii="Times New Roman"/>
          <w:sz w:val="22"/>
          <w:u w:val="single"/>
        </w:rPr>
        <w:t>매도인</w:t>
      </w:r>
      <w:r>
        <w:rPr>
          <w:rFonts w:ascii="Times New Roman" w:hint="eastAsia"/>
          <w:sz w:val="22"/>
          <w:u w:val="single"/>
        </w:rPr>
        <w:t>들</w:t>
      </w:r>
      <w:r>
        <w:rPr>
          <w:rFonts w:ascii="Times New Roman"/>
          <w:sz w:val="22"/>
          <w:u w:val="single"/>
        </w:rPr>
        <w:t>에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대한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통지</w:t>
      </w:r>
      <w:r>
        <w:rPr>
          <w:rFonts w:ascii="Times New Roman"/>
          <w:sz w:val="22"/>
          <w:u w:val="single"/>
        </w:rPr>
        <w:t xml:space="preserve"> – </w:t>
      </w:r>
      <w:r>
        <w:rPr>
          <w:rFonts w:ascii="Times New Roman"/>
          <w:sz w:val="22"/>
          <w:u w:val="single"/>
        </w:rPr>
        <w:t>대표매도인</w:t>
      </w:r>
      <w:r>
        <w:rPr>
          <w:rFonts w:ascii="Times New Roman" w:hint="eastAsia"/>
          <w:sz w:val="22"/>
          <w:u w:val="single"/>
        </w:rPr>
        <w:t>1</w:t>
      </w:r>
    </w:p>
    <w:p w14:paraId="221B2C86" w14:textId="77777777" w:rsidR="006F78BB" w:rsidRDefault="001E12B5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강상도</w:t>
      </w:r>
      <w:r>
        <w:rPr>
          <w:rFonts w:ascii="Times New Roman"/>
          <w:sz w:val="22"/>
        </w:rPr>
        <w:t xml:space="preserve"> (</w:t>
      </w:r>
      <w:r>
        <w:rPr>
          <w:rFonts w:ascii="Times New Roman"/>
          <w:sz w:val="22"/>
        </w:rPr>
        <w:t>생년월일</w:t>
      </w:r>
      <w:r>
        <w:rPr>
          <w:rFonts w:ascii="Times New Roman"/>
          <w:sz w:val="22"/>
        </w:rPr>
        <w:t>: 1977. 9. 16.)</w:t>
      </w:r>
    </w:p>
    <w:p w14:paraId="0787D731" w14:textId="5CC4B843" w:rsidR="006F78BB" w:rsidRDefault="001E12B5" w:rsidP="008E0FD4">
      <w:pPr>
        <w:topLinePunct/>
        <w:autoSpaceDE w:val="0"/>
        <w:autoSpaceDN w:val="0"/>
        <w:spacing w:before="0" w:after="0" w:line="360" w:lineRule="auto"/>
        <w:ind w:left="220"/>
        <w:rPr>
          <w:rFonts w:ascii="Times New Roman"/>
          <w:sz w:val="22"/>
        </w:rPr>
      </w:pPr>
      <w:r>
        <w:rPr>
          <w:rFonts w:ascii="Times New Roman"/>
          <w:sz w:val="22"/>
        </w:rPr>
        <w:t>주소</w:t>
      </w:r>
      <w:r>
        <w:rPr>
          <w:rFonts w:ascii="Times New Roman"/>
          <w:sz w:val="22"/>
        </w:rPr>
        <w:t xml:space="preserve">: </w:t>
      </w:r>
      <w:r w:rsidR="007F3BE3">
        <w:rPr>
          <w:rFonts w:ascii="Times New Roman" w:hint="eastAsia"/>
          <w:sz w:val="22"/>
          <w:szCs w:val="22"/>
        </w:rPr>
        <w:t>광주광역시</w:t>
      </w:r>
      <w:r w:rsidR="007F3BE3">
        <w:rPr>
          <w:rFonts w:ascii="Times New Roman" w:hint="eastAsia"/>
          <w:sz w:val="22"/>
          <w:szCs w:val="22"/>
        </w:rPr>
        <w:t xml:space="preserve"> </w:t>
      </w:r>
      <w:r w:rsidR="007F3BE3">
        <w:rPr>
          <w:rFonts w:ascii="Times New Roman" w:hint="eastAsia"/>
          <w:sz w:val="22"/>
          <w:szCs w:val="22"/>
        </w:rPr>
        <w:t>광산구</w:t>
      </w:r>
      <w:r w:rsidR="007F3BE3">
        <w:rPr>
          <w:rFonts w:ascii="Times New Roman" w:hint="eastAsia"/>
          <w:sz w:val="22"/>
          <w:szCs w:val="22"/>
        </w:rPr>
        <w:t xml:space="preserve"> </w:t>
      </w:r>
      <w:r w:rsidR="007F3BE3">
        <w:rPr>
          <w:rFonts w:ascii="Times New Roman" w:hint="eastAsia"/>
          <w:sz w:val="22"/>
          <w:szCs w:val="22"/>
        </w:rPr>
        <w:t>임방울대로</w:t>
      </w:r>
      <w:r w:rsidR="007F3BE3">
        <w:rPr>
          <w:rFonts w:ascii="Times New Roman" w:hint="eastAsia"/>
          <w:sz w:val="22"/>
          <w:szCs w:val="22"/>
        </w:rPr>
        <w:t xml:space="preserve"> </w:t>
      </w:r>
      <w:r w:rsidR="007F3BE3">
        <w:rPr>
          <w:rFonts w:ascii="Times New Roman"/>
          <w:sz w:val="22"/>
          <w:szCs w:val="22"/>
        </w:rPr>
        <w:t>358</w:t>
      </w:r>
      <w:r w:rsidR="007F3BE3">
        <w:rPr>
          <w:rFonts w:ascii="Times New Roman" w:hint="eastAsia"/>
          <w:sz w:val="22"/>
          <w:szCs w:val="22"/>
        </w:rPr>
        <w:t>번길</w:t>
      </w:r>
      <w:r w:rsidR="007F3BE3">
        <w:rPr>
          <w:rFonts w:ascii="Times New Roman"/>
          <w:sz w:val="22"/>
          <w:szCs w:val="22"/>
        </w:rPr>
        <w:t xml:space="preserve"> 21, 207</w:t>
      </w:r>
      <w:r w:rsidR="007F3BE3">
        <w:rPr>
          <w:rFonts w:ascii="Times New Roman" w:hint="eastAsia"/>
          <w:sz w:val="22"/>
          <w:szCs w:val="22"/>
        </w:rPr>
        <w:t>동</w:t>
      </w:r>
      <w:r w:rsidR="007F3BE3">
        <w:rPr>
          <w:rFonts w:ascii="Times New Roman" w:hint="eastAsia"/>
          <w:sz w:val="22"/>
          <w:szCs w:val="22"/>
        </w:rPr>
        <w:t xml:space="preserve"> </w:t>
      </w:r>
      <w:r w:rsidR="007F3BE3">
        <w:rPr>
          <w:rFonts w:ascii="Times New Roman"/>
          <w:sz w:val="22"/>
          <w:szCs w:val="22"/>
        </w:rPr>
        <w:t>1402</w:t>
      </w:r>
      <w:r w:rsidR="007F3BE3">
        <w:rPr>
          <w:rFonts w:ascii="Times New Roman" w:hint="eastAsia"/>
          <w:sz w:val="22"/>
          <w:szCs w:val="22"/>
        </w:rPr>
        <w:t>호</w:t>
      </w:r>
      <w:r w:rsidR="007F3BE3">
        <w:rPr>
          <w:rFonts w:ascii="Times New Roman" w:hint="eastAsia"/>
          <w:sz w:val="22"/>
          <w:szCs w:val="22"/>
        </w:rPr>
        <w:t>(</w:t>
      </w:r>
      <w:proofErr w:type="spellStart"/>
      <w:r w:rsidR="007F3BE3">
        <w:rPr>
          <w:rFonts w:ascii="Times New Roman" w:hint="eastAsia"/>
          <w:sz w:val="22"/>
          <w:szCs w:val="22"/>
        </w:rPr>
        <w:t>수완동</w:t>
      </w:r>
      <w:proofErr w:type="spellEnd"/>
      <w:r w:rsidR="007F3BE3">
        <w:rPr>
          <w:rFonts w:ascii="Times New Roman" w:hint="eastAsia"/>
          <w:sz w:val="22"/>
          <w:szCs w:val="22"/>
        </w:rPr>
        <w:t>,</w:t>
      </w:r>
      <w:r w:rsidR="007F3BE3">
        <w:rPr>
          <w:rFonts w:ascii="Times New Roman"/>
          <w:sz w:val="22"/>
          <w:szCs w:val="22"/>
        </w:rPr>
        <w:t xml:space="preserve"> </w:t>
      </w:r>
      <w:proofErr w:type="spellStart"/>
      <w:r w:rsidR="007F3BE3">
        <w:rPr>
          <w:rFonts w:ascii="Times New Roman" w:hint="eastAsia"/>
          <w:sz w:val="22"/>
          <w:szCs w:val="22"/>
        </w:rPr>
        <w:t>해솔마을대방노블랜드</w:t>
      </w:r>
      <w:proofErr w:type="spellEnd"/>
      <w:r w:rsidR="007F3BE3">
        <w:rPr>
          <w:rFonts w:ascii="Times New Roman" w:hint="eastAsia"/>
          <w:sz w:val="22"/>
          <w:szCs w:val="22"/>
        </w:rPr>
        <w:t xml:space="preserve"> </w:t>
      </w:r>
      <w:r w:rsidR="007F3BE3">
        <w:rPr>
          <w:rFonts w:ascii="Times New Roman"/>
          <w:sz w:val="22"/>
          <w:szCs w:val="22"/>
        </w:rPr>
        <w:t>2</w:t>
      </w:r>
      <w:r w:rsidR="007F3BE3">
        <w:rPr>
          <w:rFonts w:ascii="Times New Roman" w:hint="eastAsia"/>
          <w:sz w:val="22"/>
          <w:szCs w:val="22"/>
        </w:rPr>
        <w:t>차아파트</w:t>
      </w:r>
      <w:r w:rsidR="007F3BE3">
        <w:rPr>
          <w:rFonts w:ascii="Times New Roman" w:hint="eastAsia"/>
          <w:sz w:val="22"/>
          <w:szCs w:val="22"/>
        </w:rPr>
        <w:t>)</w:t>
      </w:r>
    </w:p>
    <w:p w14:paraId="0157235C" w14:textId="3249C53B" w:rsidR="006F78BB" w:rsidRDefault="001E12B5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전화</w:t>
      </w:r>
      <w:r>
        <w:rPr>
          <w:rFonts w:ascii="Times New Roman" w:hint="eastAsia"/>
          <w:sz w:val="22"/>
        </w:rPr>
        <w:t>:</w:t>
      </w:r>
      <w:r>
        <w:rPr>
          <w:rFonts w:ascii="Times New Roman"/>
          <w:sz w:val="22"/>
        </w:rPr>
        <w:t xml:space="preserve"> </w:t>
      </w:r>
      <w:r w:rsidR="005836B8">
        <w:rPr>
          <w:rFonts w:ascii="Times New Roman" w:hint="eastAsia"/>
          <w:sz w:val="22"/>
        </w:rPr>
        <w:t>010-9438-2184</w:t>
      </w:r>
    </w:p>
    <w:p w14:paraId="06F42883" w14:textId="13E10B0B" w:rsidR="006F78BB" w:rsidRDefault="001E12B5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전자우편</w:t>
      </w:r>
      <w:r>
        <w:rPr>
          <w:rFonts w:ascii="Times New Roman"/>
          <w:sz w:val="22"/>
        </w:rPr>
        <w:t xml:space="preserve">: </w:t>
      </w:r>
      <w:r w:rsidR="00E36EA8" w:rsidRPr="00E36EA8">
        <w:rPr>
          <w:rFonts w:ascii="Times New Roman"/>
          <w:sz w:val="22"/>
        </w:rPr>
        <w:t>kangsd@mpnics.com</w:t>
      </w:r>
    </w:p>
    <w:p w14:paraId="5FC2E3E2" w14:textId="77777777" w:rsidR="006F78BB" w:rsidRDefault="006F78BB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</w:p>
    <w:bookmarkEnd w:id="52"/>
    <w:p w14:paraId="52AD4694" w14:textId="77777777" w:rsidR="006F78BB" w:rsidRDefault="001E12B5">
      <w:pPr>
        <w:topLinePunct/>
        <w:autoSpaceDE w:val="0"/>
        <w:autoSpaceDN w:val="0"/>
        <w:spacing w:before="0" w:after="120" w:line="360" w:lineRule="auto"/>
        <w:ind w:firstLineChars="100" w:firstLine="220"/>
        <w:rPr>
          <w:rFonts w:ascii="Times New Roman"/>
          <w:sz w:val="22"/>
          <w:u w:val="single"/>
        </w:rPr>
      </w:pPr>
      <w:r>
        <w:rPr>
          <w:rFonts w:ascii="Times New Roman"/>
          <w:sz w:val="22"/>
          <w:u w:val="single"/>
        </w:rPr>
        <w:t>매수인에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대한</w:t>
      </w:r>
      <w:r>
        <w:rPr>
          <w:rFonts w:ascii="Times New Roman"/>
          <w:sz w:val="22"/>
          <w:u w:val="single"/>
        </w:rPr>
        <w:t xml:space="preserve"> </w:t>
      </w:r>
      <w:r>
        <w:rPr>
          <w:rFonts w:ascii="Times New Roman"/>
          <w:sz w:val="22"/>
          <w:u w:val="single"/>
        </w:rPr>
        <w:t>통지</w:t>
      </w:r>
    </w:p>
    <w:p w14:paraId="5C798C75" w14:textId="62846F82" w:rsidR="006F78BB" w:rsidRDefault="005E632C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proofErr w:type="spellStart"/>
      <w:r>
        <w:rPr>
          <w:rFonts w:ascii="Times New Roman" w:hint="eastAsia"/>
          <w:sz w:val="22"/>
        </w:rPr>
        <w:t>마이크로닉스</w:t>
      </w:r>
      <w:proofErr w:type="spellEnd"/>
      <w:r>
        <w:rPr>
          <w:rFonts w:ascii="Times New Roman" w:hint="eastAsia"/>
          <w:sz w:val="22"/>
        </w:rPr>
        <w:t xml:space="preserve"> </w:t>
      </w:r>
      <w:r w:rsidR="001E12B5">
        <w:rPr>
          <w:rFonts w:ascii="Times New Roman" w:hint="eastAsia"/>
          <w:sz w:val="22"/>
        </w:rPr>
        <w:t>유한회사</w:t>
      </w:r>
    </w:p>
    <w:p w14:paraId="3E0E4589" w14:textId="77777777" w:rsidR="006F78BB" w:rsidRDefault="001E12B5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주소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</w:rPr>
        <w:t>서울시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강남구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테헤란로</w:t>
      </w:r>
      <w:r>
        <w:rPr>
          <w:rFonts w:ascii="Times New Roman" w:hint="eastAsia"/>
          <w:sz w:val="22"/>
        </w:rPr>
        <w:t xml:space="preserve"> 326, 15</w:t>
      </w:r>
      <w:r>
        <w:rPr>
          <w:rFonts w:ascii="Times New Roman" w:hint="eastAsia"/>
          <w:sz w:val="22"/>
        </w:rPr>
        <w:t>층</w:t>
      </w:r>
    </w:p>
    <w:p w14:paraId="448E7B3A" w14:textId="77777777" w:rsidR="006F78BB" w:rsidRDefault="001E12B5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담당자</w:t>
      </w:r>
      <w:r>
        <w:rPr>
          <w:rFonts w:ascii="Times New Roman"/>
          <w:sz w:val="22"/>
        </w:rPr>
        <w:t xml:space="preserve">: </w:t>
      </w:r>
      <w:proofErr w:type="spellStart"/>
      <w:r>
        <w:rPr>
          <w:rFonts w:ascii="Times New Roman" w:hint="eastAsia"/>
          <w:sz w:val="22"/>
        </w:rPr>
        <w:t>류준하</w:t>
      </w:r>
      <w:proofErr w:type="spellEnd"/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이사</w:t>
      </w:r>
    </w:p>
    <w:p w14:paraId="291A2D79" w14:textId="51D23914" w:rsidR="006F78BB" w:rsidRDefault="001E12B5">
      <w:pPr>
        <w:topLinePunct/>
        <w:autoSpaceDE w:val="0"/>
        <w:autoSpaceDN w:val="0"/>
        <w:spacing w:before="0" w:after="0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전화</w:t>
      </w:r>
      <w:r>
        <w:rPr>
          <w:rFonts w:ascii="Times New Roman" w:hint="eastAsia"/>
          <w:sz w:val="22"/>
        </w:rPr>
        <w:t>: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010-712</w:t>
      </w:r>
      <w:r w:rsidR="00C14201">
        <w:rPr>
          <w:rFonts w:ascii="Times New Roman" w:hint="eastAsia"/>
          <w:sz w:val="22"/>
        </w:rPr>
        <w:t>9</w:t>
      </w:r>
      <w:r>
        <w:rPr>
          <w:rFonts w:ascii="Times New Roman" w:hint="eastAsia"/>
          <w:sz w:val="22"/>
        </w:rPr>
        <w:t>-4757</w:t>
      </w:r>
    </w:p>
    <w:p w14:paraId="6C4F46C8" w14:textId="77777777" w:rsidR="006F78BB" w:rsidRDefault="001E12B5">
      <w:pPr>
        <w:topLinePunct/>
        <w:autoSpaceDE w:val="0"/>
        <w:autoSpaceDN w:val="0"/>
        <w:spacing w:before="0" w:after="288" w:line="360" w:lineRule="auto"/>
        <w:ind w:firstLineChars="100" w:firstLine="220"/>
        <w:rPr>
          <w:rFonts w:ascii="Times New Roman"/>
          <w:sz w:val="22"/>
        </w:rPr>
      </w:pPr>
      <w:r>
        <w:rPr>
          <w:rFonts w:ascii="Times New Roman"/>
          <w:sz w:val="22"/>
        </w:rPr>
        <w:t>전자우편</w:t>
      </w:r>
      <w:r>
        <w:rPr>
          <w:rFonts w:ascii="Times New Roman"/>
          <w:sz w:val="22"/>
        </w:rPr>
        <w:t xml:space="preserve">: </w:t>
      </w:r>
      <w:r>
        <w:rPr>
          <w:rFonts w:ascii="Times New Roman" w:hint="eastAsia"/>
          <w:sz w:val="22"/>
        </w:rPr>
        <w:t>blessyoo@bnwinv.com</w:t>
      </w:r>
    </w:p>
    <w:p w14:paraId="385B5FF7" w14:textId="77777777" w:rsidR="006F78BB" w:rsidRDefault="001E12B5">
      <w:pPr>
        <w:pStyle w:val="WYCArticleLv1"/>
        <w:numPr>
          <w:ilvl w:val="0"/>
          <w:numId w:val="24"/>
        </w:numPr>
        <w:tabs>
          <w:tab w:val="clear" w:pos="1560"/>
        </w:tabs>
        <w:wordWrap w:val="0"/>
        <w:topLinePunct/>
        <w:autoSpaceDE w:val="0"/>
        <w:autoSpaceDN w:val="0"/>
        <w:spacing w:after="360" w:line="360" w:lineRule="auto"/>
        <w:ind w:left="313" w:hangingChars="142" w:hanging="313"/>
        <w:outlineLvl w:val="0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기타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</w:t>
      </w:r>
      <w:bookmarkEnd w:id="51"/>
    </w:p>
    <w:p w14:paraId="247D6392" w14:textId="77777777" w:rsidR="006F78BB" w:rsidRDefault="001E12B5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bookmarkStart w:id="53" w:name="_DV_M224"/>
      <w:bookmarkStart w:id="54" w:name="_DV_M226"/>
      <w:bookmarkEnd w:id="53"/>
      <w:bookmarkEnd w:id="54"/>
      <w:proofErr w:type="spellStart"/>
      <w:r>
        <w:rPr>
          <w:rFonts w:ascii="Times New Roman"/>
          <w:sz w:val="22"/>
          <w:szCs w:val="22"/>
          <w:u w:val="single"/>
        </w:rPr>
        <w:t>대표매도인</w:t>
      </w:r>
      <w:r>
        <w:rPr>
          <w:rFonts w:ascii="Times New Roman" w:hint="eastAsia"/>
          <w:sz w:val="22"/>
          <w:szCs w:val="22"/>
          <w:u w:val="single"/>
        </w:rPr>
        <w:t>등</w:t>
      </w:r>
      <w:r>
        <w:rPr>
          <w:rFonts w:ascii="Times New Roman"/>
          <w:sz w:val="22"/>
          <w:szCs w:val="22"/>
          <w:u w:val="single"/>
        </w:rPr>
        <w:t>의</w:t>
      </w:r>
      <w:proofErr w:type="spellEnd"/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연대책임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확약사항의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손해배상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연대하지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개별적으로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/>
          <w:sz w:val="22"/>
        </w:rPr>
        <w:t>대표매도인</w:t>
      </w:r>
      <w:r>
        <w:rPr>
          <w:rFonts w:ascii="Times New Roman" w:hint="eastAsia"/>
          <w:sz w:val="22"/>
        </w:rPr>
        <w:t>등</w:t>
      </w:r>
      <w:r>
        <w:rPr>
          <w:rFonts w:ascii="Times New Roman"/>
          <w:sz w:val="22"/>
        </w:rPr>
        <w:t>은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확약사항의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이행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손해배상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책임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등에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매수인에게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연대하여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책임을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부담하며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기타</w:t>
      </w:r>
      <w:r>
        <w:rPr>
          <w:rFonts w:ascii="Times New Roman"/>
          <w:sz w:val="22"/>
        </w:rPr>
        <w:t>매도인</w:t>
      </w:r>
      <w:r>
        <w:rPr>
          <w:rFonts w:ascii="Times New Roman" w:hint="eastAsia"/>
          <w:sz w:val="22"/>
        </w:rPr>
        <w:t>들</w:t>
      </w:r>
      <w:r>
        <w:rPr>
          <w:rFonts w:ascii="Times New Roman"/>
          <w:sz w:val="22"/>
        </w:rPr>
        <w:t>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모든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의무와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책임을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해당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매도인과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연대</w:t>
      </w:r>
      <w:r>
        <w:rPr>
          <w:rFonts w:ascii="Times New Roman"/>
          <w:sz w:val="22"/>
        </w:rPr>
        <w:lastRenderedPageBreak/>
        <w:t>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부담한다</w:t>
      </w:r>
      <w:r>
        <w:rPr>
          <w:rFonts w:ascii="Times New Roman"/>
          <w:sz w:val="22"/>
        </w:rPr>
        <w:t>.</w:t>
      </w:r>
    </w:p>
    <w:p w14:paraId="79618D89" w14:textId="77777777" w:rsidR="006F78BB" w:rsidRDefault="001E12B5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각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매도인의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개별의무이행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이유로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거부할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</w:p>
    <w:p w14:paraId="2E7FB522" w14:textId="77777777" w:rsidR="006F78BB" w:rsidRDefault="001E12B5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완전한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합의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최종적이고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구성하며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상실한다</w:t>
      </w:r>
      <w:r>
        <w:rPr>
          <w:rFonts w:ascii="Times New Roman"/>
          <w:sz w:val="22"/>
          <w:szCs w:val="22"/>
        </w:rPr>
        <w:t>.</w:t>
      </w:r>
    </w:p>
    <w:p w14:paraId="7454B6A2" w14:textId="36CFB224" w:rsidR="006F78BB" w:rsidRDefault="001E12B5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양도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승계인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</w:t>
      </w:r>
      <w:r>
        <w:rPr>
          <w:rFonts w:ascii="Times New Roman"/>
          <w:sz w:val="22"/>
          <w:szCs w:val="22"/>
        </w:rPr>
        <w:t>·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양도하거나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</w:p>
    <w:p w14:paraId="70EF6A85" w14:textId="77777777" w:rsidR="006F78BB" w:rsidRDefault="001E12B5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변경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포기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달리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명시된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기명날인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서명한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일방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불이행함으로써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실행하지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있더라도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포기한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간주되지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행사를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해태하거나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포기하더라도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 w14:paraId="2BD67252" w14:textId="77777777" w:rsidR="006F78BB" w:rsidRDefault="001E12B5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u w:val="single"/>
        </w:rPr>
      </w:pPr>
      <w:r>
        <w:rPr>
          <w:rFonts w:ascii="Times New Roman"/>
          <w:sz w:val="22"/>
          <w:szCs w:val="22"/>
          <w:u w:val="single"/>
        </w:rPr>
        <w:t>가분성</w:t>
      </w:r>
      <w:r>
        <w:rPr>
          <w:rFonts w:ascii="Times New Roman"/>
          <w:sz w:val="22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규정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</w:rPr>
        <w:t>문장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</w:rPr>
        <w:t>문구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일부를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</w:rPr>
        <w:t>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무효이거나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위법하거나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집행이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불가능하게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경우에도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규정의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유효성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적법성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집행가능성에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주지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그리고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위법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집행불가능한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규정들은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조항의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원래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내용과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취지에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가능한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근접하면서도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위법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집행불가능하지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않은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2"/>
        </w:rPr>
        <w:t>규정으로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대체된다</w:t>
      </w:r>
      <w:r>
        <w:rPr>
          <w:rFonts w:ascii="Times New Roman"/>
          <w:sz w:val="22"/>
        </w:rPr>
        <w:t xml:space="preserve">. </w:t>
      </w:r>
    </w:p>
    <w:p w14:paraId="5CEC6CF5" w14:textId="77777777" w:rsidR="006F78BB" w:rsidRDefault="001E12B5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불가항력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화재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폭풍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홍수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전쟁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천재지변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법률의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정부기관의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통제를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벗어난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준수하지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못하는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불가항력이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불가항력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상태로부터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벗어난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가능한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빨리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상대방에게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통지하여야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>.</w:t>
      </w:r>
    </w:p>
    <w:p w14:paraId="751CE38B" w14:textId="77777777" w:rsidR="006F78BB" w:rsidRDefault="001E12B5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lang w:val="ko-KR"/>
        </w:rPr>
      </w:pPr>
      <w:r>
        <w:rPr>
          <w:rFonts w:ascii="Times New Roman"/>
          <w:sz w:val="22"/>
          <w:szCs w:val="22"/>
          <w:u w:val="single"/>
        </w:rPr>
        <w:lastRenderedPageBreak/>
        <w:t>비용부담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비용을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부담한다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/>
          <w:sz w:val="23"/>
          <w:szCs w:val="23"/>
        </w:rPr>
        <w:t xml:space="preserve"> </w:t>
      </w:r>
    </w:p>
    <w:p w14:paraId="705244F4" w14:textId="77777777" w:rsidR="006F78BB" w:rsidRDefault="001E12B5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lang w:val="ko-KR"/>
        </w:rPr>
      </w:pPr>
      <w:r>
        <w:rPr>
          <w:rFonts w:ascii="Times New Roman"/>
          <w:sz w:val="22"/>
          <w:szCs w:val="22"/>
          <w:u w:val="single"/>
          <w:lang w:val="ko-KR"/>
        </w:rPr>
        <w:t>조세</w:t>
      </w:r>
      <w:r>
        <w:rPr>
          <w:rFonts w:ascii="Times New Roman"/>
          <w:sz w:val="22"/>
          <w:szCs w:val="22"/>
          <w:lang w:val="ko-KR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달리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당사자들은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법률에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자신에게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부과되는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조세를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납부할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>.</w:t>
      </w:r>
    </w:p>
    <w:p w14:paraId="1F2C2F6A" w14:textId="77777777" w:rsidR="006F78BB" w:rsidRDefault="001E12B5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bookmarkStart w:id="55" w:name="_DV_M260"/>
      <w:bookmarkStart w:id="56" w:name="_DV_M233"/>
      <w:bookmarkStart w:id="57" w:name="_DV_M234"/>
      <w:bookmarkStart w:id="58" w:name="_DV_M235"/>
      <w:bookmarkStart w:id="59" w:name="_DV_M236"/>
      <w:bookmarkStart w:id="60" w:name="_DV_M237"/>
      <w:bookmarkStart w:id="61" w:name="_DV_M238"/>
      <w:bookmarkStart w:id="62" w:name="_DV_M239"/>
      <w:bookmarkStart w:id="63" w:name="_DV_M240"/>
      <w:bookmarkStart w:id="64" w:name="_DV_M250"/>
      <w:bookmarkStart w:id="65" w:name="_DV_M252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r>
        <w:rPr>
          <w:rFonts w:ascii="Times New Roman"/>
          <w:sz w:val="22"/>
          <w:szCs w:val="22"/>
          <w:u w:val="single"/>
        </w:rPr>
        <w:tab/>
      </w:r>
      <w:bookmarkStart w:id="66" w:name="_DV_M254"/>
      <w:bookmarkStart w:id="67" w:name="_DV_M256"/>
      <w:bookmarkEnd w:id="66"/>
      <w:bookmarkEnd w:id="67"/>
      <w:r>
        <w:rPr>
          <w:rFonts w:ascii="Times New Roman"/>
          <w:sz w:val="22"/>
          <w:szCs w:val="22"/>
          <w:u w:val="single"/>
        </w:rPr>
        <w:t>조항의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제목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제목들은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참고용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편의용에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불과하며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 w14:paraId="7D23C933" w14:textId="77777777" w:rsidR="006F78BB" w:rsidRDefault="001E12B5">
      <w:pPr>
        <w:numPr>
          <w:ilvl w:val="0"/>
          <w:numId w:val="25"/>
        </w:numPr>
        <w:topLinePunct/>
        <w:autoSpaceDE w:val="0"/>
        <w:autoSpaceDN w:val="0"/>
        <w:spacing w:before="0" w:after="288" w:line="360" w:lineRule="auto"/>
        <w:ind w:left="800"/>
        <w:rPr>
          <w:rFonts w:ascii="Times New Roman"/>
          <w:sz w:val="22"/>
        </w:rPr>
      </w:pPr>
      <w:r>
        <w:rPr>
          <w:rFonts w:ascii="Times New Roman"/>
          <w:sz w:val="22"/>
          <w:szCs w:val="22"/>
          <w:u w:val="single"/>
        </w:rPr>
        <w:t>복본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</w:rPr>
        <w:t>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수개의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복본으로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체결되며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복본은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원본으로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간주된다</w:t>
      </w:r>
      <w:r>
        <w:rPr>
          <w:rFonts w:ascii="Times New Roman"/>
          <w:sz w:val="22"/>
        </w:rPr>
        <w:t xml:space="preserve">. </w:t>
      </w:r>
      <w:r>
        <w:rPr>
          <w:rFonts w:ascii="Times New Roman" w:eastAsia="바탕체"/>
          <w:sz w:val="22"/>
          <w:szCs w:val="22"/>
        </w:rPr>
        <w:t>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계약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사본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및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서명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페이지를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팩스</w:t>
      </w:r>
      <w:r>
        <w:rPr>
          <w:rFonts w:ascii="Times New Roman" w:eastAsia="바탕체"/>
          <w:sz w:val="22"/>
          <w:szCs w:val="22"/>
        </w:rPr>
        <w:t xml:space="preserve">, PDF </w:t>
      </w:r>
      <w:r>
        <w:rPr>
          <w:rFonts w:ascii="Times New Roman" w:eastAsia="바탕체"/>
          <w:sz w:val="22"/>
          <w:szCs w:val="22"/>
        </w:rPr>
        <w:t>형식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파일을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첨부한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이메일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/>
          <w:sz w:val="22"/>
          <w:szCs w:val="22"/>
        </w:rPr>
        <w:t>또는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밖의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전자적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방법으로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교환하는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것은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당사자들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사이에서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계약의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유효한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체결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및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교부로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본다</w:t>
      </w:r>
      <w:r>
        <w:rPr>
          <w:rFonts w:ascii="Times New Roman" w:eastAsia="바탕체"/>
          <w:sz w:val="22"/>
          <w:szCs w:val="22"/>
        </w:rPr>
        <w:t>.</w:t>
      </w:r>
    </w:p>
    <w:p w14:paraId="60EAA59B" w14:textId="77777777" w:rsidR="006F78BB" w:rsidRDefault="001E12B5">
      <w:pPr>
        <w:numPr>
          <w:ilvl w:val="0"/>
          <w:numId w:val="25"/>
        </w:num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  <w:r>
        <w:rPr>
          <w:rFonts w:ascii="Times New Roman"/>
          <w:sz w:val="22"/>
          <w:szCs w:val="22"/>
          <w:u w:val="single"/>
        </w:rPr>
        <w:t>준거법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및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분쟁해결</w:t>
      </w:r>
      <w:r>
        <w:rPr>
          <w:rFonts w:ascii="Times New Roman"/>
          <w:sz w:val="22"/>
          <w:szCs w:val="22"/>
        </w:rPr>
        <w:t>.</w:t>
      </w:r>
    </w:p>
    <w:p w14:paraId="24E023B8" w14:textId="77777777" w:rsidR="006F78BB" w:rsidRDefault="001E12B5">
      <w:pPr>
        <w:numPr>
          <w:ilvl w:val="0"/>
          <w:numId w:val="5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대한민국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집행된다</w:t>
      </w:r>
      <w:r>
        <w:rPr>
          <w:rFonts w:ascii="Times New Roman"/>
          <w:sz w:val="22"/>
          <w:szCs w:val="23"/>
        </w:rPr>
        <w:t>.</w:t>
      </w:r>
    </w:p>
    <w:p w14:paraId="45C71FB6" w14:textId="77777777" w:rsidR="006F78BB" w:rsidRDefault="001E12B5">
      <w:pPr>
        <w:numPr>
          <w:ilvl w:val="0"/>
          <w:numId w:val="51"/>
        </w:numPr>
        <w:topLinePunct/>
        <w:autoSpaceDE w:val="0"/>
        <w:autoSpaceDN w:val="0"/>
        <w:spacing w:before="0" w:after="288" w:line="360" w:lineRule="auto"/>
        <w:ind w:left="1361" w:hanging="56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서울중앙지방법원을</w:t>
      </w:r>
      <w:r>
        <w:rPr>
          <w:rFonts w:ascii="Times New Roman"/>
          <w:sz w:val="22"/>
          <w:szCs w:val="23"/>
        </w:rPr>
        <w:t xml:space="preserve"> 1</w:t>
      </w:r>
      <w:r>
        <w:rPr>
          <w:rFonts w:ascii="Times New Roman"/>
          <w:sz w:val="22"/>
          <w:szCs w:val="23"/>
        </w:rPr>
        <w:t>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전속적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관할법원으로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소송절차에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의한다</w:t>
      </w:r>
      <w:r>
        <w:rPr>
          <w:rFonts w:ascii="Times New Roman"/>
          <w:sz w:val="22"/>
          <w:szCs w:val="23"/>
        </w:rPr>
        <w:t>.</w:t>
      </w:r>
    </w:p>
    <w:p w14:paraId="0318691B" w14:textId="77777777" w:rsidR="006F78BB" w:rsidRDefault="006F78BB">
      <w:pPr>
        <w:topLinePunct/>
        <w:autoSpaceDE w:val="0"/>
        <w:autoSpaceDN w:val="0"/>
        <w:spacing w:before="360" w:after="240" w:line="360" w:lineRule="auto"/>
        <w:rPr>
          <w:rFonts w:ascii="Times New Roman"/>
          <w:sz w:val="22"/>
          <w:szCs w:val="22"/>
          <w:u w:val="single"/>
        </w:rPr>
      </w:pPr>
    </w:p>
    <w:p w14:paraId="5A84D812" w14:textId="77777777" w:rsidR="006F78BB" w:rsidRDefault="001E12B5">
      <w:pPr>
        <w:pStyle w:val="s0"/>
        <w:wordWrap w:val="0"/>
        <w:topLinePunct/>
        <w:snapToGrid w:val="0"/>
        <w:spacing w:line="360" w:lineRule="auto"/>
        <w:jc w:val="center"/>
        <w:rPr>
          <w:rFonts w:ascii="Times New Roman"/>
          <w:sz w:val="22"/>
        </w:rPr>
      </w:pPr>
      <w:bookmarkStart w:id="68" w:name="_DV_M258"/>
      <w:bookmarkStart w:id="69" w:name="_DV_M262"/>
      <w:bookmarkEnd w:id="68"/>
      <w:bookmarkEnd w:id="69"/>
      <w:r>
        <w:rPr>
          <w:rFonts w:ascii="Times New Roman"/>
          <w:sz w:val="22"/>
          <w:szCs w:val="22"/>
        </w:rPr>
        <w:t>[</w:t>
      </w:r>
      <w:r>
        <w:rPr>
          <w:rFonts w:ascii="Times New Roman"/>
          <w:i/>
          <w:sz w:val="22"/>
          <w:szCs w:val="22"/>
          <w:lang w:val="ko-KR"/>
        </w:rPr>
        <w:t>이하</w:t>
      </w:r>
      <w:r>
        <w:rPr>
          <w:rFonts w:ascii="Times New Roman"/>
          <w:i/>
          <w:sz w:val="22"/>
          <w:szCs w:val="22"/>
        </w:rPr>
        <w:t xml:space="preserve"> </w:t>
      </w:r>
      <w:proofErr w:type="spellStart"/>
      <w:r>
        <w:rPr>
          <w:rFonts w:ascii="Times New Roman"/>
          <w:i/>
          <w:sz w:val="22"/>
          <w:szCs w:val="22"/>
          <w:lang w:val="ko-KR"/>
        </w:rPr>
        <w:t>날인란을</w:t>
      </w:r>
      <w:proofErr w:type="spellEnd"/>
      <w:r>
        <w:rPr>
          <w:rFonts w:ascii="Times New Roman"/>
          <w:i/>
          <w:sz w:val="22"/>
          <w:szCs w:val="22"/>
        </w:rPr>
        <w:t xml:space="preserve"> </w:t>
      </w:r>
      <w:r>
        <w:rPr>
          <w:rFonts w:ascii="Times New Roman"/>
          <w:i/>
          <w:sz w:val="22"/>
          <w:szCs w:val="22"/>
          <w:lang w:val="ko-KR"/>
        </w:rPr>
        <w:t>위한</w:t>
      </w:r>
      <w:r>
        <w:rPr>
          <w:rFonts w:ascii="Times New Roman"/>
          <w:i/>
          <w:sz w:val="22"/>
          <w:szCs w:val="22"/>
        </w:rPr>
        <w:t xml:space="preserve"> </w:t>
      </w:r>
      <w:r>
        <w:rPr>
          <w:rFonts w:ascii="Times New Roman"/>
          <w:i/>
          <w:sz w:val="22"/>
          <w:szCs w:val="22"/>
          <w:lang w:val="ko-KR"/>
        </w:rPr>
        <w:t>여백임</w:t>
      </w:r>
      <w:r>
        <w:rPr>
          <w:rFonts w:ascii="Times New Roman"/>
          <w:sz w:val="22"/>
          <w:szCs w:val="22"/>
        </w:rPr>
        <w:t>]</w:t>
      </w:r>
    </w:p>
    <w:p w14:paraId="35620B46" w14:textId="77777777" w:rsidR="006F78BB" w:rsidRDefault="001E12B5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br w:type="page"/>
      </w: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>.</w:t>
      </w:r>
    </w:p>
    <w:p w14:paraId="0D575A05" w14:textId="77777777" w:rsidR="006F78BB" w:rsidRDefault="006F78BB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</w:p>
    <w:p w14:paraId="6B252045" w14:textId="77777777" w:rsidR="006F78BB" w:rsidRDefault="006F78BB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/>
          <w:sz w:val="22"/>
          <w:szCs w:val="22"/>
        </w:rPr>
      </w:pPr>
    </w:p>
    <w:p w14:paraId="0A53E896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500E7D29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56E47059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14B6FA19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강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상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도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4AA55CE9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44EA2997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>
        <w:rPr>
          <w:rFonts w:ascii="Times New Roman"/>
          <w:sz w:val="22"/>
          <w:szCs w:val="22"/>
        </w:rPr>
        <w:t>1977</w:t>
      </w:r>
      <w:r>
        <w:rPr>
          <w:rFonts w:ascii="Times New Roman"/>
          <w:sz w:val="22"/>
        </w:rPr>
        <w:t>. 9. 16.</w:t>
      </w:r>
    </w:p>
    <w:p w14:paraId="664A629D" w14:textId="77777777" w:rsidR="006F78BB" w:rsidRDefault="006F78BB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4EB61C4B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3B683B5E" w14:textId="77777777" w:rsidR="006F78BB" w:rsidRDefault="001E12B5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28BA61FD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14DDC6A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30D7624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667A46A6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7BF54D01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55DBCF02" w14:textId="77777777" w:rsidR="009F7FA2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Jenn S. Chao</w:t>
      </w:r>
    </w:p>
    <w:p w14:paraId="0C98257D" w14:textId="40BC9A64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ab/>
      </w:r>
    </w:p>
    <w:p w14:paraId="14704735" w14:textId="77777777" w:rsidR="009F7FA2" w:rsidRPr="00662209" w:rsidRDefault="009F7FA2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</w:rPr>
      </w:pPr>
      <w:r w:rsidRPr="007A6639">
        <w:rPr>
          <w:rFonts w:ascii="Times New Roman"/>
          <w:sz w:val="22"/>
          <w:szCs w:val="24"/>
        </w:rPr>
        <w:t>By:</w:t>
      </w:r>
      <w:r w:rsidRPr="00662209">
        <w:rPr>
          <w:rFonts w:ascii="Times New Roman"/>
          <w:sz w:val="22"/>
          <w:szCs w:val="24"/>
        </w:rPr>
        <w:t xml:space="preserve"> _____________________ </w:t>
      </w:r>
    </w:p>
    <w:p w14:paraId="43E2E548" w14:textId="5AF93EBA" w:rsidR="006F78BB" w:rsidRPr="00662209" w:rsidRDefault="009F7FA2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</w:rPr>
      </w:pPr>
      <w:r w:rsidRPr="007A6639">
        <w:rPr>
          <w:rFonts w:ascii="Times New Roman"/>
          <w:sz w:val="22"/>
          <w:szCs w:val="24"/>
        </w:rPr>
        <w:t>Date</w:t>
      </w:r>
      <w:r w:rsidR="008D0599" w:rsidRPr="007A6639">
        <w:rPr>
          <w:rFonts w:ascii="Times New Roman"/>
          <w:sz w:val="22"/>
          <w:szCs w:val="24"/>
        </w:rPr>
        <w:t xml:space="preserve"> of Birth</w:t>
      </w:r>
      <w:r w:rsidRPr="007A6639">
        <w:rPr>
          <w:rFonts w:ascii="Times New Roman"/>
          <w:sz w:val="22"/>
          <w:szCs w:val="24"/>
        </w:rPr>
        <w:t>:</w:t>
      </w:r>
      <w:r w:rsidRPr="00662209">
        <w:rPr>
          <w:rFonts w:ascii="Times New Roman"/>
          <w:sz w:val="22"/>
          <w:szCs w:val="24"/>
        </w:rPr>
        <w:t xml:space="preserve"> </w:t>
      </w:r>
      <w:r w:rsidR="00193B45">
        <w:rPr>
          <w:rFonts w:ascii="Times New Roman" w:hint="eastAsia"/>
          <w:sz w:val="22"/>
          <w:szCs w:val="24"/>
          <w:u w:val="single"/>
        </w:rPr>
        <w:t xml:space="preserve">  </w:t>
      </w:r>
      <w:r w:rsidR="00193B45" w:rsidRPr="00616331">
        <w:rPr>
          <w:rFonts w:ascii="Times New Roman"/>
          <w:sz w:val="22"/>
          <w:szCs w:val="24"/>
          <w:u w:val="single"/>
        </w:rPr>
        <w:t>1971. 2. 25.</w:t>
      </w:r>
      <w:r w:rsidR="00193B45">
        <w:rPr>
          <w:rFonts w:ascii="Times New Roman" w:hint="eastAsia"/>
          <w:sz w:val="22"/>
          <w:szCs w:val="24"/>
          <w:u w:val="single"/>
        </w:rPr>
        <w:t xml:space="preserve">  </w:t>
      </w:r>
    </w:p>
    <w:p w14:paraId="563DF9C8" w14:textId="77777777" w:rsidR="009F7FA2" w:rsidRDefault="009F7FA2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021481B6" w14:textId="77777777" w:rsidR="006F78BB" w:rsidRDefault="001E12B5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br w:type="page"/>
      </w:r>
    </w:p>
    <w:p w14:paraId="67C0DE75" w14:textId="77777777" w:rsidR="006F78BB" w:rsidRDefault="001E12B5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6D232950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8F4C7BD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19F8A3B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4086DAEA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108928EA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78F34DAE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Eun Kyoung</w:t>
      </w:r>
      <w:r>
        <w:rPr>
          <w:rFonts w:ascii="Times New Roman"/>
          <w:sz w:val="22"/>
          <w:szCs w:val="24"/>
          <w:lang w:val="en-GB"/>
        </w:rPr>
        <w:t xml:space="preserve"> Chao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</w:r>
    </w:p>
    <w:p w14:paraId="28F800A7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185BB847" w14:textId="77777777" w:rsidR="00684184" w:rsidRPr="00662209" w:rsidRDefault="00684184" w:rsidP="00684184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</w:rPr>
      </w:pPr>
      <w:r w:rsidRPr="007A6639">
        <w:rPr>
          <w:rFonts w:ascii="Times New Roman"/>
          <w:sz w:val="22"/>
          <w:szCs w:val="24"/>
        </w:rPr>
        <w:t>By:</w:t>
      </w:r>
      <w:r w:rsidRPr="00662209">
        <w:rPr>
          <w:rFonts w:ascii="Times New Roman"/>
          <w:sz w:val="22"/>
          <w:szCs w:val="24"/>
        </w:rPr>
        <w:t xml:space="preserve"> _____________________ </w:t>
      </w:r>
    </w:p>
    <w:p w14:paraId="07AAC380" w14:textId="2093D2AC" w:rsidR="00684184" w:rsidRPr="00662209" w:rsidRDefault="00684184" w:rsidP="00684184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</w:rPr>
      </w:pPr>
      <w:r w:rsidRPr="007A6639">
        <w:rPr>
          <w:rFonts w:ascii="Times New Roman"/>
          <w:sz w:val="22"/>
          <w:szCs w:val="24"/>
        </w:rPr>
        <w:t>Date of Birth:</w:t>
      </w:r>
      <w:r w:rsidRPr="00662209">
        <w:rPr>
          <w:rFonts w:ascii="Times New Roman"/>
          <w:sz w:val="22"/>
          <w:szCs w:val="24"/>
        </w:rPr>
        <w:t xml:space="preserve"> </w:t>
      </w:r>
      <w:ins w:id="70" w:author="SL Partners" w:date="2025-07-22T14:07:00Z">
        <w:r w:rsidR="009B4112" w:rsidRPr="00B62714">
          <w:rPr>
            <w:rFonts w:ascii="Times New Roman" w:hint="eastAsia"/>
            <w:sz w:val="22"/>
            <w:szCs w:val="24"/>
          </w:rPr>
          <w:t>1971. 12. 23.</w:t>
        </w:r>
      </w:ins>
      <w:del w:id="71" w:author="SL Partners" w:date="2025-07-22T14:07:00Z">
        <w:r w:rsidRPr="00662209" w:rsidDel="009B4112">
          <w:rPr>
            <w:rFonts w:ascii="Times New Roman"/>
            <w:sz w:val="22"/>
            <w:szCs w:val="24"/>
          </w:rPr>
          <w:delText>_________________</w:delText>
        </w:r>
      </w:del>
    </w:p>
    <w:p w14:paraId="76D5ED9D" w14:textId="77777777" w:rsidR="006F78BB" w:rsidRDefault="001E12B5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br w:type="page"/>
      </w:r>
    </w:p>
    <w:p w14:paraId="0809A2B7" w14:textId="77777777" w:rsidR="006F78BB" w:rsidRDefault="001E12B5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74B3F190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6470C29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EAA5BA2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488A2E6B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78238D2B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06EBA3B6" w14:textId="58F1EA0A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Katherine Y</w:t>
      </w:r>
      <w:r w:rsidR="00B72637">
        <w:rPr>
          <w:rFonts w:ascii="Times New Roman" w:hint="eastAsia"/>
          <w:sz w:val="22"/>
          <w:szCs w:val="24"/>
          <w:lang w:val="en-GB"/>
        </w:rPr>
        <w:t>ing-Hsu</w:t>
      </w:r>
      <w:r>
        <w:rPr>
          <w:rFonts w:ascii="Times New Roman"/>
          <w:sz w:val="22"/>
          <w:szCs w:val="24"/>
          <w:lang w:val="en-GB"/>
        </w:rPr>
        <w:t xml:space="preserve"> Chao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</w:r>
    </w:p>
    <w:p w14:paraId="18F41E9D" w14:textId="77777777" w:rsidR="006F78BB" w:rsidRPr="007A6639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33D793B9" w14:textId="77777777" w:rsidR="00146DD9" w:rsidRPr="007A6639" w:rsidRDefault="00146DD9" w:rsidP="007A6639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Cs/>
          <w:sz w:val="22"/>
          <w:szCs w:val="22"/>
        </w:rPr>
      </w:pPr>
      <w:r w:rsidRPr="007A6639">
        <w:rPr>
          <w:rFonts w:ascii="Times New Roman"/>
          <w:bCs/>
          <w:sz w:val="22"/>
          <w:szCs w:val="22"/>
        </w:rPr>
        <w:t xml:space="preserve">By: ______________________ </w:t>
      </w:r>
    </w:p>
    <w:p w14:paraId="76733F93" w14:textId="6FD28105" w:rsidR="00A22457" w:rsidRDefault="00146DD9" w:rsidP="00A22457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 w:rsidRPr="007A6639">
        <w:rPr>
          <w:rFonts w:ascii="Times New Roman" w:eastAsia="□□"/>
          <w:bCs/>
          <w:sz w:val="22"/>
          <w:szCs w:val="22"/>
        </w:rPr>
        <w:t xml:space="preserve">Name: </w:t>
      </w:r>
      <w:r w:rsidR="00A22457" w:rsidRPr="00A22457">
        <w:rPr>
          <w:rFonts w:ascii="Times New Roman"/>
          <w:sz w:val="22"/>
          <w:szCs w:val="24"/>
          <w:lang w:val="en-GB"/>
        </w:rPr>
        <w:t xml:space="preserve"> </w:t>
      </w:r>
      <w:r w:rsidR="00A22457">
        <w:rPr>
          <w:rFonts w:ascii="Times New Roman"/>
          <w:sz w:val="22"/>
          <w:szCs w:val="24"/>
          <w:lang w:val="en-GB"/>
        </w:rPr>
        <w:t>Jenn S. Chao</w:t>
      </w:r>
    </w:p>
    <w:p w14:paraId="2EA5BDE8" w14:textId="53AC6F1A" w:rsidR="006F78BB" w:rsidRDefault="00146DD9" w:rsidP="006E2777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 w:rsidRPr="007A6639">
        <w:rPr>
          <w:rFonts w:ascii="Times New Roman" w:eastAsia="□□"/>
          <w:bCs/>
          <w:sz w:val="22"/>
          <w:szCs w:val="22"/>
        </w:rPr>
        <w:t xml:space="preserve">Title: </w:t>
      </w:r>
      <w:r w:rsidR="009330CF" w:rsidRPr="006E2777">
        <w:rPr>
          <w:rFonts w:ascii="Times New Roman" w:eastAsia="□□"/>
          <w:bCs/>
          <w:sz w:val="22"/>
          <w:szCs w:val="22"/>
        </w:rPr>
        <w:t>Parent/Legal Guardian</w:t>
      </w:r>
      <w:r w:rsidR="00331B21" w:rsidRPr="006E2777">
        <w:rPr>
          <w:rFonts w:ascii="Times New Roman" w:eastAsia="□□"/>
          <w:bCs/>
          <w:sz w:val="22"/>
          <w:szCs w:val="22"/>
        </w:rPr>
        <w:t xml:space="preserve"> </w:t>
      </w:r>
      <w:r w:rsidRPr="007A6639">
        <w:rPr>
          <w:rFonts w:ascii="Times New Roman" w:eastAsia="□□"/>
          <w:bCs/>
          <w:sz w:val="22"/>
          <w:szCs w:val="22"/>
        </w:rPr>
        <w:t xml:space="preserve">of </w:t>
      </w:r>
      <w:r w:rsidR="00613AA4" w:rsidRPr="007A6639">
        <w:rPr>
          <w:rFonts w:ascii="Times New Roman" w:eastAsia="□□"/>
          <w:bCs/>
          <w:sz w:val="22"/>
          <w:szCs w:val="22"/>
        </w:rPr>
        <w:t>Katherine Y</w:t>
      </w:r>
      <w:r w:rsidR="00B72637">
        <w:rPr>
          <w:rFonts w:ascii="Times New Roman" w:eastAsia="□□" w:hint="eastAsia"/>
          <w:bCs/>
          <w:sz w:val="22"/>
          <w:szCs w:val="22"/>
        </w:rPr>
        <w:t>ing-Hsu</w:t>
      </w:r>
      <w:r w:rsidR="00613AA4" w:rsidRPr="007A6639">
        <w:rPr>
          <w:rFonts w:ascii="Times New Roman" w:eastAsia="□□"/>
          <w:bCs/>
          <w:sz w:val="22"/>
          <w:szCs w:val="22"/>
        </w:rPr>
        <w:t xml:space="preserve"> Chao</w:t>
      </w:r>
      <w:r w:rsidR="001E12B5">
        <w:rPr>
          <w:rFonts w:ascii="Times New Roman"/>
          <w:sz w:val="22"/>
          <w:szCs w:val="24"/>
          <w:lang w:val="en-GB"/>
        </w:rPr>
        <w:br w:type="page"/>
      </w:r>
    </w:p>
    <w:p w14:paraId="27733A3C" w14:textId="77777777" w:rsidR="006F78BB" w:rsidRDefault="001E12B5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 w:rsidRPr="007A6639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 w:rsidRPr="007A6639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 w:rsidRPr="007A6639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 w:rsidRPr="007A6639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0A8DD82E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EAB2204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644F455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1E5E248B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1CAC9CCC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25080FB5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Faith</w:t>
      </w:r>
      <w:r>
        <w:rPr>
          <w:rFonts w:ascii="Times New Roman"/>
          <w:sz w:val="22"/>
          <w:szCs w:val="24"/>
          <w:lang w:val="en-GB"/>
        </w:rPr>
        <w:t xml:space="preserve"> Chao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</w:r>
    </w:p>
    <w:p w14:paraId="414F652D" w14:textId="77777777" w:rsidR="006F78BB" w:rsidRPr="007A6639" w:rsidRDefault="006F78BB" w:rsidP="007A6639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b/>
        </w:rPr>
      </w:pPr>
    </w:p>
    <w:p w14:paraId="024B4DDF" w14:textId="77777777" w:rsidR="00D824F5" w:rsidRPr="007A6639" w:rsidRDefault="00D824F5" w:rsidP="007A6639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Cs/>
          <w:sz w:val="22"/>
          <w:szCs w:val="22"/>
        </w:rPr>
      </w:pPr>
      <w:r w:rsidRPr="007A6639">
        <w:rPr>
          <w:rFonts w:ascii="Times New Roman"/>
          <w:bCs/>
          <w:sz w:val="22"/>
          <w:szCs w:val="22"/>
        </w:rPr>
        <w:t>By:</w:t>
      </w:r>
      <w:r w:rsidRPr="00A85CD0">
        <w:rPr>
          <w:rFonts w:ascii="Times New Roman"/>
          <w:bCs/>
          <w:sz w:val="22"/>
          <w:szCs w:val="22"/>
        </w:rPr>
        <w:t xml:space="preserve"> ______________________</w:t>
      </w:r>
      <w:r w:rsidRPr="007A6639">
        <w:rPr>
          <w:rFonts w:ascii="Times New Roman"/>
          <w:bCs/>
          <w:sz w:val="22"/>
          <w:szCs w:val="22"/>
        </w:rPr>
        <w:t xml:space="preserve"> </w:t>
      </w:r>
    </w:p>
    <w:p w14:paraId="1DF70A87" w14:textId="2D6DBC5B" w:rsidR="00D824F5" w:rsidRPr="007A6639" w:rsidRDefault="00D824F5" w:rsidP="007A6639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Cs/>
          <w:sz w:val="22"/>
          <w:szCs w:val="22"/>
        </w:rPr>
      </w:pPr>
      <w:r w:rsidRPr="007A6639">
        <w:rPr>
          <w:rFonts w:ascii="Times New Roman"/>
          <w:bCs/>
          <w:sz w:val="22"/>
          <w:szCs w:val="22"/>
        </w:rPr>
        <w:t xml:space="preserve">Name: </w:t>
      </w:r>
      <w:r w:rsidR="00A22457">
        <w:rPr>
          <w:rFonts w:ascii="Times New Roman"/>
          <w:sz w:val="22"/>
          <w:szCs w:val="24"/>
          <w:lang w:val="en-GB"/>
        </w:rPr>
        <w:t>Jenn S. Chao</w:t>
      </w:r>
    </w:p>
    <w:p w14:paraId="04561680" w14:textId="0A3A1436" w:rsidR="006F78BB" w:rsidRPr="007A6639" w:rsidRDefault="00D824F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Cs/>
          <w:sz w:val="22"/>
          <w:szCs w:val="22"/>
        </w:rPr>
      </w:pPr>
      <w:r w:rsidRPr="006E2777">
        <w:rPr>
          <w:rFonts w:ascii="Times New Roman"/>
          <w:bCs/>
          <w:sz w:val="22"/>
          <w:szCs w:val="22"/>
        </w:rPr>
        <w:t>Title: Parent/Legal Guardian of Faith Chao</w:t>
      </w:r>
      <w:r w:rsidRPr="006E2777" w:rsidDel="00E754CC">
        <w:rPr>
          <w:rFonts w:ascii="Times New Roman"/>
          <w:bCs/>
          <w:sz w:val="22"/>
          <w:szCs w:val="22"/>
        </w:rPr>
        <w:t xml:space="preserve"> </w:t>
      </w:r>
    </w:p>
    <w:p w14:paraId="75A9D542" w14:textId="77777777" w:rsidR="006F78BB" w:rsidRPr="006E2777" w:rsidRDefault="006F78BB" w:rsidP="006E2777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Cs/>
          <w:sz w:val="22"/>
          <w:szCs w:val="22"/>
        </w:rPr>
      </w:pPr>
    </w:p>
    <w:p w14:paraId="0F673DFD" w14:textId="77777777" w:rsidR="006F78BB" w:rsidRDefault="006F78BB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06C1D3E0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415E14A4" w14:textId="77777777" w:rsidR="00021BFA" w:rsidRDefault="00021BFA" w:rsidP="00021BFA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bookmarkStart w:id="72" w:name="_Hlk495603172"/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 w:rsidRPr="007A6639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 w:rsidRPr="007A6639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 w:rsidRPr="007A6639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 w:rsidRPr="007A6639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514ABE14" w14:textId="77777777" w:rsidR="00021BFA" w:rsidRDefault="00021BFA" w:rsidP="00021BFA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B6AF1B0" w14:textId="77777777" w:rsidR="00021BFA" w:rsidRDefault="00021BFA" w:rsidP="00021BFA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0C6C069" w14:textId="77777777" w:rsidR="00021BFA" w:rsidRDefault="00021BFA" w:rsidP="00021BFA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33D03CF5" w14:textId="77777777" w:rsidR="00021BFA" w:rsidRDefault="00021BFA" w:rsidP="00021BFA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56BF616A" w14:textId="77777777" w:rsidR="00021BFA" w:rsidRDefault="00021BFA" w:rsidP="00021BFA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0708F441" w14:textId="36087846" w:rsidR="00021BFA" w:rsidRDefault="005C6E26" w:rsidP="00021BFA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Gordon K</w:t>
      </w:r>
      <w:r w:rsidR="00B72637">
        <w:rPr>
          <w:rFonts w:ascii="Times New Roman" w:hint="eastAsia"/>
          <w:sz w:val="22"/>
          <w:szCs w:val="24"/>
          <w:lang w:val="en-GB"/>
        </w:rPr>
        <w:t>.</w:t>
      </w:r>
      <w:r>
        <w:rPr>
          <w:rFonts w:ascii="Times New Roman" w:hint="eastAsia"/>
          <w:sz w:val="22"/>
          <w:szCs w:val="24"/>
          <w:lang w:val="en-GB"/>
        </w:rPr>
        <w:t xml:space="preserve"> Owyang</w:t>
      </w:r>
      <w:r w:rsidR="00021BFA">
        <w:rPr>
          <w:rFonts w:ascii="Times New Roman"/>
          <w:sz w:val="22"/>
          <w:szCs w:val="24"/>
          <w:lang w:val="en-GB"/>
        </w:rPr>
        <w:tab/>
      </w:r>
      <w:r w:rsidR="00021BFA">
        <w:rPr>
          <w:rFonts w:ascii="Times New Roman"/>
          <w:sz w:val="22"/>
          <w:szCs w:val="24"/>
          <w:lang w:val="en-GB"/>
        </w:rPr>
        <w:tab/>
      </w:r>
    </w:p>
    <w:p w14:paraId="7D8F25CB" w14:textId="77777777" w:rsidR="00021BFA" w:rsidRDefault="00021BFA" w:rsidP="00021BFA">
      <w:pPr>
        <w:pStyle w:val="ParaAttribute6"/>
        <w:kinsoku w:val="0"/>
        <w:wordWrap/>
        <w:overflowPunct w:val="0"/>
        <w:snapToGrid w:val="0"/>
        <w:spacing w:line="440" w:lineRule="exact"/>
        <w:rPr>
          <w:rStyle w:val="CharAttribute8"/>
          <w:rFonts w:eastAsia="바탕체"/>
          <w:szCs w:val="22"/>
        </w:rPr>
      </w:pPr>
    </w:p>
    <w:p w14:paraId="28CF8CA9" w14:textId="77777777" w:rsidR="00E754CC" w:rsidRPr="00A85CD0" w:rsidRDefault="00E754CC" w:rsidP="00E754CC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</w:rPr>
      </w:pPr>
      <w:r w:rsidRPr="007A6639">
        <w:rPr>
          <w:rFonts w:ascii="Times New Roman"/>
          <w:sz w:val="22"/>
          <w:szCs w:val="24"/>
        </w:rPr>
        <w:t>By:</w:t>
      </w:r>
      <w:r w:rsidRPr="00A85CD0">
        <w:rPr>
          <w:rFonts w:ascii="Times New Roman"/>
          <w:sz w:val="22"/>
          <w:szCs w:val="24"/>
        </w:rPr>
        <w:t xml:space="preserve"> _____________________ </w:t>
      </w:r>
    </w:p>
    <w:p w14:paraId="5A15E9EF" w14:textId="7AFDE4EA" w:rsidR="00E754CC" w:rsidRPr="00A85CD0" w:rsidRDefault="00E754CC" w:rsidP="00E754CC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</w:rPr>
      </w:pPr>
      <w:r w:rsidRPr="007A6639">
        <w:rPr>
          <w:rFonts w:ascii="Times New Roman"/>
          <w:sz w:val="22"/>
          <w:szCs w:val="24"/>
        </w:rPr>
        <w:t>Date of Birth:</w:t>
      </w:r>
      <w:r w:rsidRPr="00A85CD0">
        <w:rPr>
          <w:rFonts w:ascii="Times New Roman"/>
          <w:sz w:val="22"/>
          <w:szCs w:val="24"/>
        </w:rPr>
        <w:t xml:space="preserve"> </w:t>
      </w:r>
      <w:ins w:id="73" w:author="SL Partners" w:date="2025-07-22T14:02:00Z">
        <w:r w:rsidR="00CE5A61" w:rsidRPr="0068682C">
          <w:rPr>
            <w:rFonts w:ascii="Times New Roman"/>
            <w:sz w:val="22"/>
            <w:szCs w:val="24"/>
          </w:rPr>
          <w:tab/>
        </w:r>
      </w:ins>
      <w:del w:id="74" w:author="SL Partners" w:date="2025-07-22T14:02:00Z">
        <w:r w:rsidRPr="0068682C" w:rsidDel="007A0697">
          <w:rPr>
            <w:rFonts w:ascii="Times New Roman"/>
            <w:sz w:val="22"/>
            <w:szCs w:val="24"/>
          </w:rPr>
          <w:delText>____</w:delText>
        </w:r>
        <w:r w:rsidRPr="0068682C" w:rsidDel="007B2706">
          <w:rPr>
            <w:rFonts w:ascii="Times New Roman"/>
            <w:sz w:val="22"/>
            <w:szCs w:val="24"/>
          </w:rPr>
          <w:delText>___</w:delText>
        </w:r>
      </w:del>
      <w:ins w:id="75" w:author="SL Partners" w:date="2025-07-22T14:02:00Z">
        <w:r w:rsidR="007A0697" w:rsidRPr="0068682C">
          <w:rPr>
            <w:rFonts w:ascii="Times New Roman" w:hint="eastAsia"/>
            <w:sz w:val="22"/>
            <w:szCs w:val="24"/>
          </w:rPr>
          <w:t>1973. 7. 3.</w:t>
        </w:r>
      </w:ins>
      <w:del w:id="76" w:author="SL Partners" w:date="2025-07-22T14:02:00Z">
        <w:r w:rsidRPr="007A0697" w:rsidDel="007A0697">
          <w:rPr>
            <w:rFonts w:ascii="Times New Roman"/>
            <w:sz w:val="22"/>
            <w:szCs w:val="24"/>
            <w:u w:val="single"/>
            <w:rPrChange w:id="77" w:author="SL Partners" w:date="2025-07-22T14:02:00Z">
              <w:rPr>
                <w:rFonts w:ascii="Times New Roman"/>
                <w:sz w:val="22"/>
                <w:szCs w:val="24"/>
              </w:rPr>
            </w:rPrChange>
          </w:rPr>
          <w:delText>__________</w:delText>
        </w:r>
      </w:del>
    </w:p>
    <w:p w14:paraId="63EBCFB4" w14:textId="5FD7FA2B" w:rsidR="005C6E26" w:rsidRDefault="005C6E26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25A3C993" w14:textId="77777777" w:rsidR="005C6E26" w:rsidRDefault="005C6E26" w:rsidP="005C6E2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1778C607" w14:textId="77777777" w:rsidR="005C6E26" w:rsidRDefault="005C6E26" w:rsidP="005C6E2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F51AF72" w14:textId="77777777" w:rsidR="005C6E26" w:rsidRDefault="005C6E26" w:rsidP="005C6E2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BC46508" w14:textId="77777777" w:rsidR="005C6E26" w:rsidRDefault="005C6E26" w:rsidP="005C6E2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4864BBB9" w14:textId="77777777" w:rsidR="005C6E26" w:rsidRDefault="005C6E26" w:rsidP="005C6E2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5B827D8D" w14:textId="77777777" w:rsidR="005C6E26" w:rsidRDefault="005C6E26" w:rsidP="005C6E2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38175FCB" w14:textId="2CD7C56E" w:rsidR="005C6E26" w:rsidRDefault="005C6E26" w:rsidP="005C6E2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Jenn-Jen Owyang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</w:r>
    </w:p>
    <w:p w14:paraId="73C2B2DA" w14:textId="77777777" w:rsidR="005C6E26" w:rsidRDefault="005C6E26" w:rsidP="005C6E26">
      <w:pPr>
        <w:pStyle w:val="ParaAttribute6"/>
        <w:kinsoku w:val="0"/>
        <w:wordWrap/>
        <w:overflowPunct w:val="0"/>
        <w:snapToGrid w:val="0"/>
        <w:spacing w:line="440" w:lineRule="exact"/>
        <w:rPr>
          <w:rStyle w:val="CharAttribute8"/>
          <w:rFonts w:eastAsia="바탕체"/>
          <w:szCs w:val="22"/>
        </w:rPr>
      </w:pPr>
    </w:p>
    <w:p w14:paraId="20A7E87C" w14:textId="77777777" w:rsidR="00E754CC" w:rsidRPr="00A85CD0" w:rsidRDefault="00E754CC" w:rsidP="00E754CC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</w:rPr>
      </w:pPr>
      <w:r w:rsidRPr="007A6639">
        <w:rPr>
          <w:rFonts w:ascii="Times New Roman"/>
          <w:sz w:val="22"/>
          <w:szCs w:val="24"/>
        </w:rPr>
        <w:t>By:</w:t>
      </w:r>
      <w:r w:rsidRPr="00A85CD0">
        <w:rPr>
          <w:rFonts w:ascii="Times New Roman"/>
          <w:sz w:val="22"/>
          <w:szCs w:val="24"/>
        </w:rPr>
        <w:t xml:space="preserve"> _____________________ </w:t>
      </w:r>
    </w:p>
    <w:p w14:paraId="4F4AB3D2" w14:textId="10FEDBFD" w:rsidR="00E754CC" w:rsidRPr="00A85CD0" w:rsidRDefault="00E754CC" w:rsidP="00E754CC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</w:rPr>
      </w:pPr>
      <w:r w:rsidRPr="007A6639">
        <w:rPr>
          <w:rFonts w:ascii="Times New Roman"/>
          <w:sz w:val="22"/>
          <w:szCs w:val="24"/>
        </w:rPr>
        <w:t>Date of Birth:</w:t>
      </w:r>
      <w:ins w:id="78" w:author="SL Partners" w:date="2025-07-22T14:05:00Z">
        <w:r w:rsidR="00330918">
          <w:rPr>
            <w:rFonts w:ascii="Times New Roman" w:hint="eastAsia"/>
            <w:sz w:val="22"/>
            <w:szCs w:val="24"/>
          </w:rPr>
          <w:t xml:space="preserve"> </w:t>
        </w:r>
      </w:ins>
      <w:del w:id="79" w:author="SL Partners" w:date="2025-07-22T14:05:00Z">
        <w:r w:rsidRPr="00D30C21" w:rsidDel="00330918">
          <w:rPr>
            <w:rFonts w:ascii="Times New Roman"/>
            <w:sz w:val="22"/>
            <w:szCs w:val="24"/>
          </w:rPr>
          <w:delText xml:space="preserve"> </w:delText>
        </w:r>
      </w:del>
      <w:del w:id="80" w:author="SL Partners" w:date="2025-07-22T14:03:00Z">
        <w:r w:rsidRPr="00D30C21" w:rsidDel="006513CC">
          <w:rPr>
            <w:rFonts w:ascii="Times New Roman"/>
            <w:sz w:val="22"/>
            <w:szCs w:val="24"/>
          </w:rPr>
          <w:delText>_________________</w:delText>
        </w:r>
      </w:del>
      <w:ins w:id="81" w:author="SL Partners" w:date="2025-07-22T14:03:00Z">
        <w:r w:rsidR="006513CC" w:rsidRPr="00D30C21">
          <w:rPr>
            <w:rFonts w:ascii="Times New Roman" w:hint="eastAsia"/>
            <w:sz w:val="22"/>
            <w:szCs w:val="24"/>
          </w:rPr>
          <w:t xml:space="preserve">1972. 9. 25.   </w:t>
        </w:r>
      </w:ins>
    </w:p>
    <w:p w14:paraId="7BA535A9" w14:textId="5240BE5A" w:rsidR="005C6E26" w:rsidRDefault="005C6E26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472EE067" w14:textId="77777777" w:rsidR="005C6E26" w:rsidRDefault="005C6E26" w:rsidP="005C6E2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6C639C4B" w14:textId="77777777" w:rsidR="005C6E26" w:rsidRDefault="005C6E26" w:rsidP="005C6E2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46FD106" w14:textId="77777777" w:rsidR="005C6E26" w:rsidRDefault="005C6E26" w:rsidP="005C6E2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0B29CB0" w14:textId="77777777" w:rsidR="005C6E26" w:rsidRDefault="005C6E26" w:rsidP="005C6E2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2F31C6AF" w14:textId="77777777" w:rsidR="005C6E26" w:rsidRDefault="005C6E26" w:rsidP="005C6E2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239FEAA3" w14:textId="77777777" w:rsidR="005C6E26" w:rsidRDefault="005C6E26" w:rsidP="005C6E2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48F9387F" w14:textId="3FFE85A1" w:rsidR="005C6E26" w:rsidRDefault="005C6E26" w:rsidP="005C6E2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Adam Hsu-Fan Owyang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</w:r>
    </w:p>
    <w:p w14:paraId="1BF92C57" w14:textId="77777777" w:rsidR="005C6E26" w:rsidRDefault="005C6E26" w:rsidP="005C6E26">
      <w:pPr>
        <w:pStyle w:val="ParaAttribute6"/>
        <w:kinsoku w:val="0"/>
        <w:wordWrap/>
        <w:overflowPunct w:val="0"/>
        <w:snapToGrid w:val="0"/>
        <w:spacing w:line="440" w:lineRule="exact"/>
        <w:rPr>
          <w:rStyle w:val="CharAttribute8"/>
          <w:rFonts w:eastAsia="바탕체"/>
          <w:szCs w:val="22"/>
        </w:rPr>
      </w:pPr>
    </w:p>
    <w:p w14:paraId="2120B827" w14:textId="77777777" w:rsidR="00E754CC" w:rsidRPr="00A85CD0" w:rsidRDefault="00E754CC" w:rsidP="00E754CC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</w:rPr>
      </w:pPr>
      <w:r w:rsidRPr="007A6639">
        <w:rPr>
          <w:rFonts w:ascii="Times New Roman"/>
          <w:sz w:val="22"/>
          <w:szCs w:val="24"/>
        </w:rPr>
        <w:t>By:</w:t>
      </w:r>
      <w:r w:rsidRPr="00A85CD0">
        <w:rPr>
          <w:rFonts w:ascii="Times New Roman"/>
          <w:sz w:val="22"/>
          <w:szCs w:val="24"/>
        </w:rPr>
        <w:t xml:space="preserve"> _____________________ </w:t>
      </w:r>
    </w:p>
    <w:p w14:paraId="25B8CF58" w14:textId="2DCD8BAC" w:rsidR="00E754CC" w:rsidRPr="00A85CD0" w:rsidRDefault="00E754CC" w:rsidP="00E754CC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</w:rPr>
      </w:pPr>
      <w:r w:rsidRPr="007A6639">
        <w:rPr>
          <w:rFonts w:ascii="Times New Roman"/>
          <w:sz w:val="22"/>
          <w:szCs w:val="24"/>
        </w:rPr>
        <w:t>Date of Birth:</w:t>
      </w:r>
      <w:ins w:id="82" w:author="SL Partners" w:date="2025-07-22T14:05:00Z">
        <w:r w:rsidR="00142FF5">
          <w:rPr>
            <w:rFonts w:ascii="Times New Roman" w:hint="eastAsia"/>
            <w:sz w:val="22"/>
            <w:szCs w:val="24"/>
          </w:rPr>
          <w:t xml:space="preserve"> </w:t>
        </w:r>
      </w:ins>
      <w:del w:id="83" w:author="SL Partners" w:date="2025-07-22T14:05:00Z">
        <w:r w:rsidRPr="00142FF5" w:rsidDel="00142FF5">
          <w:rPr>
            <w:rFonts w:ascii="Times New Roman"/>
            <w:sz w:val="22"/>
            <w:szCs w:val="24"/>
          </w:rPr>
          <w:delText xml:space="preserve"> </w:delText>
        </w:r>
      </w:del>
      <w:del w:id="84" w:author="SL Partners" w:date="2025-07-22T14:04:00Z">
        <w:r w:rsidRPr="00142FF5" w:rsidDel="00E65D99">
          <w:rPr>
            <w:rFonts w:ascii="Times New Roman"/>
            <w:sz w:val="22"/>
            <w:szCs w:val="24"/>
          </w:rPr>
          <w:delText>_________________</w:delText>
        </w:r>
      </w:del>
      <w:ins w:id="85" w:author="SL Partners" w:date="2025-07-22T14:04:00Z">
        <w:r w:rsidR="00E65D99" w:rsidRPr="00142FF5">
          <w:rPr>
            <w:rFonts w:ascii="Times New Roman" w:hint="eastAsia"/>
            <w:sz w:val="22"/>
            <w:szCs w:val="24"/>
          </w:rPr>
          <w:t>2003. 1. 5.</w:t>
        </w:r>
        <w:r w:rsidR="00202B4E" w:rsidRPr="00142FF5">
          <w:rPr>
            <w:rFonts w:ascii="Times New Roman" w:hint="eastAsia"/>
            <w:sz w:val="22"/>
            <w:szCs w:val="24"/>
          </w:rPr>
          <w:t xml:space="preserve">  </w:t>
        </w:r>
      </w:ins>
    </w:p>
    <w:p w14:paraId="18D370D8" w14:textId="0002EA42" w:rsidR="005C6E26" w:rsidRDefault="005C6E26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253A4DB9" w14:textId="77777777" w:rsidR="005C6E26" w:rsidRDefault="005C6E26" w:rsidP="005C6E2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48C47AE3" w14:textId="77777777" w:rsidR="005C6E26" w:rsidRDefault="005C6E26" w:rsidP="005C6E2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4AB37A6" w14:textId="77777777" w:rsidR="005C6E26" w:rsidRDefault="005C6E26" w:rsidP="005C6E2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782A556" w14:textId="77777777" w:rsidR="005C6E26" w:rsidRDefault="005C6E26" w:rsidP="005C6E2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5A0D9966" w14:textId="77777777" w:rsidR="005C6E26" w:rsidRDefault="005C6E26" w:rsidP="005C6E2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56C2D0FE" w14:textId="77777777" w:rsidR="005C6E26" w:rsidRDefault="005C6E26" w:rsidP="005C6E2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0AD8928B" w14:textId="0083D982" w:rsidR="005C6E26" w:rsidRPr="007A6639" w:rsidRDefault="005C6E26" w:rsidP="005C6E2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4"/>
          <w:lang w:val="en-GB"/>
        </w:rPr>
        <w:t>Katelynn Yun-Yu Owyang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</w:r>
    </w:p>
    <w:p w14:paraId="317A920C" w14:textId="77777777" w:rsidR="005C6E26" w:rsidRPr="007A6639" w:rsidRDefault="005C6E26" w:rsidP="007A6639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</w:pPr>
    </w:p>
    <w:p w14:paraId="3F7A51BE" w14:textId="77777777" w:rsidR="001C63E9" w:rsidRPr="007A6639" w:rsidRDefault="001C63E9" w:rsidP="007A6639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Cs/>
          <w:sz w:val="22"/>
          <w:szCs w:val="22"/>
        </w:rPr>
      </w:pPr>
      <w:r w:rsidRPr="007A6639">
        <w:rPr>
          <w:rFonts w:ascii="Times New Roman"/>
          <w:bCs/>
          <w:sz w:val="22"/>
          <w:szCs w:val="22"/>
        </w:rPr>
        <w:t>By:</w:t>
      </w:r>
      <w:r w:rsidRPr="00A85CD0">
        <w:rPr>
          <w:rFonts w:ascii="Times New Roman"/>
          <w:bCs/>
          <w:sz w:val="22"/>
          <w:szCs w:val="22"/>
        </w:rPr>
        <w:t xml:space="preserve"> ______________________</w:t>
      </w:r>
      <w:r w:rsidRPr="007A6639">
        <w:rPr>
          <w:rFonts w:ascii="Times New Roman"/>
          <w:bCs/>
          <w:sz w:val="22"/>
          <w:szCs w:val="22"/>
        </w:rPr>
        <w:t xml:space="preserve"> </w:t>
      </w:r>
    </w:p>
    <w:p w14:paraId="359F3317" w14:textId="275520C6" w:rsidR="00597EB2" w:rsidRPr="00CF1C6A" w:rsidRDefault="00597EB2" w:rsidP="00597EB2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</w:rPr>
      </w:pPr>
      <w:r w:rsidRPr="00CF1C6A">
        <w:rPr>
          <w:rFonts w:ascii="Times New Roman"/>
          <w:sz w:val="22"/>
          <w:szCs w:val="24"/>
        </w:rPr>
        <w:t xml:space="preserve">Name: </w:t>
      </w:r>
      <w:r w:rsidR="00D80E07">
        <w:rPr>
          <w:rFonts w:ascii="Times New Roman"/>
          <w:sz w:val="22"/>
          <w:szCs w:val="24"/>
          <w:lang w:val="en-GB"/>
        </w:rPr>
        <w:t>Jenn S. Chao</w:t>
      </w:r>
    </w:p>
    <w:p w14:paraId="3777D345" w14:textId="77777777" w:rsidR="00597EB2" w:rsidRDefault="00597EB2" w:rsidP="00597EB2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</w:pPr>
      <w:r w:rsidRPr="00CF1C6A">
        <w:rPr>
          <w:rFonts w:ascii="Times New Roman"/>
          <w:sz w:val="22"/>
          <w:szCs w:val="24"/>
        </w:rPr>
        <w:t>Title: Attorney-in-Fact for</w:t>
      </w:r>
      <w:r w:rsidRPr="00CF1C6A">
        <w:rPr>
          <w:rFonts w:ascii="Times New Roman"/>
          <w:bCs/>
          <w:sz w:val="22"/>
          <w:szCs w:val="22"/>
        </w:rPr>
        <w:t xml:space="preserve"> Gordon K Owyang, as Legal Guardian of Katelynn Yun-Yu Owyang</w:t>
      </w:r>
    </w:p>
    <w:p w14:paraId="0AE18DB1" w14:textId="653C0D54" w:rsidR="005C6E26" w:rsidRDefault="005C6E26" w:rsidP="007A6639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47AC8464" w14:textId="77777777" w:rsidR="005C6E26" w:rsidRDefault="005C6E26" w:rsidP="005C6E26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 w:rsidRPr="007A6639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 w:rsidRPr="007A6639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 w:rsidRPr="007A6639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 w:rsidRPr="007A6639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405FCAEB" w14:textId="77777777" w:rsidR="005C6E26" w:rsidRDefault="005C6E26" w:rsidP="005C6E2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5F86F77" w14:textId="77777777" w:rsidR="005C6E26" w:rsidRDefault="005C6E26" w:rsidP="005C6E26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6D8F6C2" w14:textId="77777777" w:rsidR="005C6E26" w:rsidRDefault="005C6E26" w:rsidP="005C6E2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1C7F31BE" w14:textId="77777777" w:rsidR="005C6E26" w:rsidRDefault="005C6E26" w:rsidP="005C6E2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56A40184" w14:textId="77777777" w:rsidR="005C6E26" w:rsidRDefault="005C6E26" w:rsidP="005C6E2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6CDB0755" w14:textId="22DB7858" w:rsidR="005C6E26" w:rsidRDefault="005C6E26" w:rsidP="005C6E26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Daria Ming-Yu Owyang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</w:r>
    </w:p>
    <w:p w14:paraId="29B534AD" w14:textId="77777777" w:rsidR="005C6E26" w:rsidRDefault="005C6E26" w:rsidP="005C6E26">
      <w:pPr>
        <w:pStyle w:val="ParaAttribute6"/>
        <w:kinsoku w:val="0"/>
        <w:wordWrap/>
        <w:overflowPunct w:val="0"/>
        <w:snapToGrid w:val="0"/>
        <w:spacing w:line="440" w:lineRule="exact"/>
        <w:rPr>
          <w:rStyle w:val="CharAttribute8"/>
          <w:rFonts w:eastAsia="바탕체"/>
          <w:szCs w:val="22"/>
        </w:rPr>
      </w:pPr>
    </w:p>
    <w:p w14:paraId="30EC0057" w14:textId="77777777" w:rsidR="00A85CD0" w:rsidRPr="00766A59" w:rsidRDefault="00A85CD0" w:rsidP="00A85CD0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Cs/>
          <w:sz w:val="22"/>
          <w:szCs w:val="22"/>
        </w:rPr>
      </w:pPr>
      <w:r w:rsidRPr="00766A59">
        <w:rPr>
          <w:rFonts w:ascii="Times New Roman"/>
          <w:bCs/>
          <w:sz w:val="22"/>
          <w:szCs w:val="22"/>
        </w:rPr>
        <w:t>By:</w:t>
      </w:r>
      <w:r w:rsidRPr="00A85CD0">
        <w:rPr>
          <w:rFonts w:ascii="Times New Roman"/>
          <w:bCs/>
          <w:sz w:val="22"/>
          <w:szCs w:val="22"/>
        </w:rPr>
        <w:t xml:space="preserve"> ______________________</w:t>
      </w:r>
      <w:r w:rsidRPr="00766A59">
        <w:rPr>
          <w:rFonts w:ascii="Times New Roman"/>
          <w:bCs/>
          <w:sz w:val="22"/>
          <w:szCs w:val="22"/>
        </w:rPr>
        <w:t xml:space="preserve"> </w:t>
      </w:r>
    </w:p>
    <w:p w14:paraId="423E3712" w14:textId="56CE6FD8" w:rsidR="00597EB2" w:rsidRPr="00CF1C6A" w:rsidRDefault="00597EB2" w:rsidP="00597EB2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</w:rPr>
      </w:pPr>
      <w:r w:rsidRPr="00CF1C6A">
        <w:rPr>
          <w:rFonts w:ascii="Times New Roman"/>
          <w:sz w:val="22"/>
          <w:szCs w:val="24"/>
        </w:rPr>
        <w:t xml:space="preserve">Name: </w:t>
      </w:r>
      <w:r w:rsidR="00D80E07">
        <w:rPr>
          <w:rFonts w:ascii="Times New Roman"/>
          <w:sz w:val="22"/>
          <w:szCs w:val="24"/>
          <w:lang w:val="en-GB"/>
        </w:rPr>
        <w:t>Jenn S. Chao</w:t>
      </w:r>
    </w:p>
    <w:p w14:paraId="67D38EB8" w14:textId="77777777" w:rsidR="00597EB2" w:rsidRDefault="00597EB2" w:rsidP="00597EB2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</w:pPr>
      <w:r w:rsidRPr="00CF1C6A">
        <w:rPr>
          <w:rFonts w:ascii="Times New Roman"/>
          <w:sz w:val="22"/>
          <w:szCs w:val="24"/>
        </w:rPr>
        <w:t>Title: Attorney-in-Fact for</w:t>
      </w:r>
      <w:r w:rsidRPr="00CF1C6A">
        <w:rPr>
          <w:rFonts w:ascii="Times New Roman"/>
          <w:bCs/>
          <w:sz w:val="22"/>
          <w:szCs w:val="22"/>
        </w:rPr>
        <w:t xml:space="preserve"> Gordon K Owyang, as Legal Guardian of </w:t>
      </w:r>
      <w:r>
        <w:rPr>
          <w:rFonts w:ascii="Times New Roman" w:hint="eastAsia"/>
          <w:sz w:val="22"/>
          <w:szCs w:val="24"/>
          <w:lang w:val="en-GB"/>
        </w:rPr>
        <w:t>Daria Ming-Yu Owyang</w:t>
      </w:r>
      <w:r>
        <w:rPr>
          <w:rFonts w:ascii="Times New Roman"/>
          <w:sz w:val="22"/>
          <w:szCs w:val="24"/>
          <w:lang w:val="en-GB"/>
        </w:rPr>
        <w:tab/>
      </w:r>
    </w:p>
    <w:p w14:paraId="32D0095E" w14:textId="00B8AE64" w:rsidR="00021BFA" w:rsidRDefault="00021BFA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54E9FE5B" w14:textId="18321317" w:rsidR="006F78BB" w:rsidRDefault="001E12B5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 w:rsidRPr="007A6639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 w:rsidRPr="007A6639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 w:rsidRPr="007A6639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 w:rsidRPr="007A6639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2FCFDBED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434D808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A5088F2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4EA25DD1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45F5F3B7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079396B0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백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승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>준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4408A44C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</w:rPr>
      </w:pPr>
    </w:p>
    <w:p w14:paraId="1A93C098" w14:textId="26E85B83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 w:rsidR="00193B45">
        <w:rPr>
          <w:rFonts w:ascii="Times New Roman" w:hint="eastAsia"/>
          <w:sz w:val="22"/>
          <w:szCs w:val="24"/>
          <w:lang w:val="en-GB"/>
        </w:rPr>
        <w:t>1980. 4. 11.</w:t>
      </w:r>
    </w:p>
    <w:p w14:paraId="3150378C" w14:textId="77777777" w:rsidR="006F78BB" w:rsidRDefault="006F78BB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6D6FD5C4" w14:textId="77777777" w:rsidR="006F78BB" w:rsidRDefault="006F78BB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7668AD39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28CA48A3" w14:textId="77777777" w:rsidR="006F78BB" w:rsidRDefault="001E12B5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73516277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43B537D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2FE9762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3C02748D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453E18EB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7A4EC516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권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형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>준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3AEBD567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0466A65D" w14:textId="3B0B6EB5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r w:rsidR="00193B45">
        <w:rPr>
          <w:rFonts w:ascii="Times New Roman" w:hint="eastAsia"/>
          <w:sz w:val="22"/>
          <w:szCs w:val="24"/>
          <w:lang w:val="en-GB"/>
        </w:rPr>
        <w:t>1978. 6. 14.</w:t>
      </w:r>
    </w:p>
    <w:p w14:paraId="7108FE5F" w14:textId="77777777" w:rsidR="006F78BB" w:rsidRDefault="006F78BB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01137262" w14:textId="77777777" w:rsidR="006F78BB" w:rsidRDefault="006F78BB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6217D46B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473CFD44" w14:textId="77777777" w:rsidR="006F78BB" w:rsidRDefault="001E12B5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09CCEA54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5465D14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76D8375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4F590C60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263C95CB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7D4B5B31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오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승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근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4EF66DD2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5EDFF76A" w14:textId="7F933DE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ins w:id="86" w:author="SL Partners" w:date="2025-07-22T14:08:00Z">
        <w:r w:rsidR="00212D13" w:rsidRPr="00616331">
          <w:rPr>
            <w:rFonts w:ascii="Times New Roman"/>
            <w:sz w:val="22"/>
            <w:szCs w:val="23"/>
          </w:rPr>
          <w:t>1980. 7. 30.</w:t>
        </w:r>
      </w:ins>
      <w:del w:id="87" w:author="SL Partners" w:date="2025-07-22T14:08:00Z">
        <w:r w:rsidDel="00212D13">
          <w:rPr>
            <w:rFonts w:ascii="Times New Roman"/>
            <w:sz w:val="22"/>
            <w:szCs w:val="23"/>
            <w:highlight w:val="yellow"/>
          </w:rPr>
          <w:delText>[*]</w:delText>
        </w:r>
      </w:del>
    </w:p>
    <w:p w14:paraId="51238D73" w14:textId="77777777" w:rsidR="006F78BB" w:rsidRDefault="006F78BB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5BF65CDA" w14:textId="77777777" w:rsidR="006F78BB" w:rsidRDefault="006F78BB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1554FC80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78678427" w14:textId="77777777" w:rsidR="006F78BB" w:rsidRDefault="001E12B5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3645BB36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C2BE7F3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B6E2D3F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3CCA86CE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40A25A2A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2F69C21E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노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문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혁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0748CFF8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0F5F131F" w14:textId="76887744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 w:rsidRPr="00846D84">
        <w:rPr>
          <w:rFonts w:ascii="Times New Roman"/>
          <w:sz w:val="22"/>
          <w:szCs w:val="24"/>
          <w:lang w:val="en-GB"/>
        </w:rPr>
        <w:t xml:space="preserve">: </w:t>
      </w:r>
      <w:del w:id="88" w:author="유 태환" w:date="2025-07-22T16:25:00Z">
        <w:r w:rsidRPr="00846D84" w:rsidDel="00E00E6B">
          <w:rPr>
            <w:rFonts w:ascii="Times New Roman"/>
            <w:sz w:val="22"/>
            <w:szCs w:val="23"/>
            <w:rPrChange w:id="89" w:author="SL Partners" w:date="2025-07-22T16:32:00Z" w16du:dateUtc="2025-07-22T07:32:00Z">
              <w:rPr>
                <w:rFonts w:ascii="Times New Roman"/>
                <w:sz w:val="22"/>
                <w:szCs w:val="23"/>
                <w:highlight w:val="yellow"/>
              </w:rPr>
            </w:rPrChange>
          </w:rPr>
          <w:delText>[</w:delText>
        </w:r>
      </w:del>
      <w:ins w:id="90" w:author="유 태환" w:date="2025-07-22T15:18:00Z">
        <w:r w:rsidR="001B73AC" w:rsidRPr="00846D84">
          <w:rPr>
            <w:rFonts w:ascii="Times New Roman"/>
            <w:sz w:val="22"/>
            <w:szCs w:val="23"/>
            <w:rPrChange w:id="91" w:author="SL Partners" w:date="2025-07-22T16:32:00Z" w16du:dateUtc="2025-07-22T07:32:00Z">
              <w:rPr>
                <w:rFonts w:ascii="Times New Roman"/>
                <w:sz w:val="22"/>
                <w:szCs w:val="23"/>
                <w:highlight w:val="yellow"/>
              </w:rPr>
            </w:rPrChange>
          </w:rPr>
          <w:t>1985.</w:t>
        </w:r>
      </w:ins>
      <w:ins w:id="92" w:author="SL Partners" w:date="2025-07-22T16:32:00Z" w16du:dateUtc="2025-07-22T07:32:00Z">
        <w:r w:rsidR="00846D84">
          <w:rPr>
            <w:rFonts w:ascii="Times New Roman" w:hint="eastAsia"/>
            <w:sz w:val="22"/>
            <w:szCs w:val="23"/>
          </w:rPr>
          <w:t xml:space="preserve"> </w:t>
        </w:r>
      </w:ins>
      <w:ins w:id="93" w:author="유 태환" w:date="2025-07-22T15:18:00Z">
        <w:r w:rsidR="001B73AC" w:rsidRPr="00846D84">
          <w:rPr>
            <w:rFonts w:ascii="Times New Roman"/>
            <w:sz w:val="22"/>
            <w:szCs w:val="23"/>
            <w:rPrChange w:id="94" w:author="SL Partners" w:date="2025-07-22T16:32:00Z" w16du:dateUtc="2025-07-22T07:32:00Z">
              <w:rPr>
                <w:rFonts w:ascii="Times New Roman"/>
                <w:sz w:val="22"/>
                <w:szCs w:val="23"/>
                <w:highlight w:val="yellow"/>
              </w:rPr>
            </w:rPrChange>
          </w:rPr>
          <w:t>4.</w:t>
        </w:r>
      </w:ins>
      <w:ins w:id="95" w:author="SL Partners" w:date="2025-07-22T16:32:00Z" w16du:dateUtc="2025-07-22T07:32:00Z">
        <w:r w:rsidR="00846D84">
          <w:rPr>
            <w:rFonts w:ascii="Times New Roman" w:hint="eastAsia"/>
            <w:sz w:val="22"/>
            <w:szCs w:val="23"/>
          </w:rPr>
          <w:t xml:space="preserve"> </w:t>
        </w:r>
      </w:ins>
      <w:ins w:id="96" w:author="유 태환" w:date="2025-07-22T15:18:00Z">
        <w:r w:rsidR="001B73AC" w:rsidRPr="00846D84">
          <w:rPr>
            <w:rFonts w:ascii="Times New Roman"/>
            <w:sz w:val="22"/>
            <w:szCs w:val="23"/>
            <w:rPrChange w:id="97" w:author="SL Partners" w:date="2025-07-22T16:32:00Z" w16du:dateUtc="2025-07-22T07:32:00Z">
              <w:rPr>
                <w:rFonts w:ascii="Times New Roman"/>
                <w:sz w:val="22"/>
                <w:szCs w:val="23"/>
                <w:highlight w:val="yellow"/>
              </w:rPr>
            </w:rPrChange>
          </w:rPr>
          <w:t>19</w:t>
        </w:r>
      </w:ins>
      <w:del w:id="98" w:author="유 태환" w:date="2025-07-22T15:18:00Z">
        <w:r w:rsidDel="001B73AC">
          <w:rPr>
            <w:rFonts w:ascii="Times New Roman"/>
            <w:sz w:val="22"/>
            <w:szCs w:val="23"/>
            <w:highlight w:val="yellow"/>
          </w:rPr>
          <w:delText>*</w:delText>
        </w:r>
      </w:del>
      <w:del w:id="99" w:author="유 태환" w:date="2025-07-22T16:25:00Z">
        <w:r w:rsidDel="00E00E6B">
          <w:rPr>
            <w:rFonts w:ascii="Times New Roman"/>
            <w:sz w:val="22"/>
            <w:szCs w:val="23"/>
            <w:highlight w:val="yellow"/>
          </w:rPr>
          <w:delText>]</w:delText>
        </w:r>
      </w:del>
    </w:p>
    <w:p w14:paraId="4D6D3E50" w14:textId="77777777" w:rsidR="006F78BB" w:rsidRDefault="006F78BB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72FC69C9" w14:textId="77777777" w:rsidR="006F78BB" w:rsidRDefault="006F78BB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58734558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59382E96" w14:textId="77777777" w:rsidR="006F78BB" w:rsidRDefault="001E12B5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5B6026BA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2BA9F8A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C872F2D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0929941D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1B23C9F2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4706FF3D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김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영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중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727A9515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63B6433C" w14:textId="5410C8B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/>
          <w:sz w:val="22"/>
          <w:szCs w:val="24"/>
          <w:lang w:val="en-GB"/>
        </w:rPr>
        <w:t>생년월일</w:t>
      </w:r>
      <w:r>
        <w:rPr>
          <w:rFonts w:ascii="Times New Roman"/>
          <w:sz w:val="22"/>
          <w:szCs w:val="24"/>
          <w:lang w:val="en-GB"/>
        </w:rPr>
        <w:t xml:space="preserve">: </w:t>
      </w:r>
      <w:ins w:id="100" w:author="SL Partners" w:date="2025-07-22T14:08:00Z">
        <w:r w:rsidR="009F349E" w:rsidRPr="00616331">
          <w:rPr>
            <w:rFonts w:ascii="Times New Roman"/>
            <w:sz w:val="22"/>
            <w:szCs w:val="23"/>
          </w:rPr>
          <w:t>1973. 5. 18.</w:t>
        </w:r>
      </w:ins>
      <w:del w:id="101" w:author="SL Partners" w:date="2025-07-22T14:08:00Z">
        <w:r w:rsidDel="009F349E">
          <w:rPr>
            <w:rFonts w:ascii="Times New Roman"/>
            <w:sz w:val="22"/>
            <w:szCs w:val="23"/>
            <w:highlight w:val="yellow"/>
          </w:rPr>
          <w:delText>[*]</w:delText>
        </w:r>
      </w:del>
    </w:p>
    <w:p w14:paraId="623E3155" w14:textId="77777777" w:rsidR="006F78BB" w:rsidRDefault="006F78BB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06F7703C" w14:textId="77777777" w:rsidR="006F78BB" w:rsidRDefault="006F78BB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5D9965EB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60E7C415" w14:textId="77777777" w:rsidR="006F78BB" w:rsidRDefault="001E12B5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365A400F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F583E8A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7640BBA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14229F03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0F3AF1A9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6355A361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>유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태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 w:hint="eastAsia"/>
          <w:sz w:val="22"/>
          <w:szCs w:val="24"/>
          <w:lang w:val="en-GB"/>
        </w:rPr>
        <w:t>환</w:t>
      </w:r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  <w:t>(</w:t>
      </w:r>
      <w:r>
        <w:rPr>
          <w:rFonts w:ascii="Times New Roman"/>
          <w:sz w:val="22"/>
          <w:szCs w:val="24"/>
          <w:lang w:val="en-GB"/>
        </w:rPr>
        <w:t>인</w:t>
      </w:r>
      <w:r>
        <w:rPr>
          <w:rFonts w:ascii="Times New Roman"/>
          <w:sz w:val="22"/>
          <w:szCs w:val="24"/>
          <w:lang w:val="en-GB"/>
        </w:rPr>
        <w:t>)</w:t>
      </w:r>
    </w:p>
    <w:p w14:paraId="6769A8E9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</w:p>
    <w:p w14:paraId="5B81E954" w14:textId="311D431E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 w:rsidRPr="00BB2B75">
        <w:rPr>
          <w:rFonts w:ascii="Times New Roman"/>
          <w:sz w:val="22"/>
          <w:szCs w:val="24"/>
          <w:lang w:val="en-GB"/>
        </w:rPr>
        <w:t>생년월일</w:t>
      </w:r>
      <w:r w:rsidRPr="00BB2B75">
        <w:rPr>
          <w:rFonts w:ascii="Times New Roman"/>
          <w:sz w:val="22"/>
          <w:szCs w:val="24"/>
          <w:lang w:val="en-GB"/>
        </w:rPr>
        <w:t xml:space="preserve">: </w:t>
      </w:r>
      <w:del w:id="102" w:author="유 태환" w:date="2025-07-22T16:26:00Z">
        <w:r w:rsidRPr="00BB2B75" w:rsidDel="00E00E6B">
          <w:rPr>
            <w:rFonts w:ascii="Times New Roman"/>
            <w:sz w:val="22"/>
            <w:szCs w:val="23"/>
            <w:rPrChange w:id="103" w:author="SL Partners" w:date="2025-07-22T16:32:00Z" w16du:dateUtc="2025-07-22T07:32:00Z">
              <w:rPr>
                <w:rFonts w:ascii="Times New Roman"/>
                <w:sz w:val="22"/>
                <w:szCs w:val="23"/>
                <w:highlight w:val="yellow"/>
              </w:rPr>
            </w:rPrChange>
          </w:rPr>
          <w:delText>[</w:delText>
        </w:r>
      </w:del>
      <w:del w:id="104" w:author="유 태환" w:date="2025-07-22T15:18:00Z">
        <w:r w:rsidRPr="00BB2B75" w:rsidDel="001B73AC">
          <w:rPr>
            <w:rFonts w:ascii="Times New Roman"/>
            <w:sz w:val="22"/>
            <w:szCs w:val="23"/>
            <w:rPrChange w:id="105" w:author="SL Partners" w:date="2025-07-22T16:32:00Z" w16du:dateUtc="2025-07-22T07:32:00Z">
              <w:rPr>
                <w:rFonts w:ascii="Times New Roman"/>
                <w:sz w:val="22"/>
                <w:szCs w:val="23"/>
                <w:highlight w:val="yellow"/>
              </w:rPr>
            </w:rPrChange>
          </w:rPr>
          <w:delText>*</w:delText>
        </w:r>
      </w:del>
      <w:ins w:id="106" w:author="유 태환" w:date="2025-07-22T15:18:00Z">
        <w:r w:rsidR="001B73AC" w:rsidRPr="00BB2B75">
          <w:rPr>
            <w:rFonts w:ascii="Times New Roman"/>
            <w:sz w:val="22"/>
            <w:szCs w:val="23"/>
            <w:rPrChange w:id="107" w:author="SL Partners" w:date="2025-07-22T16:32:00Z" w16du:dateUtc="2025-07-22T07:32:00Z">
              <w:rPr>
                <w:rFonts w:ascii="Times New Roman"/>
                <w:sz w:val="22"/>
                <w:szCs w:val="23"/>
                <w:highlight w:val="yellow"/>
              </w:rPr>
            </w:rPrChange>
          </w:rPr>
          <w:t>1964.</w:t>
        </w:r>
      </w:ins>
      <w:ins w:id="108" w:author="SL Partners" w:date="2025-07-22T16:32:00Z" w16du:dateUtc="2025-07-22T07:32:00Z">
        <w:r w:rsidR="00BB2B75">
          <w:rPr>
            <w:rFonts w:ascii="Times New Roman" w:hint="eastAsia"/>
            <w:sz w:val="22"/>
            <w:szCs w:val="23"/>
          </w:rPr>
          <w:t xml:space="preserve"> </w:t>
        </w:r>
      </w:ins>
      <w:ins w:id="109" w:author="유 태환" w:date="2025-07-22T15:18:00Z">
        <w:r w:rsidR="001B73AC" w:rsidRPr="00BB2B75">
          <w:rPr>
            <w:rFonts w:ascii="Times New Roman"/>
            <w:sz w:val="22"/>
            <w:szCs w:val="23"/>
            <w:rPrChange w:id="110" w:author="SL Partners" w:date="2025-07-22T16:32:00Z" w16du:dateUtc="2025-07-22T07:32:00Z">
              <w:rPr>
                <w:rFonts w:ascii="Times New Roman"/>
                <w:sz w:val="22"/>
                <w:szCs w:val="23"/>
                <w:highlight w:val="yellow"/>
              </w:rPr>
            </w:rPrChange>
          </w:rPr>
          <w:t>9.</w:t>
        </w:r>
      </w:ins>
      <w:ins w:id="111" w:author="SL Partners" w:date="2025-07-22T16:32:00Z" w16du:dateUtc="2025-07-22T07:32:00Z">
        <w:r w:rsidR="00BB2B75">
          <w:rPr>
            <w:rFonts w:ascii="Times New Roman" w:hint="eastAsia"/>
            <w:sz w:val="22"/>
            <w:szCs w:val="23"/>
          </w:rPr>
          <w:t xml:space="preserve"> </w:t>
        </w:r>
      </w:ins>
      <w:ins w:id="112" w:author="유 태환" w:date="2025-07-22T15:18:00Z">
        <w:r w:rsidR="001B73AC" w:rsidRPr="00BB2B75">
          <w:rPr>
            <w:rFonts w:ascii="Times New Roman"/>
            <w:sz w:val="22"/>
            <w:szCs w:val="23"/>
            <w:rPrChange w:id="113" w:author="SL Partners" w:date="2025-07-22T16:32:00Z" w16du:dateUtc="2025-07-22T07:32:00Z">
              <w:rPr>
                <w:rFonts w:ascii="Times New Roman"/>
                <w:sz w:val="22"/>
                <w:szCs w:val="23"/>
                <w:highlight w:val="yellow"/>
              </w:rPr>
            </w:rPrChange>
          </w:rPr>
          <w:t>29</w:t>
        </w:r>
      </w:ins>
      <w:del w:id="114" w:author="유 태환" w:date="2025-07-22T16:26:00Z">
        <w:r w:rsidRPr="00BB2B75" w:rsidDel="00E00E6B">
          <w:rPr>
            <w:rFonts w:ascii="Times New Roman"/>
            <w:sz w:val="22"/>
            <w:szCs w:val="23"/>
            <w:rPrChange w:id="115" w:author="SL Partners" w:date="2025-07-22T16:32:00Z" w16du:dateUtc="2025-07-22T07:32:00Z">
              <w:rPr>
                <w:rFonts w:ascii="Times New Roman"/>
                <w:sz w:val="22"/>
                <w:szCs w:val="23"/>
                <w:highlight w:val="yellow"/>
              </w:rPr>
            </w:rPrChange>
          </w:rPr>
          <w:delText>]</w:delText>
        </w:r>
      </w:del>
    </w:p>
    <w:p w14:paraId="21E130EE" w14:textId="77777777" w:rsidR="006F78BB" w:rsidRDefault="006F78BB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571EE623" w14:textId="77777777" w:rsidR="006F78BB" w:rsidRDefault="006F78BB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576FB816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73F608FE" w14:textId="77777777" w:rsidR="006F78BB" w:rsidRDefault="001E12B5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40C3F2C8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845BBE6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64626D7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2C4D0077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/>
          <w:b/>
          <w:sz w:val="22"/>
          <w:szCs w:val="22"/>
        </w:rPr>
        <w:t xml:space="preserve"> </w:t>
      </w:r>
    </w:p>
    <w:p w14:paraId="2117A076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2273906E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>
        <w:rPr>
          <w:rFonts w:ascii="Times New Roman" w:hint="eastAsia"/>
          <w:sz w:val="22"/>
          <w:szCs w:val="24"/>
          <w:lang w:val="en-GB"/>
        </w:rPr>
        <w:t xml:space="preserve">Steve </w:t>
      </w:r>
      <w:proofErr w:type="spellStart"/>
      <w:r>
        <w:rPr>
          <w:rFonts w:ascii="Times New Roman" w:hint="eastAsia"/>
          <w:sz w:val="22"/>
          <w:szCs w:val="24"/>
          <w:lang w:val="en-GB"/>
        </w:rPr>
        <w:t>Im</w:t>
      </w:r>
      <w:proofErr w:type="spellEnd"/>
      <w:r>
        <w:rPr>
          <w:rFonts w:ascii="Times New Roman"/>
          <w:sz w:val="22"/>
          <w:szCs w:val="24"/>
          <w:lang w:val="en-GB"/>
        </w:rPr>
        <w:tab/>
      </w:r>
      <w:r>
        <w:rPr>
          <w:rFonts w:ascii="Times New Roman"/>
          <w:sz w:val="22"/>
          <w:szCs w:val="24"/>
          <w:lang w:val="en-GB"/>
        </w:rPr>
        <w:tab/>
      </w:r>
    </w:p>
    <w:p w14:paraId="4678A354" w14:textId="77777777" w:rsidR="006F78BB" w:rsidRDefault="006F78BB">
      <w:pPr>
        <w:pStyle w:val="ParaAttribute6"/>
        <w:kinsoku w:val="0"/>
        <w:wordWrap/>
        <w:overflowPunct w:val="0"/>
        <w:snapToGrid w:val="0"/>
        <w:spacing w:line="440" w:lineRule="exact"/>
        <w:rPr>
          <w:rStyle w:val="CharAttribute8"/>
          <w:rFonts w:eastAsia="바탕체"/>
          <w:szCs w:val="22"/>
        </w:rPr>
      </w:pPr>
    </w:p>
    <w:p w14:paraId="1D1E9F6A" w14:textId="77777777" w:rsidR="006F78BB" w:rsidRDefault="001E12B5">
      <w:pPr>
        <w:pStyle w:val="ParaAttribute6"/>
        <w:kinsoku w:val="0"/>
        <w:wordWrap/>
        <w:overflowPunct w:val="0"/>
        <w:snapToGrid w:val="0"/>
        <w:spacing w:line="440" w:lineRule="exact"/>
        <w:rPr>
          <w:rFonts w:eastAsia="바탕체"/>
          <w:sz w:val="22"/>
          <w:szCs w:val="22"/>
        </w:rPr>
      </w:pPr>
      <w:r>
        <w:rPr>
          <w:rStyle w:val="CharAttribute8"/>
          <w:rFonts w:eastAsia="바탕체"/>
          <w:szCs w:val="22"/>
        </w:rPr>
        <w:t>서명</w:t>
      </w:r>
      <w:r>
        <w:rPr>
          <w:rStyle w:val="CharAttribute8"/>
          <w:rFonts w:eastAsia="바탕체"/>
          <w:szCs w:val="22"/>
        </w:rPr>
        <w:t>: ___________________</w:t>
      </w:r>
    </w:p>
    <w:p w14:paraId="3AD66D71" w14:textId="2B0A58B9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4"/>
          <w:lang w:val="en-GB"/>
        </w:rPr>
      </w:pPr>
      <w:r w:rsidRPr="00D94A4B">
        <w:rPr>
          <w:rFonts w:ascii="Times New Roman"/>
          <w:sz w:val="22"/>
          <w:szCs w:val="24"/>
          <w:lang w:val="en-GB"/>
        </w:rPr>
        <w:t>생년월일</w:t>
      </w:r>
      <w:r w:rsidRPr="00D94A4B">
        <w:rPr>
          <w:rFonts w:ascii="Times New Roman"/>
          <w:sz w:val="22"/>
          <w:szCs w:val="24"/>
          <w:lang w:val="en-GB"/>
        </w:rPr>
        <w:t xml:space="preserve">: </w:t>
      </w:r>
      <w:del w:id="116" w:author="유 태환" w:date="2025-07-22T16:26:00Z">
        <w:r w:rsidRPr="00D94A4B" w:rsidDel="00E00E6B">
          <w:rPr>
            <w:rFonts w:ascii="Times New Roman"/>
            <w:sz w:val="22"/>
            <w:szCs w:val="23"/>
            <w:rPrChange w:id="117" w:author="SL Partners" w:date="2025-07-22T16:32:00Z" w16du:dateUtc="2025-07-22T07:32:00Z">
              <w:rPr>
                <w:rFonts w:ascii="Times New Roman"/>
                <w:sz w:val="22"/>
                <w:szCs w:val="23"/>
                <w:highlight w:val="yellow"/>
              </w:rPr>
            </w:rPrChange>
          </w:rPr>
          <w:delText>[</w:delText>
        </w:r>
      </w:del>
      <w:del w:id="118" w:author="유 태환" w:date="2025-07-22T15:18:00Z">
        <w:r w:rsidRPr="00D94A4B" w:rsidDel="001B73AC">
          <w:rPr>
            <w:rFonts w:ascii="Times New Roman"/>
            <w:sz w:val="22"/>
            <w:szCs w:val="23"/>
            <w:rPrChange w:id="119" w:author="SL Partners" w:date="2025-07-22T16:32:00Z" w16du:dateUtc="2025-07-22T07:32:00Z">
              <w:rPr>
                <w:rFonts w:ascii="Times New Roman"/>
                <w:sz w:val="22"/>
                <w:szCs w:val="23"/>
                <w:highlight w:val="yellow"/>
              </w:rPr>
            </w:rPrChange>
          </w:rPr>
          <w:delText>*</w:delText>
        </w:r>
      </w:del>
      <w:ins w:id="120" w:author="유 태환" w:date="2025-07-22T15:19:00Z">
        <w:r w:rsidR="001B73AC" w:rsidRPr="00D94A4B">
          <w:rPr>
            <w:rFonts w:ascii="Times New Roman"/>
            <w:sz w:val="22"/>
            <w:szCs w:val="23"/>
            <w:rPrChange w:id="121" w:author="SL Partners" w:date="2025-07-22T16:32:00Z" w16du:dateUtc="2025-07-22T07:32:00Z">
              <w:rPr>
                <w:rFonts w:ascii="Times New Roman"/>
                <w:sz w:val="22"/>
                <w:szCs w:val="23"/>
                <w:highlight w:val="yellow"/>
              </w:rPr>
            </w:rPrChange>
          </w:rPr>
          <w:t>1980.</w:t>
        </w:r>
      </w:ins>
      <w:ins w:id="122" w:author="SL Partners" w:date="2025-07-22T16:32:00Z" w16du:dateUtc="2025-07-22T07:32:00Z">
        <w:r w:rsidR="00D94A4B" w:rsidRPr="00D94A4B">
          <w:rPr>
            <w:rFonts w:ascii="Times New Roman" w:hint="eastAsia"/>
            <w:sz w:val="22"/>
            <w:szCs w:val="23"/>
            <w:rPrChange w:id="123" w:author="SL Partners" w:date="2025-07-22T16:32:00Z" w16du:dateUtc="2025-07-22T07:32:00Z">
              <w:rPr>
                <w:rFonts w:ascii="Times New Roman" w:hint="eastAsia"/>
                <w:sz w:val="22"/>
                <w:szCs w:val="23"/>
                <w:highlight w:val="yellow"/>
              </w:rPr>
            </w:rPrChange>
          </w:rPr>
          <w:t xml:space="preserve"> </w:t>
        </w:r>
      </w:ins>
      <w:ins w:id="124" w:author="유 태환" w:date="2025-07-22T15:19:00Z">
        <w:r w:rsidR="001B73AC" w:rsidRPr="00D94A4B">
          <w:rPr>
            <w:rFonts w:ascii="Times New Roman"/>
            <w:sz w:val="22"/>
            <w:szCs w:val="23"/>
            <w:rPrChange w:id="125" w:author="SL Partners" w:date="2025-07-22T16:32:00Z" w16du:dateUtc="2025-07-22T07:32:00Z">
              <w:rPr>
                <w:rFonts w:ascii="Times New Roman"/>
                <w:sz w:val="22"/>
                <w:szCs w:val="23"/>
                <w:highlight w:val="yellow"/>
              </w:rPr>
            </w:rPrChange>
          </w:rPr>
          <w:t>2.</w:t>
        </w:r>
      </w:ins>
      <w:ins w:id="126" w:author="SL Partners" w:date="2025-07-22T16:32:00Z" w16du:dateUtc="2025-07-22T07:32:00Z">
        <w:r w:rsidR="00D94A4B" w:rsidRPr="00D94A4B">
          <w:rPr>
            <w:rFonts w:ascii="Times New Roman" w:hint="eastAsia"/>
            <w:sz w:val="22"/>
            <w:szCs w:val="23"/>
            <w:rPrChange w:id="127" w:author="SL Partners" w:date="2025-07-22T16:32:00Z" w16du:dateUtc="2025-07-22T07:32:00Z">
              <w:rPr>
                <w:rFonts w:ascii="Times New Roman" w:hint="eastAsia"/>
                <w:sz w:val="22"/>
                <w:szCs w:val="23"/>
                <w:highlight w:val="yellow"/>
              </w:rPr>
            </w:rPrChange>
          </w:rPr>
          <w:t xml:space="preserve"> </w:t>
        </w:r>
      </w:ins>
      <w:ins w:id="128" w:author="유 태환" w:date="2025-07-22T15:19:00Z">
        <w:r w:rsidR="001B73AC" w:rsidRPr="00D94A4B">
          <w:rPr>
            <w:rFonts w:ascii="Times New Roman"/>
            <w:sz w:val="22"/>
            <w:szCs w:val="23"/>
            <w:rPrChange w:id="129" w:author="SL Partners" w:date="2025-07-22T16:32:00Z" w16du:dateUtc="2025-07-22T07:32:00Z">
              <w:rPr>
                <w:rFonts w:ascii="Times New Roman"/>
                <w:sz w:val="22"/>
                <w:szCs w:val="23"/>
                <w:highlight w:val="yellow"/>
              </w:rPr>
            </w:rPrChange>
          </w:rPr>
          <w:t>19</w:t>
        </w:r>
      </w:ins>
      <w:del w:id="130" w:author="유 태환" w:date="2025-07-22T16:26:00Z">
        <w:r w:rsidRPr="00D94A4B" w:rsidDel="00E00E6B">
          <w:rPr>
            <w:rFonts w:ascii="Times New Roman"/>
            <w:sz w:val="22"/>
            <w:szCs w:val="23"/>
            <w:rPrChange w:id="131" w:author="SL Partners" w:date="2025-07-22T16:32:00Z" w16du:dateUtc="2025-07-22T07:32:00Z">
              <w:rPr>
                <w:rFonts w:ascii="Times New Roman"/>
                <w:sz w:val="22"/>
                <w:szCs w:val="23"/>
                <w:highlight w:val="yellow"/>
              </w:rPr>
            </w:rPrChange>
          </w:rPr>
          <w:delText>]</w:delText>
        </w:r>
      </w:del>
    </w:p>
    <w:p w14:paraId="4F3149EA" w14:textId="77777777" w:rsidR="006F78BB" w:rsidRDefault="006F78BB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  <w:lang w:val="en-GB"/>
        </w:rPr>
      </w:pPr>
    </w:p>
    <w:p w14:paraId="30ED62E3" w14:textId="77777777" w:rsidR="006F78BB" w:rsidRDefault="006F78BB">
      <w:pPr>
        <w:pStyle w:val="af9"/>
        <w:widowControl/>
        <w:topLinePunct/>
        <w:autoSpaceDE w:val="0"/>
        <w:autoSpaceDN w:val="0"/>
        <w:adjustRightInd/>
        <w:snapToGrid/>
        <w:spacing w:before="0" w:after="0" w:line="360" w:lineRule="auto"/>
        <w:ind w:leftChars="0" w:left="284"/>
        <w:textAlignment w:val="auto"/>
        <w:rPr>
          <w:rFonts w:ascii="Times New Roman"/>
          <w:sz w:val="22"/>
          <w:szCs w:val="24"/>
          <w:lang w:val="en-GB"/>
        </w:rPr>
      </w:pPr>
    </w:p>
    <w:p w14:paraId="1DF75FE1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3626042B" w14:textId="77777777" w:rsidR="006F78BB" w:rsidRDefault="001E12B5">
      <w:pPr>
        <w:pStyle w:val="afa"/>
        <w:wordWrap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lang w:val="ko-KR"/>
        </w:rPr>
        <w:lastRenderedPageBreak/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계약의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성립을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증명하기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위하여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당사자들은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서두에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기재된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일자에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직접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또는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권한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있는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대표자를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  <w:lang w:val="ko-KR"/>
        </w:rPr>
        <w:t>통해</w:t>
      </w:r>
      <w:r>
        <w:rPr>
          <w:rFonts w:ascii="Times New Roman" w:hAnsi="Times New Roman"/>
          <w:sz w:val="22"/>
          <w:szCs w:val="22"/>
          <w:lang w:val="ko-KR"/>
        </w:rPr>
        <w:t xml:space="preserve"> </w:t>
      </w:r>
      <w:r>
        <w:rPr>
          <w:rFonts w:ascii="Times New Roman" w:hAnsi="Times New Roman"/>
          <w:sz w:val="22"/>
          <w:szCs w:val="22"/>
        </w:rPr>
        <w:t>본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계약을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적법하게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체결하였다</w:t>
      </w:r>
      <w:r>
        <w:rPr>
          <w:rFonts w:ascii="Times New Roman" w:hAnsi="Times New Roman"/>
          <w:sz w:val="22"/>
          <w:szCs w:val="22"/>
        </w:rPr>
        <w:t xml:space="preserve">. </w:t>
      </w:r>
    </w:p>
    <w:p w14:paraId="6B7ABFC2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F1B6305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8B2A63C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p w14:paraId="38A02975" w14:textId="77777777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매수인</w:t>
      </w:r>
    </w:p>
    <w:p w14:paraId="7363494A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42FF8947" w14:textId="10D6A217" w:rsidR="006F78BB" w:rsidRDefault="005E632C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  <w:proofErr w:type="spellStart"/>
      <w:r w:rsidRPr="006E2777">
        <w:rPr>
          <w:rFonts w:ascii="Times New Roman" w:hint="eastAsia"/>
          <w:sz w:val="22"/>
          <w:szCs w:val="22"/>
        </w:rPr>
        <w:t>마이크로닉스</w:t>
      </w:r>
      <w:proofErr w:type="spellEnd"/>
      <w:r w:rsidRPr="006E2777">
        <w:rPr>
          <w:rFonts w:ascii="Times New Roman"/>
          <w:sz w:val="22"/>
          <w:szCs w:val="22"/>
        </w:rPr>
        <w:t xml:space="preserve"> </w:t>
      </w:r>
      <w:r w:rsidRPr="006E2777">
        <w:rPr>
          <w:rFonts w:ascii="Times New Roman" w:hint="eastAsia"/>
          <w:sz w:val="22"/>
          <w:szCs w:val="22"/>
        </w:rPr>
        <w:t>유한회사</w:t>
      </w:r>
    </w:p>
    <w:p w14:paraId="60424A20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6A228597" w14:textId="5DC2928D" w:rsidR="006F78BB" w:rsidRDefault="001E12B5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대표</w:t>
      </w:r>
      <w:r w:rsidR="005E632C">
        <w:rPr>
          <w:rFonts w:ascii="Times New Roman" w:hint="eastAsia"/>
          <w:sz w:val="22"/>
          <w:szCs w:val="22"/>
        </w:rPr>
        <w:t>자</w:t>
      </w:r>
      <w:r>
        <w:rPr>
          <w:rFonts w:ascii="Times New Roman"/>
          <w:sz w:val="22"/>
          <w:szCs w:val="22"/>
        </w:rPr>
        <w:t xml:space="preserve"> </w:t>
      </w:r>
      <w:r w:rsidR="005E632C">
        <w:rPr>
          <w:rFonts w:ascii="Times New Roman" w:hint="eastAsia"/>
          <w:sz w:val="22"/>
          <w:szCs w:val="22"/>
        </w:rPr>
        <w:t>이사</w:t>
      </w:r>
      <w:r>
        <w:rPr>
          <w:rFonts w:ascii="Times New Roman"/>
          <w:sz w:val="22"/>
          <w:szCs w:val="22"/>
        </w:rPr>
        <w:t xml:space="preserve"> </w:t>
      </w:r>
      <w:r w:rsidR="005E632C">
        <w:rPr>
          <w:rFonts w:ascii="Times New Roman" w:hint="eastAsia"/>
          <w:sz w:val="22"/>
          <w:szCs w:val="22"/>
        </w:rPr>
        <w:t>류</w:t>
      </w:r>
      <w:r w:rsidR="005E632C">
        <w:rPr>
          <w:rFonts w:ascii="Times New Roman" w:hint="eastAsia"/>
          <w:sz w:val="22"/>
          <w:szCs w:val="22"/>
        </w:rPr>
        <w:t xml:space="preserve"> </w:t>
      </w:r>
      <w:r w:rsidR="005E632C">
        <w:rPr>
          <w:rFonts w:ascii="Times New Roman" w:hint="eastAsia"/>
          <w:sz w:val="22"/>
          <w:szCs w:val="22"/>
        </w:rPr>
        <w:t>준</w:t>
      </w:r>
      <w:r w:rsidR="005E632C">
        <w:rPr>
          <w:rFonts w:ascii="Times New Roman" w:hint="eastAsia"/>
          <w:sz w:val="22"/>
          <w:szCs w:val="22"/>
        </w:rPr>
        <w:t xml:space="preserve"> </w:t>
      </w:r>
      <w:r w:rsidR="005E632C">
        <w:rPr>
          <w:rFonts w:ascii="Times New Roman" w:hint="eastAsia"/>
          <w:sz w:val="22"/>
          <w:szCs w:val="22"/>
        </w:rPr>
        <w:t>하</w:t>
      </w:r>
      <w:r w:rsidR="005E632C">
        <w:rPr>
          <w:rFonts w:ascii="Times New Roman"/>
          <w:sz w:val="22"/>
          <w:szCs w:val="22"/>
        </w:rPr>
        <w:tab/>
      </w:r>
      <w:r w:rsidR="005E632C"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496BD523" w14:textId="77777777" w:rsidR="006F78BB" w:rsidRDefault="006F78BB">
      <w:pPr>
        <w:pStyle w:val="afa"/>
        <w:wordWrap w:val="0"/>
        <w:topLinePunct/>
        <w:autoSpaceDE w:val="0"/>
        <w:autoSpaceDN w:val="0"/>
        <w:spacing w:before="0" w:beforeAutospacing="0" w:after="0" w:afterAutospacing="0" w:line="360" w:lineRule="auto"/>
        <w:jc w:val="both"/>
        <w:rPr>
          <w:rFonts w:ascii="Times New Roman" w:hAnsi="Times New Roman"/>
          <w:sz w:val="22"/>
          <w:szCs w:val="22"/>
        </w:rPr>
      </w:pPr>
    </w:p>
    <w:p w14:paraId="48DC6D0A" w14:textId="77777777" w:rsidR="006F78BB" w:rsidRDefault="006F78BB">
      <w:pPr>
        <w:widowControl/>
        <w:topLinePunct/>
        <w:autoSpaceDE w:val="0"/>
        <w:autoSpaceDN w:val="0"/>
        <w:adjustRightInd/>
        <w:snapToGrid/>
        <w:spacing w:before="0" w:after="0" w:line="360" w:lineRule="auto"/>
        <w:textAlignment w:val="auto"/>
        <w:rPr>
          <w:rFonts w:ascii="Times New Roman"/>
          <w:sz w:val="22"/>
          <w:szCs w:val="22"/>
        </w:rPr>
      </w:pPr>
    </w:p>
    <w:p w14:paraId="4B5003DB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sz w:val="22"/>
          <w:szCs w:val="22"/>
        </w:rPr>
        <w:sectPr w:rsidR="006F78BB" w:rsidSect="009B74E2">
          <w:headerReference w:type="default" r:id="rId18"/>
          <w:footerReference w:type="default" r:id="rId19"/>
          <w:pgSz w:w="11906" w:h="16838" w:code="9"/>
          <w:pgMar w:top="1701" w:right="1418" w:bottom="1701" w:left="1418" w:header="851" w:footer="752" w:gutter="0"/>
          <w:pgNumType w:start="1"/>
          <w:cols w:space="425"/>
          <w:docGrid w:type="lines" w:linePitch="381"/>
        </w:sectPr>
      </w:pPr>
      <w:bookmarkStart w:id="132" w:name="_Toc436074406"/>
      <w:bookmarkStart w:id="133" w:name="_Toc436137499"/>
      <w:bookmarkStart w:id="134" w:name="_Toc434488450"/>
      <w:bookmarkStart w:id="135" w:name="_Toc439938573"/>
      <w:bookmarkEnd w:id="72"/>
      <w:r>
        <w:rPr>
          <w:rFonts w:ascii="Times New Roman"/>
          <w:sz w:val="22"/>
          <w:szCs w:val="22"/>
        </w:rPr>
        <w:br w:type="page"/>
      </w:r>
    </w:p>
    <w:bookmarkEnd w:id="132"/>
    <w:bookmarkEnd w:id="133"/>
    <w:bookmarkEnd w:id="134"/>
    <w:bookmarkEnd w:id="135"/>
    <w:p w14:paraId="57B0BFA0" w14:textId="77777777" w:rsidR="006F78BB" w:rsidRDefault="001E12B5">
      <w:pPr>
        <w:pStyle w:val="WYStandard"/>
        <w:topLinePunct/>
        <w:autoSpaceDE w:val="0"/>
        <w:autoSpaceDN w:val="0"/>
        <w:spacing w:line="360" w:lineRule="auto"/>
        <w:jc w:val="left"/>
        <w:outlineLvl w:val="0"/>
        <w:rPr>
          <w:rFonts w:eastAsia="바탕"/>
          <w:b/>
          <w:sz w:val="22"/>
          <w:szCs w:val="22"/>
          <w:u w:val="single"/>
        </w:rPr>
      </w:pPr>
      <w:r>
        <w:rPr>
          <w:rFonts w:eastAsia="바탕"/>
          <w:b/>
          <w:sz w:val="22"/>
          <w:szCs w:val="22"/>
          <w:u w:val="single"/>
        </w:rPr>
        <w:lastRenderedPageBreak/>
        <w:t>별</w:t>
      </w:r>
      <w:r>
        <w:rPr>
          <w:rFonts w:eastAsia="바탕" w:hint="eastAsia"/>
          <w:b/>
          <w:sz w:val="22"/>
          <w:szCs w:val="22"/>
          <w:u w:val="single"/>
        </w:rPr>
        <w:t>첨</w:t>
      </w:r>
      <w:r>
        <w:rPr>
          <w:rFonts w:eastAsia="바탕" w:hint="eastAsia"/>
          <w:b/>
          <w:sz w:val="22"/>
          <w:szCs w:val="22"/>
          <w:u w:val="single"/>
        </w:rPr>
        <w:t xml:space="preserve"> </w:t>
      </w:r>
      <w:r>
        <w:rPr>
          <w:rFonts w:eastAsia="바탕"/>
          <w:b/>
          <w:sz w:val="22"/>
          <w:szCs w:val="22"/>
          <w:u w:val="single"/>
        </w:rPr>
        <w:t>A</w:t>
      </w:r>
      <w:r>
        <w:rPr>
          <w:rFonts w:eastAsia="바탕" w:hint="eastAsia"/>
          <w:b/>
          <w:sz w:val="22"/>
          <w:szCs w:val="22"/>
          <w:u w:val="single"/>
        </w:rPr>
        <w:t>-1</w:t>
      </w:r>
    </w:p>
    <w:p w14:paraId="32B43983" w14:textId="77777777" w:rsidR="006F78BB" w:rsidRDefault="001E12B5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 w:hint="eastAsia"/>
          <w:b/>
          <w:sz w:val="22"/>
          <w:szCs w:val="23"/>
        </w:rPr>
        <w:t>기타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대표매도인들과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기타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대표매도인들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보유주식</w:t>
      </w:r>
    </w:p>
    <w:p w14:paraId="470F2F01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  <w:tblPrChange w:id="136" w:author="SL Partners" w:date="2025-07-22T14:07:00Z">
          <w:tblPr>
            <w:tblStyle w:val="af0"/>
            <w:tblW w:w="5000" w:type="pct"/>
            <w:tblLook w:val="04A0" w:firstRow="1" w:lastRow="0" w:firstColumn="1" w:lastColumn="0" w:noHBand="0" w:noVBand="1"/>
          </w:tblPr>
        </w:tblPrChange>
      </w:tblPr>
      <w:tblGrid>
        <w:gridCol w:w="639"/>
        <w:gridCol w:w="1624"/>
        <w:gridCol w:w="998"/>
        <w:gridCol w:w="1553"/>
        <w:gridCol w:w="2800"/>
        <w:gridCol w:w="1446"/>
        <w:tblGridChange w:id="137">
          <w:tblGrid>
            <w:gridCol w:w="639"/>
            <w:gridCol w:w="1"/>
            <w:gridCol w:w="1623"/>
            <w:gridCol w:w="1"/>
            <w:gridCol w:w="997"/>
            <w:gridCol w:w="1"/>
            <w:gridCol w:w="1330"/>
            <w:gridCol w:w="222"/>
            <w:gridCol w:w="2800"/>
            <w:gridCol w:w="1446"/>
          </w:tblGrid>
        </w:tblGridChange>
      </w:tblGrid>
      <w:tr w:rsidR="006F78BB" w14:paraId="52BB2304" w14:textId="77777777" w:rsidTr="00E312C3">
        <w:trPr>
          <w:trHeight w:val="298"/>
          <w:trPrChange w:id="138" w:author="SL Partners" w:date="2025-07-22T14:07:00Z">
            <w:trPr>
              <w:trHeight w:val="298"/>
            </w:trPr>
          </w:trPrChange>
        </w:trPr>
        <w:tc>
          <w:tcPr>
            <w:tcW w:w="353" w:type="pct"/>
            <w:shd w:val="clear" w:color="auto" w:fill="F2F2F2" w:themeFill="background1" w:themeFillShade="F2"/>
            <w:vAlign w:val="center"/>
            <w:tcPrChange w:id="139" w:author="SL Partners" w:date="2025-07-22T14:07:00Z">
              <w:tcPr>
                <w:tcW w:w="353" w:type="pct"/>
                <w:gridSpan w:val="2"/>
                <w:shd w:val="clear" w:color="auto" w:fill="F2F2F2" w:themeFill="background1" w:themeFillShade="F2"/>
                <w:vAlign w:val="center"/>
              </w:tcPr>
            </w:tcPrChange>
          </w:tcPr>
          <w:p w14:paraId="2C8B2017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896" w:type="pct"/>
            <w:shd w:val="clear" w:color="auto" w:fill="F2F2F2" w:themeFill="background1" w:themeFillShade="F2"/>
            <w:vAlign w:val="center"/>
            <w:tcPrChange w:id="140" w:author="SL Partners" w:date="2025-07-22T14:07:00Z">
              <w:tcPr>
                <w:tcW w:w="896" w:type="pct"/>
                <w:gridSpan w:val="2"/>
                <w:shd w:val="clear" w:color="auto" w:fill="F2F2F2" w:themeFill="background1" w:themeFillShade="F2"/>
                <w:vAlign w:val="center"/>
              </w:tcPr>
            </w:tcPrChange>
          </w:tcPr>
          <w:p w14:paraId="705AED51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성명</w:t>
            </w:r>
          </w:p>
        </w:tc>
        <w:tc>
          <w:tcPr>
            <w:tcW w:w="551" w:type="pct"/>
            <w:shd w:val="clear" w:color="auto" w:fill="F2F2F2" w:themeFill="background1" w:themeFillShade="F2"/>
            <w:vAlign w:val="center"/>
            <w:tcPrChange w:id="141" w:author="SL Partners" w:date="2025-07-22T14:07:00Z">
              <w:tcPr>
                <w:tcW w:w="551" w:type="pct"/>
                <w:gridSpan w:val="2"/>
                <w:shd w:val="clear" w:color="auto" w:fill="F2F2F2" w:themeFill="background1" w:themeFillShade="F2"/>
                <w:vAlign w:val="center"/>
              </w:tcPr>
            </w:tcPrChange>
          </w:tcPr>
          <w:p w14:paraId="6B4F29E5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국적</w:t>
            </w:r>
          </w:p>
        </w:tc>
        <w:tc>
          <w:tcPr>
            <w:tcW w:w="857" w:type="pct"/>
            <w:shd w:val="clear" w:color="auto" w:fill="F2F2F2" w:themeFill="background1" w:themeFillShade="F2"/>
            <w:vAlign w:val="center"/>
            <w:tcPrChange w:id="142" w:author="SL Partners" w:date="2025-07-22T14:07:00Z">
              <w:tcPr>
                <w:tcW w:w="734" w:type="pct"/>
                <w:shd w:val="clear" w:color="auto" w:fill="F2F2F2" w:themeFill="background1" w:themeFillShade="F2"/>
                <w:vAlign w:val="center"/>
              </w:tcPr>
            </w:tcPrChange>
          </w:tcPr>
          <w:p w14:paraId="57071E91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생년월일</w:t>
            </w:r>
          </w:p>
        </w:tc>
        <w:tc>
          <w:tcPr>
            <w:tcW w:w="1545" w:type="pct"/>
            <w:shd w:val="clear" w:color="auto" w:fill="F2F2F2" w:themeFill="background1" w:themeFillShade="F2"/>
            <w:vAlign w:val="center"/>
            <w:tcPrChange w:id="143" w:author="SL Partners" w:date="2025-07-22T14:07:00Z">
              <w:tcPr>
                <w:tcW w:w="1668" w:type="pct"/>
                <w:gridSpan w:val="2"/>
                <w:shd w:val="clear" w:color="auto" w:fill="F2F2F2" w:themeFill="background1" w:themeFillShade="F2"/>
                <w:vAlign w:val="center"/>
              </w:tcPr>
            </w:tcPrChange>
          </w:tcPr>
          <w:p w14:paraId="472C7B90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  <w:r>
              <w:rPr>
                <w:rFonts w:ascii="Times New Roman" w:hint="eastAsia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종류와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798" w:type="pct"/>
            <w:shd w:val="clear" w:color="auto" w:fill="F2F2F2" w:themeFill="background1" w:themeFillShade="F2"/>
            <w:vAlign w:val="center"/>
            <w:tcPrChange w:id="144" w:author="SL Partners" w:date="2025-07-22T14:07:00Z">
              <w:tcPr>
                <w:tcW w:w="798" w:type="pct"/>
                <w:shd w:val="clear" w:color="auto" w:fill="F2F2F2" w:themeFill="background1" w:themeFillShade="F2"/>
                <w:vAlign w:val="center"/>
              </w:tcPr>
            </w:tcPrChange>
          </w:tcPr>
          <w:p w14:paraId="108D29D1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</w:p>
          <w:p w14:paraId="1289FCFD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지분율</w:t>
            </w:r>
            <w:r>
              <w:rPr>
                <w:rFonts w:ascii="Times New Roman"/>
                <w:b/>
                <w:sz w:val="22"/>
                <w:szCs w:val="23"/>
              </w:rPr>
              <w:t>(%)</w:t>
            </w:r>
          </w:p>
        </w:tc>
      </w:tr>
      <w:tr w:rsidR="00B32EC3" w14:paraId="055E94F0" w14:textId="77777777" w:rsidTr="00E312C3">
        <w:tc>
          <w:tcPr>
            <w:tcW w:w="353" w:type="pct"/>
            <w:vAlign w:val="center"/>
            <w:tcPrChange w:id="145" w:author="SL Partners" w:date="2025-07-22T14:07:00Z">
              <w:tcPr>
                <w:tcW w:w="353" w:type="pct"/>
                <w:gridSpan w:val="2"/>
                <w:vAlign w:val="center"/>
              </w:tcPr>
            </w:tcPrChange>
          </w:tcPr>
          <w:p w14:paraId="703B37A0" w14:textId="77777777" w:rsidR="00B32EC3" w:rsidRDefault="00B32EC3" w:rsidP="00B32EC3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</w:t>
            </w:r>
          </w:p>
        </w:tc>
        <w:tc>
          <w:tcPr>
            <w:tcW w:w="896" w:type="pct"/>
            <w:vAlign w:val="center"/>
            <w:tcPrChange w:id="146" w:author="SL Partners" w:date="2025-07-22T14:07:00Z">
              <w:tcPr>
                <w:tcW w:w="896" w:type="pct"/>
                <w:gridSpan w:val="2"/>
                <w:vAlign w:val="center"/>
              </w:tcPr>
            </w:tcPrChange>
          </w:tcPr>
          <w:p w14:paraId="2AD1F9E6" w14:textId="77777777" w:rsidR="00B32EC3" w:rsidRDefault="00B32EC3" w:rsidP="00B32EC3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Eun Kyoung Chao</w:t>
            </w:r>
          </w:p>
        </w:tc>
        <w:tc>
          <w:tcPr>
            <w:tcW w:w="551" w:type="pct"/>
            <w:vAlign w:val="center"/>
            <w:tcPrChange w:id="147" w:author="SL Partners" w:date="2025-07-22T14:07:00Z">
              <w:tcPr>
                <w:tcW w:w="551" w:type="pct"/>
                <w:gridSpan w:val="2"/>
                <w:vAlign w:val="center"/>
              </w:tcPr>
            </w:tcPrChange>
          </w:tcPr>
          <w:p w14:paraId="546CC14C" w14:textId="1CC38ED7" w:rsidR="00B32EC3" w:rsidRPr="008E0FD4" w:rsidRDefault="00B32EC3" w:rsidP="00B32EC3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 w:hint="eastAsia"/>
                <w:sz w:val="22"/>
                <w:szCs w:val="23"/>
              </w:rPr>
              <w:t>미국</w:t>
            </w:r>
          </w:p>
        </w:tc>
        <w:tc>
          <w:tcPr>
            <w:tcW w:w="857" w:type="pct"/>
            <w:vAlign w:val="center"/>
            <w:tcPrChange w:id="148" w:author="SL Partners" w:date="2025-07-22T14:07:00Z">
              <w:tcPr>
                <w:tcW w:w="734" w:type="pct"/>
                <w:vAlign w:val="center"/>
              </w:tcPr>
            </w:tcPrChange>
          </w:tcPr>
          <w:p w14:paraId="6B406B28" w14:textId="659B63EC" w:rsidR="00B32EC3" w:rsidRDefault="00E81F36" w:rsidP="00B32EC3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ins w:id="149" w:author="SL Partners" w:date="2025-07-22T14:07:00Z">
              <w:r w:rsidRPr="009B4112">
                <w:rPr>
                  <w:rFonts w:ascii="Times New Roman"/>
                  <w:sz w:val="22"/>
                  <w:szCs w:val="24"/>
                  <w:rPrChange w:id="150" w:author="SL Partners" w:date="2025-07-22T14:07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t>1971. 12. 23.</w:t>
              </w:r>
            </w:ins>
            <w:del w:id="151" w:author="SL Partners" w:date="2025-07-22T14:07:00Z">
              <w:r w:rsidR="00B32EC3" w:rsidDel="00E81F36">
                <w:rPr>
                  <w:rFonts w:ascii="Times New Roman"/>
                  <w:sz w:val="22"/>
                  <w:szCs w:val="23"/>
                  <w:highlight w:val="yellow"/>
                </w:rPr>
                <w:delText>[*]</w:delText>
              </w:r>
            </w:del>
          </w:p>
        </w:tc>
        <w:tc>
          <w:tcPr>
            <w:tcW w:w="1545" w:type="pct"/>
            <w:vAlign w:val="center"/>
            <w:tcPrChange w:id="152" w:author="SL Partners" w:date="2025-07-22T14:07:00Z">
              <w:tcPr>
                <w:tcW w:w="1668" w:type="pct"/>
                <w:gridSpan w:val="2"/>
                <w:vAlign w:val="center"/>
              </w:tcPr>
            </w:tcPrChange>
          </w:tcPr>
          <w:p w14:paraId="215BC29D" w14:textId="7A2A795F" w:rsidR="00B32EC3" w:rsidRDefault="00B32EC3" w:rsidP="00B32EC3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331C2">
              <w:rPr>
                <w:rFonts w:ascii="Times New Roman"/>
                <w:sz w:val="22"/>
                <w:szCs w:val="23"/>
              </w:rPr>
              <w:t>보통주식</w:t>
            </w:r>
            <w:r w:rsidRPr="006331C2">
              <w:rPr>
                <w:rFonts w:ascii="Times New Roman"/>
                <w:sz w:val="22"/>
                <w:szCs w:val="23"/>
              </w:rPr>
              <w:t xml:space="preserve"> </w:t>
            </w:r>
            <w:r w:rsidRPr="0053750F">
              <w:rPr>
                <w:rFonts w:ascii="Times New Roman"/>
                <w:sz w:val="22"/>
                <w:szCs w:val="23"/>
              </w:rPr>
              <w:t>28,366</w:t>
            </w:r>
            <w:r w:rsidRPr="006331C2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  <w:tcPrChange w:id="153" w:author="SL Partners" w:date="2025-07-22T14:07:00Z">
              <w:tcPr>
                <w:tcW w:w="798" w:type="pct"/>
                <w:vAlign w:val="center"/>
              </w:tcPr>
            </w:tcPrChange>
          </w:tcPr>
          <w:p w14:paraId="5845B5DC" w14:textId="4A7F1A09" w:rsidR="00B32EC3" w:rsidRDefault="00B32EC3" w:rsidP="00B32EC3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96781C">
              <w:rPr>
                <w:rFonts w:ascii="Times New Roman" w:hint="eastAsia"/>
                <w:sz w:val="22"/>
                <w:szCs w:val="23"/>
              </w:rPr>
              <w:t>0.65</w:t>
            </w:r>
          </w:p>
        </w:tc>
      </w:tr>
      <w:tr w:rsidR="00641FB7" w14:paraId="1742FB2D" w14:textId="77777777" w:rsidTr="00E312C3">
        <w:tc>
          <w:tcPr>
            <w:tcW w:w="353" w:type="pct"/>
            <w:vAlign w:val="center"/>
            <w:tcPrChange w:id="154" w:author="SL Partners" w:date="2025-07-22T14:07:00Z">
              <w:tcPr>
                <w:tcW w:w="353" w:type="pct"/>
                <w:gridSpan w:val="2"/>
                <w:vAlign w:val="center"/>
              </w:tcPr>
            </w:tcPrChange>
          </w:tcPr>
          <w:p w14:paraId="188470C4" w14:textId="77777777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</w:t>
            </w:r>
          </w:p>
        </w:tc>
        <w:tc>
          <w:tcPr>
            <w:tcW w:w="896" w:type="pct"/>
            <w:vAlign w:val="center"/>
            <w:tcPrChange w:id="155" w:author="SL Partners" w:date="2025-07-22T14:07:00Z">
              <w:tcPr>
                <w:tcW w:w="896" w:type="pct"/>
                <w:gridSpan w:val="2"/>
                <w:vAlign w:val="center"/>
              </w:tcPr>
            </w:tcPrChange>
          </w:tcPr>
          <w:p w14:paraId="2BE6BDCF" w14:textId="77777777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Katherine Ying-Hsu Chao</w:t>
            </w:r>
          </w:p>
        </w:tc>
        <w:tc>
          <w:tcPr>
            <w:tcW w:w="551" w:type="pct"/>
            <w:vAlign w:val="center"/>
            <w:tcPrChange w:id="156" w:author="SL Partners" w:date="2025-07-22T14:07:00Z">
              <w:tcPr>
                <w:tcW w:w="551" w:type="pct"/>
                <w:gridSpan w:val="2"/>
                <w:vAlign w:val="center"/>
              </w:tcPr>
            </w:tcPrChange>
          </w:tcPr>
          <w:p w14:paraId="4E0C874A" w14:textId="0916B419" w:rsidR="00641FB7" w:rsidRPr="008E0FD4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 w:hint="eastAsia"/>
                <w:sz w:val="22"/>
                <w:szCs w:val="23"/>
              </w:rPr>
              <w:t>미국</w:t>
            </w:r>
          </w:p>
        </w:tc>
        <w:tc>
          <w:tcPr>
            <w:tcW w:w="857" w:type="pct"/>
            <w:vAlign w:val="center"/>
            <w:tcPrChange w:id="157" w:author="SL Partners" w:date="2025-07-22T14:07:00Z">
              <w:tcPr>
                <w:tcW w:w="734" w:type="pct"/>
                <w:vAlign w:val="center"/>
              </w:tcPr>
            </w:tcPrChange>
          </w:tcPr>
          <w:p w14:paraId="51AEFA99" w14:textId="12663299" w:rsidR="00641FB7" w:rsidRPr="00E312C3" w:rsidRDefault="0026579C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4"/>
                <w:rPrChange w:id="158" w:author="SL Partners" w:date="2025-07-22T14:07:00Z">
                  <w:rPr>
                    <w:rFonts w:ascii="Times New Roman"/>
                    <w:sz w:val="22"/>
                    <w:szCs w:val="23"/>
                    <w:highlight w:val="yellow"/>
                  </w:rPr>
                </w:rPrChange>
              </w:rPr>
            </w:pPr>
            <w:ins w:id="159" w:author="SL Partners" w:date="2025-07-22T14:06:00Z">
              <w:r w:rsidRPr="00E312C3">
                <w:rPr>
                  <w:rFonts w:ascii="Times New Roman"/>
                  <w:sz w:val="22"/>
                  <w:szCs w:val="24"/>
                  <w:rPrChange w:id="160" w:author="SL Partners" w:date="2025-07-22T14:07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t>2008.</w:t>
              </w:r>
            </w:ins>
            <w:ins w:id="161" w:author="SL Partners" w:date="2025-07-22T14:07:00Z">
              <w:r w:rsidRPr="00E312C3">
                <w:rPr>
                  <w:rFonts w:ascii="Times New Roman"/>
                  <w:sz w:val="22"/>
                  <w:szCs w:val="24"/>
                  <w:rPrChange w:id="162" w:author="SL Partners" w:date="2025-07-22T14:07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t xml:space="preserve"> 12. 4.</w:t>
              </w:r>
            </w:ins>
            <w:del w:id="163" w:author="SL Partners" w:date="2025-07-22T14:06:00Z">
              <w:r w:rsidR="00641FB7" w:rsidRPr="00E312C3" w:rsidDel="0026579C">
                <w:rPr>
                  <w:rFonts w:ascii="Times New Roman"/>
                  <w:sz w:val="22"/>
                  <w:szCs w:val="24"/>
                  <w:rPrChange w:id="164" w:author="SL Partners" w:date="2025-07-22T14:07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delText>[*]</w:delText>
              </w:r>
            </w:del>
          </w:p>
        </w:tc>
        <w:tc>
          <w:tcPr>
            <w:tcW w:w="1545" w:type="pct"/>
            <w:vAlign w:val="center"/>
            <w:tcPrChange w:id="165" w:author="SL Partners" w:date="2025-07-22T14:07:00Z">
              <w:tcPr>
                <w:tcW w:w="1668" w:type="pct"/>
                <w:gridSpan w:val="2"/>
                <w:vAlign w:val="center"/>
              </w:tcPr>
            </w:tcPrChange>
          </w:tcPr>
          <w:p w14:paraId="40D09BD2" w14:textId="2767A05C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331C2">
              <w:rPr>
                <w:rFonts w:ascii="Times New Roman"/>
                <w:sz w:val="22"/>
                <w:szCs w:val="23"/>
              </w:rPr>
              <w:t>보통주식</w:t>
            </w:r>
            <w:r w:rsidRPr="006331C2">
              <w:rPr>
                <w:rFonts w:ascii="Times New Roman"/>
                <w:sz w:val="22"/>
                <w:szCs w:val="23"/>
              </w:rPr>
              <w:t xml:space="preserve"> </w:t>
            </w:r>
            <w:r w:rsidRPr="0053750F">
              <w:rPr>
                <w:rFonts w:ascii="Times New Roman"/>
                <w:sz w:val="22"/>
                <w:szCs w:val="23"/>
              </w:rPr>
              <w:t>28,366</w:t>
            </w:r>
            <w:r w:rsidRPr="006331C2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  <w:tcPrChange w:id="166" w:author="SL Partners" w:date="2025-07-22T14:07:00Z">
              <w:tcPr>
                <w:tcW w:w="798" w:type="pct"/>
                <w:vAlign w:val="center"/>
              </w:tcPr>
            </w:tcPrChange>
          </w:tcPr>
          <w:p w14:paraId="1DF691C5" w14:textId="4D7FA537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60704B">
              <w:rPr>
                <w:rFonts w:ascii="Times New Roman" w:hint="eastAsia"/>
                <w:sz w:val="22"/>
                <w:szCs w:val="23"/>
              </w:rPr>
              <w:t>0.65</w:t>
            </w:r>
          </w:p>
        </w:tc>
      </w:tr>
      <w:tr w:rsidR="00641FB7" w14:paraId="65CFC4FE" w14:textId="77777777" w:rsidTr="00E312C3">
        <w:tc>
          <w:tcPr>
            <w:tcW w:w="353" w:type="pct"/>
            <w:vAlign w:val="center"/>
            <w:tcPrChange w:id="167" w:author="SL Partners" w:date="2025-07-22T14:07:00Z">
              <w:tcPr>
                <w:tcW w:w="353" w:type="pct"/>
                <w:gridSpan w:val="2"/>
                <w:vAlign w:val="center"/>
              </w:tcPr>
            </w:tcPrChange>
          </w:tcPr>
          <w:p w14:paraId="7FAAA132" w14:textId="77777777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896" w:type="pct"/>
            <w:vAlign w:val="center"/>
            <w:tcPrChange w:id="168" w:author="SL Partners" w:date="2025-07-22T14:07:00Z">
              <w:tcPr>
                <w:tcW w:w="896" w:type="pct"/>
                <w:gridSpan w:val="2"/>
                <w:vAlign w:val="center"/>
              </w:tcPr>
            </w:tcPrChange>
          </w:tcPr>
          <w:p w14:paraId="4FF6EFAD" w14:textId="77777777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Faith Chao</w:t>
            </w:r>
          </w:p>
        </w:tc>
        <w:tc>
          <w:tcPr>
            <w:tcW w:w="551" w:type="pct"/>
            <w:vAlign w:val="center"/>
            <w:tcPrChange w:id="169" w:author="SL Partners" w:date="2025-07-22T14:07:00Z">
              <w:tcPr>
                <w:tcW w:w="551" w:type="pct"/>
                <w:gridSpan w:val="2"/>
                <w:vAlign w:val="center"/>
              </w:tcPr>
            </w:tcPrChange>
          </w:tcPr>
          <w:p w14:paraId="4F55AB12" w14:textId="34F206DF" w:rsidR="00641FB7" w:rsidRPr="008E0FD4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 w:hint="eastAsia"/>
                <w:sz w:val="22"/>
                <w:szCs w:val="23"/>
              </w:rPr>
              <w:t>미국</w:t>
            </w:r>
          </w:p>
        </w:tc>
        <w:tc>
          <w:tcPr>
            <w:tcW w:w="857" w:type="pct"/>
            <w:vAlign w:val="center"/>
            <w:tcPrChange w:id="170" w:author="SL Partners" w:date="2025-07-22T14:07:00Z">
              <w:tcPr>
                <w:tcW w:w="734" w:type="pct"/>
                <w:vAlign w:val="center"/>
              </w:tcPr>
            </w:tcPrChange>
          </w:tcPr>
          <w:p w14:paraId="2490A89C" w14:textId="26750649" w:rsidR="00641FB7" w:rsidRPr="00E312C3" w:rsidRDefault="009D156F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4"/>
                <w:rPrChange w:id="171" w:author="SL Partners" w:date="2025-07-22T14:07:00Z">
                  <w:rPr>
                    <w:rFonts w:ascii="Times New Roman"/>
                    <w:sz w:val="22"/>
                    <w:szCs w:val="23"/>
                    <w:highlight w:val="yellow"/>
                  </w:rPr>
                </w:rPrChange>
              </w:rPr>
            </w:pPr>
            <w:ins w:id="172" w:author="SL Partners" w:date="2025-07-22T14:07:00Z">
              <w:r w:rsidRPr="00E312C3">
                <w:rPr>
                  <w:rFonts w:ascii="Times New Roman"/>
                  <w:sz w:val="22"/>
                  <w:szCs w:val="24"/>
                  <w:rPrChange w:id="173" w:author="SL Partners" w:date="2025-07-22T14:07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t>2011. 12. 14.</w:t>
              </w:r>
            </w:ins>
            <w:del w:id="174" w:author="SL Partners" w:date="2025-07-22T14:07:00Z">
              <w:r w:rsidR="00641FB7" w:rsidRPr="00E312C3" w:rsidDel="009D156F">
                <w:rPr>
                  <w:rFonts w:ascii="Times New Roman"/>
                  <w:sz w:val="22"/>
                  <w:szCs w:val="24"/>
                  <w:rPrChange w:id="175" w:author="SL Partners" w:date="2025-07-22T14:07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delText>[*]</w:delText>
              </w:r>
            </w:del>
          </w:p>
        </w:tc>
        <w:tc>
          <w:tcPr>
            <w:tcW w:w="1545" w:type="pct"/>
            <w:vAlign w:val="center"/>
            <w:tcPrChange w:id="176" w:author="SL Partners" w:date="2025-07-22T14:07:00Z">
              <w:tcPr>
                <w:tcW w:w="1668" w:type="pct"/>
                <w:gridSpan w:val="2"/>
                <w:vAlign w:val="center"/>
              </w:tcPr>
            </w:tcPrChange>
          </w:tcPr>
          <w:p w14:paraId="5CA11EB2" w14:textId="4264208D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331C2">
              <w:rPr>
                <w:rFonts w:ascii="Times New Roman"/>
                <w:sz w:val="22"/>
                <w:szCs w:val="23"/>
              </w:rPr>
              <w:t>보통주식</w:t>
            </w:r>
            <w:r w:rsidRPr="006331C2">
              <w:rPr>
                <w:rFonts w:ascii="Times New Roman"/>
                <w:sz w:val="22"/>
                <w:szCs w:val="23"/>
              </w:rPr>
              <w:t xml:space="preserve"> </w:t>
            </w:r>
            <w:r w:rsidRPr="0053750F">
              <w:rPr>
                <w:rFonts w:ascii="Times New Roman"/>
                <w:sz w:val="22"/>
                <w:szCs w:val="23"/>
              </w:rPr>
              <w:t>28,366</w:t>
            </w:r>
            <w:r w:rsidRPr="006331C2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  <w:tcPrChange w:id="177" w:author="SL Partners" w:date="2025-07-22T14:07:00Z">
              <w:tcPr>
                <w:tcW w:w="798" w:type="pct"/>
                <w:vAlign w:val="center"/>
              </w:tcPr>
            </w:tcPrChange>
          </w:tcPr>
          <w:p w14:paraId="2C236B15" w14:textId="16418BDB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96781C">
              <w:rPr>
                <w:rFonts w:ascii="Times New Roman" w:hint="eastAsia"/>
                <w:sz w:val="22"/>
                <w:szCs w:val="23"/>
              </w:rPr>
              <w:t>0.65</w:t>
            </w:r>
          </w:p>
        </w:tc>
      </w:tr>
      <w:tr w:rsidR="00641FB7" w14:paraId="2373A2C4" w14:textId="77777777" w:rsidTr="00E312C3">
        <w:tc>
          <w:tcPr>
            <w:tcW w:w="353" w:type="pct"/>
            <w:vAlign w:val="center"/>
            <w:tcPrChange w:id="178" w:author="SL Partners" w:date="2025-07-22T14:07:00Z">
              <w:tcPr>
                <w:tcW w:w="353" w:type="pct"/>
                <w:gridSpan w:val="2"/>
                <w:vAlign w:val="center"/>
              </w:tcPr>
            </w:tcPrChange>
          </w:tcPr>
          <w:p w14:paraId="6EC51F3C" w14:textId="77777777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896" w:type="pct"/>
            <w:vAlign w:val="center"/>
            <w:tcPrChange w:id="179" w:author="SL Partners" w:date="2025-07-22T14:07:00Z">
              <w:tcPr>
                <w:tcW w:w="896" w:type="pct"/>
                <w:gridSpan w:val="2"/>
                <w:vAlign w:val="center"/>
              </w:tcPr>
            </w:tcPrChange>
          </w:tcPr>
          <w:p w14:paraId="1B4C2E45" w14:textId="77777777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Gordon K</w:t>
            </w:r>
            <w:r>
              <w:rPr>
                <w:rFonts w:ascii="Times New Roman" w:hint="eastAsia"/>
                <w:sz w:val="22"/>
                <w:szCs w:val="23"/>
              </w:rPr>
              <w:t>.</w:t>
            </w:r>
            <w:r>
              <w:rPr>
                <w:rFonts w:ascii="Times New Roman"/>
                <w:sz w:val="22"/>
                <w:szCs w:val="23"/>
              </w:rPr>
              <w:t xml:space="preserve"> Owyang</w:t>
            </w:r>
          </w:p>
        </w:tc>
        <w:tc>
          <w:tcPr>
            <w:tcW w:w="551" w:type="pct"/>
            <w:vAlign w:val="center"/>
            <w:tcPrChange w:id="180" w:author="SL Partners" w:date="2025-07-22T14:07:00Z">
              <w:tcPr>
                <w:tcW w:w="551" w:type="pct"/>
                <w:gridSpan w:val="2"/>
                <w:vAlign w:val="center"/>
              </w:tcPr>
            </w:tcPrChange>
          </w:tcPr>
          <w:p w14:paraId="5497CF14" w14:textId="6B9F00BC" w:rsidR="00641FB7" w:rsidRPr="008E0FD4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 w:hint="eastAsia"/>
                <w:sz w:val="22"/>
                <w:szCs w:val="23"/>
              </w:rPr>
              <w:t>미국</w:t>
            </w:r>
          </w:p>
        </w:tc>
        <w:tc>
          <w:tcPr>
            <w:tcW w:w="857" w:type="pct"/>
            <w:vAlign w:val="center"/>
            <w:tcPrChange w:id="181" w:author="SL Partners" w:date="2025-07-22T14:07:00Z">
              <w:tcPr>
                <w:tcW w:w="734" w:type="pct"/>
                <w:vAlign w:val="center"/>
              </w:tcPr>
            </w:tcPrChange>
          </w:tcPr>
          <w:p w14:paraId="5EF00D14" w14:textId="7C597072" w:rsidR="00641FB7" w:rsidRDefault="0068682C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ins w:id="182" w:author="SL Partners" w:date="2025-07-22T14:06:00Z">
              <w:r w:rsidRPr="0068682C">
                <w:rPr>
                  <w:rFonts w:ascii="Times New Roman" w:hint="eastAsia"/>
                  <w:sz w:val="22"/>
                  <w:szCs w:val="24"/>
                </w:rPr>
                <w:t>1973. 7. 3.</w:t>
              </w:r>
            </w:ins>
            <w:del w:id="183" w:author="SL Partners" w:date="2025-07-22T14:06:00Z">
              <w:r w:rsidR="00641FB7" w:rsidDel="0068682C">
                <w:rPr>
                  <w:rFonts w:ascii="Times New Roman"/>
                  <w:sz w:val="22"/>
                  <w:szCs w:val="23"/>
                  <w:highlight w:val="yellow"/>
                </w:rPr>
                <w:delText>[*]</w:delText>
              </w:r>
            </w:del>
          </w:p>
        </w:tc>
        <w:tc>
          <w:tcPr>
            <w:tcW w:w="1545" w:type="pct"/>
            <w:vAlign w:val="center"/>
            <w:tcPrChange w:id="184" w:author="SL Partners" w:date="2025-07-22T14:07:00Z">
              <w:tcPr>
                <w:tcW w:w="1668" w:type="pct"/>
                <w:gridSpan w:val="2"/>
                <w:vAlign w:val="center"/>
              </w:tcPr>
            </w:tcPrChange>
          </w:tcPr>
          <w:p w14:paraId="3A3297CD" w14:textId="0E4E08BF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331C2">
              <w:rPr>
                <w:rFonts w:ascii="Times New Roman"/>
                <w:sz w:val="22"/>
                <w:szCs w:val="23"/>
              </w:rPr>
              <w:t>보통주식</w:t>
            </w:r>
            <w:r w:rsidRPr="006331C2">
              <w:rPr>
                <w:rFonts w:ascii="Times New Roman"/>
                <w:sz w:val="22"/>
                <w:szCs w:val="23"/>
              </w:rPr>
              <w:t xml:space="preserve"> </w:t>
            </w:r>
            <w:r w:rsidRPr="0053750F">
              <w:rPr>
                <w:rFonts w:ascii="Times New Roman"/>
                <w:sz w:val="22"/>
                <w:szCs w:val="23"/>
              </w:rPr>
              <w:t>28,366</w:t>
            </w:r>
            <w:r w:rsidRPr="006331C2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  <w:tcPrChange w:id="185" w:author="SL Partners" w:date="2025-07-22T14:07:00Z">
              <w:tcPr>
                <w:tcW w:w="798" w:type="pct"/>
                <w:vAlign w:val="center"/>
              </w:tcPr>
            </w:tcPrChange>
          </w:tcPr>
          <w:p w14:paraId="41F65DA7" w14:textId="62B22D99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60704B">
              <w:rPr>
                <w:rFonts w:ascii="Times New Roman" w:hint="eastAsia"/>
                <w:sz w:val="22"/>
                <w:szCs w:val="23"/>
              </w:rPr>
              <w:t>0.65</w:t>
            </w:r>
          </w:p>
        </w:tc>
      </w:tr>
      <w:tr w:rsidR="00641FB7" w14:paraId="233967FE" w14:textId="77777777" w:rsidTr="00E312C3">
        <w:tc>
          <w:tcPr>
            <w:tcW w:w="353" w:type="pct"/>
            <w:vAlign w:val="center"/>
            <w:tcPrChange w:id="186" w:author="SL Partners" w:date="2025-07-22T14:07:00Z">
              <w:tcPr>
                <w:tcW w:w="353" w:type="pct"/>
                <w:gridSpan w:val="2"/>
                <w:vAlign w:val="center"/>
              </w:tcPr>
            </w:tcPrChange>
          </w:tcPr>
          <w:p w14:paraId="2637FD8A" w14:textId="77777777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896" w:type="pct"/>
            <w:vAlign w:val="center"/>
            <w:tcPrChange w:id="187" w:author="SL Partners" w:date="2025-07-22T14:07:00Z">
              <w:tcPr>
                <w:tcW w:w="896" w:type="pct"/>
                <w:gridSpan w:val="2"/>
                <w:vAlign w:val="center"/>
              </w:tcPr>
            </w:tcPrChange>
          </w:tcPr>
          <w:p w14:paraId="4D0663C9" w14:textId="77777777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Jenn-Jen Owyang</w:t>
            </w:r>
          </w:p>
        </w:tc>
        <w:tc>
          <w:tcPr>
            <w:tcW w:w="551" w:type="pct"/>
            <w:vAlign w:val="center"/>
            <w:tcPrChange w:id="188" w:author="SL Partners" w:date="2025-07-22T14:07:00Z">
              <w:tcPr>
                <w:tcW w:w="551" w:type="pct"/>
                <w:gridSpan w:val="2"/>
                <w:vAlign w:val="center"/>
              </w:tcPr>
            </w:tcPrChange>
          </w:tcPr>
          <w:p w14:paraId="092EE8E5" w14:textId="688C38D8" w:rsidR="00641FB7" w:rsidRPr="008E0FD4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 w:hint="eastAsia"/>
                <w:sz w:val="22"/>
                <w:szCs w:val="23"/>
              </w:rPr>
              <w:t>미국</w:t>
            </w:r>
          </w:p>
        </w:tc>
        <w:tc>
          <w:tcPr>
            <w:tcW w:w="857" w:type="pct"/>
            <w:vAlign w:val="center"/>
            <w:tcPrChange w:id="189" w:author="SL Partners" w:date="2025-07-22T14:07:00Z">
              <w:tcPr>
                <w:tcW w:w="734" w:type="pct"/>
                <w:vAlign w:val="center"/>
              </w:tcPr>
            </w:tcPrChange>
          </w:tcPr>
          <w:p w14:paraId="67A9489E" w14:textId="1A84E073" w:rsidR="00641FB7" w:rsidRDefault="00330918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ins w:id="190" w:author="SL Partners" w:date="2025-07-22T14:05:00Z">
              <w:r w:rsidRPr="00D30C21">
                <w:rPr>
                  <w:rFonts w:ascii="Times New Roman" w:hint="eastAsia"/>
                  <w:sz w:val="22"/>
                  <w:szCs w:val="24"/>
                </w:rPr>
                <w:t xml:space="preserve">1972. 9. 25. </w:t>
              </w:r>
            </w:ins>
            <w:del w:id="191" w:author="SL Partners" w:date="2025-07-22T14:05:00Z">
              <w:r w:rsidR="00641FB7" w:rsidDel="00330918">
                <w:rPr>
                  <w:rFonts w:ascii="Times New Roman"/>
                  <w:sz w:val="22"/>
                  <w:szCs w:val="23"/>
                  <w:highlight w:val="yellow"/>
                </w:rPr>
                <w:delText>[*]</w:delText>
              </w:r>
            </w:del>
          </w:p>
        </w:tc>
        <w:tc>
          <w:tcPr>
            <w:tcW w:w="1545" w:type="pct"/>
            <w:vAlign w:val="center"/>
            <w:tcPrChange w:id="192" w:author="SL Partners" w:date="2025-07-22T14:07:00Z">
              <w:tcPr>
                <w:tcW w:w="1668" w:type="pct"/>
                <w:gridSpan w:val="2"/>
                <w:vAlign w:val="center"/>
              </w:tcPr>
            </w:tcPrChange>
          </w:tcPr>
          <w:p w14:paraId="6453D4C6" w14:textId="30187D2A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331C2">
              <w:rPr>
                <w:rFonts w:ascii="Times New Roman"/>
                <w:sz w:val="22"/>
                <w:szCs w:val="23"/>
              </w:rPr>
              <w:t>보통주식</w:t>
            </w:r>
            <w:r w:rsidRPr="006331C2">
              <w:rPr>
                <w:rFonts w:ascii="Times New Roman"/>
                <w:sz w:val="22"/>
                <w:szCs w:val="23"/>
              </w:rPr>
              <w:t xml:space="preserve"> </w:t>
            </w:r>
            <w:r w:rsidRPr="0053750F">
              <w:rPr>
                <w:rFonts w:ascii="Times New Roman"/>
                <w:sz w:val="22"/>
                <w:szCs w:val="23"/>
              </w:rPr>
              <w:t>28,366</w:t>
            </w:r>
            <w:r w:rsidRPr="006331C2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  <w:tcPrChange w:id="193" w:author="SL Partners" w:date="2025-07-22T14:07:00Z">
              <w:tcPr>
                <w:tcW w:w="798" w:type="pct"/>
                <w:vAlign w:val="center"/>
              </w:tcPr>
            </w:tcPrChange>
          </w:tcPr>
          <w:p w14:paraId="7F16A809" w14:textId="36867C7D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96781C">
              <w:rPr>
                <w:rFonts w:ascii="Times New Roman" w:hint="eastAsia"/>
                <w:sz w:val="22"/>
                <w:szCs w:val="23"/>
              </w:rPr>
              <w:t>0.65</w:t>
            </w:r>
          </w:p>
        </w:tc>
      </w:tr>
      <w:tr w:rsidR="00641FB7" w14:paraId="1944DDE6" w14:textId="77777777" w:rsidTr="00E312C3">
        <w:tc>
          <w:tcPr>
            <w:tcW w:w="353" w:type="pct"/>
            <w:vAlign w:val="center"/>
            <w:tcPrChange w:id="194" w:author="SL Partners" w:date="2025-07-22T14:07:00Z">
              <w:tcPr>
                <w:tcW w:w="353" w:type="pct"/>
                <w:gridSpan w:val="2"/>
                <w:vAlign w:val="center"/>
              </w:tcPr>
            </w:tcPrChange>
          </w:tcPr>
          <w:p w14:paraId="6C574586" w14:textId="77777777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6</w:t>
            </w:r>
          </w:p>
        </w:tc>
        <w:tc>
          <w:tcPr>
            <w:tcW w:w="896" w:type="pct"/>
            <w:vAlign w:val="center"/>
            <w:tcPrChange w:id="195" w:author="SL Partners" w:date="2025-07-22T14:07:00Z">
              <w:tcPr>
                <w:tcW w:w="896" w:type="pct"/>
                <w:gridSpan w:val="2"/>
                <w:vAlign w:val="center"/>
              </w:tcPr>
            </w:tcPrChange>
          </w:tcPr>
          <w:p w14:paraId="6B13261B" w14:textId="77777777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Adam Hsu-Fan</w:t>
            </w:r>
          </w:p>
        </w:tc>
        <w:tc>
          <w:tcPr>
            <w:tcW w:w="551" w:type="pct"/>
            <w:vAlign w:val="center"/>
            <w:tcPrChange w:id="196" w:author="SL Partners" w:date="2025-07-22T14:07:00Z">
              <w:tcPr>
                <w:tcW w:w="551" w:type="pct"/>
                <w:gridSpan w:val="2"/>
                <w:vAlign w:val="center"/>
              </w:tcPr>
            </w:tcPrChange>
          </w:tcPr>
          <w:p w14:paraId="58A9C089" w14:textId="6062A525" w:rsidR="00641FB7" w:rsidRPr="008E0FD4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 w:hint="eastAsia"/>
                <w:sz w:val="22"/>
                <w:szCs w:val="23"/>
              </w:rPr>
              <w:t>미국</w:t>
            </w:r>
          </w:p>
        </w:tc>
        <w:tc>
          <w:tcPr>
            <w:tcW w:w="857" w:type="pct"/>
            <w:vAlign w:val="center"/>
            <w:tcPrChange w:id="197" w:author="SL Partners" w:date="2025-07-22T14:07:00Z">
              <w:tcPr>
                <w:tcW w:w="734" w:type="pct"/>
                <w:vAlign w:val="center"/>
              </w:tcPr>
            </w:tcPrChange>
          </w:tcPr>
          <w:p w14:paraId="034C22D0" w14:textId="31CBB020" w:rsidR="00641FB7" w:rsidRPr="00FA2037" w:rsidRDefault="00142FF5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4"/>
                <w:rPrChange w:id="198" w:author="SL Partners" w:date="2025-07-22T14:06:00Z">
                  <w:rPr>
                    <w:rFonts w:ascii="Times New Roman"/>
                    <w:sz w:val="22"/>
                    <w:szCs w:val="23"/>
                    <w:highlight w:val="yellow"/>
                  </w:rPr>
                </w:rPrChange>
              </w:rPr>
            </w:pPr>
            <w:ins w:id="199" w:author="SL Partners" w:date="2025-07-22T14:05:00Z">
              <w:r w:rsidRPr="00142FF5">
                <w:rPr>
                  <w:rFonts w:ascii="Times New Roman" w:hint="eastAsia"/>
                  <w:sz w:val="22"/>
                  <w:szCs w:val="24"/>
                </w:rPr>
                <w:t xml:space="preserve">2003. 1. 5. </w:t>
              </w:r>
            </w:ins>
            <w:del w:id="200" w:author="SL Partners" w:date="2025-07-22T14:05:00Z">
              <w:r w:rsidR="00641FB7" w:rsidRPr="00FA2037" w:rsidDel="00142FF5">
                <w:rPr>
                  <w:rFonts w:ascii="Times New Roman"/>
                  <w:sz w:val="22"/>
                  <w:szCs w:val="24"/>
                  <w:rPrChange w:id="201" w:author="SL Partners" w:date="2025-07-22T14:06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delText>[*]</w:delText>
              </w:r>
            </w:del>
          </w:p>
        </w:tc>
        <w:tc>
          <w:tcPr>
            <w:tcW w:w="1545" w:type="pct"/>
            <w:vAlign w:val="center"/>
            <w:tcPrChange w:id="202" w:author="SL Partners" w:date="2025-07-22T14:07:00Z">
              <w:tcPr>
                <w:tcW w:w="1668" w:type="pct"/>
                <w:gridSpan w:val="2"/>
                <w:vAlign w:val="center"/>
              </w:tcPr>
            </w:tcPrChange>
          </w:tcPr>
          <w:p w14:paraId="1AE02D47" w14:textId="20667323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331C2">
              <w:rPr>
                <w:rFonts w:ascii="Times New Roman"/>
                <w:sz w:val="22"/>
                <w:szCs w:val="23"/>
              </w:rPr>
              <w:t>보통주식</w:t>
            </w:r>
            <w:r w:rsidRPr="006331C2">
              <w:rPr>
                <w:rFonts w:ascii="Times New Roman"/>
                <w:sz w:val="22"/>
                <w:szCs w:val="23"/>
              </w:rPr>
              <w:t xml:space="preserve"> </w:t>
            </w:r>
            <w:r w:rsidRPr="0053750F">
              <w:rPr>
                <w:rFonts w:ascii="Times New Roman"/>
                <w:sz w:val="22"/>
                <w:szCs w:val="23"/>
              </w:rPr>
              <w:t>28,366</w:t>
            </w:r>
            <w:r w:rsidRPr="006331C2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  <w:tcPrChange w:id="203" w:author="SL Partners" w:date="2025-07-22T14:07:00Z">
              <w:tcPr>
                <w:tcW w:w="798" w:type="pct"/>
                <w:vAlign w:val="center"/>
              </w:tcPr>
            </w:tcPrChange>
          </w:tcPr>
          <w:p w14:paraId="2535BA9D" w14:textId="155BD464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60704B">
              <w:rPr>
                <w:rFonts w:ascii="Times New Roman" w:hint="eastAsia"/>
                <w:sz w:val="22"/>
                <w:szCs w:val="23"/>
              </w:rPr>
              <w:t>0.65</w:t>
            </w:r>
          </w:p>
        </w:tc>
      </w:tr>
      <w:tr w:rsidR="00641FB7" w14:paraId="652653D3" w14:textId="77777777" w:rsidTr="00E312C3">
        <w:tc>
          <w:tcPr>
            <w:tcW w:w="353" w:type="pct"/>
            <w:vAlign w:val="center"/>
            <w:tcPrChange w:id="204" w:author="SL Partners" w:date="2025-07-22T14:07:00Z">
              <w:tcPr>
                <w:tcW w:w="353" w:type="pct"/>
                <w:gridSpan w:val="2"/>
                <w:vAlign w:val="center"/>
              </w:tcPr>
            </w:tcPrChange>
          </w:tcPr>
          <w:p w14:paraId="02017143" w14:textId="77777777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896" w:type="pct"/>
            <w:vAlign w:val="center"/>
            <w:tcPrChange w:id="205" w:author="SL Partners" w:date="2025-07-22T14:07:00Z">
              <w:tcPr>
                <w:tcW w:w="896" w:type="pct"/>
                <w:gridSpan w:val="2"/>
                <w:vAlign w:val="center"/>
              </w:tcPr>
            </w:tcPrChange>
          </w:tcPr>
          <w:p w14:paraId="0C62CD5E" w14:textId="77777777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Katelynn Yun-Yu Owyang</w:t>
            </w:r>
          </w:p>
        </w:tc>
        <w:tc>
          <w:tcPr>
            <w:tcW w:w="551" w:type="pct"/>
            <w:vAlign w:val="center"/>
            <w:tcPrChange w:id="206" w:author="SL Partners" w:date="2025-07-22T14:07:00Z">
              <w:tcPr>
                <w:tcW w:w="551" w:type="pct"/>
                <w:gridSpan w:val="2"/>
                <w:vAlign w:val="center"/>
              </w:tcPr>
            </w:tcPrChange>
          </w:tcPr>
          <w:p w14:paraId="456D4134" w14:textId="7EEFCF86" w:rsidR="00641FB7" w:rsidRPr="008E0FD4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 w:hint="eastAsia"/>
                <w:sz w:val="22"/>
                <w:szCs w:val="23"/>
              </w:rPr>
              <w:t>미국</w:t>
            </w:r>
          </w:p>
        </w:tc>
        <w:tc>
          <w:tcPr>
            <w:tcW w:w="857" w:type="pct"/>
            <w:vAlign w:val="center"/>
            <w:tcPrChange w:id="207" w:author="SL Partners" w:date="2025-07-22T14:07:00Z">
              <w:tcPr>
                <w:tcW w:w="734" w:type="pct"/>
                <w:vAlign w:val="center"/>
              </w:tcPr>
            </w:tcPrChange>
          </w:tcPr>
          <w:p w14:paraId="0B6B3F40" w14:textId="4123C49B" w:rsidR="00641FB7" w:rsidRPr="00FA2037" w:rsidRDefault="00FA203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4"/>
                <w:rPrChange w:id="208" w:author="SL Partners" w:date="2025-07-22T14:06:00Z">
                  <w:rPr>
                    <w:rFonts w:ascii="Times New Roman"/>
                    <w:sz w:val="22"/>
                    <w:szCs w:val="23"/>
                    <w:highlight w:val="yellow"/>
                  </w:rPr>
                </w:rPrChange>
              </w:rPr>
            </w:pPr>
            <w:ins w:id="209" w:author="SL Partners" w:date="2025-07-22T14:06:00Z">
              <w:r w:rsidRPr="00FA2037">
                <w:rPr>
                  <w:rFonts w:ascii="Times New Roman"/>
                  <w:sz w:val="22"/>
                  <w:szCs w:val="24"/>
                  <w:rPrChange w:id="210" w:author="SL Partners" w:date="2025-07-22T14:06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t>2008. 1. 28.</w:t>
              </w:r>
            </w:ins>
            <w:del w:id="211" w:author="SL Partners" w:date="2025-07-22T14:06:00Z">
              <w:r w:rsidR="00641FB7" w:rsidRPr="00FA2037" w:rsidDel="00FA2037">
                <w:rPr>
                  <w:rFonts w:ascii="Times New Roman"/>
                  <w:sz w:val="22"/>
                  <w:szCs w:val="24"/>
                  <w:rPrChange w:id="212" w:author="SL Partners" w:date="2025-07-22T14:06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delText>[*]</w:delText>
              </w:r>
            </w:del>
          </w:p>
        </w:tc>
        <w:tc>
          <w:tcPr>
            <w:tcW w:w="1545" w:type="pct"/>
            <w:vAlign w:val="center"/>
            <w:tcPrChange w:id="213" w:author="SL Partners" w:date="2025-07-22T14:07:00Z">
              <w:tcPr>
                <w:tcW w:w="1668" w:type="pct"/>
                <w:gridSpan w:val="2"/>
                <w:vAlign w:val="center"/>
              </w:tcPr>
            </w:tcPrChange>
          </w:tcPr>
          <w:p w14:paraId="2C663CDD" w14:textId="78954267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331C2">
              <w:rPr>
                <w:rFonts w:ascii="Times New Roman"/>
                <w:sz w:val="22"/>
                <w:szCs w:val="23"/>
              </w:rPr>
              <w:t>보통주식</w:t>
            </w:r>
            <w:r w:rsidRPr="006331C2">
              <w:rPr>
                <w:rFonts w:ascii="Times New Roman"/>
                <w:sz w:val="22"/>
                <w:szCs w:val="23"/>
              </w:rPr>
              <w:t xml:space="preserve"> </w:t>
            </w:r>
            <w:r w:rsidRPr="0053750F">
              <w:rPr>
                <w:rFonts w:ascii="Times New Roman"/>
                <w:sz w:val="22"/>
                <w:szCs w:val="23"/>
              </w:rPr>
              <w:t>28,366</w:t>
            </w:r>
            <w:r w:rsidRPr="006331C2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  <w:tcPrChange w:id="214" w:author="SL Partners" w:date="2025-07-22T14:07:00Z">
              <w:tcPr>
                <w:tcW w:w="798" w:type="pct"/>
                <w:vAlign w:val="center"/>
              </w:tcPr>
            </w:tcPrChange>
          </w:tcPr>
          <w:p w14:paraId="6939B01E" w14:textId="1121661A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96781C">
              <w:rPr>
                <w:rFonts w:ascii="Times New Roman" w:hint="eastAsia"/>
                <w:sz w:val="22"/>
                <w:szCs w:val="23"/>
              </w:rPr>
              <w:t>0.65</w:t>
            </w:r>
          </w:p>
        </w:tc>
      </w:tr>
      <w:tr w:rsidR="00641FB7" w14:paraId="6D5CDA6B" w14:textId="77777777" w:rsidTr="00E312C3">
        <w:tc>
          <w:tcPr>
            <w:tcW w:w="353" w:type="pct"/>
            <w:vAlign w:val="center"/>
            <w:tcPrChange w:id="215" w:author="SL Partners" w:date="2025-07-22T14:07:00Z">
              <w:tcPr>
                <w:tcW w:w="353" w:type="pct"/>
                <w:gridSpan w:val="2"/>
                <w:vAlign w:val="center"/>
              </w:tcPr>
            </w:tcPrChange>
          </w:tcPr>
          <w:p w14:paraId="0A6AB932" w14:textId="77777777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896" w:type="pct"/>
            <w:vAlign w:val="center"/>
            <w:tcPrChange w:id="216" w:author="SL Partners" w:date="2025-07-22T14:07:00Z">
              <w:tcPr>
                <w:tcW w:w="896" w:type="pct"/>
                <w:gridSpan w:val="2"/>
                <w:vAlign w:val="center"/>
              </w:tcPr>
            </w:tcPrChange>
          </w:tcPr>
          <w:p w14:paraId="3B4F6A16" w14:textId="77777777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Daria Ming-Yu Owyang</w:t>
            </w:r>
          </w:p>
        </w:tc>
        <w:tc>
          <w:tcPr>
            <w:tcW w:w="551" w:type="pct"/>
            <w:vAlign w:val="center"/>
            <w:tcPrChange w:id="217" w:author="SL Partners" w:date="2025-07-22T14:07:00Z">
              <w:tcPr>
                <w:tcW w:w="551" w:type="pct"/>
                <w:gridSpan w:val="2"/>
                <w:vAlign w:val="center"/>
              </w:tcPr>
            </w:tcPrChange>
          </w:tcPr>
          <w:p w14:paraId="70A5AD4C" w14:textId="4956B083" w:rsidR="00641FB7" w:rsidRPr="008E0FD4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 w:hint="eastAsia"/>
                <w:sz w:val="22"/>
                <w:szCs w:val="23"/>
              </w:rPr>
              <w:t>미국</w:t>
            </w:r>
          </w:p>
        </w:tc>
        <w:tc>
          <w:tcPr>
            <w:tcW w:w="857" w:type="pct"/>
            <w:vAlign w:val="center"/>
            <w:tcPrChange w:id="218" w:author="SL Partners" w:date="2025-07-22T14:07:00Z">
              <w:tcPr>
                <w:tcW w:w="734" w:type="pct"/>
                <w:vAlign w:val="center"/>
              </w:tcPr>
            </w:tcPrChange>
          </w:tcPr>
          <w:p w14:paraId="1EF63E9D" w14:textId="742A27E7" w:rsidR="00641FB7" w:rsidRPr="00FA2037" w:rsidRDefault="00FA11C6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4"/>
                <w:rPrChange w:id="219" w:author="SL Partners" w:date="2025-07-22T14:06:00Z">
                  <w:rPr>
                    <w:rFonts w:ascii="Times New Roman"/>
                    <w:sz w:val="22"/>
                    <w:szCs w:val="23"/>
                    <w:highlight w:val="yellow"/>
                  </w:rPr>
                </w:rPrChange>
              </w:rPr>
            </w:pPr>
            <w:ins w:id="220" w:author="SL Partners" w:date="2025-07-22T14:06:00Z">
              <w:r w:rsidRPr="00FA2037">
                <w:rPr>
                  <w:rFonts w:ascii="Times New Roman"/>
                  <w:sz w:val="22"/>
                  <w:szCs w:val="24"/>
                  <w:rPrChange w:id="221" w:author="SL Partners" w:date="2025-07-22T14:06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t>2008. 1. 28.</w:t>
              </w:r>
            </w:ins>
            <w:del w:id="222" w:author="SL Partners" w:date="2025-07-22T14:06:00Z">
              <w:r w:rsidR="00641FB7" w:rsidRPr="00FA2037" w:rsidDel="00FA11C6">
                <w:rPr>
                  <w:rFonts w:ascii="Times New Roman"/>
                  <w:sz w:val="22"/>
                  <w:szCs w:val="24"/>
                  <w:rPrChange w:id="223" w:author="SL Partners" w:date="2025-07-22T14:06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delText>[*]</w:delText>
              </w:r>
            </w:del>
          </w:p>
        </w:tc>
        <w:tc>
          <w:tcPr>
            <w:tcW w:w="1545" w:type="pct"/>
            <w:vAlign w:val="center"/>
            <w:tcPrChange w:id="224" w:author="SL Partners" w:date="2025-07-22T14:07:00Z">
              <w:tcPr>
                <w:tcW w:w="1668" w:type="pct"/>
                <w:gridSpan w:val="2"/>
                <w:vAlign w:val="center"/>
              </w:tcPr>
            </w:tcPrChange>
          </w:tcPr>
          <w:p w14:paraId="67CCC634" w14:textId="2127389A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331C2">
              <w:rPr>
                <w:rFonts w:ascii="Times New Roman"/>
                <w:sz w:val="22"/>
                <w:szCs w:val="23"/>
              </w:rPr>
              <w:t>보통주식</w:t>
            </w:r>
            <w:r w:rsidRPr="006331C2">
              <w:rPr>
                <w:rFonts w:ascii="Times New Roman"/>
                <w:sz w:val="22"/>
                <w:szCs w:val="23"/>
              </w:rPr>
              <w:t xml:space="preserve"> </w:t>
            </w:r>
            <w:r w:rsidRPr="0053750F">
              <w:rPr>
                <w:rFonts w:ascii="Times New Roman"/>
                <w:sz w:val="22"/>
                <w:szCs w:val="23"/>
              </w:rPr>
              <w:t>28,366</w:t>
            </w:r>
            <w:r w:rsidRPr="006331C2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798" w:type="pct"/>
            <w:vAlign w:val="center"/>
            <w:tcPrChange w:id="225" w:author="SL Partners" w:date="2025-07-22T14:07:00Z">
              <w:tcPr>
                <w:tcW w:w="798" w:type="pct"/>
                <w:vAlign w:val="center"/>
              </w:tcPr>
            </w:tcPrChange>
          </w:tcPr>
          <w:p w14:paraId="35DCA96F" w14:textId="78B34183" w:rsidR="00641FB7" w:rsidRDefault="00641FB7" w:rsidP="00641FB7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60704B">
              <w:rPr>
                <w:rFonts w:ascii="Times New Roman" w:hint="eastAsia"/>
                <w:sz w:val="22"/>
                <w:szCs w:val="23"/>
              </w:rPr>
              <w:t>0.65</w:t>
            </w:r>
          </w:p>
        </w:tc>
      </w:tr>
    </w:tbl>
    <w:p w14:paraId="1E342592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p w14:paraId="51921EB1" w14:textId="77777777" w:rsidR="006F78BB" w:rsidRDefault="006F78BB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b/>
          <w:sz w:val="22"/>
          <w:szCs w:val="22"/>
          <w:u w:val="single"/>
        </w:rPr>
      </w:pPr>
    </w:p>
    <w:p w14:paraId="6DB03F2B" w14:textId="77777777" w:rsidR="006F78BB" w:rsidRDefault="001E12B5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14:paraId="1D7450C8" w14:textId="77777777" w:rsidR="006F78BB" w:rsidRDefault="001E12B5">
      <w:pPr>
        <w:pStyle w:val="WYStandard"/>
        <w:topLinePunct/>
        <w:autoSpaceDE w:val="0"/>
        <w:autoSpaceDN w:val="0"/>
        <w:spacing w:line="360" w:lineRule="auto"/>
        <w:jc w:val="left"/>
        <w:outlineLvl w:val="0"/>
        <w:rPr>
          <w:rFonts w:eastAsia="바탕"/>
          <w:b/>
          <w:sz w:val="22"/>
          <w:szCs w:val="22"/>
          <w:u w:val="single"/>
        </w:rPr>
      </w:pPr>
      <w:r>
        <w:rPr>
          <w:rFonts w:eastAsia="바탕"/>
          <w:b/>
          <w:sz w:val="22"/>
          <w:szCs w:val="22"/>
          <w:u w:val="single"/>
        </w:rPr>
        <w:lastRenderedPageBreak/>
        <w:t>별</w:t>
      </w:r>
      <w:r>
        <w:rPr>
          <w:rFonts w:eastAsia="바탕" w:hint="eastAsia"/>
          <w:b/>
          <w:sz w:val="22"/>
          <w:szCs w:val="22"/>
          <w:u w:val="single"/>
        </w:rPr>
        <w:t>첨</w:t>
      </w:r>
      <w:r>
        <w:rPr>
          <w:rFonts w:eastAsia="바탕" w:hint="eastAsia"/>
          <w:b/>
          <w:sz w:val="22"/>
          <w:szCs w:val="22"/>
          <w:u w:val="single"/>
        </w:rPr>
        <w:t xml:space="preserve"> </w:t>
      </w:r>
      <w:r>
        <w:rPr>
          <w:rFonts w:eastAsia="바탕"/>
          <w:b/>
          <w:sz w:val="22"/>
          <w:szCs w:val="22"/>
          <w:u w:val="single"/>
        </w:rPr>
        <w:t>A</w:t>
      </w:r>
      <w:r>
        <w:rPr>
          <w:rFonts w:eastAsia="바탕" w:hint="eastAsia"/>
          <w:b/>
          <w:sz w:val="22"/>
          <w:szCs w:val="22"/>
          <w:u w:val="single"/>
        </w:rPr>
        <w:t>-2</w:t>
      </w:r>
    </w:p>
    <w:p w14:paraId="124BBB63" w14:textId="2EF07912" w:rsidR="006F78BB" w:rsidRDefault="001E12B5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/>
          <w:b/>
          <w:sz w:val="22"/>
          <w:szCs w:val="23"/>
        </w:rPr>
        <w:t>기타매도인</w:t>
      </w:r>
      <w:r>
        <w:rPr>
          <w:rFonts w:ascii="Times New Roman" w:hint="eastAsia"/>
          <w:b/>
          <w:sz w:val="22"/>
          <w:szCs w:val="23"/>
        </w:rPr>
        <w:t>들과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기타매도인들</w:t>
      </w:r>
      <w:r>
        <w:rPr>
          <w:rFonts w:ascii="Times New Roman"/>
          <w:b/>
          <w:sz w:val="22"/>
          <w:szCs w:val="23"/>
        </w:rPr>
        <w:t xml:space="preserve"> </w:t>
      </w:r>
      <w:proofErr w:type="spellStart"/>
      <w:r>
        <w:rPr>
          <w:rFonts w:ascii="Times New Roman"/>
          <w:b/>
          <w:sz w:val="22"/>
          <w:szCs w:val="23"/>
        </w:rPr>
        <w:t>보유주식</w:t>
      </w:r>
      <w:r w:rsidR="00F37330">
        <w:rPr>
          <w:rFonts w:ascii="Times New Roman" w:hint="eastAsia"/>
          <w:b/>
          <w:sz w:val="22"/>
          <w:szCs w:val="23"/>
        </w:rPr>
        <w:t>ㅌ</w:t>
      </w:r>
      <w:proofErr w:type="spellEnd"/>
    </w:p>
    <w:p w14:paraId="7E607750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749"/>
        <w:gridCol w:w="1515"/>
        <w:gridCol w:w="1560"/>
        <w:gridCol w:w="3542"/>
        <w:gridCol w:w="1694"/>
      </w:tblGrid>
      <w:tr w:rsidR="006F78BB" w14:paraId="31000EBD" w14:textId="77777777">
        <w:trPr>
          <w:trHeight w:val="298"/>
        </w:trPr>
        <w:tc>
          <w:tcPr>
            <w:tcW w:w="413" w:type="pct"/>
            <w:shd w:val="clear" w:color="auto" w:fill="F2F2F2" w:themeFill="background1" w:themeFillShade="F2"/>
            <w:vAlign w:val="center"/>
          </w:tcPr>
          <w:p w14:paraId="55CE3AA9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836" w:type="pct"/>
            <w:shd w:val="clear" w:color="auto" w:fill="F2F2F2" w:themeFill="background1" w:themeFillShade="F2"/>
            <w:vAlign w:val="center"/>
          </w:tcPr>
          <w:p w14:paraId="63AD564F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성명</w:t>
            </w:r>
          </w:p>
        </w:tc>
        <w:tc>
          <w:tcPr>
            <w:tcW w:w="861" w:type="pct"/>
            <w:shd w:val="clear" w:color="auto" w:fill="F2F2F2" w:themeFill="background1" w:themeFillShade="F2"/>
            <w:vAlign w:val="center"/>
          </w:tcPr>
          <w:p w14:paraId="0BD50AA4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생년월일</w:t>
            </w:r>
          </w:p>
        </w:tc>
        <w:tc>
          <w:tcPr>
            <w:tcW w:w="1955" w:type="pct"/>
            <w:shd w:val="clear" w:color="auto" w:fill="F2F2F2" w:themeFill="background1" w:themeFillShade="F2"/>
            <w:vAlign w:val="center"/>
          </w:tcPr>
          <w:p w14:paraId="0705E550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  <w:r>
              <w:rPr>
                <w:rFonts w:ascii="Times New Roman" w:hint="eastAsia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종류와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935" w:type="pct"/>
            <w:shd w:val="clear" w:color="auto" w:fill="F2F2F2" w:themeFill="background1" w:themeFillShade="F2"/>
            <w:vAlign w:val="center"/>
          </w:tcPr>
          <w:p w14:paraId="083AD63A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</w:p>
          <w:p w14:paraId="54393055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지분율</w:t>
            </w:r>
            <w:r>
              <w:rPr>
                <w:rFonts w:ascii="Times New Roman"/>
                <w:b/>
                <w:sz w:val="22"/>
                <w:szCs w:val="23"/>
              </w:rPr>
              <w:t xml:space="preserve"> (%)</w:t>
            </w:r>
          </w:p>
        </w:tc>
      </w:tr>
      <w:tr w:rsidR="0064057D" w14:paraId="098D80BF" w14:textId="77777777" w:rsidTr="00423DA0">
        <w:tc>
          <w:tcPr>
            <w:tcW w:w="413" w:type="pct"/>
            <w:vAlign w:val="center"/>
          </w:tcPr>
          <w:p w14:paraId="6A4224AD" w14:textId="77777777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</w:t>
            </w:r>
          </w:p>
        </w:tc>
        <w:tc>
          <w:tcPr>
            <w:tcW w:w="836" w:type="pct"/>
            <w:vAlign w:val="center"/>
          </w:tcPr>
          <w:p w14:paraId="0685EDA6" w14:textId="77777777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백승준</w:t>
            </w:r>
            <w:proofErr w:type="spellEnd"/>
          </w:p>
        </w:tc>
        <w:tc>
          <w:tcPr>
            <w:tcW w:w="861" w:type="pct"/>
            <w:vAlign w:val="center"/>
          </w:tcPr>
          <w:p w14:paraId="5AFAA2E3" w14:textId="0C5FD2B0" w:rsidR="0064057D" w:rsidRPr="00F42EEC" w:rsidRDefault="00F42EEC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/>
                <w:sz w:val="22"/>
                <w:szCs w:val="23"/>
              </w:rPr>
              <w:t>1980. 4. 11.</w:t>
            </w:r>
          </w:p>
        </w:tc>
        <w:tc>
          <w:tcPr>
            <w:tcW w:w="1955" w:type="pct"/>
            <w:vAlign w:val="center"/>
          </w:tcPr>
          <w:p w14:paraId="5C47D766" w14:textId="35DA9CA8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331C2">
              <w:rPr>
                <w:rFonts w:ascii="Times New Roman"/>
                <w:sz w:val="22"/>
                <w:szCs w:val="23"/>
              </w:rPr>
              <w:t>보통주식</w:t>
            </w:r>
            <w:r w:rsidRPr="006331C2">
              <w:rPr>
                <w:rFonts w:ascii="Times New Roman"/>
                <w:sz w:val="22"/>
                <w:szCs w:val="23"/>
              </w:rPr>
              <w:t xml:space="preserve"> </w:t>
            </w:r>
            <w:r w:rsidRPr="00A578BA">
              <w:rPr>
                <w:rFonts w:ascii="Times New Roman"/>
                <w:sz w:val="22"/>
                <w:szCs w:val="23"/>
              </w:rPr>
              <w:t>81,900</w:t>
            </w:r>
            <w:r w:rsidRPr="006331C2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4B1F4456" w14:textId="53226BB9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96781C">
              <w:rPr>
                <w:rFonts w:ascii="Times New Roman" w:hint="eastAsia"/>
                <w:sz w:val="22"/>
                <w:szCs w:val="23"/>
              </w:rPr>
              <w:t>1.8</w:t>
            </w:r>
            <w:r w:rsidR="00F42EEC">
              <w:rPr>
                <w:rFonts w:ascii="Times New Roman" w:hint="eastAsia"/>
                <w:sz w:val="22"/>
                <w:szCs w:val="23"/>
              </w:rPr>
              <w:t>8</w:t>
            </w:r>
          </w:p>
        </w:tc>
      </w:tr>
      <w:tr w:rsidR="0064057D" w14:paraId="7E5E0393" w14:textId="77777777" w:rsidTr="00423DA0">
        <w:tc>
          <w:tcPr>
            <w:tcW w:w="413" w:type="pct"/>
            <w:vAlign w:val="center"/>
          </w:tcPr>
          <w:p w14:paraId="1490C946" w14:textId="77777777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</w:t>
            </w:r>
          </w:p>
        </w:tc>
        <w:tc>
          <w:tcPr>
            <w:tcW w:w="836" w:type="pct"/>
            <w:vAlign w:val="center"/>
          </w:tcPr>
          <w:p w14:paraId="11864A84" w14:textId="77777777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권형준</w:t>
            </w:r>
            <w:proofErr w:type="spellEnd"/>
          </w:p>
        </w:tc>
        <w:tc>
          <w:tcPr>
            <w:tcW w:w="861" w:type="pct"/>
            <w:vAlign w:val="center"/>
          </w:tcPr>
          <w:p w14:paraId="67E55363" w14:textId="6A8B847A" w:rsidR="0064057D" w:rsidRPr="00616331" w:rsidRDefault="00F42EEC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/>
                <w:sz w:val="22"/>
                <w:szCs w:val="23"/>
              </w:rPr>
              <w:t>1978. 6. 14.</w:t>
            </w:r>
          </w:p>
        </w:tc>
        <w:tc>
          <w:tcPr>
            <w:tcW w:w="1955" w:type="pct"/>
            <w:vAlign w:val="center"/>
          </w:tcPr>
          <w:p w14:paraId="63BCE7F6" w14:textId="7C39BD03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CE438B">
              <w:rPr>
                <w:rFonts w:ascii="Times New Roman"/>
                <w:sz w:val="22"/>
                <w:szCs w:val="23"/>
              </w:rPr>
              <w:t>보통주식</w:t>
            </w:r>
            <w:r w:rsidRPr="00CE438B">
              <w:rPr>
                <w:rFonts w:ascii="Times New Roman"/>
                <w:sz w:val="22"/>
                <w:szCs w:val="23"/>
              </w:rPr>
              <w:t xml:space="preserve"> </w:t>
            </w:r>
            <w:r w:rsidRPr="00A578BA">
              <w:rPr>
                <w:rFonts w:ascii="Times New Roman"/>
                <w:sz w:val="22"/>
                <w:szCs w:val="23"/>
              </w:rPr>
              <w:t>76,800</w:t>
            </w:r>
            <w:r w:rsidRPr="00CE438B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611BB0E4" w14:textId="4E150CA2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96781C">
              <w:rPr>
                <w:rFonts w:ascii="Times New Roman" w:hint="eastAsia"/>
                <w:sz w:val="22"/>
                <w:szCs w:val="23"/>
              </w:rPr>
              <w:t>1.76</w:t>
            </w:r>
          </w:p>
        </w:tc>
      </w:tr>
      <w:tr w:rsidR="0064057D" w14:paraId="71B06340" w14:textId="77777777" w:rsidTr="00423DA0">
        <w:tc>
          <w:tcPr>
            <w:tcW w:w="413" w:type="pct"/>
            <w:vAlign w:val="center"/>
          </w:tcPr>
          <w:p w14:paraId="77BC1C0E" w14:textId="77777777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836" w:type="pct"/>
            <w:vAlign w:val="center"/>
          </w:tcPr>
          <w:p w14:paraId="068D3675" w14:textId="77777777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오승근</w:t>
            </w:r>
          </w:p>
        </w:tc>
        <w:tc>
          <w:tcPr>
            <w:tcW w:w="861" w:type="pct"/>
            <w:vAlign w:val="center"/>
          </w:tcPr>
          <w:p w14:paraId="726ED33C" w14:textId="05662839" w:rsidR="0064057D" w:rsidRPr="00B540DF" w:rsidRDefault="000A710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B540DF">
              <w:rPr>
                <w:rFonts w:ascii="Times New Roman"/>
                <w:sz w:val="22"/>
                <w:szCs w:val="23"/>
              </w:rPr>
              <w:t>1980. 7. 30.</w:t>
            </w:r>
          </w:p>
        </w:tc>
        <w:tc>
          <w:tcPr>
            <w:tcW w:w="1955" w:type="pct"/>
            <w:vAlign w:val="center"/>
          </w:tcPr>
          <w:p w14:paraId="20AA8F7F" w14:textId="321B6137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CE438B">
              <w:rPr>
                <w:rFonts w:ascii="Times New Roman"/>
                <w:sz w:val="22"/>
                <w:szCs w:val="23"/>
              </w:rPr>
              <w:t>보통주식</w:t>
            </w:r>
            <w:r w:rsidRPr="00CE438B">
              <w:rPr>
                <w:rFonts w:ascii="Times New Roman"/>
                <w:sz w:val="22"/>
                <w:szCs w:val="23"/>
              </w:rPr>
              <w:t xml:space="preserve"> </w:t>
            </w:r>
            <w:r w:rsidRPr="00A578BA">
              <w:rPr>
                <w:rFonts w:ascii="Times New Roman"/>
                <w:sz w:val="22"/>
                <w:szCs w:val="23"/>
              </w:rPr>
              <w:t>68,700</w:t>
            </w:r>
            <w:r w:rsidRPr="00CE438B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4A4FC7CA" w14:textId="5F6D49BA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96781C">
              <w:rPr>
                <w:rFonts w:ascii="Times New Roman" w:hint="eastAsia"/>
                <w:sz w:val="22"/>
                <w:szCs w:val="23"/>
              </w:rPr>
              <w:t>1.57</w:t>
            </w:r>
          </w:p>
        </w:tc>
      </w:tr>
      <w:tr w:rsidR="0064057D" w14:paraId="080FC0D2" w14:textId="77777777" w:rsidTr="00423DA0">
        <w:tc>
          <w:tcPr>
            <w:tcW w:w="413" w:type="pct"/>
            <w:vAlign w:val="center"/>
          </w:tcPr>
          <w:p w14:paraId="16DC8A69" w14:textId="77777777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836" w:type="pct"/>
            <w:vAlign w:val="center"/>
          </w:tcPr>
          <w:p w14:paraId="25B690DF" w14:textId="77777777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노문혁</w:t>
            </w:r>
            <w:proofErr w:type="spellEnd"/>
          </w:p>
        </w:tc>
        <w:tc>
          <w:tcPr>
            <w:tcW w:w="861" w:type="pct"/>
            <w:vAlign w:val="center"/>
          </w:tcPr>
          <w:p w14:paraId="67E093BA" w14:textId="6540F513" w:rsidR="0064057D" w:rsidRPr="00B540DF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rPrChange w:id="226" w:author="SL Partners" w:date="2025-07-22T16:32:00Z" w16du:dateUtc="2025-07-22T07:32:00Z">
                  <w:rPr>
                    <w:rFonts w:ascii="Times New Roman"/>
                    <w:sz w:val="22"/>
                    <w:szCs w:val="23"/>
                    <w:highlight w:val="yellow"/>
                  </w:rPr>
                </w:rPrChange>
              </w:rPr>
            </w:pPr>
            <w:del w:id="227" w:author="유 태환" w:date="2025-07-22T15:23:00Z">
              <w:r w:rsidRPr="00B540DF" w:rsidDel="001B73AC">
                <w:rPr>
                  <w:rFonts w:ascii="Times New Roman"/>
                  <w:sz w:val="22"/>
                  <w:szCs w:val="23"/>
                  <w:rPrChange w:id="228" w:author="SL Partners" w:date="2025-07-22T16:32:00Z" w16du:dateUtc="2025-07-22T07:32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delText>[*]</w:delText>
              </w:r>
            </w:del>
            <w:ins w:id="229" w:author="유 태환" w:date="2025-07-22T15:23:00Z">
              <w:r w:rsidR="001B73AC" w:rsidRPr="00B540DF">
                <w:rPr>
                  <w:rFonts w:ascii="Times New Roman"/>
                  <w:sz w:val="22"/>
                  <w:szCs w:val="23"/>
                  <w:rPrChange w:id="230" w:author="SL Partners" w:date="2025-07-22T16:32:00Z" w16du:dateUtc="2025-07-22T07:32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t>1985.</w:t>
              </w:r>
            </w:ins>
            <w:ins w:id="231" w:author="SL Partners" w:date="2025-07-22T16:32:00Z" w16du:dateUtc="2025-07-22T07:32:00Z">
              <w:r w:rsidR="00B540DF">
                <w:rPr>
                  <w:rFonts w:ascii="Times New Roman" w:hint="eastAsia"/>
                  <w:sz w:val="22"/>
                  <w:szCs w:val="23"/>
                </w:rPr>
                <w:t xml:space="preserve"> </w:t>
              </w:r>
            </w:ins>
            <w:ins w:id="232" w:author="유 태환" w:date="2025-07-22T15:23:00Z">
              <w:r w:rsidR="001B73AC" w:rsidRPr="00B540DF">
                <w:rPr>
                  <w:rFonts w:ascii="Times New Roman"/>
                  <w:sz w:val="22"/>
                  <w:szCs w:val="23"/>
                  <w:rPrChange w:id="233" w:author="SL Partners" w:date="2025-07-22T16:32:00Z" w16du:dateUtc="2025-07-22T07:32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t>4.</w:t>
              </w:r>
            </w:ins>
            <w:ins w:id="234" w:author="SL Partners" w:date="2025-07-22T16:32:00Z" w16du:dateUtc="2025-07-22T07:32:00Z">
              <w:r w:rsidR="00B540DF">
                <w:rPr>
                  <w:rFonts w:ascii="Times New Roman" w:hint="eastAsia"/>
                  <w:sz w:val="22"/>
                  <w:szCs w:val="23"/>
                </w:rPr>
                <w:t xml:space="preserve"> </w:t>
              </w:r>
            </w:ins>
            <w:ins w:id="235" w:author="유 태환" w:date="2025-07-22T15:23:00Z">
              <w:r w:rsidR="001B73AC" w:rsidRPr="00B540DF">
                <w:rPr>
                  <w:rFonts w:ascii="Times New Roman"/>
                  <w:sz w:val="22"/>
                  <w:szCs w:val="23"/>
                  <w:rPrChange w:id="236" w:author="SL Partners" w:date="2025-07-22T16:32:00Z" w16du:dateUtc="2025-07-22T07:32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t>19</w:t>
              </w:r>
            </w:ins>
          </w:p>
        </w:tc>
        <w:tc>
          <w:tcPr>
            <w:tcW w:w="1955" w:type="pct"/>
            <w:vAlign w:val="center"/>
          </w:tcPr>
          <w:p w14:paraId="2D9022CF" w14:textId="63FD6967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CE438B">
              <w:rPr>
                <w:rFonts w:ascii="Times New Roman"/>
                <w:sz w:val="22"/>
                <w:szCs w:val="23"/>
              </w:rPr>
              <w:t>보통주식</w:t>
            </w:r>
            <w:r w:rsidRPr="00CE438B"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2,912</w:t>
            </w:r>
            <w:r w:rsidRPr="00CE438B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0D9429AE" w14:textId="0BC16F29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96781C">
              <w:rPr>
                <w:rFonts w:ascii="Times New Roman" w:hint="eastAsia"/>
                <w:sz w:val="22"/>
                <w:szCs w:val="23"/>
              </w:rPr>
              <w:t>0.07</w:t>
            </w:r>
          </w:p>
        </w:tc>
      </w:tr>
      <w:tr w:rsidR="0064057D" w14:paraId="382577FE" w14:textId="77777777" w:rsidTr="00423DA0">
        <w:tc>
          <w:tcPr>
            <w:tcW w:w="413" w:type="pct"/>
            <w:vAlign w:val="center"/>
          </w:tcPr>
          <w:p w14:paraId="5F64EC23" w14:textId="77777777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836" w:type="pct"/>
            <w:vAlign w:val="center"/>
          </w:tcPr>
          <w:p w14:paraId="3DC3EF3B" w14:textId="77777777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김영중</w:t>
            </w:r>
            <w:proofErr w:type="spellEnd"/>
          </w:p>
        </w:tc>
        <w:tc>
          <w:tcPr>
            <w:tcW w:w="861" w:type="pct"/>
            <w:vAlign w:val="center"/>
          </w:tcPr>
          <w:p w14:paraId="20BD6F38" w14:textId="3B21B566" w:rsidR="0064057D" w:rsidRPr="00B540DF" w:rsidRDefault="000A710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B540DF">
              <w:rPr>
                <w:rFonts w:ascii="Times New Roman"/>
                <w:sz w:val="22"/>
                <w:szCs w:val="23"/>
              </w:rPr>
              <w:t>1973. 5. 18.</w:t>
            </w:r>
          </w:p>
        </w:tc>
        <w:tc>
          <w:tcPr>
            <w:tcW w:w="1955" w:type="pct"/>
            <w:vAlign w:val="center"/>
          </w:tcPr>
          <w:p w14:paraId="1E608772" w14:textId="7565F901" w:rsidR="0064057D" w:rsidRPr="000A710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0A710D">
              <w:rPr>
                <w:rFonts w:ascii="Times New Roman"/>
                <w:sz w:val="22"/>
                <w:szCs w:val="23"/>
              </w:rPr>
              <w:t>보통주식</w:t>
            </w:r>
            <w:r w:rsidRPr="000A710D">
              <w:rPr>
                <w:rFonts w:ascii="Times New Roman"/>
                <w:sz w:val="22"/>
                <w:szCs w:val="23"/>
              </w:rPr>
              <w:t xml:space="preserve"> </w:t>
            </w:r>
            <w:r w:rsidRPr="000A710D">
              <w:rPr>
                <w:rFonts w:ascii="Times New Roman" w:hint="eastAsia"/>
                <w:sz w:val="22"/>
                <w:szCs w:val="23"/>
              </w:rPr>
              <w:t>2,912</w:t>
            </w:r>
            <w:r w:rsidRPr="000A710D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7838DA8E" w14:textId="640EA2FB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96781C">
              <w:rPr>
                <w:rFonts w:ascii="Times New Roman" w:hint="eastAsia"/>
                <w:sz w:val="22"/>
                <w:szCs w:val="23"/>
              </w:rPr>
              <w:t>0.07</w:t>
            </w:r>
          </w:p>
        </w:tc>
      </w:tr>
      <w:tr w:rsidR="0064057D" w14:paraId="16D64C40" w14:textId="77777777" w:rsidTr="00423DA0">
        <w:tc>
          <w:tcPr>
            <w:tcW w:w="413" w:type="pct"/>
            <w:vAlign w:val="center"/>
          </w:tcPr>
          <w:p w14:paraId="10790F3D" w14:textId="77777777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6</w:t>
            </w:r>
          </w:p>
        </w:tc>
        <w:tc>
          <w:tcPr>
            <w:tcW w:w="836" w:type="pct"/>
            <w:vAlign w:val="center"/>
          </w:tcPr>
          <w:p w14:paraId="0F4A40F9" w14:textId="77777777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유태환</w:t>
            </w:r>
          </w:p>
        </w:tc>
        <w:tc>
          <w:tcPr>
            <w:tcW w:w="861" w:type="pct"/>
            <w:vAlign w:val="center"/>
          </w:tcPr>
          <w:p w14:paraId="2EAB5192" w14:textId="1663BECD" w:rsidR="0064057D" w:rsidRPr="00B540DF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rPrChange w:id="237" w:author="SL Partners" w:date="2025-07-22T16:32:00Z" w16du:dateUtc="2025-07-22T07:32:00Z">
                  <w:rPr>
                    <w:rFonts w:ascii="Times New Roman"/>
                    <w:sz w:val="22"/>
                    <w:szCs w:val="23"/>
                    <w:highlight w:val="yellow"/>
                  </w:rPr>
                </w:rPrChange>
              </w:rPr>
            </w:pPr>
            <w:del w:id="238" w:author="유 태환" w:date="2025-07-22T15:23:00Z">
              <w:r w:rsidRPr="00B540DF" w:rsidDel="001B73AC">
                <w:rPr>
                  <w:rFonts w:ascii="Times New Roman"/>
                  <w:sz w:val="22"/>
                  <w:szCs w:val="23"/>
                  <w:rPrChange w:id="239" w:author="SL Partners" w:date="2025-07-22T16:32:00Z" w16du:dateUtc="2025-07-22T07:32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delText>[*]</w:delText>
              </w:r>
            </w:del>
            <w:ins w:id="240" w:author="유 태환" w:date="2025-07-22T15:23:00Z">
              <w:r w:rsidR="001B73AC" w:rsidRPr="00B540DF">
                <w:rPr>
                  <w:rFonts w:ascii="Times New Roman"/>
                  <w:sz w:val="22"/>
                  <w:szCs w:val="23"/>
                  <w:rPrChange w:id="241" w:author="SL Partners" w:date="2025-07-22T16:32:00Z" w16du:dateUtc="2025-07-22T07:32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t>1964.</w:t>
              </w:r>
            </w:ins>
            <w:ins w:id="242" w:author="SL Partners" w:date="2025-07-22T16:32:00Z" w16du:dateUtc="2025-07-22T07:32:00Z">
              <w:r w:rsidR="00B540DF">
                <w:rPr>
                  <w:rFonts w:ascii="Times New Roman" w:hint="eastAsia"/>
                  <w:sz w:val="22"/>
                  <w:szCs w:val="23"/>
                </w:rPr>
                <w:t xml:space="preserve"> </w:t>
              </w:r>
            </w:ins>
            <w:ins w:id="243" w:author="유 태환" w:date="2025-07-22T15:24:00Z">
              <w:r w:rsidR="001B73AC" w:rsidRPr="00B540DF">
                <w:rPr>
                  <w:rFonts w:ascii="Times New Roman"/>
                  <w:sz w:val="22"/>
                  <w:szCs w:val="23"/>
                  <w:rPrChange w:id="244" w:author="SL Partners" w:date="2025-07-22T16:32:00Z" w16du:dateUtc="2025-07-22T07:32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t>9.</w:t>
              </w:r>
            </w:ins>
            <w:ins w:id="245" w:author="SL Partners" w:date="2025-07-22T16:32:00Z" w16du:dateUtc="2025-07-22T07:32:00Z">
              <w:r w:rsidR="00B540DF">
                <w:rPr>
                  <w:rFonts w:ascii="Times New Roman" w:hint="eastAsia"/>
                  <w:sz w:val="22"/>
                  <w:szCs w:val="23"/>
                </w:rPr>
                <w:t xml:space="preserve"> </w:t>
              </w:r>
            </w:ins>
            <w:ins w:id="246" w:author="유 태환" w:date="2025-07-22T15:24:00Z">
              <w:r w:rsidR="001B73AC" w:rsidRPr="00B540DF">
                <w:rPr>
                  <w:rFonts w:ascii="Times New Roman"/>
                  <w:sz w:val="22"/>
                  <w:szCs w:val="23"/>
                  <w:rPrChange w:id="247" w:author="SL Partners" w:date="2025-07-22T16:32:00Z" w16du:dateUtc="2025-07-22T07:32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t>29</w:t>
              </w:r>
            </w:ins>
          </w:p>
        </w:tc>
        <w:tc>
          <w:tcPr>
            <w:tcW w:w="1955" w:type="pct"/>
            <w:vAlign w:val="center"/>
          </w:tcPr>
          <w:p w14:paraId="7D6521F5" w14:textId="1A449104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CE438B">
              <w:rPr>
                <w:rFonts w:ascii="Times New Roman"/>
                <w:sz w:val="22"/>
                <w:szCs w:val="23"/>
              </w:rPr>
              <w:t>보통주식</w:t>
            </w:r>
            <w:r w:rsidRPr="00CE438B"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5,824</w:t>
            </w:r>
            <w:r w:rsidRPr="00CE438B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2BD49EA1" w14:textId="537C04B8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96781C">
              <w:rPr>
                <w:rFonts w:ascii="Times New Roman" w:hint="eastAsia"/>
                <w:sz w:val="22"/>
                <w:szCs w:val="23"/>
              </w:rPr>
              <w:t>0.13</w:t>
            </w:r>
          </w:p>
        </w:tc>
      </w:tr>
      <w:tr w:rsidR="0064057D" w14:paraId="6AD6F8FA" w14:textId="77777777" w:rsidTr="00423DA0">
        <w:tc>
          <w:tcPr>
            <w:tcW w:w="413" w:type="pct"/>
            <w:vAlign w:val="center"/>
          </w:tcPr>
          <w:p w14:paraId="3637EAD9" w14:textId="77777777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836" w:type="pct"/>
            <w:vAlign w:val="center"/>
          </w:tcPr>
          <w:p w14:paraId="1A395822" w14:textId="77777777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 xml:space="preserve">Steve </w:t>
            </w:r>
            <w:proofErr w:type="spellStart"/>
            <w:r>
              <w:rPr>
                <w:rFonts w:ascii="Times New Roman"/>
                <w:sz w:val="22"/>
                <w:szCs w:val="23"/>
              </w:rPr>
              <w:t>Im</w:t>
            </w:r>
            <w:proofErr w:type="spellEnd"/>
          </w:p>
          <w:p w14:paraId="24F6C6E7" w14:textId="760114F4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ins w:id="248" w:author="SL Partners" w:date="2025-07-22T14:09:00Z">
              <w:r w:rsidR="0074249F">
                <w:rPr>
                  <w:rFonts w:ascii="Times New Roman"/>
                  <w:sz w:val="22"/>
                  <w:szCs w:val="23"/>
                </w:rPr>
                <w:t>미합중국인</w:t>
              </w:r>
            </w:ins>
            <w:del w:id="249" w:author="SL Partners" w:date="2025-07-22T14:09:00Z">
              <w:r w:rsidDel="0074249F">
                <w:rPr>
                  <w:rFonts w:ascii="Times New Roman"/>
                  <w:sz w:val="22"/>
                  <w:szCs w:val="23"/>
                  <w:highlight w:val="yellow"/>
                </w:rPr>
                <w:delText>[</w:delText>
              </w:r>
              <w:r w:rsidDel="0074249F">
                <w:rPr>
                  <w:rFonts w:ascii="Times New Roman"/>
                  <w:sz w:val="22"/>
                  <w:szCs w:val="23"/>
                  <w:highlight w:val="yellow"/>
                </w:rPr>
                <w:delText>국적</w:delText>
              </w:r>
              <w:r w:rsidDel="0074249F">
                <w:rPr>
                  <w:rFonts w:ascii="Times New Roman"/>
                  <w:sz w:val="22"/>
                  <w:szCs w:val="23"/>
                </w:rPr>
                <w:delText>]</w:delText>
              </w:r>
            </w:del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861" w:type="pct"/>
            <w:vAlign w:val="center"/>
          </w:tcPr>
          <w:p w14:paraId="2A394863" w14:textId="21C266D4" w:rsidR="0064057D" w:rsidRPr="00B540DF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rPrChange w:id="250" w:author="SL Partners" w:date="2025-07-22T16:32:00Z" w16du:dateUtc="2025-07-22T07:32:00Z">
                  <w:rPr>
                    <w:rFonts w:ascii="Times New Roman"/>
                    <w:sz w:val="22"/>
                    <w:szCs w:val="23"/>
                    <w:highlight w:val="yellow"/>
                  </w:rPr>
                </w:rPrChange>
              </w:rPr>
            </w:pPr>
            <w:del w:id="251" w:author="유 태환" w:date="2025-07-22T15:24:00Z">
              <w:r w:rsidRPr="00B540DF" w:rsidDel="001B73AC">
                <w:rPr>
                  <w:rFonts w:ascii="Times New Roman"/>
                  <w:sz w:val="22"/>
                  <w:szCs w:val="23"/>
                  <w:rPrChange w:id="252" w:author="SL Partners" w:date="2025-07-22T16:32:00Z" w16du:dateUtc="2025-07-22T07:32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delText>[*]</w:delText>
              </w:r>
            </w:del>
            <w:ins w:id="253" w:author="유 태환" w:date="2025-07-22T15:24:00Z">
              <w:r w:rsidR="001B73AC" w:rsidRPr="00B540DF">
                <w:rPr>
                  <w:rFonts w:ascii="Times New Roman"/>
                  <w:sz w:val="22"/>
                  <w:szCs w:val="23"/>
                  <w:rPrChange w:id="254" w:author="SL Partners" w:date="2025-07-22T16:32:00Z" w16du:dateUtc="2025-07-22T07:32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t>1980.</w:t>
              </w:r>
            </w:ins>
            <w:ins w:id="255" w:author="SL Partners" w:date="2025-07-22T16:32:00Z" w16du:dateUtc="2025-07-22T07:32:00Z">
              <w:r w:rsidR="00B540DF">
                <w:rPr>
                  <w:rFonts w:ascii="Times New Roman" w:hint="eastAsia"/>
                  <w:sz w:val="22"/>
                  <w:szCs w:val="23"/>
                </w:rPr>
                <w:t xml:space="preserve"> </w:t>
              </w:r>
            </w:ins>
            <w:ins w:id="256" w:author="유 태환" w:date="2025-07-22T15:24:00Z">
              <w:r w:rsidR="001B73AC" w:rsidRPr="00B540DF">
                <w:rPr>
                  <w:rFonts w:ascii="Times New Roman"/>
                  <w:sz w:val="22"/>
                  <w:szCs w:val="23"/>
                  <w:rPrChange w:id="257" w:author="SL Partners" w:date="2025-07-22T16:32:00Z" w16du:dateUtc="2025-07-22T07:32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t>2.</w:t>
              </w:r>
            </w:ins>
            <w:ins w:id="258" w:author="SL Partners" w:date="2025-07-22T16:32:00Z" w16du:dateUtc="2025-07-22T07:32:00Z">
              <w:r w:rsidR="00B540DF">
                <w:rPr>
                  <w:rFonts w:ascii="Times New Roman" w:hint="eastAsia"/>
                  <w:sz w:val="22"/>
                  <w:szCs w:val="23"/>
                </w:rPr>
                <w:t xml:space="preserve"> </w:t>
              </w:r>
            </w:ins>
            <w:ins w:id="259" w:author="유 태환" w:date="2025-07-22T15:24:00Z">
              <w:r w:rsidR="001B73AC" w:rsidRPr="00B540DF">
                <w:rPr>
                  <w:rFonts w:ascii="Times New Roman"/>
                  <w:sz w:val="22"/>
                  <w:szCs w:val="23"/>
                  <w:rPrChange w:id="260" w:author="SL Partners" w:date="2025-07-22T16:32:00Z" w16du:dateUtc="2025-07-22T07:32:00Z">
                    <w:rPr>
                      <w:rFonts w:ascii="Times New Roman"/>
                      <w:sz w:val="22"/>
                      <w:szCs w:val="23"/>
                      <w:highlight w:val="yellow"/>
                    </w:rPr>
                  </w:rPrChange>
                </w:rPr>
                <w:t>19</w:t>
              </w:r>
            </w:ins>
          </w:p>
        </w:tc>
        <w:tc>
          <w:tcPr>
            <w:tcW w:w="1955" w:type="pct"/>
            <w:vAlign w:val="center"/>
          </w:tcPr>
          <w:p w14:paraId="729AC7D7" w14:textId="69534123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CE438B">
              <w:rPr>
                <w:rFonts w:ascii="Times New Roman"/>
                <w:sz w:val="22"/>
                <w:szCs w:val="23"/>
              </w:rPr>
              <w:t>보통주식</w:t>
            </w:r>
            <w:r w:rsidRPr="00CE438B"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2,912</w:t>
            </w:r>
            <w:r w:rsidRPr="00CE438B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935" w:type="pct"/>
            <w:vAlign w:val="center"/>
          </w:tcPr>
          <w:p w14:paraId="36F1870E" w14:textId="39F6C0DE" w:rsidR="0064057D" w:rsidRDefault="0064057D" w:rsidP="0064057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96781C">
              <w:rPr>
                <w:rFonts w:ascii="Times New Roman" w:hint="eastAsia"/>
                <w:sz w:val="22"/>
                <w:szCs w:val="23"/>
              </w:rPr>
              <w:t>0.07</w:t>
            </w:r>
          </w:p>
        </w:tc>
      </w:tr>
    </w:tbl>
    <w:p w14:paraId="541A874E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3"/>
        </w:rPr>
      </w:pPr>
    </w:p>
    <w:p w14:paraId="18C5982D" w14:textId="77777777" w:rsidR="006F78BB" w:rsidRDefault="006F78BB">
      <w:pPr>
        <w:pStyle w:val="WYStandard"/>
        <w:topLinePunct/>
        <w:autoSpaceDE w:val="0"/>
        <w:autoSpaceDN w:val="0"/>
        <w:spacing w:line="360" w:lineRule="auto"/>
        <w:jc w:val="left"/>
        <w:rPr>
          <w:rFonts w:eastAsia="바탕"/>
          <w:b/>
          <w:sz w:val="22"/>
          <w:szCs w:val="22"/>
        </w:rPr>
        <w:sectPr w:rsidR="006F78BB" w:rsidSect="009B74E2">
          <w:footerReference w:type="default" r:id="rId20"/>
          <w:pgSz w:w="11906" w:h="16838" w:code="9"/>
          <w:pgMar w:top="1701" w:right="1418" w:bottom="1701" w:left="1418" w:header="851" w:footer="851" w:gutter="0"/>
          <w:cols w:space="425"/>
          <w:docGrid w:type="lines" w:linePitch="381"/>
        </w:sectPr>
      </w:pPr>
    </w:p>
    <w:p w14:paraId="6F6BABD8" w14:textId="77777777" w:rsidR="006F78BB" w:rsidRDefault="001E12B5">
      <w:pPr>
        <w:pStyle w:val="WYStandard"/>
        <w:topLinePunct/>
        <w:autoSpaceDE w:val="0"/>
        <w:autoSpaceDN w:val="0"/>
        <w:spacing w:line="360" w:lineRule="auto"/>
        <w:jc w:val="left"/>
        <w:rPr>
          <w:rFonts w:eastAsia="바탕"/>
          <w:b/>
          <w:sz w:val="22"/>
          <w:szCs w:val="22"/>
        </w:rPr>
      </w:pPr>
      <w:r>
        <w:rPr>
          <w:rFonts w:eastAsia="바탕" w:hint="eastAsia"/>
          <w:b/>
          <w:sz w:val="22"/>
          <w:szCs w:val="22"/>
        </w:rPr>
        <w:lastRenderedPageBreak/>
        <w:t>별첨</w:t>
      </w:r>
      <w:r>
        <w:rPr>
          <w:rFonts w:eastAsia="바탕" w:hint="eastAsia"/>
          <w:b/>
          <w:sz w:val="22"/>
          <w:szCs w:val="22"/>
        </w:rPr>
        <w:t xml:space="preserve"> B</w:t>
      </w:r>
    </w:p>
    <w:p w14:paraId="10AC71D6" w14:textId="77777777" w:rsidR="006F78BB" w:rsidRDefault="001E12B5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/>
          <w:b/>
          <w:sz w:val="22"/>
          <w:szCs w:val="23"/>
        </w:rPr>
        <w:t>매도인별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대상주식의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수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및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매매대금</w:t>
      </w:r>
    </w:p>
    <w:p w14:paraId="4297D5AA" w14:textId="77777777" w:rsidR="006F78BB" w:rsidRDefault="006F78BB">
      <w:pPr>
        <w:widowControl/>
        <w:wordWrap/>
        <w:adjustRightInd/>
        <w:snapToGrid/>
        <w:spacing w:before="0" w:after="0" w:line="360" w:lineRule="auto"/>
        <w:textAlignment w:val="auto"/>
        <w:rPr>
          <w:rFonts w:ascii="Times New Roman"/>
          <w:b/>
          <w:sz w:val="22"/>
          <w:szCs w:val="22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45"/>
        <w:gridCol w:w="1718"/>
        <w:gridCol w:w="2267"/>
        <w:gridCol w:w="995"/>
        <w:gridCol w:w="1982"/>
        <w:gridCol w:w="1553"/>
      </w:tblGrid>
      <w:tr w:rsidR="006F78BB" w14:paraId="24172A66" w14:textId="77777777" w:rsidTr="00423DA0">
        <w:trPr>
          <w:trHeight w:val="298"/>
        </w:trPr>
        <w:tc>
          <w:tcPr>
            <w:tcW w:w="301" w:type="pct"/>
            <w:shd w:val="clear" w:color="auto" w:fill="F2F2F2" w:themeFill="background1" w:themeFillShade="F2"/>
            <w:vAlign w:val="center"/>
          </w:tcPr>
          <w:p w14:paraId="55ECBA11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948" w:type="pct"/>
            <w:shd w:val="clear" w:color="auto" w:fill="F2F2F2" w:themeFill="background1" w:themeFillShade="F2"/>
            <w:vAlign w:val="center"/>
          </w:tcPr>
          <w:p w14:paraId="75AAF9CF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매도인</w:t>
            </w:r>
          </w:p>
        </w:tc>
        <w:tc>
          <w:tcPr>
            <w:tcW w:w="1251" w:type="pct"/>
            <w:shd w:val="clear" w:color="auto" w:fill="F2F2F2" w:themeFill="background1" w:themeFillShade="F2"/>
            <w:vAlign w:val="center"/>
          </w:tcPr>
          <w:p w14:paraId="3B3E8006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대상주식의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</w:p>
          <w:p w14:paraId="67C2298A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종류</w:t>
            </w:r>
            <w:r>
              <w:rPr>
                <w:rFonts w:ascii="Times New Roman" w:hint="eastAsia"/>
                <w:b/>
                <w:sz w:val="22"/>
                <w:szCs w:val="23"/>
              </w:rPr>
              <w:t>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549" w:type="pct"/>
            <w:shd w:val="clear" w:color="auto" w:fill="F2F2F2" w:themeFill="background1" w:themeFillShade="F2"/>
            <w:vAlign w:val="center"/>
          </w:tcPr>
          <w:p w14:paraId="1EC0784A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지분율</w:t>
            </w:r>
          </w:p>
          <w:p w14:paraId="58D36A99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(%)</w:t>
            </w:r>
          </w:p>
        </w:tc>
        <w:tc>
          <w:tcPr>
            <w:tcW w:w="1094" w:type="pct"/>
            <w:shd w:val="clear" w:color="auto" w:fill="F2F2F2" w:themeFill="background1" w:themeFillShade="F2"/>
            <w:vAlign w:val="center"/>
          </w:tcPr>
          <w:p w14:paraId="41AD66DE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매매대금</w:t>
            </w:r>
            <w:r>
              <w:rPr>
                <w:rFonts w:ascii="Times New Roman"/>
                <w:b/>
                <w:sz w:val="22"/>
                <w:szCs w:val="23"/>
              </w:rPr>
              <w:t>(</w:t>
            </w:r>
            <w:r>
              <w:rPr>
                <w:rFonts w:ascii="Times New Roman"/>
                <w:b/>
                <w:sz w:val="22"/>
                <w:szCs w:val="23"/>
              </w:rPr>
              <w:t>원</w:t>
            </w:r>
            <w:r>
              <w:rPr>
                <w:rFonts w:ascii="Times New Roman"/>
                <w:b/>
                <w:sz w:val="22"/>
                <w:szCs w:val="23"/>
              </w:rPr>
              <w:t>)</w:t>
            </w:r>
          </w:p>
        </w:tc>
        <w:tc>
          <w:tcPr>
            <w:tcW w:w="857" w:type="pct"/>
            <w:shd w:val="clear" w:color="auto" w:fill="F2F2F2" w:themeFill="background1" w:themeFillShade="F2"/>
            <w:vAlign w:val="center"/>
          </w:tcPr>
          <w:p w14:paraId="34503315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주당</w:t>
            </w:r>
          </w:p>
          <w:p w14:paraId="03C47DB5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매매가액</w:t>
            </w:r>
            <w:r>
              <w:rPr>
                <w:rFonts w:ascii="Times New Roman"/>
                <w:b/>
                <w:sz w:val="22"/>
                <w:szCs w:val="23"/>
              </w:rPr>
              <w:t>(</w:t>
            </w:r>
            <w:r>
              <w:rPr>
                <w:rFonts w:ascii="Times New Roman"/>
                <w:b/>
                <w:sz w:val="22"/>
                <w:szCs w:val="23"/>
              </w:rPr>
              <w:t>원</w:t>
            </w:r>
            <w:r>
              <w:rPr>
                <w:rFonts w:ascii="Times New Roman"/>
                <w:b/>
                <w:sz w:val="22"/>
                <w:szCs w:val="23"/>
              </w:rPr>
              <w:t>)</w:t>
            </w:r>
          </w:p>
        </w:tc>
      </w:tr>
      <w:tr w:rsidR="00423DA0" w14:paraId="435B8F9F" w14:textId="77777777" w:rsidTr="008E0FD4">
        <w:tc>
          <w:tcPr>
            <w:tcW w:w="301" w:type="pct"/>
            <w:vAlign w:val="center"/>
          </w:tcPr>
          <w:p w14:paraId="27C253E3" w14:textId="77777777" w:rsidR="00423DA0" w:rsidRDefault="00423DA0" w:rsidP="00423DA0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</w:t>
            </w:r>
          </w:p>
        </w:tc>
        <w:tc>
          <w:tcPr>
            <w:tcW w:w="948" w:type="pct"/>
            <w:vAlign w:val="center"/>
          </w:tcPr>
          <w:p w14:paraId="6518F438" w14:textId="77777777" w:rsidR="00423DA0" w:rsidRDefault="00423DA0" w:rsidP="00423DA0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강상도</w:t>
            </w:r>
          </w:p>
        </w:tc>
        <w:tc>
          <w:tcPr>
            <w:tcW w:w="1251" w:type="pct"/>
            <w:vAlign w:val="center"/>
          </w:tcPr>
          <w:p w14:paraId="11E76A60" w14:textId="77777777" w:rsidR="0053750F" w:rsidRDefault="00423DA0" w:rsidP="00423DA0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331C2">
              <w:rPr>
                <w:rFonts w:ascii="Times New Roman"/>
                <w:sz w:val="22"/>
                <w:szCs w:val="23"/>
              </w:rPr>
              <w:t>보통주식</w:t>
            </w:r>
            <w:r w:rsidRPr="006331C2">
              <w:rPr>
                <w:rFonts w:ascii="Times New Roman"/>
                <w:sz w:val="22"/>
                <w:szCs w:val="23"/>
              </w:rPr>
              <w:t xml:space="preserve"> </w:t>
            </w:r>
          </w:p>
          <w:p w14:paraId="095DF07F" w14:textId="4A51E6BB" w:rsidR="00423DA0" w:rsidRDefault="0053750F" w:rsidP="00423DA0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53750F">
              <w:rPr>
                <w:rFonts w:ascii="Times New Roman"/>
                <w:sz w:val="22"/>
                <w:szCs w:val="23"/>
              </w:rPr>
              <w:t>1,136,242</w:t>
            </w:r>
            <w:r w:rsidR="00423DA0" w:rsidRPr="006331C2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73DFFE0B" w14:textId="1738E7B8" w:rsidR="00423DA0" w:rsidRDefault="009B236A" w:rsidP="00423DA0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9B236A">
              <w:rPr>
                <w:rFonts w:ascii="Times New Roman"/>
                <w:sz w:val="22"/>
                <w:szCs w:val="23"/>
              </w:rPr>
              <w:t>26</w:t>
            </w:r>
            <w:r>
              <w:rPr>
                <w:rFonts w:ascii="Times New Roman" w:hint="eastAsia"/>
                <w:sz w:val="22"/>
                <w:szCs w:val="23"/>
              </w:rPr>
              <w:t>.</w:t>
            </w:r>
            <w:r w:rsidRPr="009B236A">
              <w:rPr>
                <w:rFonts w:ascii="Times New Roman"/>
                <w:sz w:val="22"/>
                <w:szCs w:val="23"/>
              </w:rPr>
              <w:t>0</w:t>
            </w:r>
            <w:r w:rsidR="00F42EEC"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1094" w:type="pct"/>
            <w:vAlign w:val="center"/>
          </w:tcPr>
          <w:p w14:paraId="7321D7E4" w14:textId="73E305FD" w:rsidR="00423DA0" w:rsidRDefault="007157B2" w:rsidP="00423DA0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7157B2">
              <w:rPr>
                <w:rFonts w:ascii="Times New Roman"/>
                <w:sz w:val="22"/>
                <w:szCs w:val="23"/>
              </w:rPr>
              <w:t xml:space="preserve">39,042,411,362 </w:t>
            </w:r>
          </w:p>
        </w:tc>
        <w:tc>
          <w:tcPr>
            <w:tcW w:w="857" w:type="pct"/>
            <w:vAlign w:val="center"/>
          </w:tcPr>
          <w:p w14:paraId="7464353E" w14:textId="6D7BA568" w:rsidR="00423DA0" w:rsidRPr="008E0FD4" w:rsidRDefault="00274FE6" w:rsidP="0053750F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34,361</w:t>
            </w:r>
          </w:p>
        </w:tc>
      </w:tr>
      <w:tr w:rsidR="007157B2" w14:paraId="601AEECF" w14:textId="77777777" w:rsidTr="008E0FD4">
        <w:tc>
          <w:tcPr>
            <w:tcW w:w="301" w:type="pct"/>
            <w:vAlign w:val="center"/>
          </w:tcPr>
          <w:p w14:paraId="2AA1A998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2</w:t>
            </w:r>
          </w:p>
        </w:tc>
        <w:tc>
          <w:tcPr>
            <w:tcW w:w="948" w:type="pct"/>
            <w:vAlign w:val="center"/>
          </w:tcPr>
          <w:p w14:paraId="16F3F61A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Jenn S. Chao</w:t>
            </w:r>
          </w:p>
          <w:p w14:paraId="2834FAAB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138146F1" w14:textId="6769B258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331C2">
              <w:rPr>
                <w:rFonts w:ascii="Times New Roman"/>
                <w:sz w:val="22"/>
                <w:szCs w:val="23"/>
              </w:rPr>
              <w:t>보통주식</w:t>
            </w:r>
            <w:r w:rsidRPr="006331C2">
              <w:rPr>
                <w:rFonts w:ascii="Times New Roman"/>
                <w:sz w:val="22"/>
                <w:szCs w:val="23"/>
              </w:rPr>
              <w:t xml:space="preserve"> </w:t>
            </w:r>
            <w:r w:rsidRPr="0053750F">
              <w:rPr>
                <w:rFonts w:ascii="Times New Roman"/>
                <w:sz w:val="22"/>
                <w:szCs w:val="23"/>
              </w:rPr>
              <w:t>28,370</w:t>
            </w:r>
            <w:r w:rsidRPr="006331C2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618B56B4" w14:textId="7D1E3344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8E0FD4">
              <w:rPr>
                <w:rFonts w:ascii="Times New Roman"/>
                <w:sz w:val="22"/>
                <w:szCs w:val="23"/>
              </w:rPr>
              <w:t>0.6</w:t>
            </w:r>
            <w:r w:rsidR="00F42EEC"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1094" w:type="pct"/>
            <w:vAlign w:val="center"/>
          </w:tcPr>
          <w:p w14:paraId="398A1859" w14:textId="5C773A2D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 xml:space="preserve">974,821,570 </w:t>
            </w:r>
          </w:p>
        </w:tc>
        <w:tc>
          <w:tcPr>
            <w:tcW w:w="857" w:type="pct"/>
            <w:vAlign w:val="center"/>
          </w:tcPr>
          <w:p w14:paraId="01D4E9D3" w14:textId="3B856AF6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34,361</w:t>
            </w:r>
          </w:p>
        </w:tc>
      </w:tr>
      <w:tr w:rsidR="007157B2" w14:paraId="1297D40A" w14:textId="77777777" w:rsidTr="008E0FD4">
        <w:tc>
          <w:tcPr>
            <w:tcW w:w="301" w:type="pct"/>
            <w:vAlign w:val="center"/>
          </w:tcPr>
          <w:p w14:paraId="04486D06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948" w:type="pct"/>
            <w:vAlign w:val="center"/>
          </w:tcPr>
          <w:p w14:paraId="698B1FEC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Eun Kyoung Chao</w:t>
            </w:r>
            <w:r>
              <w:rPr>
                <w:rFonts w:ascii="Times New Roman" w:hint="eastAsia"/>
                <w:sz w:val="22"/>
                <w:szCs w:val="23"/>
              </w:rPr>
              <w:t xml:space="preserve"> </w:t>
            </w:r>
          </w:p>
          <w:p w14:paraId="1954890A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5B19F21D" w14:textId="64FFB739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331C2">
              <w:rPr>
                <w:rFonts w:ascii="Times New Roman"/>
                <w:sz w:val="22"/>
                <w:szCs w:val="23"/>
              </w:rPr>
              <w:t>보통주식</w:t>
            </w:r>
            <w:r w:rsidRPr="006331C2">
              <w:rPr>
                <w:rFonts w:ascii="Times New Roman"/>
                <w:sz w:val="22"/>
                <w:szCs w:val="23"/>
              </w:rPr>
              <w:t xml:space="preserve"> </w:t>
            </w:r>
            <w:r w:rsidRPr="0053750F">
              <w:rPr>
                <w:rFonts w:ascii="Times New Roman"/>
                <w:sz w:val="22"/>
                <w:szCs w:val="23"/>
              </w:rPr>
              <w:t>28,366</w:t>
            </w:r>
            <w:r w:rsidRPr="006331C2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0D6A2631" w14:textId="4124EE9B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60704B">
              <w:rPr>
                <w:rFonts w:ascii="Times New Roman" w:hint="eastAsia"/>
                <w:sz w:val="22"/>
                <w:szCs w:val="23"/>
              </w:rPr>
              <w:t>0.65</w:t>
            </w:r>
          </w:p>
        </w:tc>
        <w:tc>
          <w:tcPr>
            <w:tcW w:w="1094" w:type="pct"/>
            <w:vAlign w:val="center"/>
          </w:tcPr>
          <w:p w14:paraId="3C47EF9B" w14:textId="40E29589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 xml:space="preserve">974,684,126 </w:t>
            </w:r>
          </w:p>
        </w:tc>
        <w:tc>
          <w:tcPr>
            <w:tcW w:w="857" w:type="pct"/>
            <w:vAlign w:val="center"/>
          </w:tcPr>
          <w:p w14:paraId="2EBFE3ED" w14:textId="086533AA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34,361</w:t>
            </w:r>
          </w:p>
        </w:tc>
      </w:tr>
      <w:tr w:rsidR="007157B2" w14:paraId="3193BA11" w14:textId="77777777" w:rsidTr="008E0FD4">
        <w:tc>
          <w:tcPr>
            <w:tcW w:w="301" w:type="pct"/>
            <w:vAlign w:val="center"/>
          </w:tcPr>
          <w:p w14:paraId="65AE4E69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948" w:type="pct"/>
            <w:vAlign w:val="center"/>
          </w:tcPr>
          <w:p w14:paraId="6B02F69F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Katherine Y</w:t>
            </w:r>
            <w:r>
              <w:rPr>
                <w:rFonts w:ascii="Times New Roman" w:hint="eastAsia"/>
                <w:sz w:val="22"/>
                <w:szCs w:val="23"/>
              </w:rPr>
              <w:t xml:space="preserve">ing-Hsu </w:t>
            </w:r>
            <w:r>
              <w:rPr>
                <w:rFonts w:ascii="Times New Roman"/>
                <w:sz w:val="22"/>
                <w:szCs w:val="23"/>
              </w:rPr>
              <w:t>Chao</w:t>
            </w:r>
          </w:p>
          <w:p w14:paraId="6BBC21DA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2B6B9E35" w14:textId="4F8F91D2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331C2">
              <w:rPr>
                <w:rFonts w:ascii="Times New Roman"/>
                <w:sz w:val="22"/>
                <w:szCs w:val="23"/>
              </w:rPr>
              <w:t>보통주식</w:t>
            </w:r>
            <w:r w:rsidRPr="006331C2">
              <w:rPr>
                <w:rFonts w:ascii="Times New Roman"/>
                <w:sz w:val="22"/>
                <w:szCs w:val="23"/>
              </w:rPr>
              <w:t xml:space="preserve"> </w:t>
            </w:r>
            <w:r w:rsidRPr="0053750F">
              <w:rPr>
                <w:rFonts w:ascii="Times New Roman"/>
                <w:sz w:val="22"/>
                <w:szCs w:val="23"/>
              </w:rPr>
              <w:t>28,366</w:t>
            </w:r>
            <w:r w:rsidRPr="006331C2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5AA13463" w14:textId="51D9F21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60704B">
              <w:rPr>
                <w:rFonts w:ascii="Times New Roman" w:hint="eastAsia"/>
                <w:sz w:val="22"/>
                <w:szCs w:val="23"/>
              </w:rPr>
              <w:t>0.65</w:t>
            </w:r>
          </w:p>
        </w:tc>
        <w:tc>
          <w:tcPr>
            <w:tcW w:w="1094" w:type="pct"/>
            <w:vAlign w:val="center"/>
          </w:tcPr>
          <w:p w14:paraId="7563B1B3" w14:textId="31293D2A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 xml:space="preserve">974,684,126 </w:t>
            </w:r>
          </w:p>
        </w:tc>
        <w:tc>
          <w:tcPr>
            <w:tcW w:w="857" w:type="pct"/>
            <w:vAlign w:val="center"/>
          </w:tcPr>
          <w:p w14:paraId="0CA503E9" w14:textId="2D7BC17F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34,361</w:t>
            </w:r>
          </w:p>
        </w:tc>
      </w:tr>
      <w:tr w:rsidR="007157B2" w14:paraId="4ABDC251" w14:textId="77777777" w:rsidTr="008E0FD4">
        <w:tc>
          <w:tcPr>
            <w:tcW w:w="301" w:type="pct"/>
            <w:vAlign w:val="center"/>
          </w:tcPr>
          <w:p w14:paraId="0B55EF67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948" w:type="pct"/>
            <w:vAlign w:val="center"/>
          </w:tcPr>
          <w:p w14:paraId="7ACDF1FF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Faith Chao</w:t>
            </w:r>
          </w:p>
          <w:p w14:paraId="49C9AA97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58A22C82" w14:textId="161C41D0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331C2">
              <w:rPr>
                <w:rFonts w:ascii="Times New Roman"/>
                <w:sz w:val="22"/>
                <w:szCs w:val="23"/>
              </w:rPr>
              <w:t>보통주식</w:t>
            </w:r>
            <w:r w:rsidRPr="006331C2">
              <w:rPr>
                <w:rFonts w:ascii="Times New Roman"/>
                <w:sz w:val="22"/>
                <w:szCs w:val="23"/>
              </w:rPr>
              <w:t xml:space="preserve"> </w:t>
            </w:r>
            <w:r w:rsidRPr="0053750F">
              <w:rPr>
                <w:rFonts w:ascii="Times New Roman"/>
                <w:sz w:val="22"/>
                <w:szCs w:val="23"/>
              </w:rPr>
              <w:t>28,366</w:t>
            </w:r>
            <w:r w:rsidRPr="006331C2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60926645" w14:textId="55157BF6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60704B">
              <w:rPr>
                <w:rFonts w:ascii="Times New Roman" w:hint="eastAsia"/>
                <w:sz w:val="22"/>
                <w:szCs w:val="23"/>
              </w:rPr>
              <w:t>0.65</w:t>
            </w:r>
          </w:p>
        </w:tc>
        <w:tc>
          <w:tcPr>
            <w:tcW w:w="1094" w:type="pct"/>
            <w:vAlign w:val="center"/>
          </w:tcPr>
          <w:p w14:paraId="6B6A463F" w14:textId="34417D6F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 xml:space="preserve">974,684,126 </w:t>
            </w:r>
          </w:p>
        </w:tc>
        <w:tc>
          <w:tcPr>
            <w:tcW w:w="857" w:type="pct"/>
            <w:vAlign w:val="center"/>
          </w:tcPr>
          <w:p w14:paraId="6715CF47" w14:textId="7FBAFC93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34,361</w:t>
            </w:r>
          </w:p>
        </w:tc>
      </w:tr>
      <w:tr w:rsidR="007157B2" w14:paraId="40BBA594" w14:textId="77777777" w:rsidTr="008E0FD4">
        <w:tc>
          <w:tcPr>
            <w:tcW w:w="301" w:type="pct"/>
            <w:vAlign w:val="center"/>
          </w:tcPr>
          <w:p w14:paraId="6CD46A00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6</w:t>
            </w:r>
          </w:p>
        </w:tc>
        <w:tc>
          <w:tcPr>
            <w:tcW w:w="948" w:type="pct"/>
            <w:vAlign w:val="center"/>
          </w:tcPr>
          <w:p w14:paraId="2BF37444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Gordon K Owyang</w:t>
            </w:r>
          </w:p>
          <w:p w14:paraId="35C02EB1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28CC1BE9" w14:textId="4F75E8D6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331C2">
              <w:rPr>
                <w:rFonts w:ascii="Times New Roman"/>
                <w:sz w:val="22"/>
                <w:szCs w:val="23"/>
              </w:rPr>
              <w:t>보통주식</w:t>
            </w:r>
            <w:r w:rsidRPr="006331C2">
              <w:rPr>
                <w:rFonts w:ascii="Times New Roman"/>
                <w:sz w:val="22"/>
                <w:szCs w:val="23"/>
              </w:rPr>
              <w:t xml:space="preserve"> </w:t>
            </w:r>
            <w:r w:rsidRPr="0053750F">
              <w:rPr>
                <w:rFonts w:ascii="Times New Roman"/>
                <w:sz w:val="22"/>
                <w:szCs w:val="23"/>
              </w:rPr>
              <w:t>28,366</w:t>
            </w:r>
            <w:r w:rsidRPr="006331C2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39578ACB" w14:textId="7972279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60704B">
              <w:rPr>
                <w:rFonts w:ascii="Times New Roman" w:hint="eastAsia"/>
                <w:sz w:val="22"/>
                <w:szCs w:val="23"/>
              </w:rPr>
              <w:t>0.65</w:t>
            </w:r>
          </w:p>
        </w:tc>
        <w:tc>
          <w:tcPr>
            <w:tcW w:w="1094" w:type="pct"/>
            <w:vAlign w:val="center"/>
          </w:tcPr>
          <w:p w14:paraId="6E745CB8" w14:textId="2B65C17F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 xml:space="preserve">974,684,126 </w:t>
            </w:r>
          </w:p>
        </w:tc>
        <w:tc>
          <w:tcPr>
            <w:tcW w:w="857" w:type="pct"/>
            <w:vAlign w:val="center"/>
          </w:tcPr>
          <w:p w14:paraId="0115E9EC" w14:textId="437892A1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34,361</w:t>
            </w:r>
          </w:p>
        </w:tc>
      </w:tr>
      <w:tr w:rsidR="007157B2" w14:paraId="57737CF9" w14:textId="77777777" w:rsidTr="008E0FD4">
        <w:tc>
          <w:tcPr>
            <w:tcW w:w="301" w:type="pct"/>
            <w:vAlign w:val="center"/>
          </w:tcPr>
          <w:p w14:paraId="79CBE3FF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948" w:type="pct"/>
            <w:vAlign w:val="center"/>
          </w:tcPr>
          <w:p w14:paraId="1DF6B303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Jenn-Jen Owyang</w:t>
            </w:r>
          </w:p>
          <w:p w14:paraId="1C3E39DB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1A3E5024" w14:textId="79BCDF81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331C2">
              <w:rPr>
                <w:rFonts w:ascii="Times New Roman"/>
                <w:sz w:val="22"/>
                <w:szCs w:val="23"/>
              </w:rPr>
              <w:t>보통주식</w:t>
            </w:r>
            <w:r w:rsidRPr="006331C2">
              <w:rPr>
                <w:rFonts w:ascii="Times New Roman"/>
                <w:sz w:val="22"/>
                <w:szCs w:val="23"/>
              </w:rPr>
              <w:t xml:space="preserve"> </w:t>
            </w:r>
            <w:r w:rsidRPr="0053750F">
              <w:rPr>
                <w:rFonts w:ascii="Times New Roman"/>
                <w:sz w:val="22"/>
                <w:szCs w:val="23"/>
              </w:rPr>
              <w:t>28,366</w:t>
            </w:r>
            <w:r w:rsidRPr="006331C2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639536CA" w14:textId="5DD744CF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60704B">
              <w:rPr>
                <w:rFonts w:ascii="Times New Roman" w:hint="eastAsia"/>
                <w:sz w:val="22"/>
                <w:szCs w:val="23"/>
              </w:rPr>
              <w:t>0.65</w:t>
            </w:r>
          </w:p>
        </w:tc>
        <w:tc>
          <w:tcPr>
            <w:tcW w:w="1094" w:type="pct"/>
            <w:vAlign w:val="center"/>
          </w:tcPr>
          <w:p w14:paraId="6E63C8AF" w14:textId="2677973C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 xml:space="preserve">974,684,126 </w:t>
            </w:r>
          </w:p>
        </w:tc>
        <w:tc>
          <w:tcPr>
            <w:tcW w:w="857" w:type="pct"/>
            <w:vAlign w:val="center"/>
          </w:tcPr>
          <w:p w14:paraId="0516D199" w14:textId="039E14D1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34,361</w:t>
            </w:r>
          </w:p>
        </w:tc>
      </w:tr>
      <w:tr w:rsidR="007157B2" w14:paraId="6F0E19F3" w14:textId="77777777" w:rsidTr="008E0FD4">
        <w:tc>
          <w:tcPr>
            <w:tcW w:w="301" w:type="pct"/>
            <w:vAlign w:val="center"/>
          </w:tcPr>
          <w:p w14:paraId="048E449C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948" w:type="pct"/>
            <w:vAlign w:val="center"/>
          </w:tcPr>
          <w:p w14:paraId="60EADA94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Adam Hsu-Fan Owyang</w:t>
            </w:r>
          </w:p>
          <w:p w14:paraId="2CD04BAA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4DF381D0" w14:textId="54F1B110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331C2">
              <w:rPr>
                <w:rFonts w:ascii="Times New Roman"/>
                <w:sz w:val="22"/>
                <w:szCs w:val="23"/>
              </w:rPr>
              <w:t>보통주식</w:t>
            </w:r>
            <w:r w:rsidRPr="006331C2">
              <w:rPr>
                <w:rFonts w:ascii="Times New Roman"/>
                <w:sz w:val="22"/>
                <w:szCs w:val="23"/>
              </w:rPr>
              <w:t xml:space="preserve"> </w:t>
            </w:r>
            <w:r w:rsidRPr="0053750F">
              <w:rPr>
                <w:rFonts w:ascii="Times New Roman"/>
                <w:sz w:val="22"/>
                <w:szCs w:val="23"/>
              </w:rPr>
              <w:t>28,366</w:t>
            </w:r>
            <w:r w:rsidRPr="006331C2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11C7E63A" w14:textId="57228B9A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60704B">
              <w:rPr>
                <w:rFonts w:ascii="Times New Roman" w:hint="eastAsia"/>
                <w:sz w:val="22"/>
                <w:szCs w:val="23"/>
              </w:rPr>
              <w:t>0.65</w:t>
            </w:r>
          </w:p>
        </w:tc>
        <w:tc>
          <w:tcPr>
            <w:tcW w:w="1094" w:type="pct"/>
            <w:vAlign w:val="center"/>
          </w:tcPr>
          <w:p w14:paraId="3CD7F47F" w14:textId="63527626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 xml:space="preserve">974,684,126 </w:t>
            </w:r>
          </w:p>
        </w:tc>
        <w:tc>
          <w:tcPr>
            <w:tcW w:w="857" w:type="pct"/>
            <w:vAlign w:val="center"/>
          </w:tcPr>
          <w:p w14:paraId="43CB732B" w14:textId="62913FBC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34,361</w:t>
            </w:r>
          </w:p>
        </w:tc>
      </w:tr>
      <w:tr w:rsidR="007157B2" w14:paraId="56A900F0" w14:textId="77777777" w:rsidTr="008E0FD4">
        <w:tc>
          <w:tcPr>
            <w:tcW w:w="301" w:type="pct"/>
            <w:vAlign w:val="center"/>
          </w:tcPr>
          <w:p w14:paraId="0B067D9C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9</w:t>
            </w:r>
          </w:p>
        </w:tc>
        <w:tc>
          <w:tcPr>
            <w:tcW w:w="948" w:type="pct"/>
            <w:vAlign w:val="center"/>
          </w:tcPr>
          <w:p w14:paraId="130D86BE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Katelynn Yun-Yu Owyang</w:t>
            </w:r>
          </w:p>
          <w:p w14:paraId="08F6DBED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015FCFB8" w14:textId="6D8B7C86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331C2">
              <w:rPr>
                <w:rFonts w:ascii="Times New Roman"/>
                <w:sz w:val="22"/>
                <w:szCs w:val="23"/>
              </w:rPr>
              <w:t>보통주식</w:t>
            </w:r>
            <w:r w:rsidRPr="006331C2">
              <w:rPr>
                <w:rFonts w:ascii="Times New Roman"/>
                <w:sz w:val="22"/>
                <w:szCs w:val="23"/>
              </w:rPr>
              <w:t xml:space="preserve"> </w:t>
            </w:r>
            <w:r w:rsidRPr="0053750F">
              <w:rPr>
                <w:rFonts w:ascii="Times New Roman"/>
                <w:sz w:val="22"/>
                <w:szCs w:val="23"/>
              </w:rPr>
              <w:t>28,366</w:t>
            </w:r>
            <w:r w:rsidRPr="006331C2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53B0774C" w14:textId="1B35100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60704B">
              <w:rPr>
                <w:rFonts w:ascii="Times New Roman" w:hint="eastAsia"/>
                <w:sz w:val="22"/>
                <w:szCs w:val="23"/>
              </w:rPr>
              <w:t>0.65</w:t>
            </w:r>
          </w:p>
        </w:tc>
        <w:tc>
          <w:tcPr>
            <w:tcW w:w="1094" w:type="pct"/>
            <w:vAlign w:val="center"/>
          </w:tcPr>
          <w:p w14:paraId="33DD73F4" w14:textId="5DB48D05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 xml:space="preserve">974,684,126 </w:t>
            </w:r>
          </w:p>
        </w:tc>
        <w:tc>
          <w:tcPr>
            <w:tcW w:w="857" w:type="pct"/>
            <w:vAlign w:val="center"/>
          </w:tcPr>
          <w:p w14:paraId="51B638AC" w14:textId="7946F6C5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34,361</w:t>
            </w:r>
          </w:p>
        </w:tc>
      </w:tr>
      <w:tr w:rsidR="007157B2" w14:paraId="536B335F" w14:textId="77777777" w:rsidTr="008E0FD4">
        <w:tc>
          <w:tcPr>
            <w:tcW w:w="301" w:type="pct"/>
            <w:vAlign w:val="center"/>
          </w:tcPr>
          <w:p w14:paraId="2C95EAF4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10</w:t>
            </w:r>
          </w:p>
        </w:tc>
        <w:tc>
          <w:tcPr>
            <w:tcW w:w="948" w:type="pct"/>
            <w:vAlign w:val="center"/>
          </w:tcPr>
          <w:p w14:paraId="0E635E79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Daria Ming-Yu Owyang</w:t>
            </w:r>
          </w:p>
          <w:p w14:paraId="152BF48B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52512EE5" w14:textId="7292E6A9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331C2">
              <w:rPr>
                <w:rFonts w:ascii="Times New Roman"/>
                <w:sz w:val="22"/>
                <w:szCs w:val="23"/>
              </w:rPr>
              <w:t>보통주식</w:t>
            </w:r>
            <w:r w:rsidRPr="006331C2">
              <w:rPr>
                <w:rFonts w:ascii="Times New Roman"/>
                <w:sz w:val="22"/>
                <w:szCs w:val="23"/>
              </w:rPr>
              <w:t xml:space="preserve"> </w:t>
            </w:r>
            <w:r w:rsidRPr="0053750F">
              <w:rPr>
                <w:rFonts w:ascii="Times New Roman"/>
                <w:sz w:val="22"/>
                <w:szCs w:val="23"/>
              </w:rPr>
              <w:t>28,366</w:t>
            </w:r>
            <w:r w:rsidRPr="006331C2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0F80DC17" w14:textId="08A7C62D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  <w:highlight w:val="yellow"/>
              </w:rPr>
            </w:pPr>
            <w:r w:rsidRPr="0060704B">
              <w:rPr>
                <w:rFonts w:ascii="Times New Roman" w:hint="eastAsia"/>
                <w:sz w:val="22"/>
                <w:szCs w:val="23"/>
              </w:rPr>
              <w:t>0.65</w:t>
            </w:r>
          </w:p>
        </w:tc>
        <w:tc>
          <w:tcPr>
            <w:tcW w:w="1094" w:type="pct"/>
            <w:vAlign w:val="center"/>
          </w:tcPr>
          <w:p w14:paraId="5D880A1D" w14:textId="276A6BAA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 xml:space="preserve">974,684,126 </w:t>
            </w:r>
          </w:p>
        </w:tc>
        <w:tc>
          <w:tcPr>
            <w:tcW w:w="857" w:type="pct"/>
            <w:vAlign w:val="center"/>
          </w:tcPr>
          <w:p w14:paraId="46F8D75F" w14:textId="3275DDDA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34,361</w:t>
            </w:r>
          </w:p>
        </w:tc>
      </w:tr>
      <w:tr w:rsidR="007157B2" w14:paraId="242A107F" w14:textId="77777777" w:rsidTr="008E0FD4">
        <w:tc>
          <w:tcPr>
            <w:tcW w:w="301" w:type="pct"/>
            <w:vAlign w:val="center"/>
          </w:tcPr>
          <w:p w14:paraId="529EB7E0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lastRenderedPageBreak/>
              <w:t>11</w:t>
            </w:r>
          </w:p>
        </w:tc>
        <w:tc>
          <w:tcPr>
            <w:tcW w:w="948" w:type="pct"/>
            <w:vAlign w:val="center"/>
          </w:tcPr>
          <w:p w14:paraId="2E00E996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백승준</w:t>
            </w:r>
            <w:proofErr w:type="spellEnd"/>
          </w:p>
        </w:tc>
        <w:tc>
          <w:tcPr>
            <w:tcW w:w="1251" w:type="pct"/>
            <w:vAlign w:val="center"/>
          </w:tcPr>
          <w:p w14:paraId="740DF7D4" w14:textId="38B11EE4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331C2">
              <w:rPr>
                <w:rFonts w:ascii="Times New Roman"/>
                <w:sz w:val="22"/>
                <w:szCs w:val="23"/>
              </w:rPr>
              <w:t>보통주식</w:t>
            </w:r>
            <w:r w:rsidRPr="006331C2">
              <w:rPr>
                <w:rFonts w:ascii="Times New Roman"/>
                <w:sz w:val="22"/>
                <w:szCs w:val="23"/>
              </w:rPr>
              <w:t xml:space="preserve"> </w:t>
            </w:r>
            <w:r w:rsidRPr="00A578BA">
              <w:rPr>
                <w:rFonts w:ascii="Times New Roman"/>
                <w:sz w:val="22"/>
                <w:szCs w:val="23"/>
              </w:rPr>
              <w:t>81,900</w:t>
            </w:r>
            <w:r w:rsidRPr="006331C2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56E98623" w14:textId="0AA1A51A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1.8</w:t>
            </w:r>
            <w:r w:rsidR="00F42EEC"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1094" w:type="pct"/>
            <w:vAlign w:val="center"/>
          </w:tcPr>
          <w:p w14:paraId="57CBCBF3" w14:textId="1E2072C3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 xml:space="preserve">2,814,165,900 </w:t>
            </w:r>
          </w:p>
        </w:tc>
        <w:tc>
          <w:tcPr>
            <w:tcW w:w="857" w:type="pct"/>
            <w:vAlign w:val="center"/>
          </w:tcPr>
          <w:p w14:paraId="405BFDF2" w14:textId="6ECCB874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34,361</w:t>
            </w:r>
          </w:p>
        </w:tc>
      </w:tr>
      <w:tr w:rsidR="007157B2" w14:paraId="378EF19C" w14:textId="77777777" w:rsidTr="008E0FD4">
        <w:tc>
          <w:tcPr>
            <w:tcW w:w="301" w:type="pct"/>
            <w:vAlign w:val="center"/>
          </w:tcPr>
          <w:p w14:paraId="7CC79AF8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12</w:t>
            </w:r>
          </w:p>
        </w:tc>
        <w:tc>
          <w:tcPr>
            <w:tcW w:w="948" w:type="pct"/>
            <w:vAlign w:val="center"/>
          </w:tcPr>
          <w:p w14:paraId="10911D33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권형준</w:t>
            </w:r>
            <w:proofErr w:type="spellEnd"/>
          </w:p>
        </w:tc>
        <w:tc>
          <w:tcPr>
            <w:tcW w:w="1251" w:type="pct"/>
            <w:vAlign w:val="center"/>
          </w:tcPr>
          <w:p w14:paraId="2A19DFCE" w14:textId="5DDF5B69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CE438B">
              <w:rPr>
                <w:rFonts w:ascii="Times New Roman"/>
                <w:sz w:val="22"/>
                <w:szCs w:val="23"/>
              </w:rPr>
              <w:t>보통주식</w:t>
            </w:r>
            <w:r w:rsidRPr="00CE438B">
              <w:rPr>
                <w:rFonts w:ascii="Times New Roman"/>
                <w:sz w:val="22"/>
                <w:szCs w:val="23"/>
              </w:rPr>
              <w:t xml:space="preserve"> </w:t>
            </w:r>
            <w:r w:rsidRPr="00A578BA">
              <w:rPr>
                <w:rFonts w:ascii="Times New Roman"/>
                <w:sz w:val="22"/>
                <w:szCs w:val="23"/>
              </w:rPr>
              <w:t>76,800</w:t>
            </w:r>
            <w:r w:rsidRPr="00CE438B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3DABB71B" w14:textId="5CC2AA4D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1.76</w:t>
            </w:r>
          </w:p>
        </w:tc>
        <w:tc>
          <w:tcPr>
            <w:tcW w:w="1094" w:type="pct"/>
            <w:vAlign w:val="center"/>
          </w:tcPr>
          <w:p w14:paraId="7F9C5568" w14:textId="330C400A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 xml:space="preserve">2,638,924,800 </w:t>
            </w:r>
          </w:p>
        </w:tc>
        <w:tc>
          <w:tcPr>
            <w:tcW w:w="857" w:type="pct"/>
            <w:vAlign w:val="center"/>
          </w:tcPr>
          <w:p w14:paraId="2B856561" w14:textId="3ECD2630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34,361</w:t>
            </w:r>
          </w:p>
        </w:tc>
      </w:tr>
      <w:tr w:rsidR="007157B2" w14:paraId="623874AB" w14:textId="77777777" w:rsidTr="008E0FD4">
        <w:tc>
          <w:tcPr>
            <w:tcW w:w="301" w:type="pct"/>
            <w:vAlign w:val="center"/>
          </w:tcPr>
          <w:p w14:paraId="01D7D06E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13</w:t>
            </w:r>
          </w:p>
        </w:tc>
        <w:tc>
          <w:tcPr>
            <w:tcW w:w="948" w:type="pct"/>
            <w:vAlign w:val="center"/>
          </w:tcPr>
          <w:p w14:paraId="4F63CEDF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오승근</w:t>
            </w:r>
          </w:p>
        </w:tc>
        <w:tc>
          <w:tcPr>
            <w:tcW w:w="1251" w:type="pct"/>
            <w:vAlign w:val="center"/>
          </w:tcPr>
          <w:p w14:paraId="430422B8" w14:textId="780180F8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CE438B">
              <w:rPr>
                <w:rFonts w:ascii="Times New Roman"/>
                <w:sz w:val="22"/>
                <w:szCs w:val="23"/>
              </w:rPr>
              <w:t>보통주식</w:t>
            </w:r>
            <w:r w:rsidRPr="00CE438B">
              <w:rPr>
                <w:rFonts w:ascii="Times New Roman"/>
                <w:sz w:val="22"/>
                <w:szCs w:val="23"/>
              </w:rPr>
              <w:t xml:space="preserve"> </w:t>
            </w:r>
            <w:r w:rsidRPr="00A578BA">
              <w:rPr>
                <w:rFonts w:ascii="Times New Roman"/>
                <w:sz w:val="22"/>
                <w:szCs w:val="23"/>
              </w:rPr>
              <w:t>68,700</w:t>
            </w:r>
            <w:r w:rsidRPr="00CE438B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10B4D84B" w14:textId="6CBD92EB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1.57</w:t>
            </w:r>
          </w:p>
        </w:tc>
        <w:tc>
          <w:tcPr>
            <w:tcW w:w="1094" w:type="pct"/>
            <w:vAlign w:val="center"/>
          </w:tcPr>
          <w:p w14:paraId="04DA7ADC" w14:textId="3FBA1FB5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 xml:space="preserve">2,360,600,700 </w:t>
            </w:r>
          </w:p>
        </w:tc>
        <w:tc>
          <w:tcPr>
            <w:tcW w:w="857" w:type="pct"/>
            <w:vAlign w:val="center"/>
          </w:tcPr>
          <w:p w14:paraId="4CA7F395" w14:textId="5F3ED694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34,361</w:t>
            </w:r>
          </w:p>
        </w:tc>
      </w:tr>
      <w:tr w:rsidR="007157B2" w14:paraId="5C6B9A0E" w14:textId="77777777" w:rsidTr="008E0FD4">
        <w:tc>
          <w:tcPr>
            <w:tcW w:w="301" w:type="pct"/>
            <w:vAlign w:val="center"/>
          </w:tcPr>
          <w:p w14:paraId="2AE0A049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14</w:t>
            </w:r>
          </w:p>
        </w:tc>
        <w:tc>
          <w:tcPr>
            <w:tcW w:w="948" w:type="pct"/>
            <w:vAlign w:val="center"/>
          </w:tcPr>
          <w:p w14:paraId="0671D409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노문혁</w:t>
            </w:r>
            <w:proofErr w:type="spellEnd"/>
          </w:p>
        </w:tc>
        <w:tc>
          <w:tcPr>
            <w:tcW w:w="1251" w:type="pct"/>
            <w:vAlign w:val="center"/>
          </w:tcPr>
          <w:p w14:paraId="57E003A2" w14:textId="78D87994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CE438B">
              <w:rPr>
                <w:rFonts w:ascii="Times New Roman"/>
                <w:sz w:val="22"/>
                <w:szCs w:val="23"/>
              </w:rPr>
              <w:t>보통주식</w:t>
            </w:r>
            <w:r w:rsidRPr="00CE438B"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2,912</w:t>
            </w:r>
            <w:r w:rsidRPr="00CE438B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47F837B1" w14:textId="23BD29B7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0.07</w:t>
            </w:r>
          </w:p>
        </w:tc>
        <w:tc>
          <w:tcPr>
            <w:tcW w:w="1094" w:type="pct"/>
            <w:vAlign w:val="center"/>
          </w:tcPr>
          <w:p w14:paraId="187D52FA" w14:textId="2AF60A34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 xml:space="preserve">100,059,232 </w:t>
            </w:r>
          </w:p>
        </w:tc>
        <w:tc>
          <w:tcPr>
            <w:tcW w:w="857" w:type="pct"/>
            <w:vAlign w:val="center"/>
          </w:tcPr>
          <w:p w14:paraId="1AE4F3D9" w14:textId="08BACF20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34,361</w:t>
            </w:r>
          </w:p>
        </w:tc>
      </w:tr>
      <w:tr w:rsidR="007157B2" w14:paraId="16672596" w14:textId="77777777" w:rsidTr="008E0FD4">
        <w:tc>
          <w:tcPr>
            <w:tcW w:w="301" w:type="pct"/>
            <w:vAlign w:val="center"/>
          </w:tcPr>
          <w:p w14:paraId="2701FD34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15</w:t>
            </w:r>
          </w:p>
        </w:tc>
        <w:tc>
          <w:tcPr>
            <w:tcW w:w="948" w:type="pct"/>
            <w:vAlign w:val="center"/>
          </w:tcPr>
          <w:p w14:paraId="125B7FDF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김영중</w:t>
            </w:r>
            <w:proofErr w:type="spellEnd"/>
          </w:p>
        </w:tc>
        <w:tc>
          <w:tcPr>
            <w:tcW w:w="1251" w:type="pct"/>
            <w:vAlign w:val="center"/>
          </w:tcPr>
          <w:p w14:paraId="5B454888" w14:textId="3BF233A0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A578BA">
              <w:rPr>
                <w:rFonts w:ascii="Times New Roman"/>
                <w:sz w:val="22"/>
                <w:szCs w:val="23"/>
              </w:rPr>
              <w:t>보통주식</w:t>
            </w:r>
            <w:r w:rsidRPr="00A578BA">
              <w:rPr>
                <w:rFonts w:ascii="Times New Roman"/>
                <w:sz w:val="22"/>
                <w:szCs w:val="23"/>
              </w:rPr>
              <w:t xml:space="preserve"> </w:t>
            </w:r>
            <w:r w:rsidRPr="008E0FD4">
              <w:rPr>
                <w:rFonts w:ascii="Times New Roman"/>
                <w:sz w:val="22"/>
                <w:szCs w:val="23"/>
              </w:rPr>
              <w:t>2,912</w:t>
            </w:r>
            <w:r w:rsidRPr="00A578BA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0BFC5DEE" w14:textId="55B34695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0.07</w:t>
            </w:r>
          </w:p>
        </w:tc>
        <w:tc>
          <w:tcPr>
            <w:tcW w:w="1094" w:type="pct"/>
            <w:vAlign w:val="center"/>
          </w:tcPr>
          <w:p w14:paraId="6BAC22BD" w14:textId="59A7AA94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 xml:space="preserve">100,059,232 </w:t>
            </w:r>
          </w:p>
        </w:tc>
        <w:tc>
          <w:tcPr>
            <w:tcW w:w="857" w:type="pct"/>
            <w:vAlign w:val="center"/>
          </w:tcPr>
          <w:p w14:paraId="45BD9E1A" w14:textId="01A8AC8F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34,361</w:t>
            </w:r>
          </w:p>
        </w:tc>
      </w:tr>
      <w:tr w:rsidR="007157B2" w14:paraId="06A67717" w14:textId="77777777" w:rsidTr="008E0FD4">
        <w:tc>
          <w:tcPr>
            <w:tcW w:w="301" w:type="pct"/>
            <w:vAlign w:val="center"/>
          </w:tcPr>
          <w:p w14:paraId="0E19B2AD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16</w:t>
            </w:r>
          </w:p>
        </w:tc>
        <w:tc>
          <w:tcPr>
            <w:tcW w:w="948" w:type="pct"/>
            <w:vAlign w:val="center"/>
          </w:tcPr>
          <w:p w14:paraId="0AE85FC2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유태환</w:t>
            </w:r>
          </w:p>
        </w:tc>
        <w:tc>
          <w:tcPr>
            <w:tcW w:w="1251" w:type="pct"/>
            <w:vAlign w:val="center"/>
          </w:tcPr>
          <w:p w14:paraId="0FAE3ED7" w14:textId="1047D18D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CE438B">
              <w:rPr>
                <w:rFonts w:ascii="Times New Roman"/>
                <w:sz w:val="22"/>
                <w:szCs w:val="23"/>
              </w:rPr>
              <w:t>보통주식</w:t>
            </w:r>
            <w:r w:rsidRPr="00CE438B"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5,824</w:t>
            </w:r>
            <w:r w:rsidRPr="00CE438B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2AAD7BC6" w14:textId="2E3EC346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0.13</w:t>
            </w:r>
          </w:p>
        </w:tc>
        <w:tc>
          <w:tcPr>
            <w:tcW w:w="1094" w:type="pct"/>
            <w:vAlign w:val="center"/>
          </w:tcPr>
          <w:p w14:paraId="5C722136" w14:textId="38D61EFC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 xml:space="preserve">200,118,464 </w:t>
            </w:r>
          </w:p>
        </w:tc>
        <w:tc>
          <w:tcPr>
            <w:tcW w:w="857" w:type="pct"/>
            <w:vAlign w:val="center"/>
          </w:tcPr>
          <w:p w14:paraId="2170FCFF" w14:textId="3EF0AAB0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34,361</w:t>
            </w:r>
          </w:p>
        </w:tc>
      </w:tr>
      <w:tr w:rsidR="007157B2" w14:paraId="60303008" w14:textId="77777777" w:rsidTr="008E0FD4">
        <w:tc>
          <w:tcPr>
            <w:tcW w:w="301" w:type="pct"/>
            <w:vAlign w:val="center"/>
          </w:tcPr>
          <w:p w14:paraId="3B336687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17</w:t>
            </w:r>
          </w:p>
        </w:tc>
        <w:tc>
          <w:tcPr>
            <w:tcW w:w="948" w:type="pct"/>
            <w:vAlign w:val="center"/>
          </w:tcPr>
          <w:p w14:paraId="3DF11339" w14:textId="77777777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 xml:space="preserve">Steve </w:t>
            </w:r>
            <w:proofErr w:type="spellStart"/>
            <w:r>
              <w:rPr>
                <w:rFonts w:ascii="Times New Roman"/>
                <w:sz w:val="22"/>
                <w:szCs w:val="23"/>
              </w:rPr>
              <w:t>Im</w:t>
            </w:r>
            <w:proofErr w:type="spellEnd"/>
          </w:p>
          <w:p w14:paraId="647B44CD" w14:textId="10AC613B" w:rsidR="007157B2" w:rsidRDefault="000A55AB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1251" w:type="pct"/>
            <w:vAlign w:val="center"/>
          </w:tcPr>
          <w:p w14:paraId="680B572B" w14:textId="096F7920" w:rsidR="007157B2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CE438B">
              <w:rPr>
                <w:rFonts w:ascii="Times New Roman"/>
                <w:sz w:val="22"/>
                <w:szCs w:val="23"/>
              </w:rPr>
              <w:t>보통주식</w:t>
            </w:r>
            <w:r w:rsidRPr="00CE438B">
              <w:rPr>
                <w:rFonts w:ascii="Times New Roman"/>
                <w:sz w:val="22"/>
                <w:szCs w:val="23"/>
              </w:rPr>
              <w:t xml:space="preserve"> </w:t>
            </w:r>
            <w:r>
              <w:rPr>
                <w:rFonts w:ascii="Times New Roman" w:hint="eastAsia"/>
                <w:sz w:val="22"/>
                <w:szCs w:val="23"/>
              </w:rPr>
              <w:t>2,912</w:t>
            </w:r>
            <w:r w:rsidRPr="00CE438B"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vAlign w:val="center"/>
          </w:tcPr>
          <w:p w14:paraId="161BFFA4" w14:textId="1486705B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0.07</w:t>
            </w:r>
          </w:p>
        </w:tc>
        <w:tc>
          <w:tcPr>
            <w:tcW w:w="1094" w:type="pct"/>
            <w:vAlign w:val="center"/>
          </w:tcPr>
          <w:p w14:paraId="4B2AE316" w14:textId="04912196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 xml:space="preserve">100,059,232 </w:t>
            </w:r>
          </w:p>
        </w:tc>
        <w:tc>
          <w:tcPr>
            <w:tcW w:w="857" w:type="pct"/>
            <w:vAlign w:val="center"/>
          </w:tcPr>
          <w:p w14:paraId="475698C9" w14:textId="31D0F962" w:rsidR="007157B2" w:rsidRPr="008E0FD4" w:rsidRDefault="007157B2" w:rsidP="007157B2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34,361</w:t>
            </w:r>
          </w:p>
        </w:tc>
      </w:tr>
      <w:tr w:rsidR="006F78BB" w14:paraId="0EE8B5ED" w14:textId="77777777" w:rsidTr="00423DA0">
        <w:tc>
          <w:tcPr>
            <w:tcW w:w="1249" w:type="pct"/>
            <w:gridSpan w:val="2"/>
            <w:tcBorders>
              <w:top w:val="double" w:sz="4" w:space="0" w:color="auto"/>
            </w:tcBorders>
            <w:vAlign w:val="center"/>
          </w:tcPr>
          <w:p w14:paraId="33AF9B04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합계</w:t>
            </w:r>
          </w:p>
        </w:tc>
        <w:tc>
          <w:tcPr>
            <w:tcW w:w="1251" w:type="pct"/>
            <w:tcBorders>
              <w:top w:val="double" w:sz="4" w:space="0" w:color="auto"/>
            </w:tcBorders>
            <w:vAlign w:val="center"/>
          </w:tcPr>
          <w:p w14:paraId="72DAC8CF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보통주식</w:t>
            </w:r>
            <w:r>
              <w:rPr>
                <w:rFonts w:ascii="Times New Roman"/>
                <w:sz w:val="22"/>
                <w:szCs w:val="23"/>
              </w:rPr>
              <w:t xml:space="preserve"> 1,633,500</w:t>
            </w:r>
            <w:r>
              <w:rPr>
                <w:rFonts w:ascii="Times New Roman"/>
                <w:sz w:val="22"/>
                <w:szCs w:val="23"/>
              </w:rPr>
              <w:t>주</w:t>
            </w:r>
          </w:p>
        </w:tc>
        <w:tc>
          <w:tcPr>
            <w:tcW w:w="549" w:type="pct"/>
            <w:tcBorders>
              <w:top w:val="double" w:sz="4" w:space="0" w:color="auto"/>
            </w:tcBorders>
            <w:vAlign w:val="center"/>
          </w:tcPr>
          <w:p w14:paraId="4E569DAB" w14:textId="0C0825F9" w:rsidR="006F78BB" w:rsidRPr="00261B8A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8E0FD4">
              <w:rPr>
                <w:rFonts w:ascii="Times New Roman"/>
                <w:sz w:val="22"/>
                <w:szCs w:val="23"/>
              </w:rPr>
              <w:t>37.4</w:t>
            </w:r>
            <w:r w:rsidR="0022589B">
              <w:rPr>
                <w:rFonts w:ascii="Times New Roman" w:hint="eastAsia"/>
                <w:sz w:val="22"/>
                <w:szCs w:val="23"/>
              </w:rPr>
              <w:t>2</w:t>
            </w:r>
          </w:p>
        </w:tc>
        <w:tc>
          <w:tcPr>
            <w:tcW w:w="1094" w:type="pct"/>
            <w:tcBorders>
              <w:top w:val="double" w:sz="4" w:space="0" w:color="auto"/>
            </w:tcBorders>
            <w:vAlign w:val="center"/>
          </w:tcPr>
          <w:p w14:paraId="6BEB7552" w14:textId="38FBE291" w:rsidR="006F78BB" w:rsidRDefault="00274FE6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56,128,693,500</w:t>
            </w:r>
          </w:p>
        </w:tc>
        <w:tc>
          <w:tcPr>
            <w:tcW w:w="857" w:type="pct"/>
            <w:tcBorders>
              <w:top w:val="double" w:sz="4" w:space="0" w:color="auto"/>
            </w:tcBorders>
            <w:vAlign w:val="center"/>
          </w:tcPr>
          <w:p w14:paraId="4300C094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-</w:t>
            </w:r>
          </w:p>
        </w:tc>
      </w:tr>
    </w:tbl>
    <w:p w14:paraId="1097F581" w14:textId="77777777" w:rsidR="006F78BB" w:rsidRDefault="006F78BB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</w:p>
    <w:p w14:paraId="30B21661" w14:textId="77777777" w:rsidR="006F78BB" w:rsidRDefault="001E12B5">
      <w:pPr>
        <w:pStyle w:val="WYStandard"/>
        <w:topLinePunct/>
        <w:autoSpaceDE w:val="0"/>
        <w:autoSpaceDN w:val="0"/>
        <w:spacing w:line="360" w:lineRule="auto"/>
        <w:jc w:val="left"/>
        <w:rPr>
          <w:rFonts w:eastAsia="바탕"/>
          <w:b/>
          <w:sz w:val="22"/>
          <w:szCs w:val="22"/>
        </w:rPr>
      </w:pPr>
      <w:r>
        <w:rPr>
          <w:rFonts w:eastAsia="바탕"/>
          <w:b/>
          <w:sz w:val="22"/>
          <w:szCs w:val="22"/>
        </w:rPr>
        <w:br w:type="page"/>
      </w:r>
    </w:p>
    <w:p w14:paraId="3B1149C6" w14:textId="77777777" w:rsidR="006F78BB" w:rsidRDefault="001E12B5">
      <w:pPr>
        <w:pStyle w:val="WYStandard"/>
        <w:topLinePunct/>
        <w:autoSpaceDE w:val="0"/>
        <w:autoSpaceDN w:val="0"/>
        <w:spacing w:line="360" w:lineRule="auto"/>
        <w:jc w:val="left"/>
        <w:outlineLvl w:val="0"/>
        <w:rPr>
          <w:rFonts w:eastAsia="바탕"/>
          <w:b/>
          <w:sz w:val="22"/>
          <w:szCs w:val="22"/>
          <w:u w:val="single"/>
        </w:rPr>
      </w:pPr>
      <w:r>
        <w:rPr>
          <w:rFonts w:eastAsia="바탕"/>
          <w:b/>
          <w:sz w:val="22"/>
          <w:szCs w:val="22"/>
          <w:u w:val="single"/>
        </w:rPr>
        <w:lastRenderedPageBreak/>
        <w:t>별</w:t>
      </w:r>
      <w:r>
        <w:rPr>
          <w:rFonts w:eastAsia="바탕" w:hint="eastAsia"/>
          <w:b/>
          <w:sz w:val="22"/>
          <w:szCs w:val="22"/>
          <w:u w:val="single"/>
        </w:rPr>
        <w:t>첨</w:t>
      </w:r>
      <w:r>
        <w:rPr>
          <w:rFonts w:eastAsia="바탕" w:hint="eastAsia"/>
          <w:b/>
          <w:sz w:val="22"/>
          <w:szCs w:val="22"/>
          <w:u w:val="single"/>
        </w:rPr>
        <w:t xml:space="preserve"> C</w:t>
      </w:r>
    </w:p>
    <w:p w14:paraId="21481629" w14:textId="77777777" w:rsidR="006F78BB" w:rsidRDefault="001E12B5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/>
          <w:b/>
          <w:sz w:val="22"/>
          <w:szCs w:val="23"/>
        </w:rPr>
        <w:t>본건</w:t>
      </w:r>
      <w:r>
        <w:rPr>
          <w:rFonts w:ascii="Times New Roman"/>
          <w:b/>
          <w:sz w:val="22"/>
          <w:szCs w:val="23"/>
        </w:rPr>
        <w:t xml:space="preserve"> </w:t>
      </w:r>
      <w:proofErr w:type="spellStart"/>
      <w:r>
        <w:rPr>
          <w:rFonts w:ascii="Times New Roman"/>
          <w:b/>
          <w:sz w:val="22"/>
          <w:szCs w:val="23"/>
        </w:rPr>
        <w:t>재무적투자자</w:t>
      </w:r>
      <w:proofErr w:type="spellEnd"/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및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기존</w:t>
      </w:r>
      <w:r>
        <w:rPr>
          <w:rFonts w:ascii="Times New Roman"/>
          <w:b/>
          <w:sz w:val="22"/>
          <w:szCs w:val="23"/>
        </w:rPr>
        <w:t xml:space="preserve"> </w:t>
      </w:r>
      <w:r>
        <w:rPr>
          <w:rFonts w:ascii="Times New Roman"/>
          <w:b/>
          <w:sz w:val="22"/>
          <w:szCs w:val="23"/>
        </w:rPr>
        <w:t>투자계약</w:t>
      </w:r>
    </w:p>
    <w:p w14:paraId="6586E594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66"/>
        <w:gridCol w:w="2125"/>
        <w:gridCol w:w="2125"/>
        <w:gridCol w:w="991"/>
        <w:gridCol w:w="3253"/>
      </w:tblGrid>
      <w:tr w:rsidR="006F78BB" w14:paraId="5C978D9D" w14:textId="77777777">
        <w:trPr>
          <w:trHeight w:val="298"/>
        </w:trPr>
        <w:tc>
          <w:tcPr>
            <w:tcW w:w="312" w:type="pct"/>
            <w:shd w:val="clear" w:color="auto" w:fill="F2F2F2" w:themeFill="background1" w:themeFillShade="F2"/>
            <w:vAlign w:val="center"/>
          </w:tcPr>
          <w:p w14:paraId="032251EF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56ADF844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명칭</w:t>
            </w:r>
          </w:p>
        </w:tc>
        <w:tc>
          <w:tcPr>
            <w:tcW w:w="1173" w:type="pct"/>
            <w:shd w:val="clear" w:color="auto" w:fill="F2F2F2" w:themeFill="background1" w:themeFillShade="F2"/>
            <w:vAlign w:val="center"/>
          </w:tcPr>
          <w:p w14:paraId="6B1A3C9E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보유주식의</w:t>
            </w:r>
          </w:p>
          <w:p w14:paraId="68946A2A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종류와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수</w:t>
            </w:r>
          </w:p>
        </w:tc>
        <w:tc>
          <w:tcPr>
            <w:tcW w:w="547" w:type="pct"/>
            <w:shd w:val="clear" w:color="auto" w:fill="F2F2F2" w:themeFill="background1" w:themeFillShade="F2"/>
            <w:vAlign w:val="center"/>
          </w:tcPr>
          <w:p w14:paraId="20B9B556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pacing w:val="-4"/>
                <w:sz w:val="22"/>
                <w:szCs w:val="23"/>
              </w:rPr>
              <w:t>지분율</w:t>
            </w:r>
            <w:r>
              <w:rPr>
                <w:rFonts w:ascii="Times New Roman"/>
                <w:b/>
                <w:spacing w:val="-4"/>
                <w:sz w:val="22"/>
                <w:szCs w:val="23"/>
              </w:rPr>
              <w:t>(%)</w:t>
            </w:r>
          </w:p>
        </w:tc>
        <w:tc>
          <w:tcPr>
            <w:tcW w:w="1795" w:type="pct"/>
            <w:shd w:val="clear" w:color="auto" w:fill="F2F2F2" w:themeFill="background1" w:themeFillShade="F2"/>
            <w:vAlign w:val="center"/>
          </w:tcPr>
          <w:p w14:paraId="0F6E632F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기존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투자계약</w:t>
            </w:r>
          </w:p>
          <w:p w14:paraId="18DFCBBB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체결일자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및</w:t>
            </w:r>
            <w:r>
              <w:rPr>
                <w:rFonts w:ascii="Times New Roman"/>
                <w:b/>
                <w:sz w:val="22"/>
                <w:szCs w:val="23"/>
              </w:rPr>
              <w:t xml:space="preserve"> </w:t>
            </w:r>
            <w:r>
              <w:rPr>
                <w:rFonts w:ascii="Times New Roman"/>
                <w:b/>
                <w:sz w:val="22"/>
                <w:szCs w:val="23"/>
              </w:rPr>
              <w:t>명칭</w:t>
            </w:r>
          </w:p>
        </w:tc>
      </w:tr>
      <w:tr w:rsidR="006F78BB" w14:paraId="79191F3E" w14:textId="77777777">
        <w:trPr>
          <w:trHeight w:val="717"/>
        </w:trPr>
        <w:tc>
          <w:tcPr>
            <w:tcW w:w="312" w:type="pct"/>
            <w:vMerge w:val="restart"/>
            <w:vAlign w:val="center"/>
          </w:tcPr>
          <w:p w14:paraId="3D20A138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</w:t>
            </w:r>
          </w:p>
        </w:tc>
        <w:tc>
          <w:tcPr>
            <w:tcW w:w="1173" w:type="pct"/>
            <w:vMerge w:val="restart"/>
            <w:vAlign w:val="center"/>
          </w:tcPr>
          <w:p w14:paraId="27D5AB60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아이비케이비엔더블유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기술금융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2018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사모투자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합자회사</w:t>
            </w:r>
          </w:p>
        </w:tc>
        <w:tc>
          <w:tcPr>
            <w:tcW w:w="1173" w:type="pct"/>
            <w:tcBorders>
              <w:bottom w:val="nil"/>
            </w:tcBorders>
            <w:vAlign w:val="center"/>
          </w:tcPr>
          <w:p w14:paraId="4B1C4709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54,000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Merge w:val="restart"/>
            <w:vAlign w:val="center"/>
          </w:tcPr>
          <w:p w14:paraId="16DDF0D9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23.7</w:t>
            </w:r>
          </w:p>
        </w:tc>
        <w:tc>
          <w:tcPr>
            <w:tcW w:w="1795" w:type="pct"/>
            <w:tcBorders>
              <w:bottom w:val="nil"/>
            </w:tcBorders>
            <w:vAlign w:val="center"/>
          </w:tcPr>
          <w:p w14:paraId="5B6D80BC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보통주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매매계약서</w:t>
            </w:r>
          </w:p>
          <w:p w14:paraId="12F08637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승계합의서</w:t>
            </w:r>
          </w:p>
          <w:p w14:paraId="30599E42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 w:rsidR="006F78BB" w14:paraId="6580E54F" w14:textId="77777777">
        <w:trPr>
          <w:trHeight w:val="716"/>
        </w:trPr>
        <w:tc>
          <w:tcPr>
            <w:tcW w:w="312" w:type="pct"/>
            <w:vMerge/>
            <w:vAlign w:val="center"/>
          </w:tcPr>
          <w:p w14:paraId="53D0827C" w14:textId="77777777" w:rsidR="006F78BB" w:rsidRDefault="006F78BB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173" w:type="pct"/>
            <w:vMerge/>
            <w:vAlign w:val="center"/>
          </w:tcPr>
          <w:p w14:paraId="012ABDB8" w14:textId="77777777" w:rsidR="006F78BB" w:rsidRDefault="006F78BB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</w:p>
        </w:tc>
        <w:tc>
          <w:tcPr>
            <w:tcW w:w="1173" w:type="pct"/>
            <w:tcBorders>
              <w:top w:val="nil"/>
              <w:bottom w:val="nil"/>
            </w:tcBorders>
            <w:vAlign w:val="center"/>
          </w:tcPr>
          <w:p w14:paraId="5FBCFA2F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428,568(*)</w:t>
            </w:r>
          </w:p>
        </w:tc>
        <w:tc>
          <w:tcPr>
            <w:tcW w:w="547" w:type="pct"/>
            <w:vMerge/>
            <w:vAlign w:val="center"/>
          </w:tcPr>
          <w:p w14:paraId="6FD6BBB5" w14:textId="77777777" w:rsidR="006F78BB" w:rsidRDefault="006F78BB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795" w:type="pct"/>
            <w:tcBorders>
              <w:top w:val="nil"/>
              <w:bottom w:val="nil"/>
            </w:tcBorders>
            <w:vAlign w:val="center"/>
          </w:tcPr>
          <w:p w14:paraId="1BEC03DF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연구개발특구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일자리창출투자펀드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  <w:p w14:paraId="485D31E4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2011KoFc-mvp </w:t>
            </w: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창투광주호남투자조합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  <w:p w14:paraId="3A4FD44A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승계합의서</w:t>
            </w:r>
          </w:p>
          <w:p w14:paraId="238FFA45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 w:rsidR="006F78BB" w14:paraId="79AA002B" w14:textId="77777777">
        <w:trPr>
          <w:trHeight w:val="716"/>
        </w:trPr>
        <w:tc>
          <w:tcPr>
            <w:tcW w:w="312" w:type="pct"/>
            <w:vMerge/>
            <w:vAlign w:val="center"/>
          </w:tcPr>
          <w:p w14:paraId="1CE9E30A" w14:textId="77777777" w:rsidR="006F78BB" w:rsidRDefault="006F78BB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173" w:type="pct"/>
            <w:vMerge/>
            <w:vAlign w:val="center"/>
          </w:tcPr>
          <w:p w14:paraId="53B7BA38" w14:textId="77777777" w:rsidR="006F78BB" w:rsidRDefault="006F78BB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</w:p>
        </w:tc>
        <w:tc>
          <w:tcPr>
            <w:tcW w:w="1173" w:type="pct"/>
            <w:tcBorders>
              <w:top w:val="nil"/>
              <w:bottom w:val="nil"/>
            </w:tcBorders>
            <w:vAlign w:val="center"/>
          </w:tcPr>
          <w:p w14:paraId="4A6FCA0A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5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360,000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Merge/>
            <w:vAlign w:val="center"/>
          </w:tcPr>
          <w:p w14:paraId="3DA6B75A" w14:textId="77777777" w:rsidR="006F78BB" w:rsidRDefault="006F78BB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795" w:type="pct"/>
            <w:tcBorders>
              <w:top w:val="nil"/>
              <w:bottom w:val="nil"/>
            </w:tcBorders>
            <w:vAlign w:val="center"/>
          </w:tcPr>
          <w:p w14:paraId="3FD4C9BE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2018. 7. 12.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전환상환우선주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한국산업은행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  <w:p w14:paraId="614C53E4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2019. 11. 7.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우선주매매계약서</w:t>
            </w:r>
          </w:p>
          <w:p w14:paraId="483B31D0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승계합의서</w:t>
            </w:r>
          </w:p>
          <w:p w14:paraId="21F2C631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 w:rsidR="006F78BB" w14:paraId="44039DDC" w14:textId="77777777">
        <w:trPr>
          <w:trHeight w:val="716"/>
        </w:trPr>
        <w:tc>
          <w:tcPr>
            <w:tcW w:w="312" w:type="pct"/>
            <w:vMerge/>
            <w:vAlign w:val="center"/>
          </w:tcPr>
          <w:p w14:paraId="09D55E92" w14:textId="77777777" w:rsidR="006F78BB" w:rsidRDefault="006F78BB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173" w:type="pct"/>
            <w:vMerge/>
            <w:vAlign w:val="center"/>
          </w:tcPr>
          <w:p w14:paraId="5999BEB6" w14:textId="77777777" w:rsidR="006F78BB" w:rsidRDefault="006F78BB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</w:p>
        </w:tc>
        <w:tc>
          <w:tcPr>
            <w:tcW w:w="1173" w:type="pct"/>
            <w:tcBorders>
              <w:top w:val="nil"/>
            </w:tcBorders>
            <w:vAlign w:val="center"/>
          </w:tcPr>
          <w:p w14:paraId="7A362461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6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190,104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Merge/>
            <w:vAlign w:val="center"/>
          </w:tcPr>
          <w:p w14:paraId="0A1E9C65" w14:textId="77777777" w:rsidR="006F78BB" w:rsidRDefault="006F78BB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</w:p>
        </w:tc>
        <w:tc>
          <w:tcPr>
            <w:tcW w:w="1795" w:type="pct"/>
            <w:tcBorders>
              <w:top w:val="nil"/>
            </w:tcBorders>
            <w:vAlign w:val="center"/>
          </w:tcPr>
          <w:p w14:paraId="53628B9B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2019. 11. 7.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</w:p>
          <w:p w14:paraId="0692AD00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2019. 11.7.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주주간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계약서</w:t>
            </w:r>
          </w:p>
        </w:tc>
      </w:tr>
      <w:tr w:rsidR="006F78BB" w14:paraId="7081E3DD" w14:textId="77777777">
        <w:tc>
          <w:tcPr>
            <w:tcW w:w="312" w:type="pct"/>
            <w:vAlign w:val="center"/>
          </w:tcPr>
          <w:p w14:paraId="59CBD7FD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</w:t>
            </w:r>
          </w:p>
        </w:tc>
        <w:tc>
          <w:tcPr>
            <w:tcW w:w="1173" w:type="pct"/>
            <w:vAlign w:val="center"/>
          </w:tcPr>
          <w:p w14:paraId="7C29E14B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오픈워터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-</w:t>
            </w: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에스제이지피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소부장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>1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투자조합</w:t>
            </w:r>
          </w:p>
        </w:tc>
        <w:tc>
          <w:tcPr>
            <w:tcW w:w="1173" w:type="pct"/>
            <w:vAlign w:val="center"/>
          </w:tcPr>
          <w:p w14:paraId="6DB4F906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225,000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52C241E8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5.2</w:t>
            </w:r>
          </w:p>
        </w:tc>
        <w:tc>
          <w:tcPr>
            <w:tcW w:w="1795" w:type="pct"/>
            <w:vAlign w:val="center"/>
          </w:tcPr>
          <w:p w14:paraId="01673C53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연구개발특구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일자리창출투자펀드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6F78BB" w14:paraId="0D83CCEB" w14:textId="77777777">
        <w:tc>
          <w:tcPr>
            <w:tcW w:w="312" w:type="pct"/>
            <w:vAlign w:val="center"/>
          </w:tcPr>
          <w:p w14:paraId="420F7977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3</w:t>
            </w:r>
          </w:p>
        </w:tc>
        <w:tc>
          <w:tcPr>
            <w:tcW w:w="1173" w:type="pct"/>
            <w:vAlign w:val="center"/>
          </w:tcPr>
          <w:p w14:paraId="66B3AA10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신한캐피탈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</w:p>
        </w:tc>
        <w:tc>
          <w:tcPr>
            <w:tcW w:w="1173" w:type="pct"/>
            <w:vAlign w:val="center"/>
          </w:tcPr>
          <w:p w14:paraId="15900DDE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3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124,998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5270C042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2.9</w:t>
            </w:r>
          </w:p>
        </w:tc>
        <w:tc>
          <w:tcPr>
            <w:tcW w:w="1795" w:type="pct"/>
            <w:vAlign w:val="center"/>
          </w:tcPr>
          <w:p w14:paraId="4A8C902C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2018. 3. 12.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엠피닉스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상환전환우선주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인수계약서</w:t>
            </w:r>
          </w:p>
        </w:tc>
      </w:tr>
      <w:tr w:rsidR="006F78BB" w14:paraId="09CA7CDD" w14:textId="77777777">
        <w:tc>
          <w:tcPr>
            <w:tcW w:w="312" w:type="pct"/>
            <w:vAlign w:val="center"/>
          </w:tcPr>
          <w:p w14:paraId="1458FA30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4</w:t>
            </w:r>
          </w:p>
        </w:tc>
        <w:tc>
          <w:tcPr>
            <w:tcW w:w="1173" w:type="pct"/>
            <w:vAlign w:val="center"/>
          </w:tcPr>
          <w:p w14:paraId="3482BA5C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KB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증권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</w:p>
        </w:tc>
        <w:tc>
          <w:tcPr>
            <w:tcW w:w="1173" w:type="pct"/>
            <w:vAlign w:val="center"/>
          </w:tcPr>
          <w:p w14:paraId="16343ABC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4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124,998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6CBDF392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2.9</w:t>
            </w:r>
          </w:p>
        </w:tc>
        <w:tc>
          <w:tcPr>
            <w:tcW w:w="1795" w:type="pct"/>
            <w:vAlign w:val="center"/>
          </w:tcPr>
          <w:p w14:paraId="4E36077F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2018. 4. 25.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상환전환우선주식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인수계약서</w:t>
            </w:r>
          </w:p>
        </w:tc>
      </w:tr>
      <w:tr w:rsidR="006F78BB" w14:paraId="5C36CD46" w14:textId="77777777">
        <w:tc>
          <w:tcPr>
            <w:tcW w:w="312" w:type="pct"/>
            <w:vAlign w:val="center"/>
          </w:tcPr>
          <w:p w14:paraId="3824E913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5</w:t>
            </w:r>
          </w:p>
        </w:tc>
        <w:tc>
          <w:tcPr>
            <w:tcW w:w="1173" w:type="pct"/>
            <w:vAlign w:val="center"/>
          </w:tcPr>
          <w:p w14:paraId="7B0E5FFB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proofErr w:type="spellStart"/>
            <w:r>
              <w:rPr>
                <w:rFonts w:ascii="Times New Roman"/>
                <w:spacing w:val="-4"/>
                <w:sz w:val="20"/>
                <w:szCs w:val="23"/>
              </w:rPr>
              <w:t>이앤벤처</w:t>
            </w:r>
            <w:proofErr w:type="spellEnd"/>
            <w:r>
              <w:rPr>
                <w:rFonts w:ascii="Times New Roman"/>
                <w:spacing w:val="-4"/>
                <w:sz w:val="20"/>
                <w:szCs w:val="23"/>
              </w:rPr>
              <w:t>1</w:t>
            </w:r>
            <w:r>
              <w:rPr>
                <w:rFonts w:ascii="Times New Roman"/>
                <w:spacing w:val="-4"/>
                <w:sz w:val="20"/>
                <w:szCs w:val="23"/>
              </w:rPr>
              <w:t>호</w:t>
            </w:r>
            <w:r>
              <w:rPr>
                <w:rFonts w:ascii="Times New Roman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pacing w:val="-4"/>
                <w:sz w:val="20"/>
                <w:szCs w:val="23"/>
              </w:rPr>
              <w:t>창업초기투자조합</w:t>
            </w:r>
          </w:p>
        </w:tc>
        <w:tc>
          <w:tcPr>
            <w:tcW w:w="1173" w:type="pct"/>
            <w:vAlign w:val="center"/>
          </w:tcPr>
          <w:p w14:paraId="71851777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107,142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  <w:r>
              <w:rPr>
                <w:rFonts w:ascii="Times New Roman" w:hint="eastAsia"/>
                <w:sz w:val="20"/>
                <w:szCs w:val="23"/>
              </w:rPr>
              <w:t>(*</w:t>
            </w:r>
            <w:r>
              <w:rPr>
                <w:rFonts w:ascii="Times New Roman"/>
                <w:sz w:val="20"/>
                <w:szCs w:val="23"/>
              </w:rPr>
              <w:t>*</w:t>
            </w:r>
            <w:r>
              <w:rPr>
                <w:rFonts w:ascii="Times New Roman" w:hint="eastAsia"/>
                <w:sz w:val="20"/>
                <w:szCs w:val="23"/>
              </w:rPr>
              <w:t>)</w:t>
            </w:r>
          </w:p>
        </w:tc>
        <w:tc>
          <w:tcPr>
            <w:tcW w:w="547" w:type="pct"/>
            <w:vAlign w:val="center"/>
          </w:tcPr>
          <w:p w14:paraId="19E23707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2.5</w:t>
            </w:r>
          </w:p>
        </w:tc>
        <w:tc>
          <w:tcPr>
            <w:tcW w:w="1795" w:type="pct"/>
            <w:vAlign w:val="center"/>
          </w:tcPr>
          <w:p w14:paraId="1665D8B1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MTI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창조기업펀드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6F78BB" w14:paraId="00C44D1C" w14:textId="77777777">
        <w:tc>
          <w:tcPr>
            <w:tcW w:w="312" w:type="pct"/>
            <w:vAlign w:val="center"/>
          </w:tcPr>
          <w:p w14:paraId="3D6DE181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lastRenderedPageBreak/>
              <w:t>6</w:t>
            </w:r>
          </w:p>
        </w:tc>
        <w:tc>
          <w:tcPr>
            <w:tcW w:w="1173" w:type="pct"/>
            <w:vAlign w:val="center"/>
          </w:tcPr>
          <w:p w14:paraId="3B70DAFE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proofErr w:type="spellStart"/>
            <w:r>
              <w:rPr>
                <w:rFonts w:ascii="Times New Roman"/>
                <w:spacing w:val="-4"/>
                <w:sz w:val="20"/>
                <w:szCs w:val="23"/>
              </w:rPr>
              <w:t>이앤벤처</w:t>
            </w:r>
            <w:proofErr w:type="spellEnd"/>
            <w:r>
              <w:rPr>
                <w:rFonts w:ascii="Times New Roman"/>
                <w:spacing w:val="-4"/>
                <w:sz w:val="20"/>
                <w:szCs w:val="23"/>
              </w:rPr>
              <w:t>3</w:t>
            </w:r>
            <w:r>
              <w:rPr>
                <w:rFonts w:ascii="Times New Roman"/>
                <w:spacing w:val="-4"/>
                <w:sz w:val="20"/>
                <w:szCs w:val="23"/>
              </w:rPr>
              <w:t>호</w:t>
            </w:r>
            <w:r>
              <w:rPr>
                <w:rFonts w:ascii="Times New Roman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pacing w:val="-4"/>
                <w:sz w:val="20"/>
                <w:szCs w:val="23"/>
              </w:rPr>
              <w:t>스마트투자조합</w:t>
            </w:r>
          </w:p>
        </w:tc>
        <w:tc>
          <w:tcPr>
            <w:tcW w:w="1173" w:type="pct"/>
            <w:vAlign w:val="center"/>
          </w:tcPr>
          <w:p w14:paraId="738E26E6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보통주식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z w:val="20"/>
                <w:szCs w:val="23"/>
              </w:rPr>
              <w:t>107,142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  <w:r>
              <w:rPr>
                <w:rFonts w:ascii="Times New Roman" w:hint="eastAsia"/>
                <w:sz w:val="20"/>
                <w:szCs w:val="23"/>
              </w:rPr>
              <w:t>(*</w:t>
            </w:r>
            <w:r>
              <w:rPr>
                <w:rFonts w:ascii="Times New Roman"/>
                <w:sz w:val="20"/>
                <w:szCs w:val="23"/>
              </w:rPr>
              <w:t>*</w:t>
            </w:r>
            <w:r>
              <w:rPr>
                <w:rFonts w:ascii="Times New Roman" w:hint="eastAsia"/>
                <w:sz w:val="20"/>
                <w:szCs w:val="23"/>
              </w:rPr>
              <w:t>)</w:t>
            </w:r>
          </w:p>
        </w:tc>
        <w:tc>
          <w:tcPr>
            <w:tcW w:w="547" w:type="pct"/>
            <w:vAlign w:val="center"/>
          </w:tcPr>
          <w:p w14:paraId="2F774396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2.5</w:t>
            </w:r>
          </w:p>
        </w:tc>
        <w:tc>
          <w:tcPr>
            <w:tcW w:w="1795" w:type="pct"/>
            <w:vAlign w:val="center"/>
          </w:tcPr>
          <w:p w14:paraId="0D68990D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2014. 5. 30.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: MTI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창조기업펀드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6F78BB" w14:paraId="5FC1421B" w14:textId="77777777">
        <w:tc>
          <w:tcPr>
            <w:tcW w:w="312" w:type="pct"/>
            <w:vAlign w:val="center"/>
          </w:tcPr>
          <w:p w14:paraId="05CEE64B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7</w:t>
            </w:r>
          </w:p>
        </w:tc>
        <w:tc>
          <w:tcPr>
            <w:tcW w:w="1173" w:type="pct"/>
            <w:vAlign w:val="center"/>
          </w:tcPr>
          <w:p w14:paraId="6D658AC9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제이디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에스제이지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신기술조합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1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</w:p>
        </w:tc>
        <w:tc>
          <w:tcPr>
            <w:tcW w:w="1173" w:type="pct"/>
            <w:vAlign w:val="center"/>
          </w:tcPr>
          <w:p w14:paraId="6B8A278D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105,000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2E1C47C8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2.4</w:t>
            </w:r>
          </w:p>
        </w:tc>
        <w:tc>
          <w:tcPr>
            <w:tcW w:w="1795" w:type="pct"/>
            <w:vAlign w:val="center"/>
          </w:tcPr>
          <w:p w14:paraId="0DFA8B5E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: MTI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창조혁신펀드조합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6F78BB" w14:paraId="47E0BE38" w14:textId="77777777">
        <w:tc>
          <w:tcPr>
            <w:tcW w:w="312" w:type="pct"/>
            <w:vAlign w:val="center"/>
          </w:tcPr>
          <w:p w14:paraId="1411DF0D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1173" w:type="pct"/>
            <w:vAlign w:val="center"/>
          </w:tcPr>
          <w:p w14:paraId="0CA6B604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주식회사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휴먼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/>
                <w:spacing w:val="-4"/>
                <w:sz w:val="20"/>
                <w:szCs w:val="23"/>
              </w:rPr>
              <w:t>108</w:t>
            </w:r>
          </w:p>
        </w:tc>
        <w:tc>
          <w:tcPr>
            <w:tcW w:w="1173" w:type="pct"/>
            <w:vAlign w:val="center"/>
          </w:tcPr>
          <w:p w14:paraId="72A16515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75,000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34AFC839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1.7</w:t>
            </w:r>
          </w:p>
        </w:tc>
        <w:tc>
          <w:tcPr>
            <w:tcW w:w="1795" w:type="pct"/>
            <w:vAlign w:val="center"/>
          </w:tcPr>
          <w:p w14:paraId="56A0F445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</w:p>
          <w:p w14:paraId="77C7D26E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: 2014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송현성장사다리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제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2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스타트업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)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투자조합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6F78BB" w14:paraId="521E8B28" w14:textId="77777777">
        <w:tc>
          <w:tcPr>
            <w:tcW w:w="312" w:type="pct"/>
            <w:vAlign w:val="center"/>
          </w:tcPr>
          <w:p w14:paraId="13EE58B7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9</w:t>
            </w:r>
          </w:p>
        </w:tc>
        <w:tc>
          <w:tcPr>
            <w:tcW w:w="1173" w:type="pct"/>
            <w:vAlign w:val="center"/>
          </w:tcPr>
          <w:p w14:paraId="39CE2D50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proofErr w:type="spellStart"/>
            <w:r>
              <w:rPr>
                <w:rFonts w:ascii="Times New Roman" w:hint="eastAsia"/>
                <w:spacing w:val="-4"/>
                <w:sz w:val="20"/>
                <w:szCs w:val="23"/>
              </w:rPr>
              <w:t>오픈워터엔젤스투자조합</w:t>
            </w:r>
            <w:proofErr w:type="spellEnd"/>
            <w:r>
              <w:rPr>
                <w:rFonts w:ascii="Times New Roman" w:hint="eastAsia"/>
                <w:spacing w:val="-4"/>
                <w:sz w:val="20"/>
                <w:szCs w:val="23"/>
              </w:rPr>
              <w:t>2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호</w:t>
            </w:r>
          </w:p>
        </w:tc>
        <w:tc>
          <w:tcPr>
            <w:tcW w:w="1173" w:type="pct"/>
            <w:vAlign w:val="center"/>
          </w:tcPr>
          <w:p w14:paraId="35AD1ED2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 w:hint="eastAsia"/>
                <w:sz w:val="20"/>
                <w:szCs w:val="23"/>
              </w:rPr>
              <w:t>제</w:t>
            </w:r>
            <w:r>
              <w:rPr>
                <w:rFonts w:ascii="Times New Roman" w:hint="eastAsia"/>
                <w:sz w:val="20"/>
                <w:szCs w:val="23"/>
              </w:rPr>
              <w:t>2</w:t>
            </w:r>
            <w:r>
              <w:rPr>
                <w:rFonts w:ascii="Times New Roman" w:hint="eastAsia"/>
                <w:sz w:val="20"/>
                <w:szCs w:val="23"/>
              </w:rPr>
              <w:t>종</w:t>
            </w:r>
            <w:r>
              <w:rPr>
                <w:rFonts w:ascii="Times New Roman" w:hint="eastAsia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z w:val="20"/>
                <w:szCs w:val="23"/>
              </w:rPr>
              <w:t>전환상환우선주식</w:t>
            </w:r>
            <w:r>
              <w:rPr>
                <w:rFonts w:ascii="Times New Roman" w:hint="eastAsia"/>
                <w:sz w:val="20"/>
                <w:szCs w:val="23"/>
              </w:rPr>
              <w:t xml:space="preserve"> 45,000</w:t>
            </w:r>
            <w:r>
              <w:rPr>
                <w:rFonts w:ascii="Times New Roman" w:hint="eastAsia"/>
                <w:sz w:val="20"/>
                <w:szCs w:val="23"/>
              </w:rPr>
              <w:t>주</w:t>
            </w:r>
          </w:p>
        </w:tc>
        <w:tc>
          <w:tcPr>
            <w:tcW w:w="547" w:type="pct"/>
            <w:vAlign w:val="center"/>
          </w:tcPr>
          <w:p w14:paraId="4D842013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1.0</w:t>
            </w:r>
          </w:p>
        </w:tc>
        <w:tc>
          <w:tcPr>
            <w:tcW w:w="1795" w:type="pct"/>
            <w:vAlign w:val="center"/>
          </w:tcPr>
          <w:p w14:paraId="60CF652C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2016. 2. 24.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 xml:space="preserve"> 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우선주인수계약서</w:t>
            </w:r>
          </w:p>
          <w:p w14:paraId="0F6934E2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2"/>
                <w:szCs w:val="23"/>
              </w:rPr>
            </w:pPr>
            <w:r>
              <w:rPr>
                <w:rFonts w:ascii="Times New Roman" w:hint="eastAsia"/>
                <w:spacing w:val="-4"/>
                <w:sz w:val="20"/>
                <w:szCs w:val="23"/>
              </w:rPr>
              <w:t>(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최초투자자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: MTI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창조혁신펀드조합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)</w:t>
            </w:r>
          </w:p>
        </w:tc>
      </w:tr>
      <w:tr w:rsidR="006F78BB" w14:paraId="4A65368D" w14:textId="77777777">
        <w:tc>
          <w:tcPr>
            <w:tcW w:w="1485" w:type="pct"/>
            <w:gridSpan w:val="2"/>
            <w:tcBorders>
              <w:top w:val="double" w:sz="4" w:space="0" w:color="auto"/>
            </w:tcBorders>
            <w:vAlign w:val="center"/>
          </w:tcPr>
          <w:p w14:paraId="78CD5B30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0"/>
                <w:szCs w:val="23"/>
              </w:rPr>
              <w:t>합계</w:t>
            </w:r>
          </w:p>
        </w:tc>
        <w:tc>
          <w:tcPr>
            <w:tcW w:w="1173" w:type="pct"/>
            <w:tcBorders>
              <w:top w:val="double" w:sz="4" w:space="0" w:color="auto"/>
            </w:tcBorders>
            <w:vAlign w:val="center"/>
          </w:tcPr>
          <w:p w14:paraId="79304296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0"/>
                <w:szCs w:val="23"/>
              </w:rPr>
            </w:pPr>
            <w:r>
              <w:rPr>
                <w:rFonts w:ascii="Times New Roman"/>
                <w:sz w:val="20"/>
                <w:szCs w:val="23"/>
              </w:rPr>
              <w:t>총</w:t>
            </w:r>
            <w:r>
              <w:rPr>
                <w:rFonts w:ascii="Times New Roman"/>
                <w:sz w:val="20"/>
                <w:szCs w:val="23"/>
              </w:rPr>
              <w:t xml:space="preserve"> 1,946,952 </w:t>
            </w:r>
            <w:r>
              <w:rPr>
                <w:rFonts w:ascii="Times New Roman"/>
                <w:sz w:val="20"/>
                <w:szCs w:val="23"/>
              </w:rPr>
              <w:t>주</w:t>
            </w:r>
          </w:p>
          <w:p w14:paraId="4B7761F6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8"/>
                <w:sz w:val="20"/>
                <w:szCs w:val="23"/>
              </w:rPr>
            </w:pPr>
            <w:r>
              <w:rPr>
                <w:rFonts w:ascii="Times New Roman"/>
                <w:spacing w:val="-8"/>
                <w:sz w:val="20"/>
                <w:szCs w:val="23"/>
              </w:rPr>
              <w:t>(</w:t>
            </w:r>
            <w:r>
              <w:rPr>
                <w:rFonts w:ascii="Times New Roman"/>
                <w:spacing w:val="-8"/>
                <w:sz w:val="20"/>
                <w:szCs w:val="23"/>
              </w:rPr>
              <w:t>보통주식</w:t>
            </w:r>
            <w:r>
              <w:rPr>
                <w:rFonts w:ascii="Times New Roman"/>
                <w:spacing w:val="-8"/>
                <w:sz w:val="20"/>
                <w:szCs w:val="23"/>
              </w:rPr>
              <w:t xml:space="preserve"> 696,852 </w:t>
            </w:r>
            <w:r>
              <w:rPr>
                <w:rFonts w:ascii="Times New Roman"/>
                <w:spacing w:val="-8"/>
                <w:sz w:val="20"/>
                <w:szCs w:val="23"/>
              </w:rPr>
              <w:t>주</w:t>
            </w:r>
            <w:r>
              <w:rPr>
                <w:rFonts w:ascii="Times New Roman"/>
                <w:spacing w:val="-8"/>
                <w:sz w:val="20"/>
                <w:szCs w:val="23"/>
              </w:rPr>
              <w:t>,</w:t>
            </w:r>
          </w:p>
          <w:p w14:paraId="3DF602BE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pacing w:val="-4"/>
                <w:sz w:val="20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>전환</w:t>
            </w:r>
            <w:r>
              <w:rPr>
                <w:rFonts w:ascii="Times New Roman" w:hint="eastAsia"/>
                <w:spacing w:val="-4"/>
                <w:sz w:val="20"/>
                <w:szCs w:val="23"/>
              </w:rPr>
              <w:t>상환</w:t>
            </w:r>
            <w:r>
              <w:rPr>
                <w:rFonts w:ascii="Times New Roman"/>
                <w:spacing w:val="-4"/>
                <w:sz w:val="20"/>
                <w:szCs w:val="23"/>
              </w:rPr>
              <w:t>우선주식</w:t>
            </w:r>
          </w:p>
          <w:p w14:paraId="21D40DD7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pacing w:val="-4"/>
                <w:sz w:val="20"/>
                <w:szCs w:val="23"/>
              </w:rPr>
              <w:t xml:space="preserve">1,250,100 </w:t>
            </w:r>
            <w:r>
              <w:rPr>
                <w:rFonts w:ascii="Times New Roman"/>
                <w:spacing w:val="-4"/>
                <w:sz w:val="20"/>
                <w:szCs w:val="23"/>
              </w:rPr>
              <w:t>주</w:t>
            </w:r>
            <w:r>
              <w:rPr>
                <w:rFonts w:ascii="Times New Roman"/>
                <w:spacing w:val="-4"/>
                <w:sz w:val="20"/>
                <w:szCs w:val="23"/>
              </w:rPr>
              <w:t>)</w:t>
            </w:r>
          </w:p>
        </w:tc>
        <w:tc>
          <w:tcPr>
            <w:tcW w:w="547" w:type="pct"/>
            <w:tcBorders>
              <w:top w:val="double" w:sz="4" w:space="0" w:color="auto"/>
            </w:tcBorders>
            <w:vAlign w:val="center"/>
          </w:tcPr>
          <w:p w14:paraId="5F23AA46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44.8</w:t>
            </w:r>
          </w:p>
        </w:tc>
        <w:tc>
          <w:tcPr>
            <w:tcW w:w="1795" w:type="pct"/>
            <w:tcBorders>
              <w:top w:val="double" w:sz="4" w:space="0" w:color="auto"/>
            </w:tcBorders>
            <w:vAlign w:val="center"/>
          </w:tcPr>
          <w:p w14:paraId="76482FF8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b/>
                <w:bCs/>
                <w:color w:val="000000"/>
                <w:sz w:val="18"/>
                <w:szCs w:val="18"/>
              </w:rPr>
              <w:t>-</w:t>
            </w:r>
          </w:p>
        </w:tc>
      </w:tr>
    </w:tbl>
    <w:p w14:paraId="27EAA9FF" w14:textId="77777777" w:rsidR="006F78BB" w:rsidRDefault="006F78BB"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</w:p>
    <w:p w14:paraId="70886F41" w14:textId="77777777" w:rsidR="006F78BB" w:rsidRDefault="001E12B5"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 xml:space="preserve">(*)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482,568</w:t>
      </w:r>
      <w:r>
        <w:rPr>
          <w:rFonts w:ascii="Times New Roman" w:hint="eastAsia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428,568</w:t>
      </w:r>
      <w:r>
        <w:rPr>
          <w:rFonts w:ascii="Times New Roman" w:hint="eastAsia"/>
          <w:sz w:val="22"/>
          <w:szCs w:val="22"/>
        </w:rPr>
        <w:t>주는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전환상환우선주식의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보통주식임</w:t>
      </w:r>
      <w:r>
        <w:rPr>
          <w:rFonts w:ascii="Times New Roman" w:hint="eastAsia"/>
          <w:sz w:val="22"/>
          <w:szCs w:val="22"/>
        </w:rPr>
        <w:t>.</w:t>
      </w:r>
    </w:p>
    <w:p w14:paraId="3D2105BA" w14:textId="77777777" w:rsidR="006F78BB" w:rsidRDefault="006F78BB"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</w:p>
    <w:p w14:paraId="36E586D0" w14:textId="77777777" w:rsidR="006F78BB" w:rsidRDefault="001E12B5"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(*</w:t>
      </w:r>
      <w:r>
        <w:rPr>
          <w:rFonts w:ascii="Times New Roman"/>
          <w:sz w:val="22"/>
          <w:szCs w:val="22"/>
        </w:rPr>
        <w:t>*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전환상환우선주식의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보통주식임</w:t>
      </w:r>
      <w:r>
        <w:rPr>
          <w:rFonts w:ascii="Times New Roman" w:hint="eastAsia"/>
          <w:sz w:val="22"/>
          <w:szCs w:val="22"/>
        </w:rPr>
        <w:t>.</w:t>
      </w:r>
    </w:p>
    <w:p w14:paraId="1E71B607" w14:textId="77777777" w:rsidR="006F78BB" w:rsidRDefault="001E12B5">
      <w:pPr>
        <w:tabs>
          <w:tab w:val="left" w:pos="2550"/>
        </w:tabs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0B60E391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1</w:t>
      </w:r>
      <w:r>
        <w:rPr>
          <w:rFonts w:ascii="Times New Roman" w:hint="eastAsia"/>
          <w:b/>
          <w:sz w:val="22"/>
          <w:szCs w:val="22"/>
          <w:u w:val="single"/>
        </w:rPr>
        <w:t>.1</w:t>
      </w:r>
    </w:p>
    <w:p w14:paraId="1F06EDEC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  <w:u w:val="single"/>
        </w:rPr>
      </w:pPr>
    </w:p>
    <w:p w14:paraId="67E22BB5" w14:textId="77777777" w:rsidR="006F78BB" w:rsidRDefault="001E12B5">
      <w:pPr>
        <w:topLinePunct/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3"/>
        </w:rPr>
      </w:pPr>
      <w:r>
        <w:rPr>
          <w:rFonts w:ascii="Times New Roman" w:hint="eastAsia"/>
          <w:b/>
          <w:sz w:val="22"/>
          <w:szCs w:val="23"/>
        </w:rPr>
        <w:t>용어의</w:t>
      </w:r>
      <w:r>
        <w:rPr>
          <w:rFonts w:ascii="Times New Roman" w:hint="eastAsia"/>
          <w:b/>
          <w:sz w:val="22"/>
          <w:szCs w:val="23"/>
        </w:rPr>
        <w:t xml:space="preserve"> </w:t>
      </w:r>
      <w:r>
        <w:rPr>
          <w:rFonts w:ascii="Times New Roman" w:hint="eastAsia"/>
          <w:b/>
          <w:sz w:val="22"/>
          <w:szCs w:val="23"/>
        </w:rPr>
        <w:t>정의</w:t>
      </w:r>
    </w:p>
    <w:p w14:paraId="6AB3A8B3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5455229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근본적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진술보장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(</w:t>
      </w:r>
      <w:proofErr w:type="spellStart"/>
      <w:r>
        <w:rPr>
          <w:rFonts w:ascii="Times New Roman" w:hint="eastAsia"/>
          <w:sz w:val="22"/>
          <w:szCs w:val="22"/>
        </w:rPr>
        <w:t>i</w:t>
      </w:r>
      <w:proofErr w:type="spellEnd"/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7.1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</w:rPr>
        <w:t xml:space="preserve">2. </w:t>
      </w:r>
      <w:proofErr w:type="spellStart"/>
      <w:r>
        <w:rPr>
          <w:rFonts w:ascii="Times New Roman" w:hint="eastAsia"/>
          <w:sz w:val="22"/>
          <w:szCs w:val="22"/>
        </w:rPr>
        <w:t>대표매도인등에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</w:t>
      </w:r>
      <w:r>
        <w:rPr>
          <w:rFonts w:ascii="Times New Roman"/>
          <w:bCs/>
          <w:sz w:val="22"/>
          <w:szCs w:val="22"/>
        </w:rPr>
        <w:t>”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Cs/>
          <w:sz w:val="22"/>
          <w:szCs w:val="22"/>
        </w:rPr>
        <w:t>전부</w:t>
      </w:r>
      <w:r>
        <w:rPr>
          <w:rFonts w:ascii="Times New Roman" w:hint="eastAsia"/>
          <w:sz w:val="22"/>
          <w:szCs w:val="22"/>
        </w:rPr>
        <w:t xml:space="preserve">, (ii)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7.1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 xml:space="preserve">“2. </w:t>
      </w:r>
      <w:proofErr w:type="spellStart"/>
      <w:r>
        <w:rPr>
          <w:rFonts w:ascii="Times New Roman" w:hint="eastAsia"/>
          <w:sz w:val="22"/>
          <w:szCs w:val="22"/>
        </w:rPr>
        <w:t>대상회사등에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</w:t>
      </w:r>
      <w:r>
        <w:rPr>
          <w:rFonts w:ascii="Times New Roman"/>
          <w:bCs/>
          <w:sz w:val="22"/>
          <w:szCs w:val="22"/>
        </w:rPr>
        <w:t>”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(1)</w:t>
      </w:r>
      <w:r>
        <w:rPr>
          <w:rFonts w:ascii="Times New Roman" w:hint="eastAsia"/>
          <w:sz w:val="22"/>
          <w:szCs w:val="22"/>
        </w:rPr>
        <w:t>항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설립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존속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(3)</w:t>
      </w:r>
      <w:r>
        <w:rPr>
          <w:rFonts w:ascii="Times New Roman" w:hint="eastAsia"/>
          <w:sz w:val="22"/>
          <w:szCs w:val="22"/>
        </w:rPr>
        <w:t>항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</w:t>
      </w:r>
      <w:r>
        <w:rPr>
          <w:rFonts w:ascii="Times New Roman" w:hint="eastAsia"/>
          <w:sz w:val="22"/>
          <w:szCs w:val="22"/>
        </w:rPr>
        <w:t xml:space="preserve">),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(5)</w:t>
      </w:r>
      <w:r>
        <w:rPr>
          <w:rFonts w:ascii="Times New Roman" w:hint="eastAsia"/>
          <w:sz w:val="22"/>
          <w:szCs w:val="22"/>
        </w:rPr>
        <w:t>항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도산사유의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부존재</w:t>
      </w:r>
      <w:proofErr w:type="spellEnd"/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(8)</w:t>
      </w:r>
      <w:r>
        <w:rPr>
          <w:rFonts w:ascii="Times New Roman" w:hint="eastAsia"/>
          <w:sz w:val="22"/>
          <w:szCs w:val="22"/>
        </w:rPr>
        <w:t>항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법령준수</w:t>
      </w:r>
      <w:r>
        <w:rPr>
          <w:rFonts w:ascii="Times New Roman" w:hint="eastAsia"/>
          <w:sz w:val="22"/>
          <w:szCs w:val="22"/>
        </w:rPr>
        <w:t xml:space="preserve">), (iii)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7.2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</w:rPr>
        <w:t>기타매도인들의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전부</w:t>
      </w:r>
      <w:r>
        <w:rPr>
          <w:rFonts w:ascii="Times New Roman" w:hint="eastAsia"/>
          <w:sz w:val="22"/>
          <w:szCs w:val="22"/>
        </w:rPr>
        <w:t xml:space="preserve">, (iv) </w:t>
      </w:r>
      <w:r>
        <w:rPr>
          <w:rFonts w:ascii="Times New Roman" w:hint="eastAsia"/>
          <w:b/>
          <w:bCs/>
          <w:sz w:val="22"/>
          <w:szCs w:val="22"/>
          <w:u w:val="single"/>
        </w:rPr>
        <w:t>별지</w:t>
      </w:r>
      <w:r>
        <w:rPr>
          <w:rFonts w:ascii="Times New Roman"/>
          <w:b/>
          <w:bCs/>
          <w:sz w:val="22"/>
          <w:szCs w:val="22"/>
          <w:u w:val="single"/>
        </w:rPr>
        <w:t xml:space="preserve"> 7.3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진술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2F6DEB21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6E20A9C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기존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투자계약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재무적투자자</w:t>
      </w:r>
      <w:proofErr w:type="spellEnd"/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</w:rPr>
        <w:t>대상회사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대표매도인등과의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사이에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체결된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유효한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계약으로서</w:t>
      </w:r>
      <w:r>
        <w:rPr>
          <w:rFonts w:ascii="Times New Roman" w:hint="eastAsia"/>
          <w:sz w:val="22"/>
        </w:rPr>
        <w:t>,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b/>
          <w:bCs/>
          <w:sz w:val="22"/>
          <w:u w:val="single"/>
        </w:rPr>
        <w:t>별</w:t>
      </w:r>
      <w:r>
        <w:rPr>
          <w:rFonts w:ascii="Times New Roman" w:hint="eastAsia"/>
          <w:b/>
          <w:bCs/>
          <w:sz w:val="22"/>
          <w:u w:val="single"/>
        </w:rPr>
        <w:t>첨</w:t>
      </w:r>
      <w:r>
        <w:rPr>
          <w:rFonts w:ascii="Times New Roman" w:hint="eastAsia"/>
          <w:b/>
          <w:bCs/>
          <w:sz w:val="22"/>
          <w:u w:val="single"/>
        </w:rPr>
        <w:t xml:space="preserve"> C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총칭한다</w:t>
      </w:r>
      <w:r>
        <w:rPr>
          <w:rFonts w:ascii="Times New Roman"/>
          <w:sz w:val="22"/>
        </w:rPr>
        <w:t>.</w:t>
      </w:r>
    </w:p>
    <w:p w14:paraId="48BDD04C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4ECD458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기준일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2024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12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31</w:t>
      </w:r>
      <w:r>
        <w:rPr>
          <w:rFonts w:ascii="Times New Roman" w:hint="eastAsia"/>
          <w:sz w:val="22"/>
          <w:szCs w:val="22"/>
        </w:rPr>
        <w:t>일을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7C9AFA8C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08AD11B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기준재무제표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(</w:t>
      </w:r>
      <w:proofErr w:type="spellStart"/>
      <w:r>
        <w:rPr>
          <w:rFonts w:ascii="Times New Roman" w:hint="eastAsia"/>
          <w:sz w:val="22"/>
          <w:szCs w:val="22"/>
        </w:rPr>
        <w:t>i</w:t>
      </w:r>
      <w:proofErr w:type="spellEnd"/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기준일</w:t>
      </w:r>
      <w:r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감사</w:t>
      </w:r>
      <w:r>
        <w:rPr>
          <w:rFonts w:ascii="Times New Roman" w:hint="eastAsia"/>
          <w:sz w:val="22"/>
          <w:szCs w:val="22"/>
        </w:rPr>
        <w:t>필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재무상태표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 xml:space="preserve">(ii) </w:t>
      </w:r>
      <w:r>
        <w:rPr>
          <w:rFonts w:ascii="Times New Roman" w:hint="eastAsia"/>
          <w:sz w:val="22"/>
          <w:szCs w:val="22"/>
        </w:rPr>
        <w:t>기준일로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회계연도에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포괄손익계산서</w:t>
      </w:r>
      <w:proofErr w:type="spellEnd"/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자본변동표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연결</w:t>
      </w:r>
      <w:r>
        <w:rPr>
          <w:rFonts w:ascii="Times New Roman"/>
          <w:sz w:val="22"/>
          <w:szCs w:val="22"/>
        </w:rPr>
        <w:t>현금흐름표와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 xml:space="preserve">(iii) </w:t>
      </w:r>
      <w:r>
        <w:rPr>
          <w:rFonts w:ascii="Times New Roman" w:hint="eastAsia"/>
          <w:sz w:val="22"/>
          <w:szCs w:val="22"/>
        </w:rPr>
        <w:t>중요한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회계정책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것으로서</w:t>
      </w:r>
      <w:r>
        <w:rPr>
          <w:rFonts w:ascii="Times New Roman" w:hint="eastAsia"/>
          <w:sz w:val="22"/>
          <w:szCs w:val="22"/>
        </w:rPr>
        <w:t xml:space="preserve"> (</w:t>
      </w:r>
      <w:proofErr w:type="spellStart"/>
      <w:r>
        <w:rPr>
          <w:rFonts w:ascii="Times New Roman" w:hint="eastAsia"/>
          <w:sz w:val="22"/>
          <w:szCs w:val="22"/>
        </w:rPr>
        <w:t>i</w:t>
      </w:r>
      <w:proofErr w:type="spellEnd"/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(ii)</w:t>
      </w:r>
      <w:r>
        <w:rPr>
          <w:rFonts w:ascii="Times New Roman" w:hint="eastAsia"/>
          <w:sz w:val="22"/>
          <w:szCs w:val="22"/>
        </w:rPr>
        <w:t>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주석을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4884E993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E019467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대리인들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자문인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대리인을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0DA711C2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D60E6E3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proofErr w:type="spellStart"/>
      <w:r>
        <w:rPr>
          <w:rFonts w:ascii="Times New Roman"/>
          <w:b/>
          <w:bCs/>
          <w:sz w:val="22"/>
          <w:szCs w:val="22"/>
          <w:u w:val="single"/>
        </w:rPr>
        <w:t>대상회사등</w:t>
      </w:r>
      <w:proofErr w:type="spellEnd"/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자회사를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총칭한다</w:t>
      </w:r>
      <w:r>
        <w:rPr>
          <w:rFonts w:ascii="Times New Roman"/>
          <w:sz w:val="22"/>
          <w:szCs w:val="22"/>
        </w:rPr>
        <w:t>.</w:t>
      </w:r>
    </w:p>
    <w:p w14:paraId="69868122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814DA0E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대상회사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회계기준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기준재무제표를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작성함에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적용한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동일한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회계처리방식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정책을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관련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방식이나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정책이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한국채택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국제회계기준</w:t>
      </w:r>
      <w:r>
        <w:rPr>
          <w:rFonts w:ascii="Times New Roman" w:hint="eastAsia"/>
          <w:sz w:val="22"/>
          <w:szCs w:val="22"/>
        </w:rPr>
        <w:t>(K-IFRS)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02FE29B9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B93617E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법규</w:t>
      </w:r>
      <w:r>
        <w:rPr>
          <w:rFonts w:ascii="Times New Roman"/>
          <w:sz w:val="22"/>
          <w:szCs w:val="22"/>
        </w:rPr>
        <w:t>”, “</w:t>
      </w:r>
      <w:r>
        <w:rPr>
          <w:rFonts w:ascii="Times New Roman"/>
          <w:b/>
          <w:sz w:val="22"/>
          <w:szCs w:val="22"/>
          <w:u w:val="single"/>
        </w:rPr>
        <w:t>법령</w:t>
      </w:r>
      <w:r>
        <w:rPr>
          <w:rFonts w:ascii="Times New Roman"/>
          <w:sz w:val="22"/>
          <w:szCs w:val="22"/>
        </w:rPr>
        <w:t xml:space="preserve">”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b/>
          <w:sz w:val="22"/>
          <w:szCs w:val="22"/>
          <w:u w:val="single"/>
        </w:rPr>
        <w:t>법률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/>
          <w:sz w:val="22"/>
          <w:szCs w:val="22"/>
        </w:rPr>
        <w:t>대한민국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외국의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헌법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법률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규칙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법규적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효력이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규범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정부기관의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구속력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조치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법원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중재기관의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결정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처분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중재판정을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</w:p>
    <w:p w14:paraId="100FFCF7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0684035" w14:textId="401AD10D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 w:hint="eastAsia"/>
          <w:b/>
          <w:sz w:val="22"/>
          <w:szCs w:val="22"/>
          <w:u w:val="single"/>
        </w:rPr>
        <w:t>보통주</w:t>
      </w:r>
      <w:proofErr w:type="spellEnd"/>
      <w:r>
        <w:rPr>
          <w:rFonts w:ascii="Times New Roman" w:hint="eastAsia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개인</w:t>
      </w:r>
      <w:r>
        <w:rPr>
          <w:rFonts w:ascii="Times New Roman" w:hint="eastAsia"/>
          <w:b/>
          <w:sz w:val="22"/>
          <w:szCs w:val="22"/>
          <w:u w:val="single"/>
        </w:rPr>
        <w:t xml:space="preserve">) </w:t>
      </w:r>
      <w:r>
        <w:rPr>
          <w:rFonts w:ascii="Times New Roman" w:hint="eastAsia"/>
          <w:b/>
          <w:sz w:val="22"/>
          <w:szCs w:val="22"/>
          <w:u w:val="single"/>
        </w:rPr>
        <w:t>주식매매계약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 w:rsidR="00423DA0">
        <w:rPr>
          <w:rFonts w:ascii="Times New Roman" w:hint="eastAsia"/>
          <w:sz w:val="22"/>
          <w:szCs w:val="22"/>
        </w:rPr>
        <w:t xml:space="preserve"> </w:t>
      </w:r>
      <w:r w:rsidR="00423DA0">
        <w:rPr>
          <w:rFonts w:ascii="Times New Roman" w:hint="eastAsia"/>
          <w:sz w:val="22"/>
          <w:szCs w:val="22"/>
        </w:rPr>
        <w:t>이후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개인주주들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매도인들은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</w:t>
      </w:r>
      <w:r w:rsidR="004259E2">
        <w:rPr>
          <w:rFonts w:ascii="Times New Roman" w:hint="eastAsia"/>
          <w:sz w:val="22"/>
          <w:szCs w:val="22"/>
        </w:rPr>
        <w:t>될</w:t>
      </w:r>
      <w:r w:rsidR="004259E2">
        <w:rPr>
          <w:rFonts w:ascii="Times New Roman" w:hint="eastAsia"/>
          <w:sz w:val="22"/>
          <w:szCs w:val="22"/>
        </w:rPr>
        <w:t xml:space="preserve"> </w:t>
      </w:r>
      <w:r w:rsidR="004259E2">
        <w:rPr>
          <w:rFonts w:ascii="Times New Roman" w:hint="eastAsia"/>
          <w:sz w:val="22"/>
          <w:szCs w:val="22"/>
        </w:rPr>
        <w:t>예정인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</w:t>
      </w:r>
      <w:r>
        <w:rPr>
          <w:rFonts w:ascii="Times New Roman" w:hint="eastAsia"/>
          <w:sz w:val="22"/>
          <w:szCs w:val="22"/>
        </w:rPr>
        <w:lastRenderedPageBreak/>
        <w:t>계약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들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으로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개인주주들이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 w:rsidR="004259E2">
        <w:rPr>
          <w:rFonts w:ascii="Times New Roman" w:hint="eastAsia"/>
          <w:sz w:val="22"/>
          <w:szCs w:val="22"/>
        </w:rPr>
        <w:t>최대</w:t>
      </w:r>
      <w:r>
        <w:rPr>
          <w:rFonts w:ascii="Times New Roman" w:hint="eastAsia"/>
          <w:sz w:val="22"/>
          <w:szCs w:val="22"/>
        </w:rPr>
        <w:t xml:space="preserve"> </w:t>
      </w:r>
      <w:r w:rsidR="00F37330">
        <w:rPr>
          <w:rFonts w:ascii="Times New Roman" w:hint="eastAsia"/>
          <w:sz w:val="22"/>
          <w:szCs w:val="22"/>
        </w:rPr>
        <w:t>14,550</w:t>
      </w:r>
      <w:r>
        <w:rPr>
          <w:rFonts w:ascii="Times New Roman" w:hint="eastAsia"/>
          <w:sz w:val="22"/>
          <w:szCs w:val="22"/>
        </w:rPr>
        <w:t>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총칭한다</w:t>
      </w:r>
      <w:r>
        <w:rPr>
          <w:rFonts w:ascii="Times New Roman" w:hint="eastAsia"/>
          <w:sz w:val="22"/>
          <w:szCs w:val="22"/>
        </w:rPr>
        <w:t>.</w:t>
      </w:r>
    </w:p>
    <w:p w14:paraId="4A741F19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3D9E6DC" w14:textId="2749C15D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 w:hint="eastAsia"/>
          <w:b/>
          <w:sz w:val="22"/>
          <w:szCs w:val="22"/>
          <w:u w:val="single"/>
        </w:rPr>
        <w:t>보통주</w:t>
      </w:r>
      <w:proofErr w:type="spellEnd"/>
      <w:r>
        <w:rPr>
          <w:rFonts w:ascii="Times New Roman" w:hint="eastAsia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기관</w:t>
      </w:r>
      <w:r>
        <w:rPr>
          <w:rFonts w:ascii="Times New Roman" w:hint="eastAsia"/>
          <w:b/>
          <w:sz w:val="22"/>
          <w:szCs w:val="22"/>
          <w:u w:val="single"/>
        </w:rPr>
        <w:t xml:space="preserve">) </w:t>
      </w:r>
      <w:r>
        <w:rPr>
          <w:rFonts w:ascii="Times New Roman" w:hint="eastAsia"/>
          <w:b/>
          <w:sz w:val="22"/>
          <w:szCs w:val="22"/>
          <w:u w:val="single"/>
        </w:rPr>
        <w:t>주식매매계약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 w:rsidR="004259E2">
        <w:rPr>
          <w:rFonts w:ascii="Times New Roman" w:hint="eastAsia"/>
          <w:sz w:val="22"/>
          <w:szCs w:val="22"/>
        </w:rPr>
        <w:t xml:space="preserve"> </w:t>
      </w:r>
      <w:r w:rsidR="004259E2">
        <w:rPr>
          <w:rFonts w:ascii="Times New Roman" w:hint="eastAsia"/>
          <w:sz w:val="22"/>
          <w:szCs w:val="22"/>
        </w:rPr>
        <w:t>이후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조합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펀드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형태의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주주들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</w:rPr>
        <w:t>기관주주들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</w:t>
      </w:r>
      <w:r w:rsidR="004259E2">
        <w:rPr>
          <w:rFonts w:ascii="Times New Roman" w:hint="eastAsia"/>
          <w:sz w:val="22"/>
          <w:szCs w:val="22"/>
        </w:rPr>
        <w:t>될</w:t>
      </w:r>
      <w:r w:rsidR="004259E2">
        <w:rPr>
          <w:rFonts w:ascii="Times New Roman" w:hint="eastAsia"/>
          <w:sz w:val="22"/>
          <w:szCs w:val="22"/>
        </w:rPr>
        <w:t xml:space="preserve"> </w:t>
      </w:r>
      <w:r w:rsidR="004259E2">
        <w:rPr>
          <w:rFonts w:ascii="Times New Roman" w:hint="eastAsia"/>
          <w:sz w:val="22"/>
          <w:szCs w:val="22"/>
        </w:rPr>
        <w:t>예정인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들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으로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기관주주들이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</w:t>
      </w:r>
      <w:r>
        <w:rPr>
          <w:rFonts w:ascii="Times New Roman" w:hint="eastAsia"/>
          <w:sz w:val="22"/>
          <w:szCs w:val="22"/>
        </w:rPr>
        <w:t xml:space="preserve"> </w:t>
      </w:r>
      <w:r w:rsidRPr="006E2777">
        <w:rPr>
          <w:rFonts w:ascii="Times New Roman"/>
          <w:sz w:val="22"/>
          <w:szCs w:val="22"/>
        </w:rPr>
        <w:t>984,660</w:t>
      </w:r>
      <w:r>
        <w:rPr>
          <w:rFonts w:ascii="Times New Roman" w:hint="eastAsia"/>
          <w:sz w:val="22"/>
          <w:szCs w:val="22"/>
        </w:rPr>
        <w:t>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매도하고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총칭한다</w:t>
      </w:r>
      <w:r>
        <w:rPr>
          <w:rFonts w:ascii="Times New Roman" w:hint="eastAsia"/>
          <w:sz w:val="22"/>
          <w:szCs w:val="22"/>
        </w:rPr>
        <w:t>.</w:t>
      </w:r>
    </w:p>
    <w:p w14:paraId="3248A4D1" w14:textId="47B149BC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7E7A23F" w14:textId="2D120D21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본건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우선주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주식매매계약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 w:rsidR="004259E2">
        <w:rPr>
          <w:rFonts w:ascii="Times New Roman" w:hint="eastAsia"/>
          <w:sz w:val="22"/>
          <w:szCs w:val="22"/>
        </w:rPr>
        <w:t xml:space="preserve"> </w:t>
      </w:r>
      <w:r w:rsidR="004259E2">
        <w:rPr>
          <w:rFonts w:ascii="Times New Roman" w:hint="eastAsia"/>
          <w:sz w:val="22"/>
          <w:szCs w:val="22"/>
        </w:rPr>
        <w:t>이후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우선주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 w:rsidR="004259E2">
        <w:rPr>
          <w:rFonts w:ascii="Times New Roman" w:hint="eastAsia"/>
          <w:sz w:val="22"/>
          <w:szCs w:val="22"/>
        </w:rPr>
        <w:t>될</w:t>
      </w:r>
      <w:r w:rsidR="004259E2">
        <w:rPr>
          <w:rFonts w:ascii="Times New Roman" w:hint="eastAsia"/>
          <w:sz w:val="22"/>
          <w:szCs w:val="22"/>
        </w:rPr>
        <w:t xml:space="preserve"> </w:t>
      </w:r>
      <w:r w:rsidR="004259E2">
        <w:rPr>
          <w:rFonts w:ascii="Times New Roman" w:hint="eastAsia"/>
          <w:sz w:val="22"/>
          <w:szCs w:val="22"/>
        </w:rPr>
        <w:t>예정인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주식매매계약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들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으로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우선주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</w:t>
      </w:r>
      <w:r>
        <w:rPr>
          <w:rFonts w:ascii="Times New Roman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보통주식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[482,568]</w:t>
      </w:r>
      <w:r>
        <w:rPr>
          <w:rFonts w:ascii="Times New Roman" w:hint="eastAsia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[1,250,100]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[450,000]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[124,998]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4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[124,998]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5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[360,000]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6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  <w:highlight w:val="yellow"/>
        </w:rPr>
        <w:t>[190,104]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매수하기로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</w:t>
      </w:r>
      <w:r>
        <w:rPr>
          <w:rFonts w:ascii="Times New Roman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</w:p>
    <w:p w14:paraId="7C4806D3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23AD8D7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우선주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주주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재무적투자자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전환상환우선주식을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569DAA9D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9A72246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본건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지분</w:t>
      </w:r>
      <w:r>
        <w:rPr>
          <w:rFonts w:ascii="Times New Roman" w:hint="eastAsia"/>
          <w:sz w:val="22"/>
          <w:szCs w:val="22"/>
        </w:rPr>
        <w:t xml:space="preserve"> 100%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미국법인으로서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MPNICS-USA, LLC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1BDABE16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1BAFFC6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본건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/>
          <w:b/>
          <w:sz w:val="22"/>
          <w:szCs w:val="22"/>
          <w:u w:val="single"/>
        </w:rPr>
        <w:t>재무적투자자</w:t>
      </w:r>
      <w:proofErr w:type="spellEnd"/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별</w:t>
      </w:r>
      <w:r>
        <w:rPr>
          <w:rFonts w:ascii="Times New Roman" w:hint="eastAsia"/>
          <w:b/>
          <w:bCs/>
          <w:sz w:val="22"/>
          <w:szCs w:val="22"/>
          <w:u w:val="single"/>
        </w:rPr>
        <w:t>첨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C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기재된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자들로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별</w:t>
      </w:r>
      <w:r>
        <w:rPr>
          <w:rFonts w:ascii="Times New Roman" w:hint="eastAsia"/>
          <w:b/>
          <w:bCs/>
          <w:sz w:val="22"/>
          <w:szCs w:val="22"/>
          <w:u w:val="single"/>
        </w:rPr>
        <w:t>첨</w:t>
      </w:r>
      <w:r>
        <w:rPr>
          <w:rFonts w:ascii="Times New Roman" w:hint="eastAsia"/>
          <w:b/>
          <w:bCs/>
          <w:sz w:val="22"/>
          <w:szCs w:val="22"/>
          <w:u w:val="single"/>
        </w:rPr>
        <w:t xml:space="preserve"> C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기재와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같이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주주들을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총칭한다</w:t>
      </w:r>
      <w:r>
        <w:rPr>
          <w:rFonts w:ascii="Times New Roman"/>
          <w:sz w:val="22"/>
          <w:szCs w:val="22"/>
        </w:rPr>
        <w:t xml:space="preserve">. </w:t>
      </w:r>
    </w:p>
    <w:p w14:paraId="6DF32818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4560067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부채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채무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의무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책임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직접적인지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간접적인지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알려져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확정적인지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우발적인지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발생하였는지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변제기가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도래하였는지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회계기준상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부채로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인식되어야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여부를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불문한다</w:t>
      </w:r>
      <w:r>
        <w:rPr>
          <w:rFonts w:ascii="Times New Roman" w:hint="eastAsia"/>
          <w:sz w:val="22"/>
          <w:szCs w:val="22"/>
        </w:rPr>
        <w:t>.</w:t>
      </w:r>
    </w:p>
    <w:p w14:paraId="125A479D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C79FD7F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사람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법인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비법인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사단이나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아래에서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정의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5EFEB219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C03556D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lastRenderedPageBreak/>
        <w:t>“</w:t>
      </w:r>
      <w:r>
        <w:rPr>
          <w:rFonts w:ascii="Times New Roman"/>
          <w:b/>
          <w:sz w:val="22"/>
          <w:szCs w:val="22"/>
          <w:u w:val="single"/>
        </w:rPr>
        <w:t>소송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진행중인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신청절차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재판상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화해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중재절차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행정심판절차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청문절차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수사절차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절차를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56F12976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CD07F3C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손해</w:t>
      </w:r>
      <w:r>
        <w:rPr>
          <w:rFonts w:ascii="Times New Roman"/>
          <w:sz w:val="22"/>
          <w:szCs w:val="22"/>
        </w:rPr>
        <w:t xml:space="preserve">”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b/>
          <w:bCs/>
          <w:sz w:val="22"/>
          <w:szCs w:val="22"/>
          <w:u w:val="single"/>
        </w:rPr>
        <w:t>손해액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성격이든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책임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청구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손실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벌금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비용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화해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판결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판정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청구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소송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지출과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경비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변호사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비용을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포함하나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한정되지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않음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의미힌다</w:t>
      </w:r>
      <w:proofErr w:type="spellEnd"/>
      <w:r>
        <w:rPr>
          <w:rFonts w:ascii="Times New Roman" w:hint="eastAsia"/>
          <w:sz w:val="22"/>
          <w:szCs w:val="22"/>
        </w:rPr>
        <w:t>.</w:t>
      </w:r>
    </w:p>
    <w:p w14:paraId="65AE2C29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5E11B66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아는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알고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있는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사람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특정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사람이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등기이사급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이상의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실제로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업무와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합리적인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주의의무를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하였다면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의미하며</w:t>
      </w:r>
      <w:r>
        <w:rPr>
          <w:rFonts w:ascii="Times New Roman" w:hint="eastAsia"/>
          <w:sz w:val="22"/>
          <w:szCs w:val="22"/>
        </w:rPr>
        <w:t xml:space="preserve">, </w:t>
      </w:r>
      <w:proofErr w:type="spellStart"/>
      <w:r>
        <w:rPr>
          <w:rFonts w:ascii="Times New Roman" w:hint="eastAsia"/>
          <w:sz w:val="22"/>
          <w:szCs w:val="22"/>
        </w:rPr>
        <w:t>대상회사등에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사실의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미등기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이사급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이상의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임원이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실제로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업무와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주의의무를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하였다면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있었던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1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알고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본다</w:t>
      </w:r>
      <w:r>
        <w:rPr>
          <w:rFonts w:ascii="Times New Roman" w:hint="eastAsia"/>
          <w:sz w:val="22"/>
          <w:szCs w:val="22"/>
        </w:rPr>
        <w:t xml:space="preserve">. </w:t>
      </w:r>
    </w:p>
    <w:p w14:paraId="07E51796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AC68ECF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영업일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시중은행이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개점한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대한민국의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토요일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일요일이나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공휴일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은행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점포만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2E6199AE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71517310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우려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원인이나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문제들이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제기되었거나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원인이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기초사실이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알려졌을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</w:p>
    <w:p w14:paraId="5CB81842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D87881A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손자회사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간접적으로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지배하는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회사를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737D050A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E37484C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정부기관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국내외의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입법기관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행정기관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사법기관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기능을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위임받거나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준하는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자연인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법인이나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단체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기관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주체</w:t>
      </w:r>
      <w:r>
        <w:rPr>
          <w:rFonts w:ascii="Times New Roman"/>
          <w:bCs/>
          <w:sz w:val="22"/>
          <w:szCs w:val="22"/>
        </w:rPr>
        <w:t>(</w:t>
      </w:r>
      <w:r>
        <w:rPr>
          <w:rFonts w:ascii="Times New Roman"/>
          <w:bCs/>
          <w:sz w:val="22"/>
          <w:szCs w:val="22"/>
        </w:rPr>
        <w:t>중재기관</w:t>
      </w:r>
      <w:r>
        <w:rPr>
          <w:rFonts w:ascii="Times New Roman"/>
          <w:bCs/>
          <w:sz w:val="22"/>
          <w:szCs w:val="22"/>
        </w:rPr>
        <w:t xml:space="preserve">, </w:t>
      </w:r>
      <w:r>
        <w:rPr>
          <w:rFonts w:ascii="Times New Roman"/>
          <w:bCs/>
          <w:sz w:val="22"/>
          <w:szCs w:val="22"/>
        </w:rPr>
        <w:t>한국거래소</w:t>
      </w:r>
      <w:r>
        <w:rPr>
          <w:rFonts w:ascii="Times New Roman"/>
          <w:bCs/>
          <w:sz w:val="22"/>
          <w:szCs w:val="22"/>
        </w:rPr>
        <w:t xml:space="preserve"> </w:t>
      </w:r>
      <w:r>
        <w:rPr>
          <w:rFonts w:ascii="Times New Roman"/>
          <w:bCs/>
          <w:sz w:val="22"/>
          <w:szCs w:val="22"/>
        </w:rPr>
        <w:t>등을</w:t>
      </w:r>
      <w:r>
        <w:rPr>
          <w:rFonts w:ascii="Times New Roman"/>
          <w:bCs/>
          <w:sz w:val="22"/>
          <w:szCs w:val="22"/>
        </w:rPr>
        <w:t xml:space="preserve"> </w:t>
      </w:r>
      <w:r>
        <w:rPr>
          <w:rFonts w:ascii="Times New Roman"/>
          <w:bCs/>
          <w:sz w:val="22"/>
          <w:szCs w:val="22"/>
        </w:rPr>
        <w:t>포함</w:t>
      </w:r>
      <w:r>
        <w:rPr>
          <w:rFonts w:ascii="Times New Roman"/>
          <w:bCs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49DD423B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842BB3B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정부인허가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동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허가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인가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면허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승인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등록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허락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정부기관에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신고를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4315B28E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26FCF8C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lastRenderedPageBreak/>
        <w:t>“</w:t>
      </w:r>
      <w:r>
        <w:rPr>
          <w:rFonts w:ascii="Times New Roman"/>
          <w:b/>
          <w:bCs/>
          <w:sz w:val="22"/>
          <w:szCs w:val="22"/>
          <w:u w:val="single"/>
        </w:rPr>
        <w:t>정부명령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정부기관의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사법적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행정적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판결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판정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재결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명령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처분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결정을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0679FF29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13E7E72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제한부담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/>
          <w:sz w:val="22"/>
          <w:szCs w:val="22"/>
        </w:rPr>
        <w:t>저당권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질권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유치권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양도담보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매도담보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가등기담보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담보권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전세권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임대차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지상권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지역권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수익권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압류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가압류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가처분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추심</w:t>
      </w:r>
      <w:r>
        <w:rPr>
          <w:rFonts w:ascii="Times New Roman"/>
          <w:sz w:val="22"/>
          <w:szCs w:val="22"/>
        </w:rPr>
        <w:t>·</w:t>
      </w:r>
      <w:r>
        <w:rPr>
          <w:rFonts w:ascii="Times New Roman"/>
          <w:sz w:val="22"/>
          <w:szCs w:val="22"/>
        </w:rPr>
        <w:t>전부명령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체납처분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집행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보전처분</w:t>
      </w:r>
      <w:r>
        <w:rPr>
          <w:rFonts w:ascii="Times New Roman"/>
          <w:sz w:val="22"/>
          <w:szCs w:val="22"/>
        </w:rPr>
        <w:t xml:space="preserve">, (iv) </w:t>
      </w:r>
      <w:r>
        <w:rPr>
          <w:rFonts w:ascii="Times New Roman"/>
          <w:sz w:val="22"/>
          <w:szCs w:val="22"/>
        </w:rPr>
        <w:t>취득시효의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완성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선의취득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수용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권리취득사유</w:t>
      </w:r>
      <w:r>
        <w:rPr>
          <w:rFonts w:ascii="Times New Roman"/>
          <w:sz w:val="22"/>
          <w:szCs w:val="22"/>
        </w:rPr>
        <w:t xml:space="preserve">, (v) </w:t>
      </w:r>
      <w:r>
        <w:rPr>
          <w:rFonts w:ascii="Times New Roman"/>
          <w:sz w:val="22"/>
          <w:szCs w:val="22"/>
        </w:rPr>
        <w:t>조건부매매계약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/>
          <w:sz w:val="22"/>
          <w:szCs w:val="22"/>
        </w:rPr>
        <w:t>소유권유보부매매계약</w:t>
      </w:r>
      <w:proofErr w:type="spellEnd"/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부동산담보신탁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신탁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</w:t>
      </w:r>
      <w:r>
        <w:rPr>
          <w:rFonts w:ascii="Times New Roman"/>
          <w:sz w:val="22"/>
          <w:szCs w:val="22"/>
        </w:rPr>
        <w:t xml:space="preserve">, (vi)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처분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발생원인을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물건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수익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처분권에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제한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제약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</w:p>
    <w:p w14:paraId="258597E2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12082FC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조세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시점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방법을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불문하고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원천징수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세액공제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방법으로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부과되었는지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여부를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불문함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정부기관이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부과하거나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정부기관에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납부하는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국세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지방세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관세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종류의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세금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국민건강보험료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고용보험료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국민연금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산재보험료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사회보장적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납부금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일체의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공과금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부담금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가산세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가산금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추징금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과징금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원천징수세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과태료</w:t>
      </w:r>
      <w:r>
        <w:rPr>
          <w:rFonts w:ascii="Times New Roman" w:hint="eastAsia"/>
          <w:sz w:val="22"/>
          <w:szCs w:val="22"/>
        </w:rPr>
        <w:t xml:space="preserve">, </w:t>
      </w:r>
      <w:proofErr w:type="spellStart"/>
      <w:r>
        <w:rPr>
          <w:rFonts w:ascii="Times New Roman" w:hint="eastAsia"/>
          <w:sz w:val="22"/>
          <w:szCs w:val="22"/>
        </w:rPr>
        <w:t>부가금</w:t>
      </w:r>
      <w:proofErr w:type="spellEnd"/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이자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벌금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위약금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274DB4C5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B1CBE62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pacing w:val="3"/>
          <w:sz w:val="22"/>
          <w:szCs w:val="22"/>
        </w:rPr>
        <w:t>“</w:t>
      </w:r>
      <w:r>
        <w:rPr>
          <w:rFonts w:ascii="Times New Roman"/>
          <w:b/>
          <w:spacing w:val="3"/>
          <w:sz w:val="22"/>
          <w:szCs w:val="22"/>
          <w:u w:val="single"/>
        </w:rPr>
        <w:t>중대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하게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(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한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)</w:t>
      </w:r>
      <w:r>
        <w:rPr>
          <w:rFonts w:ascii="Times New Roman"/>
          <w:b/>
          <w:spacing w:val="3"/>
          <w:sz w:val="22"/>
          <w:szCs w:val="22"/>
          <w:u w:val="single"/>
        </w:rPr>
        <w:t xml:space="preserve"> </w:t>
      </w:r>
      <w:r>
        <w:rPr>
          <w:rFonts w:ascii="Times New Roman"/>
          <w:b/>
          <w:spacing w:val="3"/>
          <w:sz w:val="22"/>
          <w:szCs w:val="22"/>
          <w:u w:val="single"/>
        </w:rPr>
        <w:t>부정적</w:t>
      </w:r>
      <w:r>
        <w:rPr>
          <w:rFonts w:ascii="Times New Roman" w:hint="eastAsia"/>
          <w:b/>
          <w:spacing w:val="3"/>
          <w:sz w:val="22"/>
          <w:szCs w:val="22"/>
          <w:u w:val="single"/>
        </w:rPr>
        <w:t>인</w:t>
      </w:r>
      <w:r>
        <w:rPr>
          <w:rFonts w:ascii="Times New Roman"/>
          <w:b/>
          <w:spacing w:val="3"/>
          <w:sz w:val="22"/>
          <w:szCs w:val="22"/>
          <w:u w:val="single"/>
        </w:rPr>
        <w:t xml:space="preserve"> </w:t>
      </w:r>
      <w:r>
        <w:rPr>
          <w:rFonts w:ascii="Times New Roman"/>
          <w:b/>
          <w:spacing w:val="3"/>
          <w:sz w:val="22"/>
          <w:szCs w:val="22"/>
          <w:u w:val="single"/>
        </w:rPr>
        <w:t>변경</w:t>
      </w:r>
      <w:r>
        <w:rPr>
          <w:rFonts w:ascii="Times New Roman"/>
          <w:b/>
          <w:spacing w:val="3"/>
          <w:sz w:val="22"/>
          <w:szCs w:val="22"/>
          <w:u w:val="single"/>
        </w:rPr>
        <w:t>(</w:t>
      </w:r>
      <w:r>
        <w:rPr>
          <w:rFonts w:ascii="Times New Roman"/>
          <w:b/>
          <w:spacing w:val="3"/>
          <w:sz w:val="22"/>
          <w:szCs w:val="22"/>
          <w:u w:val="single"/>
        </w:rPr>
        <w:t>영향</w:t>
      </w:r>
      <w:r>
        <w:rPr>
          <w:rFonts w:ascii="Times New Roman"/>
          <w:b/>
          <w:spacing w:val="3"/>
          <w:sz w:val="22"/>
          <w:szCs w:val="22"/>
          <w:u w:val="single"/>
        </w:rPr>
        <w:t>)</w:t>
      </w:r>
      <w:r>
        <w:rPr>
          <w:rFonts w:ascii="Times New Roman"/>
          <w:spacing w:val="3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개별적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전체적으로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판단하여</w:t>
      </w:r>
      <w:r>
        <w:rPr>
          <w:rFonts w:ascii="Times New Roman"/>
          <w:sz w:val="22"/>
          <w:szCs w:val="22"/>
        </w:rPr>
        <w:t>,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현저히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곤란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불가능하게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금지되거나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위법하게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되거나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조건을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변경시키거나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부정적인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가져오거나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합리적으로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사건진행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환경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사건을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의미하며</w:t>
      </w:r>
      <w:r>
        <w:rPr>
          <w:rFonts w:ascii="Times New Roman"/>
          <w:sz w:val="22"/>
          <w:szCs w:val="22"/>
        </w:rPr>
        <w:t xml:space="preserve">, (ii)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등과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인허가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운영성과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재무상태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영업상태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중대하게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부정적인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가져오거나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가져올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합리적으로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예상되는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사건진행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환경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조건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사건을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다만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다음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다음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직간접적으로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기인하는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부정적인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중대한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부정적인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여부를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결정함에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고려되지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 xml:space="preserve">: (a) </w:t>
      </w:r>
      <w:r>
        <w:rPr>
          <w:rFonts w:ascii="Times New Roman" w:hint="eastAsia"/>
          <w:sz w:val="22"/>
          <w:szCs w:val="22"/>
        </w:rPr>
        <w:t>전쟁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천재지변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테러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내전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자연재해</w:t>
      </w:r>
      <w:r>
        <w:rPr>
          <w:rFonts w:ascii="Times New Roman" w:hint="eastAsia"/>
          <w:sz w:val="22"/>
          <w:szCs w:val="22"/>
        </w:rPr>
        <w:t xml:space="preserve">, (b) </w:t>
      </w:r>
      <w:r>
        <w:rPr>
          <w:rFonts w:ascii="Times New Roman" w:hint="eastAsia"/>
          <w:sz w:val="22"/>
          <w:szCs w:val="22"/>
        </w:rPr>
        <w:t>법령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일반적으로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인정되는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회계원칙이나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회계기준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각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해석의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>, (</w:t>
      </w:r>
      <w:r>
        <w:rPr>
          <w:rFonts w:ascii="Times New Roman"/>
          <w:sz w:val="22"/>
          <w:szCs w:val="22"/>
        </w:rPr>
        <w:t>c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계약이나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협상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체결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발표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보도나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계약에서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예정한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조치나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의무의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이행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변화</w:t>
      </w:r>
      <w:r>
        <w:rPr>
          <w:rFonts w:ascii="Times New Roman" w:hint="eastAsia"/>
          <w:sz w:val="22"/>
          <w:szCs w:val="22"/>
        </w:rPr>
        <w:t>, (</w:t>
      </w:r>
      <w:r>
        <w:rPr>
          <w:rFonts w:ascii="Times New Roman"/>
          <w:sz w:val="22"/>
          <w:szCs w:val="22"/>
        </w:rPr>
        <w:t>d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lastRenderedPageBreak/>
        <w:t>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조치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받거나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요청에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(</w:t>
      </w:r>
      <w:r>
        <w:rPr>
          <w:rFonts w:ascii="Times New Roman"/>
          <w:sz w:val="22"/>
          <w:szCs w:val="22"/>
        </w:rPr>
        <w:t>e</w:t>
      </w:r>
      <w:r>
        <w:rPr>
          <w:rFonts w:ascii="Times New Roman" w:hint="eastAsia"/>
          <w:sz w:val="22"/>
          <w:szCs w:val="22"/>
        </w:rPr>
        <w:t xml:space="preserve">) </w:t>
      </w:r>
      <w:proofErr w:type="spellStart"/>
      <w:r>
        <w:rPr>
          <w:rFonts w:ascii="Times New Roman" w:hint="eastAsia"/>
          <w:sz w:val="22"/>
          <w:szCs w:val="22"/>
        </w:rPr>
        <w:t>대표매도인등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대상회사등이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거래종결일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치유하는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사항</w:t>
      </w:r>
      <w:r>
        <w:rPr>
          <w:rFonts w:ascii="Times New Roman" w:hint="eastAsia"/>
          <w:sz w:val="22"/>
          <w:szCs w:val="22"/>
        </w:rPr>
        <w:t>.</w:t>
      </w:r>
    </w:p>
    <w:p w14:paraId="48C0A71E" w14:textId="77777777" w:rsidR="006F78BB" w:rsidRDefault="006F78BB">
      <w:pPr>
        <w:kinsoku w:val="0"/>
        <w:spacing w:line="360" w:lineRule="auto"/>
        <w:rPr>
          <w:rFonts w:ascii="Times New Roman"/>
          <w:sz w:val="22"/>
          <w:szCs w:val="22"/>
        </w:rPr>
      </w:pPr>
    </w:p>
    <w:p w14:paraId="21D80AEF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중요계약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부채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재무상태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계약으로서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계약뿐만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포함한다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 w:hint="eastAsia"/>
          <w:sz w:val="22"/>
          <w:szCs w:val="22"/>
        </w:rPr>
        <w:t xml:space="preserve"> </w:t>
      </w:r>
    </w:p>
    <w:p w14:paraId="389CBAC6" w14:textId="288E6C8D" w:rsidR="006F78BB" w:rsidRPr="006E2777" w:rsidRDefault="006F78BB" w:rsidP="006E2777">
      <w:pPr>
        <w:spacing w:before="0" w:after="80" w:line="360" w:lineRule="auto"/>
        <w:rPr>
          <w:rFonts w:ascii="Times New Roman"/>
          <w:color w:val="000000"/>
          <w:kern w:val="2"/>
          <w:sz w:val="22"/>
          <w:szCs w:val="22"/>
        </w:rPr>
      </w:pPr>
    </w:p>
    <w:p w14:paraId="6FB609D4" w14:textId="77777777" w:rsidR="006F78BB" w:rsidRDefault="001E12B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</w:rPr>
        <w:t>(</w:t>
      </w:r>
      <w:proofErr w:type="spellStart"/>
      <w:r>
        <w:rPr>
          <w:rFonts w:ascii="Times New Roman" w:hint="eastAsia"/>
          <w:color w:val="000000"/>
          <w:kern w:val="2"/>
          <w:sz w:val="22"/>
          <w:szCs w:val="22"/>
        </w:rPr>
        <w:t>i</w:t>
      </w:r>
      <w:proofErr w:type="spellEnd"/>
      <w:r>
        <w:rPr>
          <w:rFonts w:ascii="Times New Roman" w:hint="eastAsia"/>
          <w:color w:val="000000"/>
          <w:kern w:val="2"/>
          <w:sz w:val="22"/>
          <w:szCs w:val="22"/>
        </w:rPr>
        <w:t xml:space="preserve">) </w:t>
      </w:r>
      <w:r>
        <w:rPr>
          <w:rFonts w:ascii="Times New Roman" w:hint="eastAsia"/>
          <w:color w:val="000000"/>
          <w:kern w:val="2"/>
          <w:sz w:val="22"/>
          <w:szCs w:val="22"/>
        </w:rPr>
        <w:t>본건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자회사와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Coherent, Inc. </w:t>
      </w:r>
      <w:r>
        <w:rPr>
          <w:rFonts w:ascii="Times New Roman" w:hint="eastAsia"/>
          <w:color w:val="000000"/>
          <w:kern w:val="2"/>
          <w:sz w:val="22"/>
          <w:szCs w:val="22"/>
        </w:rPr>
        <w:t>사이에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체결된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VMI(Vendor Managed Inventory) </w:t>
      </w:r>
      <w:r>
        <w:rPr>
          <w:rFonts w:ascii="Times New Roman" w:hint="eastAsia"/>
          <w:color w:val="000000"/>
          <w:kern w:val="2"/>
          <w:sz w:val="22"/>
          <w:szCs w:val="22"/>
        </w:rPr>
        <w:t>계약</w:t>
      </w:r>
      <w:r>
        <w:rPr>
          <w:rFonts w:ascii="Times New Roman" w:hint="eastAsia"/>
          <w:color w:val="000000"/>
          <w:kern w:val="2"/>
          <w:sz w:val="22"/>
          <w:szCs w:val="22"/>
        </w:rPr>
        <w:t>(</w:t>
      </w:r>
      <w:r>
        <w:rPr>
          <w:rFonts w:ascii="Times New Roman" w:hint="eastAsia"/>
          <w:color w:val="000000"/>
          <w:kern w:val="2"/>
          <w:sz w:val="22"/>
          <w:szCs w:val="22"/>
        </w:rPr>
        <w:t>이후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변경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수정된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포함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) </w:t>
      </w:r>
      <w:r>
        <w:rPr>
          <w:rFonts w:ascii="Times New Roman" w:hint="eastAsia"/>
          <w:color w:val="000000"/>
          <w:kern w:val="2"/>
          <w:sz w:val="22"/>
          <w:szCs w:val="22"/>
        </w:rPr>
        <w:t>및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동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따라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적용되는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Coherent </w:t>
      </w:r>
      <w:r>
        <w:rPr>
          <w:rFonts w:ascii="Times New Roman"/>
          <w:color w:val="000000"/>
          <w:kern w:val="2"/>
          <w:sz w:val="22"/>
          <w:szCs w:val="22"/>
        </w:rPr>
        <w:t>Inc.</w:t>
      </w:r>
      <w:r>
        <w:rPr>
          <w:rFonts w:ascii="Times New Roman" w:hint="eastAsia"/>
          <w:color w:val="000000"/>
          <w:kern w:val="2"/>
          <w:sz w:val="22"/>
          <w:szCs w:val="22"/>
        </w:rPr>
        <w:t>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표준약관</w:t>
      </w:r>
      <w:r>
        <w:rPr>
          <w:rFonts w:ascii="Times New Roman" w:hint="eastAsia"/>
          <w:color w:val="000000"/>
          <w:kern w:val="2"/>
          <w:sz w:val="22"/>
          <w:szCs w:val="22"/>
        </w:rPr>
        <w:t>(</w:t>
      </w:r>
      <w:r>
        <w:rPr>
          <w:rFonts w:ascii="Times New Roman" w:hint="eastAsia"/>
          <w:color w:val="000000"/>
          <w:kern w:val="2"/>
          <w:sz w:val="22"/>
          <w:szCs w:val="22"/>
        </w:rPr>
        <w:t>이하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총칭하여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“</w:t>
      </w:r>
      <w:r>
        <w:rPr>
          <w:rFonts w:ascii="Times New Roman"/>
          <w:b/>
          <w:color w:val="000000"/>
          <w:kern w:val="2"/>
          <w:sz w:val="22"/>
          <w:szCs w:val="22"/>
          <w:u w:val="single"/>
        </w:rPr>
        <w:t xml:space="preserve">Coherent </w:t>
      </w:r>
      <w:r>
        <w:rPr>
          <w:rFonts w:ascii="Times New Roman" w:hint="eastAsia"/>
          <w:b/>
          <w:color w:val="000000"/>
          <w:kern w:val="2"/>
          <w:sz w:val="22"/>
          <w:szCs w:val="22"/>
          <w:u w:val="single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>”)</w:t>
      </w:r>
    </w:p>
    <w:p w14:paraId="35A40A4B" w14:textId="77777777" w:rsidR="006F78BB" w:rsidRDefault="001E12B5">
      <w:pPr>
        <w:pStyle w:val="af9"/>
        <w:numPr>
          <w:ilvl w:val="0"/>
          <w:numId w:val="46"/>
        </w:numPr>
        <w:spacing w:before="0" w:after="80" w:line="360" w:lineRule="auto"/>
        <w:ind w:leftChars="0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</w:rPr>
        <w:t>물품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용역의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대금</w:t>
      </w:r>
      <w:r>
        <w:rPr>
          <w:rFonts w:ascii="Times New Roman" w:hint="eastAsia"/>
          <w:color w:val="000000"/>
          <w:kern w:val="2"/>
          <w:sz w:val="22"/>
          <w:szCs w:val="22"/>
        </w:rPr>
        <w:t>(</w:t>
      </w:r>
      <w:r>
        <w:rPr>
          <w:rFonts w:ascii="Times New Roman" w:hint="eastAsia"/>
          <w:color w:val="000000"/>
          <w:kern w:val="2"/>
          <w:sz w:val="22"/>
          <w:szCs w:val="22"/>
        </w:rPr>
        <w:t>계속적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경우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연간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대금</w:t>
      </w:r>
      <w:r>
        <w:rPr>
          <w:rFonts w:ascii="Times New Roman" w:hint="eastAsia"/>
          <w:color w:val="000000"/>
          <w:kern w:val="2"/>
          <w:sz w:val="22"/>
          <w:szCs w:val="22"/>
        </w:rPr>
        <w:t>)</w:t>
      </w:r>
      <w:r>
        <w:rPr>
          <w:rFonts w:ascii="Times New Roman" w:hint="eastAsia"/>
          <w:color w:val="000000"/>
          <w:kern w:val="2"/>
          <w:sz w:val="22"/>
          <w:szCs w:val="22"/>
        </w:rPr>
        <w:t>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금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10</w:t>
      </w:r>
      <w:r>
        <w:rPr>
          <w:rFonts w:ascii="Times New Roman" w:hint="eastAsia"/>
          <w:color w:val="000000"/>
          <w:kern w:val="2"/>
          <w:sz w:val="22"/>
          <w:szCs w:val="22"/>
        </w:rPr>
        <w:t>억원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이상인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구매계약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금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10</w:t>
      </w:r>
      <w:r>
        <w:rPr>
          <w:rFonts w:ascii="Times New Roman" w:hint="eastAsia"/>
          <w:color w:val="000000"/>
          <w:kern w:val="2"/>
          <w:sz w:val="22"/>
          <w:szCs w:val="22"/>
        </w:rPr>
        <w:t>억원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이상인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공급계약</w:t>
      </w:r>
    </w:p>
    <w:p w14:paraId="712BB7E2" w14:textId="77777777" w:rsidR="006F78BB" w:rsidRDefault="001E12B5">
      <w:pPr>
        <w:pStyle w:val="af9"/>
        <w:numPr>
          <w:ilvl w:val="0"/>
          <w:numId w:val="46"/>
        </w:numPr>
        <w:spacing w:before="0" w:after="80" w:line="360" w:lineRule="auto"/>
        <w:ind w:leftChars="0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hint="eastAsia"/>
          <w:color w:val="000000"/>
          <w:kern w:val="2"/>
          <w:sz w:val="22"/>
          <w:szCs w:val="22"/>
        </w:rPr>
        <w:t>대가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장부가액이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금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10</w:t>
      </w:r>
      <w:r>
        <w:rPr>
          <w:rFonts w:ascii="Times New Roman" w:hint="eastAsia"/>
          <w:color w:val="000000"/>
          <w:kern w:val="2"/>
          <w:sz w:val="22"/>
          <w:szCs w:val="22"/>
        </w:rPr>
        <w:t>억원을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초과하는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부동산이나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동산의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취득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또는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처분에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관한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계약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</w:p>
    <w:p w14:paraId="353A54BC" w14:textId="77777777" w:rsidR="006F78BB" w:rsidRDefault="001E12B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금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10</w:t>
      </w:r>
      <w:r>
        <w:rPr>
          <w:rFonts w:ascii="Times New Roman" w:hint="eastAsia"/>
          <w:color w:val="000000"/>
          <w:kern w:val="2"/>
          <w:sz w:val="22"/>
          <w:szCs w:val="22"/>
        </w:rPr>
        <w:t>억</w:t>
      </w:r>
      <w:r>
        <w:rPr>
          <w:rFonts w:ascii="Times New Roman"/>
          <w:color w:val="000000"/>
          <w:kern w:val="2"/>
          <w:sz w:val="22"/>
          <w:szCs w:val="22"/>
        </w:rPr>
        <w:t>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이상의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자본적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지출을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요하는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19D17F0D" w14:textId="77777777" w:rsidR="006F78BB" w:rsidRDefault="001E12B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 w:eastAsia="바탕체" w:hint="eastAsia"/>
          <w:sz w:val="22"/>
          <w:szCs w:val="28"/>
        </w:rPr>
        <w:t>금</w:t>
      </w:r>
      <w:r>
        <w:rPr>
          <w:rFonts w:ascii="Times New Roman" w:eastAsia="바탕체" w:hint="eastAsia"/>
          <w:sz w:val="22"/>
          <w:szCs w:val="28"/>
        </w:rPr>
        <w:t xml:space="preserve"> 1</w:t>
      </w:r>
      <w:r>
        <w:rPr>
          <w:rFonts w:ascii="Times New Roman" w:eastAsia="바탕체" w:hint="eastAsia"/>
          <w:sz w:val="22"/>
          <w:szCs w:val="28"/>
        </w:rPr>
        <w:t>억원</w:t>
      </w:r>
      <w:r>
        <w:rPr>
          <w:rFonts w:ascii="Times New Roman" w:eastAsia="바탕체" w:hint="eastAsia"/>
          <w:sz w:val="22"/>
          <w:szCs w:val="28"/>
        </w:rPr>
        <w:t xml:space="preserve"> </w:t>
      </w:r>
      <w:r>
        <w:rPr>
          <w:rFonts w:ascii="Times New Roman" w:eastAsia="바탕체" w:hint="eastAsia"/>
          <w:sz w:val="22"/>
          <w:szCs w:val="28"/>
        </w:rPr>
        <w:t>이상의</w:t>
      </w:r>
      <w:r>
        <w:rPr>
          <w:rFonts w:ascii="Times New Roman" w:eastAsia="바탕체" w:hint="eastAsia"/>
          <w:sz w:val="22"/>
          <w:szCs w:val="28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금전의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대여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차입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사채발행이나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인수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자산을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담보로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자로부터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담보를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제공받는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대상회사가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보증을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보증을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제공받는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color w:val="000000"/>
          <w:kern w:val="2"/>
          <w:sz w:val="22"/>
          <w:szCs w:val="22"/>
        </w:rPr>
        <w:t>대상</w:t>
      </w:r>
      <w:r>
        <w:rPr>
          <w:rFonts w:ascii="Times New Roman"/>
          <w:color w:val="000000"/>
          <w:kern w:val="2"/>
          <w:sz w:val="22"/>
          <w:szCs w:val="22"/>
        </w:rPr>
        <w:t>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에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부채를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발생시키는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1503C588" w14:textId="77777777" w:rsidR="006F78BB" w:rsidRDefault="001E12B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주식매수선택권을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자에게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의무를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발생시키는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4CBDA189" w14:textId="77777777" w:rsidR="006F78BB" w:rsidRDefault="001E12B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부동산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동산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및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담보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제공에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21EAE847" w14:textId="77777777" w:rsidR="006F78BB" w:rsidRDefault="001E12B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사용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점유하고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부동산의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임대차계약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및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사용에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4BDDA7A9" w14:textId="77777777" w:rsidR="006F78BB" w:rsidRDefault="001E12B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파생상품계약</w:t>
      </w:r>
      <w:r>
        <w:rPr>
          <w:rFonts w:ascii="Times New Roman"/>
          <w:color w:val="000000"/>
          <w:kern w:val="2"/>
          <w:sz w:val="22"/>
          <w:szCs w:val="22"/>
        </w:rPr>
        <w:t>(</w:t>
      </w:r>
      <w:r>
        <w:rPr>
          <w:rFonts w:ascii="Times New Roman"/>
          <w:color w:val="000000"/>
          <w:kern w:val="2"/>
          <w:sz w:val="22"/>
          <w:szCs w:val="22"/>
        </w:rPr>
        <w:t>환율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위험의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헤지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목적으로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파생상품계약을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포함하되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그에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한정되지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아니함</w:t>
      </w:r>
      <w:r>
        <w:rPr>
          <w:rFonts w:ascii="Times New Roman"/>
          <w:color w:val="000000"/>
          <w:kern w:val="2"/>
          <w:sz w:val="22"/>
          <w:szCs w:val="22"/>
        </w:rPr>
        <w:t>)</w:t>
      </w:r>
    </w:p>
    <w:p w14:paraId="1175DD42" w14:textId="7AE73496" w:rsidR="006F78BB" w:rsidRDefault="001E12B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라이선스를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부여받는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자인지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부여하는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자인지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여부를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불문하고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특허권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상표권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실용신안권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의장권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저작권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지식재산권의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라이선스에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일체의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>(</w:t>
      </w:r>
      <w:r>
        <w:rPr>
          <w:rFonts w:ascii="Times New Roman"/>
          <w:color w:val="000000"/>
          <w:kern w:val="2"/>
          <w:sz w:val="22"/>
          <w:szCs w:val="22"/>
        </w:rPr>
        <w:t>단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통상적인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사업과정에서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것으로서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누구나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수시로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구매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가능한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소프트웨어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프로그램에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라이선스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제외함</w:t>
      </w:r>
      <w:r>
        <w:rPr>
          <w:rFonts w:ascii="Times New Roman"/>
          <w:color w:val="000000"/>
          <w:kern w:val="2"/>
          <w:sz w:val="22"/>
          <w:szCs w:val="22"/>
        </w:rPr>
        <w:t>)</w:t>
      </w:r>
    </w:p>
    <w:p w14:paraId="71B5DECD" w14:textId="77777777" w:rsidR="006F78BB" w:rsidRDefault="001E12B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독점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경업금지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조항을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달리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영업활동을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사업범위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lastRenderedPageBreak/>
        <w:t>지역별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측면에서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제한하는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자에게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독점적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배타적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자에게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매출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이익에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배분권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등을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일정한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부여하는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693156A8" w14:textId="77777777" w:rsidR="006F78BB" w:rsidRDefault="001E12B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지분구조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경영권에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변동이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경우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상대방의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사전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동의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협의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통지를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필요로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하거나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상대방이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해지권을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갖거나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기한의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이익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상실을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선언할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채무의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즉시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이행이나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상환을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청구할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권한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거래의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중단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거래금액의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감축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갱신의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거부권이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포함된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24D6525C" w14:textId="77777777" w:rsidR="006F78BB" w:rsidRDefault="001E12B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제</w:t>
      </w:r>
      <w:r>
        <w:rPr>
          <w:rFonts w:ascii="Times New Roman"/>
          <w:color w:val="000000"/>
          <w:kern w:val="2"/>
          <w:sz w:val="22"/>
          <w:szCs w:val="22"/>
        </w:rPr>
        <w:t>3</w:t>
      </w:r>
      <w:r>
        <w:rPr>
          <w:rFonts w:ascii="Times New Roman"/>
          <w:color w:val="000000"/>
          <w:kern w:val="2"/>
          <w:sz w:val="22"/>
          <w:szCs w:val="22"/>
        </w:rPr>
        <w:t>자와의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파트너쉽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합작투자에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지분을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보유하고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피투자회사에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주주간계약</w:t>
      </w:r>
    </w:p>
    <w:p w14:paraId="4D225968" w14:textId="77777777" w:rsidR="006F78BB" w:rsidRDefault="001E12B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해당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위반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불이행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만료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해제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해지시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에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중대한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부정적인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영향을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미칠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있는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39CCB749" w14:textId="77777777" w:rsidR="006F78BB" w:rsidRDefault="001E12B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단체협약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취업규칙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노사협약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우리사주조합과의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명칭을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불문하고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노동조합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직원들과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집단적으로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7DA03073" w14:textId="77777777" w:rsidR="006F78BB" w:rsidRDefault="001E12B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일체의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비밀유지계약</w:t>
      </w:r>
    </w:p>
    <w:p w14:paraId="056FB02E" w14:textId="77777777" w:rsidR="006F78BB" w:rsidRDefault="001E12B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등이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대표매도인</w:t>
      </w:r>
      <w:r>
        <w:rPr>
          <w:rFonts w:ascii="Times New Roman" w:hint="eastAsia"/>
          <w:color w:val="000000"/>
          <w:kern w:val="2"/>
          <w:sz w:val="22"/>
          <w:szCs w:val="22"/>
        </w:rPr>
        <w:t>들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, </w:t>
      </w:r>
      <w:r>
        <w:rPr>
          <w:rFonts w:ascii="Times New Roman" w:hint="eastAsia"/>
          <w:color w:val="000000"/>
          <w:kern w:val="2"/>
          <w:sz w:val="22"/>
          <w:szCs w:val="22"/>
        </w:rPr>
        <w:t>본건</w:t>
      </w:r>
      <w:r>
        <w:rPr>
          <w:rFonts w:ascii="Times New Roman" w:hint="eastAsia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자회사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특수관계인을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상대방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당사자로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하여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28C686B1" w14:textId="77777777" w:rsidR="006F78BB" w:rsidRDefault="001E12B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</w:t>
      </w:r>
      <w:r>
        <w:rPr>
          <w:rFonts w:ascii="Times New Roman"/>
          <w:color w:val="000000"/>
          <w:kern w:val="2"/>
          <w:sz w:val="22"/>
          <w:szCs w:val="22"/>
        </w:rPr>
        <w:t>의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발행주식수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및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proofErr w:type="spellStart"/>
      <w:r>
        <w:rPr>
          <w:rFonts w:ascii="Times New Roman"/>
          <w:color w:val="000000"/>
          <w:kern w:val="2"/>
          <w:sz w:val="22"/>
          <w:szCs w:val="22"/>
        </w:rPr>
        <w:t>대상회사</w:t>
      </w:r>
      <w:r>
        <w:rPr>
          <w:rFonts w:ascii="Times New Roman" w:hint="eastAsia"/>
          <w:color w:val="000000"/>
          <w:kern w:val="2"/>
          <w:sz w:val="22"/>
          <w:szCs w:val="22"/>
        </w:rPr>
        <w:t>등의</w:t>
      </w:r>
      <w:proofErr w:type="spellEnd"/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주주들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지분율에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영향을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미치는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일체의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6329EDB2" w14:textId="77777777" w:rsidR="006F78BB" w:rsidRDefault="001E12B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체결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변경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종료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등에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이사회</w:t>
      </w:r>
      <w:r>
        <w:rPr>
          <w:rFonts w:ascii="Times New Roman"/>
          <w:color w:val="000000"/>
          <w:kern w:val="2"/>
          <w:sz w:val="22"/>
          <w:szCs w:val="22"/>
        </w:rPr>
        <w:t xml:space="preserve">, </w:t>
      </w:r>
      <w:r>
        <w:rPr>
          <w:rFonts w:ascii="Times New Roman"/>
          <w:color w:val="000000"/>
          <w:kern w:val="2"/>
          <w:sz w:val="22"/>
          <w:szCs w:val="22"/>
        </w:rPr>
        <w:t>이사회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위원회의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승인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또는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이사회나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위원회에의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보고가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필요한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5A90A4BF" w14:textId="77777777" w:rsidR="006F78BB" w:rsidRDefault="001E12B5">
      <w:pPr>
        <w:pStyle w:val="af9"/>
        <w:numPr>
          <w:ilvl w:val="0"/>
          <w:numId w:val="46"/>
        </w:numPr>
        <w:spacing w:before="0" w:after="80" w:line="360" w:lineRule="auto"/>
        <w:ind w:leftChars="0" w:left="822" w:hanging="425"/>
        <w:rPr>
          <w:rFonts w:ascii="Times New Roman"/>
          <w:color w:val="000000"/>
          <w:kern w:val="2"/>
          <w:sz w:val="22"/>
          <w:szCs w:val="22"/>
        </w:rPr>
      </w:pPr>
      <w:r>
        <w:rPr>
          <w:rFonts w:ascii="Times New Roman"/>
          <w:color w:val="000000"/>
          <w:kern w:val="2"/>
          <w:sz w:val="22"/>
          <w:szCs w:val="22"/>
        </w:rPr>
        <w:t>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각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호에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해당하지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않는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것으로서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계약의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명칭과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유형을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불문하고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계약금액이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금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10</w:t>
      </w:r>
      <w:r>
        <w:rPr>
          <w:rFonts w:ascii="Times New Roman" w:hint="eastAsia"/>
          <w:color w:val="000000"/>
          <w:kern w:val="2"/>
          <w:sz w:val="22"/>
          <w:szCs w:val="22"/>
        </w:rPr>
        <w:t>억</w:t>
      </w:r>
      <w:r>
        <w:rPr>
          <w:rFonts w:ascii="Times New Roman"/>
          <w:color w:val="000000"/>
          <w:kern w:val="2"/>
          <w:sz w:val="22"/>
          <w:szCs w:val="22"/>
        </w:rPr>
        <w:t>원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이상인</w:t>
      </w:r>
      <w:r>
        <w:rPr>
          <w:rFonts w:ascii="Times New Roman"/>
          <w:color w:val="000000"/>
          <w:kern w:val="2"/>
          <w:sz w:val="22"/>
          <w:szCs w:val="22"/>
        </w:rPr>
        <w:t xml:space="preserve"> </w:t>
      </w:r>
      <w:r>
        <w:rPr>
          <w:rFonts w:ascii="Times New Roman"/>
          <w:color w:val="000000"/>
          <w:kern w:val="2"/>
          <w:sz w:val="22"/>
          <w:szCs w:val="22"/>
        </w:rPr>
        <w:t>계약</w:t>
      </w:r>
    </w:p>
    <w:p w14:paraId="7A0D207B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64A3FA81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bCs/>
          <w:sz w:val="22"/>
          <w:szCs w:val="22"/>
          <w:u w:val="single"/>
        </w:rPr>
        <w:t>지배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의결권부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증권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유사한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지분의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소유를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것인지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유사한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방법에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것인지를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불문하고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특정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사람의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경영과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정책을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결정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중요한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행사하거나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결정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중요한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영향력을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행사하도록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권한을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간접적으로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01CE0F64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93131B7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지식재산권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공개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여하를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세계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존재하는</w:t>
      </w:r>
      <w:r>
        <w:rPr>
          <w:rFonts w:ascii="Times New Roman"/>
          <w:sz w:val="22"/>
          <w:szCs w:val="22"/>
        </w:rPr>
        <w:t xml:space="preserve">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/>
          <w:sz w:val="22"/>
          <w:szCs w:val="22"/>
        </w:rPr>
        <w:t>특허권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저작권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디자인권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실용신안권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상표권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서비스표권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컴퓨터프로그램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lastRenderedPageBreak/>
        <w:t>저작권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상호사용권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인터넷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도메인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지식재산권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발명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디자인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저작물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영업비밀</w:t>
      </w:r>
      <w:r>
        <w:rPr>
          <w:rFonts w:ascii="Times New Roman"/>
          <w:sz w:val="22"/>
          <w:szCs w:val="22"/>
        </w:rPr>
        <w:t xml:space="preserve">, Know-how, </w:t>
      </w:r>
      <w:r>
        <w:rPr>
          <w:rFonts w:ascii="Times New Roman"/>
          <w:sz w:val="22"/>
          <w:szCs w:val="22"/>
        </w:rPr>
        <w:t>미공개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기술정보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연구개발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성과물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생산방법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판매방법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밖에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영업활동에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기술상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경영상의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영업비밀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(iv)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사람으로부터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부여받은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라이선스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4F4D10C6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A895DDC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bCs/>
          <w:sz w:val="22"/>
          <w:szCs w:val="22"/>
          <w:u w:val="single"/>
        </w:rPr>
        <w:t>통상적인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/>
          <w:b/>
          <w:bCs/>
          <w:sz w:val="22"/>
          <w:szCs w:val="22"/>
          <w:u w:val="single"/>
        </w:rPr>
        <w:t>사업과정</w:t>
      </w:r>
      <w:r>
        <w:rPr>
          <w:rFonts w:ascii="Times New Roman"/>
          <w:sz w:val="22"/>
          <w:szCs w:val="22"/>
        </w:rPr>
        <w:t xml:space="preserve">”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b/>
          <w:bCs/>
          <w:sz w:val="22"/>
          <w:szCs w:val="22"/>
          <w:u w:val="single"/>
        </w:rPr>
        <w:t>통상적인</w:t>
      </w:r>
      <w:r>
        <w:rPr>
          <w:rFonts w:ascii="Times New Roman"/>
          <w:b/>
          <w:bCs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bCs/>
          <w:sz w:val="22"/>
          <w:szCs w:val="22"/>
          <w:u w:val="single"/>
        </w:rPr>
        <w:t>사업</w:t>
      </w:r>
      <w:r>
        <w:rPr>
          <w:rFonts w:ascii="Times New Roman"/>
          <w:b/>
          <w:bCs/>
          <w:sz w:val="22"/>
          <w:szCs w:val="22"/>
          <w:u w:val="single"/>
        </w:rPr>
        <w:t>활동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과거의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사업관행에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부합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양적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질적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빈도의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측면에서의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대상회사의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산업에서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일반적으로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인정되지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관행은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제외된다</w:t>
      </w:r>
      <w:r>
        <w:rPr>
          <w:rFonts w:ascii="Times New Roman"/>
          <w:sz w:val="22"/>
          <w:szCs w:val="22"/>
        </w:rPr>
        <w:t>.</w:t>
      </w:r>
    </w:p>
    <w:p w14:paraId="62E2AA45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CAB01BE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특수관계인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/>
          <w:sz w:val="22"/>
          <w:szCs w:val="22"/>
        </w:rPr>
        <w:t>이라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함은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사람과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상법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시행령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34</w:t>
      </w:r>
      <w:r>
        <w:rPr>
          <w:rFonts w:ascii="Times New Roman"/>
          <w:sz w:val="22"/>
          <w:szCs w:val="22"/>
        </w:rPr>
        <w:t>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4</w:t>
      </w:r>
      <w:r>
        <w:rPr>
          <w:rFonts w:ascii="Times New Roman"/>
          <w:sz w:val="22"/>
          <w:szCs w:val="22"/>
        </w:rPr>
        <w:t>항에서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특수한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의미한다</w:t>
      </w:r>
      <w:r>
        <w:rPr>
          <w:rFonts w:ascii="Times New Roman"/>
          <w:sz w:val="22"/>
          <w:szCs w:val="22"/>
        </w:rPr>
        <w:t>.</w:t>
      </w:r>
    </w:p>
    <w:p w14:paraId="376EA659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AF07362" w14:textId="12D956C1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proofErr w:type="spellStart"/>
      <w:r>
        <w:rPr>
          <w:rFonts w:ascii="Times New Roman" w:hint="eastAsia"/>
          <w:b/>
          <w:bCs/>
          <w:sz w:val="22"/>
          <w:szCs w:val="22"/>
          <w:u w:val="single"/>
        </w:rPr>
        <w:t>포젠</w:t>
      </w:r>
      <w:proofErr w:type="spellEnd"/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계열회사로서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포젠</w:t>
      </w:r>
      <w:r w:rsidR="00B72637">
        <w:rPr>
          <w:rFonts w:ascii="Times New Roman" w:hint="eastAsia"/>
          <w:sz w:val="22"/>
          <w:szCs w:val="22"/>
        </w:rPr>
        <w:t>을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65874247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106892B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2"/>
        </w:rPr>
        <w:t>“</w:t>
      </w:r>
      <w:proofErr w:type="spellStart"/>
      <w:r>
        <w:rPr>
          <w:rFonts w:ascii="Times New Roman" w:hint="eastAsia"/>
          <w:b/>
          <w:bCs/>
          <w:sz w:val="22"/>
          <w:szCs w:val="22"/>
          <w:u w:val="single"/>
        </w:rPr>
        <w:t>포젠계약</w:t>
      </w:r>
      <w:proofErr w:type="spellEnd"/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3"/>
        </w:rPr>
        <w:t>대상회사와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포젠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사이에</w:t>
      </w:r>
      <w:r>
        <w:rPr>
          <w:rFonts w:ascii="Times New Roman" w:hint="eastAsia"/>
          <w:sz w:val="22"/>
          <w:szCs w:val="23"/>
        </w:rPr>
        <w:t xml:space="preserve"> Polished plate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유리가공품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공급에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체결된</w:t>
      </w:r>
      <w:r>
        <w:rPr>
          <w:rFonts w:ascii="Times New Roman" w:hint="eastAsia"/>
          <w:sz w:val="22"/>
          <w:szCs w:val="23"/>
        </w:rPr>
        <w:t xml:space="preserve"> 2022. 2. 9.</w:t>
      </w:r>
      <w:r>
        <w:rPr>
          <w:rFonts w:ascii="Times New Roman" w:hint="eastAsia"/>
          <w:sz w:val="22"/>
          <w:szCs w:val="23"/>
        </w:rPr>
        <w:t>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기본거래계약과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동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개별계약</w:t>
      </w:r>
      <w:r>
        <w:rPr>
          <w:rFonts w:ascii="Times New Roman" w:hint="eastAsia"/>
          <w:sz w:val="22"/>
          <w:szCs w:val="23"/>
        </w:rPr>
        <w:t xml:space="preserve">(Purchase Order </w:t>
      </w:r>
      <w:r>
        <w:rPr>
          <w:rFonts w:ascii="Times New Roman" w:hint="eastAsia"/>
          <w:sz w:val="22"/>
          <w:szCs w:val="23"/>
        </w:rPr>
        <w:t>포함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의미한다</w:t>
      </w:r>
      <w:r>
        <w:rPr>
          <w:rFonts w:ascii="Times New Roman" w:hint="eastAsia"/>
          <w:sz w:val="22"/>
          <w:szCs w:val="23"/>
        </w:rPr>
        <w:t>.</w:t>
      </w:r>
    </w:p>
    <w:p w14:paraId="42C8F543" w14:textId="77777777" w:rsidR="006F78BB" w:rsidRDefault="006F78BB">
      <w:pPr>
        <w:topLinePunct/>
        <w:autoSpaceDE w:val="0"/>
        <w:autoSpaceDN w:val="0"/>
        <w:spacing w:before="0" w:after="0" w:line="360" w:lineRule="auto"/>
        <w:ind w:left="220" w:hangingChars="100" w:hanging="220"/>
        <w:rPr>
          <w:rFonts w:ascii="Times New Roman"/>
          <w:sz w:val="22"/>
          <w:szCs w:val="22"/>
        </w:rPr>
      </w:pPr>
    </w:p>
    <w:p w14:paraId="3275DF7C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b/>
          <w:sz w:val="22"/>
          <w:szCs w:val="22"/>
          <w:u w:val="single"/>
        </w:rPr>
        <w:t>필요적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정부인허가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어느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당사자에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대하여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/>
          <w:sz w:val="22"/>
          <w:szCs w:val="22"/>
        </w:rPr>
        <w:t>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계약의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체결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및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이행과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관련하여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당해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당사자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또는</w:t>
      </w:r>
      <w:r>
        <w:rPr>
          <w:rFonts w:ascii="Times New Roman" w:eastAsia="바탕체" w:hint="eastAsia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sz w:val="22"/>
          <w:szCs w:val="22"/>
        </w:rPr>
        <w:t>대상회사등이</w:t>
      </w:r>
      <w:proofErr w:type="spellEnd"/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받거나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완료해야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하는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정부</w:t>
      </w:r>
      <w:r>
        <w:rPr>
          <w:rFonts w:ascii="Times New Roman" w:eastAsia="바탕체" w:hint="eastAsia"/>
          <w:sz w:val="22"/>
          <w:szCs w:val="22"/>
        </w:rPr>
        <w:t>인허가를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의미한다</w:t>
      </w:r>
      <w:r>
        <w:rPr>
          <w:rFonts w:ascii="Times New Roman" w:eastAsia="바탕체"/>
          <w:sz w:val="22"/>
          <w:szCs w:val="22"/>
        </w:rPr>
        <w:t>.</w:t>
      </w:r>
    </w:p>
    <w:p w14:paraId="6F0B7136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2503044D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“</w:t>
      </w:r>
      <w:r>
        <w:rPr>
          <w:rFonts w:ascii="Times New Roman"/>
          <w:b/>
          <w:sz w:val="22"/>
          <w:szCs w:val="22"/>
          <w:u w:val="single"/>
        </w:rPr>
        <w:t>필요적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제</w:t>
      </w:r>
      <w:r>
        <w:rPr>
          <w:rFonts w:ascii="Times New Roman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자승인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이라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</w:t>
      </w:r>
      <w:r>
        <w:rPr>
          <w:rFonts w:ascii="Times New Roman"/>
          <w:sz w:val="22"/>
          <w:szCs w:val="22"/>
        </w:rPr>
        <w:t>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대상회사등이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받거나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완료해야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승인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사전협의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사전통지를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</w:t>
      </w:r>
      <w:r>
        <w:rPr>
          <w:rFonts w:ascii="Times New Roman" w:hint="eastAsia"/>
          <w:sz w:val="22"/>
          <w:szCs w:val="22"/>
        </w:rPr>
        <w:t>하며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당사자로서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상대방인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권리가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발생하거나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구성하는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해지권을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행사하거나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제기하지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내용의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서면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확인을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포함한다</w:t>
      </w:r>
      <w:r>
        <w:rPr>
          <w:rFonts w:ascii="Times New Roman" w:hint="eastAsia"/>
          <w:sz w:val="22"/>
          <w:szCs w:val="22"/>
        </w:rPr>
        <w:t>.</w:t>
      </w:r>
    </w:p>
    <w:p w14:paraId="7FC8D629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6CCDB14" w14:textId="77777777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lastRenderedPageBreak/>
        <w:t>“</w:t>
      </w:r>
      <w:r>
        <w:rPr>
          <w:rFonts w:ascii="Times New Roman"/>
          <w:b/>
          <w:bCs/>
          <w:sz w:val="22"/>
          <w:szCs w:val="22"/>
          <w:u w:val="single"/>
        </w:rPr>
        <w:t>METALLIFE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미합중국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미주리주에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유효하게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존속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법인으로서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특수관계인인</w:t>
      </w:r>
      <w:r>
        <w:rPr>
          <w:rFonts w:ascii="Times New Roman" w:hint="eastAsia"/>
          <w:sz w:val="22"/>
          <w:szCs w:val="22"/>
        </w:rPr>
        <w:t xml:space="preserve"> Eun Kyong Chao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지배하고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법인인</w:t>
      </w:r>
      <w:r>
        <w:rPr>
          <w:rFonts w:ascii="Times New Roman" w:hint="eastAsia"/>
          <w:sz w:val="22"/>
          <w:szCs w:val="22"/>
        </w:rPr>
        <w:t xml:space="preserve"> METALLIFE USA, INC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의미한다</w:t>
      </w:r>
      <w:r>
        <w:rPr>
          <w:rFonts w:ascii="Times New Roman" w:hint="eastAsia"/>
          <w:sz w:val="22"/>
          <w:szCs w:val="22"/>
        </w:rPr>
        <w:t>.</w:t>
      </w:r>
    </w:p>
    <w:p w14:paraId="0BFD7598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15950E34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124EAD65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</w:t>
      </w:r>
      <w:r>
        <w:rPr>
          <w:rFonts w:ascii="Times New Roman" w:hint="eastAsia"/>
          <w:b/>
          <w:sz w:val="22"/>
          <w:szCs w:val="22"/>
          <w:u w:val="single"/>
        </w:rPr>
        <w:t>4</w:t>
      </w:r>
      <w:r>
        <w:rPr>
          <w:rFonts w:ascii="Times New Roman"/>
          <w:b/>
          <w:sz w:val="22"/>
          <w:szCs w:val="22"/>
          <w:u w:val="single"/>
        </w:rPr>
        <w:t>.</w:t>
      </w: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7</w:t>
      </w:r>
      <w:r>
        <w:rPr>
          <w:rFonts w:ascii="Times New Roman"/>
          <w:b/>
          <w:sz w:val="22"/>
          <w:szCs w:val="22"/>
          <w:u w:val="single"/>
        </w:rPr>
        <w:t>)</w:t>
      </w:r>
    </w:p>
    <w:p w14:paraId="6F5EC09F" w14:textId="77777777" w:rsidR="006F78BB" w:rsidRDefault="001E12B5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proofErr w:type="spellStart"/>
      <w:r>
        <w:rPr>
          <w:rFonts w:ascii="Times New Roman" w:hint="eastAsia"/>
          <w:b/>
          <w:sz w:val="22"/>
          <w:szCs w:val="22"/>
        </w:rPr>
        <w:t>선행조건충족확인서</w:t>
      </w:r>
      <w:proofErr w:type="spellEnd"/>
      <w:r>
        <w:rPr>
          <w:rFonts w:ascii="Times New Roman" w:hint="eastAsia"/>
          <w:b/>
          <w:sz w:val="22"/>
          <w:szCs w:val="22"/>
        </w:rPr>
        <w:t>(</w:t>
      </w:r>
      <w:r>
        <w:rPr>
          <w:rFonts w:ascii="Times New Roman" w:hint="eastAsia"/>
          <w:b/>
          <w:sz w:val="22"/>
          <w:szCs w:val="22"/>
        </w:rPr>
        <w:t>양식</w:t>
      </w:r>
      <w:r>
        <w:rPr>
          <w:rFonts w:ascii="Times New Roman" w:hint="eastAsia"/>
          <w:b/>
          <w:sz w:val="22"/>
          <w:szCs w:val="22"/>
        </w:rPr>
        <w:t>)</w:t>
      </w:r>
    </w:p>
    <w:p w14:paraId="2110982A" w14:textId="77777777" w:rsidR="006F78BB" w:rsidRDefault="006F78BB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 w14:paraId="14AA353D" w14:textId="7BCA5979" w:rsidR="006F78BB" w:rsidRDefault="001E12B5"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proofErr w:type="spellStart"/>
      <w:r w:rsidR="004259E2">
        <w:rPr>
          <w:rFonts w:ascii="Times New Roman" w:hint="eastAsia"/>
          <w:sz w:val="22"/>
          <w:szCs w:val="22"/>
        </w:rPr>
        <w:t>마이크로닉스</w:t>
      </w:r>
      <w:proofErr w:type="spellEnd"/>
      <w:r w:rsidR="004259E2">
        <w:rPr>
          <w:rFonts w:ascii="Times New Roman" w:hint="eastAsia"/>
          <w:sz w:val="22"/>
          <w:szCs w:val="22"/>
        </w:rPr>
        <w:t xml:space="preserve"> </w:t>
      </w:r>
      <w:r w:rsidR="004259E2">
        <w:rPr>
          <w:rFonts w:ascii="Times New Roman" w:hint="eastAsia"/>
          <w:sz w:val="22"/>
          <w:szCs w:val="22"/>
        </w:rPr>
        <w:t>유한회사</w:t>
      </w:r>
    </w:p>
    <w:p w14:paraId="60C91E8E" w14:textId="51DDB4C7" w:rsidR="006F78BB" w:rsidRDefault="00F42EEC"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 w:rsidRPr="00616331">
        <w:rPr>
          <w:rFonts w:ascii="Times New Roman"/>
          <w:sz w:val="22"/>
          <w:highlight w:val="yellow"/>
        </w:rPr>
        <w:t>[</w:t>
      </w:r>
      <w:r w:rsidR="00274FE6" w:rsidRPr="00722823">
        <w:rPr>
          <w:rFonts w:ascii="Times New Roman" w:hint="eastAsia"/>
          <w:sz w:val="22"/>
          <w:highlight w:val="yellow"/>
        </w:rPr>
        <w:t>서울시</w:t>
      </w:r>
      <w:r w:rsidR="00274FE6" w:rsidRPr="00722823">
        <w:rPr>
          <w:rFonts w:ascii="Times New Roman"/>
          <w:sz w:val="22"/>
          <w:highlight w:val="yellow"/>
        </w:rPr>
        <w:t xml:space="preserve"> </w:t>
      </w:r>
      <w:r w:rsidR="00274FE6" w:rsidRPr="00722823">
        <w:rPr>
          <w:rFonts w:ascii="Times New Roman" w:hint="eastAsia"/>
          <w:sz w:val="22"/>
          <w:highlight w:val="yellow"/>
        </w:rPr>
        <w:t>강남구</w:t>
      </w:r>
      <w:r w:rsidR="00274FE6" w:rsidRPr="00616331">
        <w:rPr>
          <w:rFonts w:ascii="Times New Roman"/>
          <w:sz w:val="22"/>
          <w:highlight w:val="yellow"/>
        </w:rPr>
        <w:t xml:space="preserve"> </w:t>
      </w:r>
      <w:r w:rsidR="00274FE6" w:rsidRPr="00722823">
        <w:rPr>
          <w:rFonts w:ascii="Times New Roman" w:hint="eastAsia"/>
          <w:sz w:val="22"/>
          <w:highlight w:val="yellow"/>
        </w:rPr>
        <w:t>테헤란로</w:t>
      </w:r>
      <w:r w:rsidR="00274FE6" w:rsidRPr="00616331">
        <w:rPr>
          <w:rFonts w:ascii="Times New Roman"/>
          <w:sz w:val="22"/>
          <w:highlight w:val="yellow"/>
        </w:rPr>
        <w:t xml:space="preserve"> 326, 15</w:t>
      </w:r>
      <w:r w:rsidR="00274FE6" w:rsidRPr="00722823">
        <w:rPr>
          <w:rFonts w:ascii="Times New Roman" w:hint="eastAsia"/>
          <w:sz w:val="22"/>
          <w:highlight w:val="yellow"/>
        </w:rPr>
        <w:t>층</w:t>
      </w:r>
      <w:r w:rsidRPr="00616331">
        <w:rPr>
          <w:rFonts w:ascii="Times New Roman"/>
          <w:sz w:val="22"/>
          <w:highlight w:val="yellow"/>
        </w:rPr>
        <w:t>]</w:t>
      </w:r>
    </w:p>
    <w:p w14:paraId="1EA60CAC" w14:textId="77777777" w:rsidR="006F78BB" w:rsidRDefault="006F78BB">
      <w:pPr>
        <w:tabs>
          <w:tab w:val="left" w:pos="-720"/>
          <w:tab w:val="left" w:pos="0"/>
        </w:tabs>
        <w:suppressAutoHyphens/>
        <w:spacing w:line="360" w:lineRule="auto"/>
        <w:ind w:left="720" w:hanging="720"/>
        <w:rPr>
          <w:b/>
          <w:sz w:val="22"/>
          <w:szCs w:val="22"/>
        </w:rPr>
      </w:pPr>
    </w:p>
    <w:p w14:paraId="6340E937" w14:textId="65B8A934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선행조건충족확인서는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엠피닉스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대상회사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강상도</w:t>
      </w:r>
      <w:r>
        <w:rPr>
          <w:rFonts w:ascii="Times New Roman" w:hint="eastAsia"/>
          <w:sz w:val="22"/>
          <w:szCs w:val="22"/>
        </w:rPr>
        <w:t xml:space="preserve">, Jenn S. Chao, </w:t>
      </w:r>
      <w:r>
        <w:rPr>
          <w:rFonts w:ascii="Times New Roman"/>
          <w:sz w:val="22"/>
          <w:szCs w:val="22"/>
        </w:rPr>
        <w:t xml:space="preserve">Eun Kyoung Chao, Katherine Ying-Hsu Chao, Faith Chao, Gordon K. Owyang, Jenn-Jen Owyang, Adam Hsu-Fan, Katelynn Yun-Yu Owyang, Daria Ming-Yu Owyang, </w:t>
      </w:r>
      <w:proofErr w:type="spellStart"/>
      <w:r>
        <w:rPr>
          <w:rFonts w:ascii="Times New Roman" w:hint="eastAsia"/>
          <w:sz w:val="22"/>
          <w:szCs w:val="22"/>
        </w:rPr>
        <w:t>백승준</w:t>
      </w:r>
      <w:proofErr w:type="spellEnd"/>
      <w:r>
        <w:rPr>
          <w:rFonts w:ascii="Times New Roman" w:hint="eastAsia"/>
          <w:sz w:val="22"/>
          <w:szCs w:val="22"/>
        </w:rPr>
        <w:t xml:space="preserve">, </w:t>
      </w:r>
      <w:proofErr w:type="spellStart"/>
      <w:r>
        <w:rPr>
          <w:rFonts w:ascii="Times New Roman" w:hint="eastAsia"/>
          <w:sz w:val="22"/>
          <w:szCs w:val="22"/>
        </w:rPr>
        <w:t>권형준</w:t>
      </w:r>
      <w:proofErr w:type="spellEnd"/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오승근</w:t>
      </w:r>
      <w:r>
        <w:rPr>
          <w:rFonts w:ascii="Times New Roman" w:hint="eastAsia"/>
          <w:sz w:val="22"/>
          <w:szCs w:val="22"/>
        </w:rPr>
        <w:t xml:space="preserve">, </w:t>
      </w:r>
      <w:proofErr w:type="spellStart"/>
      <w:r>
        <w:rPr>
          <w:rFonts w:ascii="Times New Roman" w:hint="eastAsia"/>
          <w:sz w:val="22"/>
          <w:szCs w:val="22"/>
        </w:rPr>
        <w:t>노문혁</w:t>
      </w:r>
      <w:proofErr w:type="spellEnd"/>
      <w:r>
        <w:rPr>
          <w:rFonts w:ascii="Times New Roman" w:hint="eastAsia"/>
          <w:sz w:val="22"/>
          <w:szCs w:val="22"/>
        </w:rPr>
        <w:t xml:space="preserve">, </w:t>
      </w:r>
      <w:proofErr w:type="spellStart"/>
      <w:r>
        <w:rPr>
          <w:rFonts w:ascii="Times New Roman" w:hint="eastAsia"/>
          <w:sz w:val="22"/>
          <w:szCs w:val="22"/>
        </w:rPr>
        <w:t>김영중</w:t>
      </w:r>
      <w:proofErr w:type="spellEnd"/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유태환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Steve </w:t>
      </w:r>
      <w:proofErr w:type="spellStart"/>
      <w:r>
        <w:rPr>
          <w:rFonts w:ascii="Times New Roman" w:hint="eastAsia"/>
          <w:sz w:val="22"/>
          <w:szCs w:val="22"/>
        </w:rPr>
        <w:t>Im</w:t>
      </w:r>
      <w:proofErr w:type="spellEnd"/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 w:rsidRPr="006E2777">
        <w:rPr>
          <w:rFonts w:ascii="Times New Roman" w:hint="eastAsia"/>
          <w:sz w:val="22"/>
          <w:szCs w:val="22"/>
          <w:u w:val="single"/>
        </w:rPr>
        <w:t>매도인들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과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 w:rsidR="004259E2">
        <w:rPr>
          <w:rFonts w:ascii="Times New Roman" w:hint="eastAsia"/>
          <w:sz w:val="22"/>
          <w:szCs w:val="22"/>
        </w:rPr>
        <w:t>마이크로닉스</w:t>
      </w:r>
      <w:proofErr w:type="spellEnd"/>
      <w:r w:rsidR="004259E2">
        <w:rPr>
          <w:rFonts w:ascii="Times New Roman" w:hint="eastAsia"/>
          <w:sz w:val="22"/>
          <w:szCs w:val="22"/>
        </w:rPr>
        <w:t xml:space="preserve"> </w:t>
      </w:r>
      <w:r w:rsidR="004259E2">
        <w:rPr>
          <w:rFonts w:ascii="Times New Roman" w:hint="eastAsia"/>
          <w:sz w:val="22"/>
          <w:szCs w:val="22"/>
        </w:rPr>
        <w:t>유한회사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매수인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 w:rsidR="00062843">
        <w:rPr>
          <w:rFonts w:ascii="Times New Roman" w:hint="eastAsia"/>
          <w:sz w:val="22"/>
          <w:szCs w:val="22"/>
        </w:rPr>
        <w:t xml:space="preserve"> </w:t>
      </w:r>
      <w:r w:rsidR="00062843">
        <w:rPr>
          <w:rFonts w:ascii="Times New Roman" w:hint="eastAsia"/>
          <w:sz w:val="22"/>
          <w:szCs w:val="22"/>
        </w:rPr>
        <w:t>보통</w:t>
      </w:r>
      <w:r>
        <w:rPr>
          <w:rFonts w:ascii="Times New Roman" w:hint="eastAsia"/>
          <w:sz w:val="22"/>
          <w:szCs w:val="22"/>
        </w:rPr>
        <w:t>주식</w:t>
      </w:r>
      <w:r>
        <w:rPr>
          <w:rFonts w:ascii="Times New Roman" w:hint="eastAsia"/>
          <w:sz w:val="22"/>
          <w:szCs w:val="22"/>
        </w:rPr>
        <w:t xml:space="preserve"> </w:t>
      </w:r>
      <w:r w:rsidR="00062843">
        <w:rPr>
          <w:rFonts w:ascii="Times New Roman" w:hint="eastAsia"/>
          <w:sz w:val="22"/>
          <w:szCs w:val="22"/>
        </w:rPr>
        <w:t>1,633,500</w:t>
      </w:r>
      <w:r>
        <w:rPr>
          <w:rFonts w:ascii="Times New Roman" w:hint="eastAsia"/>
          <w:sz w:val="22"/>
          <w:szCs w:val="22"/>
        </w:rPr>
        <w:t>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본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계약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관련됩니다</w:t>
      </w:r>
      <w:r>
        <w:rPr>
          <w:rFonts w:ascii="Times New Roman" w:hint="eastAsia"/>
          <w:sz w:val="22"/>
          <w:szCs w:val="22"/>
        </w:rPr>
        <w:t xml:space="preserve">. </w:t>
      </w:r>
    </w:p>
    <w:p w14:paraId="4C3FCECD" w14:textId="77777777" w:rsidR="006F78BB" w:rsidRDefault="006F78BB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46ED76EC" w14:textId="5502476C" w:rsidR="006F78BB" w:rsidRDefault="001E12B5">
      <w:pPr>
        <w:topLinePunct/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거래종결일인</w:t>
      </w:r>
      <w:r>
        <w:rPr>
          <w:rFonts w:ascii="Times New Roman"/>
          <w:sz w:val="22"/>
          <w:szCs w:val="22"/>
        </w:rPr>
        <w:t xml:space="preserve"> 202</w:t>
      </w:r>
      <w:r>
        <w:rPr>
          <w:rFonts w:ascii="Times New Roman" w:hint="eastAsia"/>
          <w:sz w:val="22"/>
          <w:szCs w:val="22"/>
        </w:rPr>
        <w:t>5</w:t>
      </w:r>
      <w:r>
        <w:rPr>
          <w:rFonts w:ascii="Times New Roman"/>
          <w:sz w:val="22"/>
          <w:szCs w:val="22"/>
        </w:rPr>
        <w:t>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 w:rsidR="004259E2">
        <w:rPr>
          <w:rFonts w:ascii="맑은 고딕" w:eastAsia="맑은 고딕" w:hAnsi="맑은 고딕" w:hint="eastAsia"/>
          <w:sz w:val="22"/>
          <w:szCs w:val="22"/>
        </w:rPr>
        <w:t>•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</w:t>
      </w:r>
      <w:r w:rsidR="004259E2">
        <w:rPr>
          <w:rFonts w:ascii="Times New Roman" w:hint="eastAsia"/>
          <w:sz w:val="22"/>
          <w:szCs w:val="22"/>
        </w:rPr>
        <w:t>[</w:t>
      </w:r>
      <w:r w:rsidR="004259E2">
        <w:rPr>
          <w:rFonts w:ascii="맑은 고딕" w:eastAsia="맑은 고딕" w:hAnsi="맑은 고딕" w:hint="eastAsia"/>
          <w:sz w:val="22"/>
          <w:szCs w:val="22"/>
        </w:rPr>
        <w:t>•</w:t>
      </w:r>
      <w:r w:rsidR="004259E2"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5.1</w:t>
      </w:r>
      <w:r>
        <w:rPr>
          <w:rFonts w:ascii="Times New Roman" w:hint="eastAsia"/>
          <w:sz w:val="22"/>
          <w:szCs w:val="22"/>
        </w:rPr>
        <w:t>조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규정된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의무이행의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선행조건이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충족되어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유지되고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확인합니다</w:t>
      </w:r>
      <w:r>
        <w:rPr>
          <w:rFonts w:ascii="Times New Roman"/>
          <w:sz w:val="22"/>
          <w:szCs w:val="22"/>
        </w:rPr>
        <w:t>.</w:t>
      </w:r>
    </w:p>
    <w:p w14:paraId="1EF81D85" w14:textId="77777777" w:rsidR="006F78BB" w:rsidRDefault="006F78BB">
      <w:pPr>
        <w:spacing w:line="360" w:lineRule="auto"/>
        <w:rPr>
          <w:rFonts w:ascii="Times New Roman"/>
          <w:sz w:val="22"/>
          <w:szCs w:val="22"/>
        </w:rPr>
      </w:pPr>
    </w:p>
    <w:p w14:paraId="2F912C5E" w14:textId="3F61036E" w:rsidR="006F78BB" w:rsidRPr="004259E2" w:rsidRDefault="001E12B5">
      <w:pPr>
        <w:spacing w:line="360" w:lineRule="auto"/>
        <w:jc w:val="center"/>
        <w:rPr>
          <w:rFonts w:ascii="Times New Roman"/>
          <w:sz w:val="22"/>
          <w:szCs w:val="22"/>
        </w:rPr>
      </w:pPr>
      <w:r w:rsidRPr="004259E2">
        <w:rPr>
          <w:rFonts w:ascii="Times New Roman" w:hint="eastAsia"/>
          <w:sz w:val="22"/>
          <w:szCs w:val="22"/>
        </w:rPr>
        <w:t>2025</w:t>
      </w:r>
      <w:r w:rsidRPr="004259E2">
        <w:rPr>
          <w:rFonts w:ascii="Times New Roman" w:hint="eastAsia"/>
          <w:sz w:val="22"/>
          <w:szCs w:val="22"/>
        </w:rPr>
        <w:t>년</w:t>
      </w:r>
      <w:r w:rsidRPr="004259E2">
        <w:rPr>
          <w:rFonts w:ascii="Times New Roman" w:hint="eastAsia"/>
          <w:sz w:val="22"/>
          <w:szCs w:val="22"/>
        </w:rPr>
        <w:t xml:space="preserve"> </w:t>
      </w:r>
      <w:r w:rsidR="004259E2">
        <w:rPr>
          <w:rFonts w:ascii="Times New Roman" w:hint="eastAsia"/>
          <w:sz w:val="22"/>
          <w:szCs w:val="22"/>
        </w:rPr>
        <w:t>[</w:t>
      </w:r>
      <w:r w:rsidR="004259E2">
        <w:rPr>
          <w:rFonts w:ascii="맑은 고딕" w:eastAsia="맑은 고딕" w:hAnsi="맑은 고딕" w:hint="eastAsia"/>
          <w:sz w:val="22"/>
          <w:szCs w:val="22"/>
        </w:rPr>
        <w:t>•</w:t>
      </w:r>
      <w:r w:rsidR="004259E2">
        <w:rPr>
          <w:rFonts w:ascii="Times New Roman" w:hint="eastAsia"/>
          <w:sz w:val="22"/>
          <w:szCs w:val="22"/>
        </w:rPr>
        <w:t>]</w:t>
      </w:r>
      <w:r w:rsidR="004259E2">
        <w:rPr>
          <w:rFonts w:ascii="Times New Roman" w:hint="eastAsia"/>
          <w:sz w:val="22"/>
          <w:szCs w:val="22"/>
        </w:rPr>
        <w:t>월</w:t>
      </w:r>
      <w:r w:rsidRPr="004259E2">
        <w:rPr>
          <w:rFonts w:ascii="Times New Roman" w:hint="eastAsia"/>
          <w:sz w:val="22"/>
          <w:szCs w:val="22"/>
        </w:rPr>
        <w:t xml:space="preserve"> </w:t>
      </w:r>
      <w:r w:rsidR="004259E2">
        <w:rPr>
          <w:rFonts w:ascii="Times New Roman" w:hint="eastAsia"/>
          <w:sz w:val="22"/>
          <w:szCs w:val="22"/>
        </w:rPr>
        <w:t>[</w:t>
      </w:r>
      <w:r w:rsidR="004259E2">
        <w:rPr>
          <w:rFonts w:ascii="맑은 고딕" w:eastAsia="맑은 고딕" w:hAnsi="맑은 고딕" w:hint="eastAsia"/>
          <w:sz w:val="22"/>
          <w:szCs w:val="22"/>
        </w:rPr>
        <w:t>•</w:t>
      </w:r>
      <w:r w:rsidR="004259E2">
        <w:rPr>
          <w:rFonts w:ascii="Times New Roman" w:hint="eastAsia"/>
          <w:sz w:val="22"/>
          <w:szCs w:val="22"/>
        </w:rPr>
        <w:t>]</w:t>
      </w:r>
      <w:r w:rsidRPr="004259E2">
        <w:rPr>
          <w:rFonts w:ascii="Times New Roman" w:hint="eastAsia"/>
          <w:sz w:val="22"/>
          <w:szCs w:val="22"/>
        </w:rPr>
        <w:t>일</w:t>
      </w:r>
    </w:p>
    <w:p w14:paraId="6F5FDCB3" w14:textId="77777777" w:rsidR="006F78BB" w:rsidRPr="004259E2" w:rsidRDefault="006F78BB">
      <w:pPr>
        <w:spacing w:line="360" w:lineRule="auto"/>
        <w:rPr>
          <w:rFonts w:ascii="Times New Roman"/>
          <w:sz w:val="22"/>
          <w:szCs w:val="22"/>
        </w:rPr>
      </w:pPr>
    </w:p>
    <w:p w14:paraId="4BA2B4F7" w14:textId="28A18FDA" w:rsidR="006F78BB" w:rsidRDefault="001E12B5">
      <w:pPr>
        <w:spacing w:line="360" w:lineRule="auto"/>
        <w:rPr>
          <w:rFonts w:ascii="Times New Roman"/>
          <w:sz w:val="22"/>
          <w:szCs w:val="22"/>
        </w:rPr>
      </w:pPr>
      <w:r w:rsidRPr="004259E2">
        <w:rPr>
          <w:rFonts w:ascii="Times New Roman" w:hint="eastAsia"/>
          <w:sz w:val="22"/>
          <w:szCs w:val="22"/>
        </w:rPr>
        <w:t>[</w:t>
      </w:r>
      <w:r w:rsidRPr="004259E2">
        <w:rPr>
          <w:rFonts w:ascii="Times New Roman" w:hint="eastAsia"/>
          <w:sz w:val="22"/>
          <w:szCs w:val="22"/>
        </w:rPr>
        <w:t>매도인</w:t>
      </w:r>
      <w:r w:rsidRPr="004259E2">
        <w:rPr>
          <w:rFonts w:ascii="Times New Roman" w:hint="eastAsia"/>
          <w:sz w:val="22"/>
          <w:szCs w:val="22"/>
        </w:rPr>
        <w:t>](</w:t>
      </w:r>
      <w:r w:rsidRPr="004259E2">
        <w:rPr>
          <w:rFonts w:ascii="Times New Roman" w:hint="eastAsia"/>
          <w:sz w:val="22"/>
          <w:szCs w:val="22"/>
        </w:rPr>
        <w:t>생년월일</w:t>
      </w:r>
      <w:r w:rsidRPr="004259E2">
        <w:rPr>
          <w:rFonts w:ascii="Times New Roman" w:hint="eastAsia"/>
          <w:sz w:val="22"/>
          <w:szCs w:val="22"/>
        </w:rPr>
        <w:t xml:space="preserve">: </w:t>
      </w:r>
      <w:r w:rsidR="004259E2">
        <w:rPr>
          <w:rFonts w:ascii="Times New Roman" w:hint="eastAsia"/>
          <w:sz w:val="22"/>
          <w:szCs w:val="22"/>
        </w:rPr>
        <w:t>[</w:t>
      </w:r>
      <w:r w:rsidR="004259E2">
        <w:rPr>
          <w:rFonts w:ascii="맑은 고딕" w:eastAsia="맑은 고딕" w:hAnsi="맑은 고딕" w:hint="eastAsia"/>
          <w:sz w:val="22"/>
          <w:szCs w:val="22"/>
        </w:rPr>
        <w:t>•</w:t>
      </w:r>
      <w:r w:rsidR="004259E2">
        <w:rPr>
          <w:rFonts w:ascii="Times New Roman" w:hint="eastAsia"/>
          <w:sz w:val="22"/>
          <w:szCs w:val="22"/>
        </w:rPr>
        <w:t>]</w:t>
      </w:r>
      <w:r w:rsidRPr="004259E2">
        <w:rPr>
          <w:rFonts w:ascii="Times New Roman" w:hint="eastAsia"/>
          <w:sz w:val="22"/>
          <w:szCs w:val="22"/>
        </w:rPr>
        <w:t>년</w:t>
      </w:r>
      <w:r w:rsidRPr="004259E2">
        <w:rPr>
          <w:rFonts w:ascii="Times New Roman" w:hint="eastAsia"/>
          <w:sz w:val="22"/>
          <w:szCs w:val="22"/>
        </w:rPr>
        <w:t xml:space="preserve"> </w:t>
      </w:r>
      <w:r w:rsidR="004259E2">
        <w:rPr>
          <w:rFonts w:ascii="Times New Roman" w:hint="eastAsia"/>
          <w:sz w:val="22"/>
          <w:szCs w:val="22"/>
        </w:rPr>
        <w:t>[</w:t>
      </w:r>
      <w:r w:rsidR="004259E2">
        <w:rPr>
          <w:rFonts w:ascii="맑은 고딕" w:eastAsia="맑은 고딕" w:hAnsi="맑은 고딕" w:hint="eastAsia"/>
          <w:sz w:val="22"/>
          <w:szCs w:val="22"/>
        </w:rPr>
        <w:t>•</w:t>
      </w:r>
      <w:r w:rsidR="004259E2">
        <w:rPr>
          <w:rFonts w:ascii="Times New Roman" w:hint="eastAsia"/>
          <w:sz w:val="22"/>
          <w:szCs w:val="22"/>
        </w:rPr>
        <w:t>]</w:t>
      </w:r>
      <w:r w:rsidRPr="004259E2">
        <w:rPr>
          <w:rFonts w:ascii="Times New Roman" w:hint="eastAsia"/>
          <w:sz w:val="22"/>
          <w:szCs w:val="22"/>
        </w:rPr>
        <w:t>월</w:t>
      </w:r>
      <w:r w:rsidRPr="004259E2">
        <w:rPr>
          <w:rFonts w:ascii="Times New Roman" w:hint="eastAsia"/>
          <w:sz w:val="22"/>
          <w:szCs w:val="22"/>
        </w:rPr>
        <w:t xml:space="preserve"> </w:t>
      </w:r>
      <w:r w:rsidR="004259E2">
        <w:rPr>
          <w:rFonts w:ascii="Times New Roman" w:hint="eastAsia"/>
          <w:sz w:val="22"/>
          <w:szCs w:val="22"/>
        </w:rPr>
        <w:t>[</w:t>
      </w:r>
      <w:r w:rsidR="004259E2">
        <w:rPr>
          <w:rFonts w:ascii="맑은 고딕" w:eastAsia="맑은 고딕" w:hAnsi="맑은 고딕" w:hint="eastAsia"/>
          <w:sz w:val="22"/>
          <w:szCs w:val="22"/>
        </w:rPr>
        <w:t>•</w:t>
      </w:r>
      <w:r w:rsidR="004259E2">
        <w:rPr>
          <w:rFonts w:ascii="Times New Roman" w:hint="eastAsia"/>
          <w:sz w:val="22"/>
          <w:szCs w:val="22"/>
        </w:rPr>
        <w:t>]</w:t>
      </w:r>
      <w:r w:rsidRPr="004259E2">
        <w:rPr>
          <w:rFonts w:ascii="Times New Roman" w:hint="eastAsia"/>
          <w:sz w:val="22"/>
          <w:szCs w:val="22"/>
        </w:rPr>
        <w:t>일</w:t>
      </w:r>
      <w:r w:rsidRPr="004259E2">
        <w:rPr>
          <w:rFonts w:ascii="Times New Roman" w:hint="eastAsia"/>
          <w:sz w:val="22"/>
          <w:szCs w:val="22"/>
        </w:rPr>
        <w:t>)</w:t>
      </w:r>
      <w:r w:rsidRPr="004259E2">
        <w:rPr>
          <w:rFonts w:ascii="Times New Roman"/>
          <w:sz w:val="22"/>
          <w:szCs w:val="22"/>
        </w:rPr>
        <w:tab/>
      </w:r>
      <w:r w:rsidRPr="004259E2">
        <w:rPr>
          <w:rFonts w:ascii="Times New Roman" w:hint="eastAsia"/>
          <w:sz w:val="22"/>
          <w:szCs w:val="22"/>
        </w:rPr>
        <w:t>(</w:t>
      </w:r>
      <w:r w:rsidRPr="004259E2">
        <w:rPr>
          <w:rFonts w:ascii="Times New Roman" w:hint="eastAsia"/>
          <w:sz w:val="22"/>
          <w:szCs w:val="22"/>
        </w:rPr>
        <w:t>인</w:t>
      </w:r>
      <w:r w:rsidRPr="004259E2">
        <w:rPr>
          <w:rFonts w:ascii="Times New Roman" w:hint="eastAsia"/>
          <w:sz w:val="22"/>
          <w:szCs w:val="22"/>
        </w:rPr>
        <w:t>)</w:t>
      </w:r>
    </w:p>
    <w:p w14:paraId="3C053DF9" w14:textId="77777777" w:rsidR="006F78BB" w:rsidRDefault="001E12B5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주소</w:t>
      </w:r>
      <w:r>
        <w:rPr>
          <w:rFonts w:ascii="Times New Roman" w:hint="eastAsia"/>
          <w:sz w:val="22"/>
          <w:szCs w:val="22"/>
        </w:rPr>
        <w:t>]</w:t>
      </w:r>
    </w:p>
    <w:p w14:paraId="302755EB" w14:textId="77777777" w:rsidR="006F78BB" w:rsidRDefault="006F78BB">
      <w:pPr>
        <w:widowControl/>
        <w:wordWrap/>
        <w:adjustRightInd/>
        <w:snapToGrid/>
        <w:spacing w:before="0" w:after="0" w:line="360" w:lineRule="auto"/>
        <w:textAlignment w:val="auto"/>
        <w:rPr>
          <w:rFonts w:ascii="Times New Roman"/>
          <w:bCs/>
          <w:sz w:val="22"/>
          <w:szCs w:val="22"/>
          <w:highlight w:val="yellow"/>
        </w:rPr>
      </w:pPr>
    </w:p>
    <w:p w14:paraId="7017F7C1" w14:textId="77777777" w:rsidR="006F78BB" w:rsidRDefault="006F78BB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  <w:highlight w:val="yellow"/>
        </w:rPr>
      </w:pPr>
    </w:p>
    <w:p w14:paraId="628889B8" w14:textId="77777777" w:rsidR="006F78BB" w:rsidRDefault="001E12B5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2B18332F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lastRenderedPageBreak/>
        <w:t>별지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>
        <w:rPr>
          <w:rFonts w:ascii="Times New Roman"/>
          <w:b/>
          <w:sz w:val="22"/>
          <w:szCs w:val="22"/>
          <w:u w:val="single"/>
        </w:rPr>
        <w:t>6.1(</w:t>
      </w:r>
      <w:r>
        <w:rPr>
          <w:rFonts w:ascii="Times New Roman" w:hint="eastAsia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)</w:t>
      </w:r>
    </w:p>
    <w:p w14:paraId="5A7055A9" w14:textId="77777777" w:rsidR="006F78BB" w:rsidRDefault="006F78BB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 w14:paraId="22930817" w14:textId="77777777" w:rsidR="006F78BB" w:rsidRDefault="001E12B5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사전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동의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사항</w:t>
      </w:r>
    </w:p>
    <w:p w14:paraId="7DAA3012" w14:textId="77777777" w:rsidR="006F78BB" w:rsidRDefault="006F78BB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</w:p>
    <w:p w14:paraId="05031AF4" w14:textId="77777777" w:rsidR="006F78BB" w:rsidRDefault="001E12B5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전환사채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/>
          <w:sz w:val="22"/>
          <w:szCs w:val="22"/>
        </w:rPr>
        <w:t>신주인수권부사채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증권의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발행이나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주식매수선택권을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사채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증권의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취득에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부여</w:t>
      </w:r>
    </w:p>
    <w:p w14:paraId="632DB238" w14:textId="77777777" w:rsidR="006F78BB" w:rsidRDefault="001E12B5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유</w:t>
      </w:r>
      <w:r>
        <w:rPr>
          <w:rFonts w:ascii="Times New Roman"/>
          <w:sz w:val="22"/>
          <w:szCs w:val="22"/>
        </w:rPr>
        <w:t>∙</w:t>
      </w:r>
      <w:r>
        <w:rPr>
          <w:rFonts w:ascii="Times New Roman"/>
          <w:sz w:val="22"/>
          <w:szCs w:val="22"/>
        </w:rPr>
        <w:t>무상감자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감소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병합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자본구조에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변동을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초래하는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</w:t>
      </w:r>
    </w:p>
    <w:p w14:paraId="6B1AF54B" w14:textId="77777777" w:rsidR="006F78BB" w:rsidRDefault="001E12B5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proofErr w:type="spellStart"/>
      <w:r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내부규정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자회사의</w:t>
      </w:r>
      <w:r>
        <w:rPr>
          <w:rFonts w:ascii="Times New Roman" w:hint="eastAsia"/>
          <w:sz w:val="22"/>
          <w:szCs w:val="22"/>
        </w:rPr>
        <w:t xml:space="preserve"> Limited Liability Company Operating Agreement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포함하되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한정되지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아니함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폐지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변경</w:t>
      </w:r>
    </w:p>
    <w:p w14:paraId="04412E1E" w14:textId="77777777" w:rsidR="006F78BB" w:rsidRDefault="001E12B5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해산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청산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채무자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파산에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법률에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파산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회생절차의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신청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기업구조조정촉진법에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채권금융기관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공동관리절차의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개시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신청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워크아웃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유사한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절차의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신청</w:t>
      </w:r>
    </w:p>
    <w:p w14:paraId="5392EFB7" w14:textId="77777777" w:rsidR="006F78BB" w:rsidRDefault="001E12B5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배당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출자환급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자기주식의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취득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소각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처분</w:t>
      </w:r>
    </w:p>
    <w:p w14:paraId="47032FDF" w14:textId="77777777" w:rsidR="006F78BB" w:rsidRDefault="001E12B5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사업의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신규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중단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합병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다른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합작회사의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설립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지분구조의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변동을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초래할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분할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분할합병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영업의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양도</w:t>
      </w:r>
      <w:r>
        <w:rPr>
          <w:rFonts w:ascii="Times New Roman"/>
          <w:sz w:val="22"/>
          <w:szCs w:val="22"/>
        </w:rPr>
        <w:t>∙</w:t>
      </w:r>
      <w:r>
        <w:rPr>
          <w:rFonts w:ascii="Times New Roman"/>
          <w:sz w:val="22"/>
          <w:szCs w:val="22"/>
        </w:rPr>
        <w:t>양수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포괄적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교환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영업의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경영위임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타인과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손익을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같이하는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준하는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>∙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해약</w:t>
      </w:r>
    </w:p>
    <w:p w14:paraId="60506988" w14:textId="77777777" w:rsidR="006F78BB" w:rsidRDefault="001E12B5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법령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단체협약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취업규칙에서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요구되지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연례적인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인상은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임직원에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특별상여금</w:t>
      </w:r>
      <w:r>
        <w:rPr>
          <w:rFonts w:ascii="Times New Roman"/>
          <w:sz w:val="22"/>
          <w:szCs w:val="22"/>
        </w:rPr>
        <w:t>{</w:t>
      </w:r>
      <w:r>
        <w:rPr>
          <w:rFonts w:ascii="Times New Roman"/>
          <w:sz w:val="22"/>
          <w:szCs w:val="22"/>
        </w:rPr>
        <w:t>지급의무가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없음에도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이유로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퇴직하는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위로금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상여금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특별퇴직금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명목과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여하를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직접적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간접적인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관련성을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일부에게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금원을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의미함</w:t>
      </w:r>
      <w:r>
        <w:rPr>
          <w:rFonts w:ascii="Times New Roman"/>
          <w:sz w:val="22"/>
          <w:szCs w:val="22"/>
        </w:rPr>
        <w:t>)}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약속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부합하는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수준의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특별상여금은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</w:t>
      </w:r>
      <w:r>
        <w:rPr>
          <w:rFonts w:ascii="Times New Roman"/>
          <w:sz w:val="22"/>
          <w:szCs w:val="22"/>
        </w:rPr>
        <w:t>)</w:t>
      </w:r>
    </w:p>
    <w:p w14:paraId="07ED795A" w14:textId="77777777" w:rsidR="006F78BB" w:rsidRDefault="001E12B5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lastRenderedPageBreak/>
        <w:t>통상의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일반적으로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이루어지는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범위를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초과하는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임직원의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채용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전적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해고</w:t>
      </w:r>
    </w:p>
    <w:p w14:paraId="3C55173C" w14:textId="77777777" w:rsidR="006F78BB" w:rsidRDefault="001E12B5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10</w:t>
      </w:r>
      <w:r>
        <w:rPr>
          <w:rFonts w:ascii="Times New Roman" w:hint="eastAsia"/>
          <w:sz w:val="22"/>
          <w:szCs w:val="22"/>
        </w:rPr>
        <w:t>억</w:t>
      </w:r>
      <w:r>
        <w:rPr>
          <w:rFonts w:ascii="Times New Roman"/>
          <w:sz w:val="22"/>
          <w:szCs w:val="22"/>
        </w:rPr>
        <w:t>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초과하는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자본적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지급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법령이나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이루어지는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</w:t>
      </w:r>
      <w:r>
        <w:rPr>
          <w:rFonts w:ascii="Times New Roman" w:hint="eastAsia"/>
          <w:sz w:val="22"/>
          <w:szCs w:val="22"/>
        </w:rPr>
        <w:t>하되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사전에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통보하기로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함</w:t>
      </w:r>
      <w:r>
        <w:rPr>
          <w:rFonts w:ascii="Times New Roman"/>
          <w:sz w:val="22"/>
          <w:szCs w:val="22"/>
        </w:rPr>
        <w:t>)</w:t>
      </w:r>
    </w:p>
    <w:p w14:paraId="276932B6" w14:textId="77777777" w:rsidR="006F78BB" w:rsidRDefault="001E12B5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신규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자금차입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사채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>)</w:t>
      </w:r>
    </w:p>
    <w:p w14:paraId="09CB48C3" w14:textId="77777777" w:rsidR="006F78BB" w:rsidRDefault="001E12B5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신용공여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금전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증권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경제적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가치가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대여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채무이행의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자금지원적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증권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매입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담보제공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어음의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배서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>)</w:t>
      </w:r>
    </w:p>
    <w:p w14:paraId="56B30FBE" w14:textId="77777777" w:rsidR="006F78BB" w:rsidRDefault="001E12B5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금</w:t>
      </w:r>
      <w:r>
        <w:rPr>
          <w:rFonts w:ascii="Times New Roman" w:hint="eastAsia"/>
          <w:sz w:val="22"/>
          <w:szCs w:val="22"/>
        </w:rPr>
        <w:t xml:space="preserve"> 10</w:t>
      </w:r>
      <w:r>
        <w:rPr>
          <w:rFonts w:ascii="Times New Roman" w:hint="eastAsia"/>
          <w:sz w:val="22"/>
          <w:szCs w:val="22"/>
        </w:rPr>
        <w:t>억</w:t>
      </w:r>
      <w:r>
        <w:rPr>
          <w:rFonts w:ascii="Times New Roman"/>
          <w:sz w:val="22"/>
          <w:szCs w:val="22"/>
        </w:rPr>
        <w:t>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중요자산의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구매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자본적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매각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임대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처분행위</w:t>
      </w:r>
    </w:p>
    <w:p w14:paraId="2E6FE0FD" w14:textId="77777777" w:rsidR="006F78BB" w:rsidRDefault="001E12B5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중요계약의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갱신거절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갱신의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의사를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표시하지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color w:val="000000"/>
          <w:kern w:val="2"/>
          <w:sz w:val="22"/>
          <w:szCs w:val="22"/>
        </w:rPr>
        <w:t>않는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갱신거절이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해제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해지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취소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부정적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</w:p>
    <w:p w14:paraId="15171225" w14:textId="77777777" w:rsidR="006F78BB" w:rsidRDefault="001E12B5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상표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지식재산권의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양도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사용권의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부여행위</w:t>
      </w:r>
      <w:r>
        <w:rPr>
          <w:rFonts w:ascii="Times New Roman" w:hint="eastAsia"/>
          <w:sz w:val="22"/>
          <w:szCs w:val="22"/>
        </w:rPr>
        <w:t>.</w:t>
      </w:r>
    </w:p>
    <w:p w14:paraId="311FCCD1" w14:textId="77777777" w:rsidR="006F78BB" w:rsidRDefault="001E12B5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proofErr w:type="spellStart"/>
      <w:r>
        <w:rPr>
          <w:rFonts w:ascii="Times New Roman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회계원칙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절차의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일반적으로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이루어지는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회계처리기준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법령에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요구되는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경우는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제외함</w:t>
      </w:r>
      <w:r>
        <w:rPr>
          <w:rFonts w:ascii="Times New Roman"/>
          <w:sz w:val="22"/>
          <w:szCs w:val="22"/>
        </w:rPr>
        <w:t xml:space="preserve">), </w:t>
      </w:r>
      <w:r>
        <w:rPr>
          <w:rFonts w:ascii="Times New Roman"/>
          <w:sz w:val="22"/>
          <w:szCs w:val="22"/>
        </w:rPr>
        <w:t>외부감사인의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선임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변경</w:t>
      </w:r>
    </w:p>
    <w:p w14:paraId="2C012A52" w14:textId="77777777" w:rsidR="006F78BB" w:rsidRDefault="001E12B5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소송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분쟁의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취하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화해</w:t>
      </w:r>
    </w:p>
    <w:p w14:paraId="43C14EB3" w14:textId="77777777" w:rsidR="006F78BB" w:rsidRDefault="001E12B5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임원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주주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상대방으로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권리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지급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채무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부담</w:t>
      </w:r>
      <w:r>
        <w:rPr>
          <w:rFonts w:ascii="Times New Roman" w:hint="eastAsia"/>
          <w:sz w:val="22"/>
          <w:szCs w:val="22"/>
        </w:rPr>
        <w:t>.</w:t>
      </w:r>
    </w:p>
    <w:p w14:paraId="69F50ABB" w14:textId="77777777" w:rsidR="006F78BB" w:rsidRDefault="001E12B5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상법상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주주총회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이사회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결의를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요하는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</w:t>
      </w:r>
    </w:p>
    <w:p w14:paraId="78A9A2BD" w14:textId="77777777" w:rsidR="006F78BB" w:rsidRDefault="001E12B5">
      <w:pPr>
        <w:numPr>
          <w:ilvl w:val="0"/>
          <w:numId w:val="53"/>
        </w:numPr>
        <w:topLinePunct/>
        <w:autoSpaceDE w:val="0"/>
        <w:autoSpaceDN w:val="0"/>
        <w:spacing w:before="0" w:after="288" w:line="360" w:lineRule="auto"/>
        <w:ind w:left="567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이상의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약속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</w:p>
    <w:p w14:paraId="1ED521B3" w14:textId="77777777" w:rsidR="006F78BB" w:rsidRDefault="006F78BB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highlight w:val="yellow"/>
        </w:rPr>
      </w:pPr>
    </w:p>
    <w:p w14:paraId="717A9F60" w14:textId="77777777" w:rsidR="006F78BB" w:rsidRDefault="006F78BB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highlight w:val="yellow"/>
        </w:rPr>
      </w:pPr>
    </w:p>
    <w:p w14:paraId="08410D6E" w14:textId="78400B9A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6.1(4)</w:t>
      </w:r>
    </w:p>
    <w:p w14:paraId="42ACE9A3" w14:textId="77777777" w:rsidR="006F78BB" w:rsidRDefault="001E12B5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사임서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 w14:paraId="7E8BE049" w14:textId="77777777" w:rsidR="006F78BB" w:rsidRDefault="006F78BB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57285B10" w14:textId="77777777" w:rsidR="006F78BB" w:rsidRDefault="001E12B5"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proofErr w:type="spellStart"/>
      <w:r>
        <w:rPr>
          <w:rFonts w:ascii="Times New Roman" w:hint="eastAsia"/>
          <w:sz w:val="22"/>
          <w:szCs w:val="22"/>
        </w:rPr>
        <w:t>엠피닉스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</w:p>
    <w:p w14:paraId="423A491B" w14:textId="77777777" w:rsidR="006F78BB" w:rsidRDefault="001E12B5"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</w:rPr>
        <w:t>광주광역시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북구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첨단벤처소로</w:t>
      </w:r>
      <w:r>
        <w:rPr>
          <w:rFonts w:ascii="Times New Roman" w:hint="eastAsia"/>
          <w:sz w:val="22"/>
        </w:rPr>
        <w:t xml:space="preserve"> 45(</w:t>
      </w:r>
      <w:proofErr w:type="spellStart"/>
      <w:r>
        <w:rPr>
          <w:rFonts w:ascii="Times New Roman" w:hint="eastAsia"/>
          <w:sz w:val="22"/>
        </w:rPr>
        <w:t>월출동</w:t>
      </w:r>
      <w:proofErr w:type="spellEnd"/>
      <w:r>
        <w:rPr>
          <w:rFonts w:ascii="Times New Roman" w:hint="eastAsia"/>
          <w:sz w:val="22"/>
        </w:rPr>
        <w:t>)</w:t>
      </w:r>
    </w:p>
    <w:p w14:paraId="511377E9" w14:textId="77777777" w:rsidR="006F78BB" w:rsidRDefault="006F78BB">
      <w:pPr>
        <w:spacing w:line="360" w:lineRule="auto"/>
        <w:rPr>
          <w:rFonts w:ascii="Times New Roman"/>
          <w:sz w:val="22"/>
          <w:szCs w:val="22"/>
        </w:rPr>
      </w:pPr>
    </w:p>
    <w:p w14:paraId="72EBFD15" w14:textId="564DBE2E" w:rsidR="006F78BB" w:rsidRDefault="001E12B5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엠피닉스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등기이사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등기감사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인바</w:t>
      </w:r>
      <w:r>
        <w:rPr>
          <w:rFonts w:ascii="Times New Roman"/>
          <w:sz w:val="22"/>
          <w:szCs w:val="22"/>
        </w:rPr>
        <w:t xml:space="preserve">, 2025. </w:t>
      </w:r>
      <w:r w:rsidR="004259E2">
        <w:rPr>
          <w:rFonts w:ascii="Times New Roman" w:hint="eastAsia"/>
          <w:sz w:val="22"/>
          <w:szCs w:val="22"/>
        </w:rPr>
        <w:t>[</w:t>
      </w:r>
      <w:r w:rsidR="004259E2">
        <w:rPr>
          <w:rFonts w:ascii="맑은 고딕" w:eastAsia="맑은 고딕" w:hAnsi="맑은 고딕" w:hint="eastAsia"/>
          <w:sz w:val="22"/>
          <w:szCs w:val="22"/>
        </w:rPr>
        <w:t>•</w:t>
      </w:r>
      <w:r w:rsidR="004259E2"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 xml:space="preserve">. </w:t>
      </w:r>
      <w:r w:rsidR="004259E2">
        <w:rPr>
          <w:rFonts w:ascii="Times New Roman" w:hint="eastAsia"/>
          <w:sz w:val="22"/>
          <w:szCs w:val="22"/>
        </w:rPr>
        <w:t>[</w:t>
      </w:r>
      <w:r w:rsidR="004259E2">
        <w:rPr>
          <w:rFonts w:ascii="맑은 고딕" w:eastAsia="맑은 고딕" w:hAnsi="맑은 고딕" w:hint="eastAsia"/>
          <w:sz w:val="22"/>
          <w:szCs w:val="22"/>
        </w:rPr>
        <w:t>•</w:t>
      </w:r>
      <w:r w:rsidR="004259E2">
        <w:rPr>
          <w:rFonts w:ascii="Times New Roman" w:hint="eastAsia"/>
          <w:sz w:val="22"/>
          <w:szCs w:val="22"/>
        </w:rPr>
        <w:t>].</w:t>
      </w:r>
      <w:r>
        <w:rPr>
          <w:rFonts w:ascii="Times New Roman"/>
          <w:sz w:val="22"/>
          <w:szCs w:val="22"/>
        </w:rPr>
        <w:t>자로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귀사의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등기이사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등기감사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직에서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사임합니다</w:t>
      </w:r>
      <w:r>
        <w:rPr>
          <w:rFonts w:ascii="Times New Roman"/>
          <w:sz w:val="22"/>
          <w:szCs w:val="22"/>
        </w:rPr>
        <w:t>.</w:t>
      </w:r>
    </w:p>
    <w:p w14:paraId="62590DDB" w14:textId="77777777" w:rsidR="006F78BB" w:rsidRDefault="006F78BB">
      <w:pPr>
        <w:spacing w:line="360" w:lineRule="auto"/>
        <w:rPr>
          <w:rFonts w:ascii="Times New Roman"/>
          <w:sz w:val="22"/>
          <w:szCs w:val="22"/>
        </w:rPr>
      </w:pPr>
    </w:p>
    <w:p w14:paraId="0D7574E3" w14:textId="7108FCB1" w:rsidR="006F78BB" w:rsidRDefault="001E12B5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사임은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자발적인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것으로서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귀사로부터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일체의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금원을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지급받았고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귀사에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퇴직금을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제외하고는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채권도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귀사가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부담하는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책임을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면제하고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/>
          <w:sz w:val="22"/>
          <w:szCs w:val="22"/>
        </w:rPr>
        <w:t>여하한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사유로든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사임일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이후의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잔여보수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퇴직금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것임을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확인합니다</w:t>
      </w:r>
      <w:r>
        <w:rPr>
          <w:rFonts w:ascii="Times New Roman"/>
          <w:sz w:val="22"/>
          <w:szCs w:val="22"/>
        </w:rPr>
        <w:t>.</w:t>
      </w:r>
      <w:r w:rsidR="00C06824">
        <w:rPr>
          <w:rFonts w:ascii="Times New Roman" w:hint="eastAsia"/>
          <w:sz w:val="22"/>
          <w:szCs w:val="22"/>
        </w:rPr>
        <w:t xml:space="preserve"> </w:t>
      </w:r>
    </w:p>
    <w:p w14:paraId="4036F5EE" w14:textId="77777777" w:rsidR="00195AF6" w:rsidRDefault="00195AF6">
      <w:pPr>
        <w:spacing w:line="360" w:lineRule="auto"/>
        <w:rPr>
          <w:rFonts w:ascii="Times New Roman"/>
          <w:sz w:val="22"/>
          <w:szCs w:val="22"/>
        </w:rPr>
      </w:pPr>
    </w:p>
    <w:p w14:paraId="25539F35" w14:textId="6FD7CF7D" w:rsidR="00195AF6" w:rsidRPr="0078395B" w:rsidRDefault="00BF16B9" w:rsidP="00195AF6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단</w:t>
      </w:r>
      <w:r>
        <w:rPr>
          <w:rFonts w:ascii="Times New Roman" w:hint="eastAsia"/>
          <w:sz w:val="22"/>
          <w:szCs w:val="22"/>
        </w:rPr>
        <w:t xml:space="preserve">, </w:t>
      </w:r>
      <w:r w:rsidR="00195AF6">
        <w:rPr>
          <w:rFonts w:ascii="Times New Roman" w:hint="eastAsia"/>
          <w:sz w:val="22"/>
          <w:szCs w:val="22"/>
        </w:rPr>
        <w:t>본</w:t>
      </w:r>
      <w:r w:rsidR="00195AF6">
        <w:rPr>
          <w:rFonts w:ascii="Times New Roman" w:hint="eastAsia"/>
          <w:sz w:val="22"/>
          <w:szCs w:val="22"/>
        </w:rPr>
        <w:t xml:space="preserve"> </w:t>
      </w:r>
      <w:r w:rsidR="00195AF6">
        <w:rPr>
          <w:rFonts w:ascii="Times New Roman" w:hint="eastAsia"/>
          <w:sz w:val="22"/>
          <w:szCs w:val="22"/>
        </w:rPr>
        <w:t>확인</w:t>
      </w:r>
      <w:r w:rsidR="00195AF6">
        <w:rPr>
          <w:rFonts w:ascii="Times New Roman" w:hint="eastAsia"/>
          <w:sz w:val="22"/>
          <w:szCs w:val="22"/>
        </w:rPr>
        <w:t xml:space="preserve"> </w:t>
      </w:r>
      <w:r w:rsidR="00195AF6">
        <w:rPr>
          <w:rFonts w:ascii="Times New Roman" w:hint="eastAsia"/>
          <w:sz w:val="22"/>
          <w:szCs w:val="22"/>
        </w:rPr>
        <w:t>및</w:t>
      </w:r>
      <w:r w:rsidR="00195AF6">
        <w:rPr>
          <w:rFonts w:ascii="Times New Roman" w:hint="eastAsia"/>
          <w:sz w:val="22"/>
          <w:szCs w:val="22"/>
        </w:rPr>
        <w:t xml:space="preserve"> </w:t>
      </w:r>
      <w:r w:rsidR="00195AF6">
        <w:rPr>
          <w:rFonts w:ascii="Times New Roman" w:hint="eastAsia"/>
          <w:sz w:val="22"/>
          <w:szCs w:val="22"/>
        </w:rPr>
        <w:t>면제는</w:t>
      </w:r>
      <w:r w:rsidR="00195AF6">
        <w:rPr>
          <w:rFonts w:ascii="Times New Roman" w:hint="eastAsia"/>
          <w:sz w:val="22"/>
          <w:szCs w:val="22"/>
        </w:rPr>
        <w:t xml:space="preserve"> </w:t>
      </w:r>
      <w:r w:rsidR="00195AF6" w:rsidRPr="007330B2">
        <w:rPr>
          <w:rFonts w:ascii="Times New Roman"/>
          <w:sz w:val="22"/>
          <w:szCs w:val="22"/>
        </w:rPr>
        <w:t>사직일</w:t>
      </w:r>
      <w:r w:rsidR="00195AF6" w:rsidRPr="007330B2">
        <w:rPr>
          <w:rFonts w:ascii="Times New Roman"/>
          <w:sz w:val="22"/>
          <w:szCs w:val="22"/>
        </w:rPr>
        <w:t xml:space="preserve"> </w:t>
      </w:r>
      <w:r w:rsidR="00195AF6" w:rsidRPr="007330B2">
        <w:rPr>
          <w:rFonts w:ascii="Times New Roman"/>
          <w:sz w:val="22"/>
          <w:szCs w:val="22"/>
        </w:rPr>
        <w:t>이후</w:t>
      </w:r>
      <w:r w:rsidR="00195AF6" w:rsidRPr="007330B2">
        <w:rPr>
          <w:rFonts w:ascii="Times New Roman"/>
          <w:sz w:val="22"/>
          <w:szCs w:val="22"/>
        </w:rPr>
        <w:t xml:space="preserve"> </w:t>
      </w:r>
      <w:r w:rsidR="00195AF6" w:rsidRPr="007330B2">
        <w:rPr>
          <w:rFonts w:ascii="Times New Roman"/>
          <w:sz w:val="22"/>
          <w:szCs w:val="22"/>
        </w:rPr>
        <w:t>본인과</w:t>
      </w:r>
      <w:r w:rsidR="00195AF6" w:rsidRPr="007330B2">
        <w:rPr>
          <w:rFonts w:ascii="Times New Roman"/>
          <w:sz w:val="22"/>
          <w:szCs w:val="22"/>
        </w:rPr>
        <w:t xml:space="preserve"> </w:t>
      </w:r>
      <w:r w:rsidR="00195AF6" w:rsidRPr="007330B2">
        <w:rPr>
          <w:rFonts w:ascii="Times New Roman"/>
          <w:sz w:val="22"/>
          <w:szCs w:val="22"/>
        </w:rPr>
        <w:t>귀사</w:t>
      </w:r>
      <w:r w:rsidR="00195AF6" w:rsidRPr="007330B2">
        <w:rPr>
          <w:rFonts w:ascii="Times New Roman"/>
          <w:sz w:val="22"/>
          <w:szCs w:val="22"/>
        </w:rPr>
        <w:t xml:space="preserve"> </w:t>
      </w:r>
      <w:r w:rsidR="00195AF6" w:rsidRPr="007330B2">
        <w:rPr>
          <w:rFonts w:ascii="Times New Roman"/>
          <w:sz w:val="22"/>
          <w:szCs w:val="22"/>
        </w:rPr>
        <w:t>또는</w:t>
      </w:r>
      <w:r w:rsidR="00195AF6" w:rsidRPr="007330B2">
        <w:rPr>
          <w:rFonts w:ascii="Times New Roman"/>
          <w:sz w:val="22"/>
          <w:szCs w:val="22"/>
        </w:rPr>
        <w:t xml:space="preserve"> </w:t>
      </w:r>
      <w:r w:rsidR="00195AF6" w:rsidRPr="007330B2">
        <w:rPr>
          <w:rFonts w:ascii="Times New Roman"/>
          <w:sz w:val="22"/>
          <w:szCs w:val="22"/>
        </w:rPr>
        <w:t>귀사의</w:t>
      </w:r>
      <w:r w:rsidR="00195AF6" w:rsidRPr="007330B2">
        <w:rPr>
          <w:rFonts w:ascii="Times New Roman"/>
          <w:sz w:val="22"/>
          <w:szCs w:val="22"/>
        </w:rPr>
        <w:t xml:space="preserve"> </w:t>
      </w:r>
      <w:r w:rsidR="00195AF6">
        <w:rPr>
          <w:rFonts w:ascii="Times New Roman" w:hint="eastAsia"/>
          <w:sz w:val="22"/>
          <w:szCs w:val="22"/>
        </w:rPr>
        <w:t>계열회사</w:t>
      </w:r>
      <w:r w:rsidR="00195AF6" w:rsidRPr="007330B2">
        <w:rPr>
          <w:rFonts w:ascii="Times New Roman"/>
          <w:sz w:val="22"/>
          <w:szCs w:val="22"/>
        </w:rPr>
        <w:t xml:space="preserve"> </w:t>
      </w:r>
      <w:r w:rsidR="00195AF6" w:rsidRPr="007330B2">
        <w:rPr>
          <w:rFonts w:ascii="Times New Roman"/>
          <w:sz w:val="22"/>
          <w:szCs w:val="22"/>
        </w:rPr>
        <w:t>간에</w:t>
      </w:r>
      <w:r w:rsidR="00195AF6" w:rsidRPr="007330B2">
        <w:rPr>
          <w:rFonts w:ascii="Times New Roman"/>
          <w:sz w:val="22"/>
          <w:szCs w:val="22"/>
        </w:rPr>
        <w:t xml:space="preserve"> </w:t>
      </w:r>
      <w:r w:rsidR="00195AF6" w:rsidRPr="007330B2">
        <w:rPr>
          <w:rFonts w:ascii="Times New Roman"/>
          <w:sz w:val="22"/>
          <w:szCs w:val="22"/>
        </w:rPr>
        <w:t>새롭게</w:t>
      </w:r>
      <w:r w:rsidR="00195AF6" w:rsidRPr="007330B2">
        <w:rPr>
          <w:rFonts w:ascii="Times New Roman"/>
          <w:sz w:val="22"/>
          <w:szCs w:val="22"/>
        </w:rPr>
        <w:t xml:space="preserve"> </w:t>
      </w:r>
      <w:r w:rsidR="00195AF6" w:rsidRPr="007330B2">
        <w:rPr>
          <w:rFonts w:ascii="Times New Roman"/>
          <w:sz w:val="22"/>
          <w:szCs w:val="22"/>
        </w:rPr>
        <w:t>체결될</w:t>
      </w:r>
      <w:r w:rsidR="00195AF6" w:rsidRPr="007330B2">
        <w:rPr>
          <w:rFonts w:ascii="Times New Roman"/>
          <w:sz w:val="22"/>
          <w:szCs w:val="22"/>
        </w:rPr>
        <w:t xml:space="preserve"> </w:t>
      </w:r>
      <w:r w:rsidR="00195AF6" w:rsidRPr="007330B2">
        <w:rPr>
          <w:rFonts w:ascii="Times New Roman"/>
          <w:sz w:val="22"/>
          <w:szCs w:val="22"/>
        </w:rPr>
        <w:t>수</w:t>
      </w:r>
      <w:r w:rsidR="00195AF6" w:rsidRPr="007330B2">
        <w:rPr>
          <w:rFonts w:ascii="Times New Roman"/>
          <w:sz w:val="22"/>
          <w:szCs w:val="22"/>
        </w:rPr>
        <w:t xml:space="preserve"> </w:t>
      </w:r>
      <w:r w:rsidR="00195AF6" w:rsidRPr="007330B2">
        <w:rPr>
          <w:rFonts w:ascii="Times New Roman"/>
          <w:sz w:val="22"/>
          <w:szCs w:val="22"/>
        </w:rPr>
        <w:t>있는</w:t>
      </w:r>
      <w:r w:rsidR="00195AF6" w:rsidRPr="007330B2">
        <w:rPr>
          <w:rFonts w:ascii="Times New Roman"/>
          <w:sz w:val="22"/>
          <w:szCs w:val="22"/>
        </w:rPr>
        <w:t xml:space="preserve"> </w:t>
      </w:r>
      <w:r w:rsidR="00195AF6" w:rsidRPr="007330B2">
        <w:rPr>
          <w:rFonts w:ascii="Times New Roman"/>
          <w:sz w:val="22"/>
          <w:szCs w:val="22"/>
        </w:rPr>
        <w:t>고용</w:t>
      </w:r>
      <w:r w:rsidR="00195AF6" w:rsidRPr="007330B2">
        <w:rPr>
          <w:rFonts w:ascii="Times New Roman"/>
          <w:sz w:val="22"/>
          <w:szCs w:val="22"/>
        </w:rPr>
        <w:t xml:space="preserve"> </w:t>
      </w:r>
      <w:r w:rsidR="00195AF6" w:rsidRPr="007330B2">
        <w:rPr>
          <w:rFonts w:ascii="Times New Roman"/>
          <w:sz w:val="22"/>
          <w:szCs w:val="22"/>
        </w:rPr>
        <w:t>관계에</w:t>
      </w:r>
      <w:r w:rsidR="000375FE">
        <w:rPr>
          <w:rFonts w:ascii="Times New Roman" w:hint="eastAsia"/>
          <w:sz w:val="22"/>
          <w:szCs w:val="22"/>
        </w:rPr>
        <w:t>는</w:t>
      </w:r>
      <w:r w:rsidR="00195AF6" w:rsidRPr="007330B2">
        <w:rPr>
          <w:rFonts w:ascii="Times New Roman"/>
          <w:sz w:val="22"/>
          <w:szCs w:val="22"/>
        </w:rPr>
        <w:t xml:space="preserve"> </w:t>
      </w:r>
      <w:r w:rsidR="00195AF6" w:rsidRPr="007330B2">
        <w:rPr>
          <w:rFonts w:ascii="Times New Roman"/>
          <w:sz w:val="22"/>
          <w:szCs w:val="22"/>
        </w:rPr>
        <w:t>적용되지</w:t>
      </w:r>
      <w:r w:rsidR="00195AF6" w:rsidRPr="007330B2">
        <w:rPr>
          <w:rFonts w:ascii="Times New Roman"/>
          <w:sz w:val="22"/>
          <w:szCs w:val="22"/>
        </w:rPr>
        <w:t xml:space="preserve"> </w:t>
      </w:r>
      <w:r w:rsidR="00195AF6" w:rsidRPr="007330B2">
        <w:rPr>
          <w:rFonts w:ascii="Times New Roman"/>
          <w:sz w:val="22"/>
          <w:szCs w:val="22"/>
        </w:rPr>
        <w:t>않</w:t>
      </w:r>
      <w:r>
        <w:rPr>
          <w:rFonts w:ascii="Times New Roman" w:hint="eastAsia"/>
          <w:sz w:val="22"/>
          <w:szCs w:val="22"/>
        </w:rPr>
        <w:t>음을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명확히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합니다</w:t>
      </w:r>
      <w:r>
        <w:rPr>
          <w:rFonts w:ascii="Times New Roman" w:hint="eastAsia"/>
          <w:sz w:val="22"/>
          <w:szCs w:val="22"/>
        </w:rPr>
        <w:t>.</w:t>
      </w:r>
    </w:p>
    <w:p w14:paraId="1D3A112C" w14:textId="77777777" w:rsidR="00195AF6" w:rsidRPr="00BF16B9" w:rsidRDefault="00195AF6">
      <w:pPr>
        <w:spacing w:line="360" w:lineRule="auto"/>
        <w:rPr>
          <w:rFonts w:ascii="Times New Roman"/>
          <w:sz w:val="22"/>
          <w:szCs w:val="22"/>
        </w:rPr>
      </w:pPr>
    </w:p>
    <w:p w14:paraId="3CBCAEE8" w14:textId="7327437C" w:rsidR="006F78BB" w:rsidRDefault="001E12B5">
      <w:pPr>
        <w:spacing w:line="360" w:lineRule="auto"/>
        <w:jc w:val="center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2025</w:t>
      </w:r>
      <w:r>
        <w:rPr>
          <w:rFonts w:ascii="Times New Roman"/>
          <w:sz w:val="22"/>
          <w:szCs w:val="22"/>
        </w:rPr>
        <w:t>년</w:t>
      </w:r>
      <w:r>
        <w:rPr>
          <w:rFonts w:ascii="Times New Roman"/>
          <w:sz w:val="22"/>
          <w:szCs w:val="22"/>
        </w:rPr>
        <w:t xml:space="preserve">   </w:t>
      </w:r>
      <w:r w:rsidR="004259E2">
        <w:rPr>
          <w:rFonts w:ascii="Times New Roman" w:hint="eastAsia"/>
          <w:sz w:val="22"/>
          <w:szCs w:val="22"/>
        </w:rPr>
        <w:t>[</w:t>
      </w:r>
      <w:r w:rsidR="004259E2">
        <w:rPr>
          <w:rFonts w:ascii="맑은 고딕" w:eastAsia="맑은 고딕" w:hAnsi="맑은 고딕" w:hint="eastAsia"/>
          <w:sz w:val="22"/>
          <w:szCs w:val="22"/>
        </w:rPr>
        <w:t>•</w:t>
      </w:r>
      <w:r w:rsidR="004259E2"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월</w:t>
      </w:r>
      <w:r>
        <w:rPr>
          <w:rFonts w:ascii="Times New Roman"/>
          <w:sz w:val="22"/>
          <w:szCs w:val="22"/>
        </w:rPr>
        <w:t xml:space="preserve">   </w:t>
      </w:r>
      <w:r w:rsidR="004259E2">
        <w:rPr>
          <w:rFonts w:ascii="Times New Roman" w:hint="eastAsia"/>
          <w:sz w:val="22"/>
          <w:szCs w:val="22"/>
        </w:rPr>
        <w:t>[</w:t>
      </w:r>
      <w:r w:rsidR="004259E2">
        <w:rPr>
          <w:rFonts w:ascii="맑은 고딕" w:eastAsia="맑은 고딕" w:hAnsi="맑은 고딕" w:hint="eastAsia"/>
          <w:sz w:val="22"/>
          <w:szCs w:val="22"/>
        </w:rPr>
        <w:t>•</w:t>
      </w:r>
      <w:r w:rsidR="004259E2"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일</w:t>
      </w:r>
    </w:p>
    <w:p w14:paraId="2D8ECE47" w14:textId="77777777" w:rsidR="006F78BB" w:rsidRDefault="006F78BB">
      <w:pPr>
        <w:spacing w:line="360" w:lineRule="auto"/>
        <w:rPr>
          <w:rFonts w:ascii="Times New Roman"/>
          <w:sz w:val="22"/>
          <w:szCs w:val="22"/>
        </w:rPr>
      </w:pPr>
    </w:p>
    <w:p w14:paraId="5A8C4505" w14:textId="31E82D66" w:rsidR="006F78BB" w:rsidRDefault="001E12B5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[</w:t>
      </w:r>
      <w:r>
        <w:rPr>
          <w:rFonts w:ascii="Times New Roman"/>
          <w:sz w:val="22"/>
          <w:szCs w:val="22"/>
        </w:rPr>
        <w:t>직위</w:t>
      </w:r>
      <w:r>
        <w:rPr>
          <w:rFonts w:ascii="Times New Roman"/>
          <w:sz w:val="22"/>
          <w:szCs w:val="22"/>
        </w:rPr>
        <w:t>] [</w:t>
      </w:r>
      <w:r>
        <w:rPr>
          <w:rFonts w:ascii="Times New Roman"/>
          <w:sz w:val="22"/>
          <w:szCs w:val="22"/>
        </w:rPr>
        <w:t>성명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>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5240B8BE" w14:textId="0A8EA431" w:rsidR="006F78BB" w:rsidRDefault="001E12B5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 xml:space="preserve">: </w:t>
      </w:r>
      <w:r w:rsidR="004259E2">
        <w:rPr>
          <w:rFonts w:ascii="Times New Roman" w:hint="eastAsia"/>
          <w:sz w:val="22"/>
          <w:szCs w:val="22"/>
        </w:rPr>
        <w:t>[</w:t>
      </w:r>
      <w:r w:rsidR="004259E2">
        <w:rPr>
          <w:rFonts w:ascii="맑은 고딕" w:eastAsia="맑은 고딕" w:hAnsi="맑은 고딕" w:hint="eastAsia"/>
          <w:sz w:val="22"/>
          <w:szCs w:val="22"/>
        </w:rPr>
        <w:t>•</w:t>
      </w:r>
      <w:r w:rsidR="004259E2">
        <w:rPr>
          <w:rFonts w:ascii="Times New Roman" w:hint="eastAsia"/>
          <w:sz w:val="22"/>
          <w:szCs w:val="22"/>
        </w:rPr>
        <w:t>]</w:t>
      </w:r>
      <w:r w:rsidR="004259E2">
        <w:rPr>
          <w:rFonts w:ascii="Times New Roman" w:hint="eastAsia"/>
          <w:sz w:val="22"/>
          <w:szCs w:val="22"/>
        </w:rPr>
        <w:t>년</w:t>
      </w:r>
      <w:r w:rsidR="004259E2">
        <w:rPr>
          <w:rFonts w:ascii="Times New Roman" w:hint="eastAsia"/>
          <w:sz w:val="22"/>
          <w:szCs w:val="22"/>
        </w:rPr>
        <w:t xml:space="preserve"> [</w:t>
      </w:r>
      <w:r w:rsidR="004259E2">
        <w:rPr>
          <w:rFonts w:ascii="맑은 고딕" w:eastAsia="맑은 고딕" w:hAnsi="맑은 고딕" w:hint="eastAsia"/>
          <w:sz w:val="22"/>
          <w:szCs w:val="22"/>
        </w:rPr>
        <w:t>•</w:t>
      </w:r>
      <w:r w:rsidR="004259E2">
        <w:rPr>
          <w:rFonts w:ascii="Times New Roman" w:hint="eastAsia"/>
          <w:sz w:val="22"/>
          <w:szCs w:val="22"/>
        </w:rPr>
        <w:t>]</w:t>
      </w:r>
      <w:r w:rsidR="004259E2">
        <w:rPr>
          <w:rFonts w:ascii="Times New Roman" w:hint="eastAsia"/>
          <w:sz w:val="22"/>
          <w:szCs w:val="22"/>
        </w:rPr>
        <w:t>월</w:t>
      </w:r>
      <w:r w:rsidR="004259E2">
        <w:rPr>
          <w:rFonts w:ascii="Times New Roman" w:hint="eastAsia"/>
          <w:sz w:val="22"/>
          <w:szCs w:val="22"/>
        </w:rPr>
        <w:t xml:space="preserve"> [</w:t>
      </w:r>
      <w:r w:rsidR="004259E2">
        <w:rPr>
          <w:rFonts w:ascii="맑은 고딕" w:eastAsia="맑은 고딕" w:hAnsi="맑은 고딕" w:hint="eastAsia"/>
          <w:sz w:val="22"/>
          <w:szCs w:val="22"/>
        </w:rPr>
        <w:t>•</w:t>
      </w:r>
      <w:r w:rsidR="004259E2">
        <w:rPr>
          <w:rFonts w:ascii="Times New Roman" w:hint="eastAsia"/>
          <w:sz w:val="22"/>
          <w:szCs w:val="22"/>
        </w:rPr>
        <w:t>]</w:t>
      </w:r>
      <w:r w:rsidR="004259E2">
        <w:rPr>
          <w:rFonts w:ascii="Times New Roman" w:hint="eastAsia"/>
          <w:sz w:val="22"/>
          <w:szCs w:val="22"/>
        </w:rPr>
        <w:t>일</w:t>
      </w:r>
    </w:p>
    <w:p w14:paraId="17FC2865" w14:textId="5248197C" w:rsidR="006F78BB" w:rsidRDefault="001E12B5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 xml:space="preserve">: </w:t>
      </w:r>
      <w:r w:rsidR="004259E2">
        <w:rPr>
          <w:rFonts w:ascii="Times New Roman" w:hint="eastAsia"/>
          <w:sz w:val="22"/>
          <w:szCs w:val="22"/>
        </w:rPr>
        <w:t>[</w:t>
      </w:r>
      <w:r w:rsidR="004259E2">
        <w:rPr>
          <w:rFonts w:ascii="맑은 고딕" w:eastAsia="맑은 고딕" w:hAnsi="맑은 고딕" w:hint="eastAsia"/>
          <w:sz w:val="22"/>
          <w:szCs w:val="22"/>
        </w:rPr>
        <w:t>•</w:t>
      </w:r>
      <w:r w:rsidR="004259E2">
        <w:rPr>
          <w:rFonts w:ascii="Times New Roman" w:hint="eastAsia"/>
          <w:sz w:val="22"/>
          <w:szCs w:val="22"/>
        </w:rPr>
        <w:t>]</w:t>
      </w:r>
    </w:p>
    <w:p w14:paraId="3FA6563A" w14:textId="77777777" w:rsidR="006F78BB" w:rsidRDefault="006F78BB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</w:rPr>
      </w:pPr>
    </w:p>
    <w:p w14:paraId="12E7633A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 w14:paraId="51D67505" w14:textId="77777777" w:rsidR="006F78BB" w:rsidRDefault="001E12B5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2"/>
          <w:lang w:val="en-GB"/>
        </w:rPr>
      </w:pPr>
      <w:r>
        <w:rPr>
          <w:rFonts w:ascii="Times New Roman"/>
          <w:sz w:val="22"/>
          <w:szCs w:val="22"/>
          <w:lang w:val="en-GB"/>
        </w:rPr>
        <w:br w:type="page"/>
      </w:r>
    </w:p>
    <w:p w14:paraId="03646DF7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6.1(</w:t>
      </w:r>
      <w:r>
        <w:rPr>
          <w:rFonts w:ascii="Times New Roman" w:hint="eastAsia"/>
          <w:b/>
          <w:sz w:val="22"/>
          <w:szCs w:val="22"/>
          <w:u w:val="single"/>
        </w:rPr>
        <w:t>9</w:t>
      </w:r>
      <w:r>
        <w:rPr>
          <w:rFonts w:ascii="Times New Roman"/>
          <w:b/>
          <w:sz w:val="22"/>
          <w:szCs w:val="22"/>
          <w:u w:val="single"/>
        </w:rPr>
        <w:t>)(</w:t>
      </w:r>
      <w:proofErr w:type="spellStart"/>
      <w:r>
        <w:rPr>
          <w:rFonts w:ascii="Times New Roman" w:hint="eastAsia"/>
          <w:b/>
          <w:sz w:val="22"/>
          <w:szCs w:val="22"/>
          <w:u w:val="single"/>
        </w:rPr>
        <w:t>i</w:t>
      </w:r>
      <w:proofErr w:type="spellEnd"/>
      <w:r>
        <w:rPr>
          <w:rFonts w:ascii="Times New Roman" w:hint="eastAsia"/>
          <w:b/>
          <w:sz w:val="22"/>
          <w:szCs w:val="22"/>
          <w:u w:val="single"/>
        </w:rPr>
        <w:t>)</w:t>
      </w:r>
    </w:p>
    <w:p w14:paraId="3EDB4185" w14:textId="77777777" w:rsidR="006F78BB" w:rsidRDefault="001E12B5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직무발명</w:t>
      </w:r>
    </w:p>
    <w:tbl>
      <w:tblPr>
        <w:tblW w:w="907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0"/>
        <w:gridCol w:w="1244"/>
        <w:gridCol w:w="7147"/>
      </w:tblGrid>
      <w:tr w:rsidR="00F42EEC" w:rsidRPr="00FB14AC" w14:paraId="4B6867EF" w14:textId="77777777" w:rsidTr="00A03309">
        <w:trPr>
          <w:trHeight w:val="36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D4CD11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구분</w:t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FCBBAC0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등록번호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  <w:t>(출원번호)</w:t>
            </w:r>
          </w:p>
        </w:tc>
        <w:tc>
          <w:tcPr>
            <w:tcW w:w="7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C82CB7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발명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명칭</w:t>
            </w:r>
          </w:p>
        </w:tc>
      </w:tr>
      <w:tr w:rsidR="00F42EEC" w:rsidRPr="00FB14AC" w14:paraId="45CAA4C0" w14:textId="77777777" w:rsidTr="00A03309">
        <w:trPr>
          <w:trHeight w:val="360"/>
        </w:trPr>
        <w:tc>
          <w:tcPr>
            <w:tcW w:w="68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F681489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특허</w:t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8CE5E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10-1786836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1DD11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턴테이블 방식의 광학렌즈 성형장치</w:t>
            </w:r>
          </w:p>
        </w:tc>
      </w:tr>
      <w:tr w:rsidR="00F42EEC" w:rsidRPr="00FB14AC" w14:paraId="5DA48B69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1F2FD9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B3FFE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10-1945479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2DAE6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이산화탄소 레이저를 이용한 </w:t>
            </w: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메탈하우징</w:t>
            </w:r>
            <w:proofErr w:type="spellEnd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인서트 렌즈 제조방법</w:t>
            </w:r>
          </w:p>
        </w:tc>
      </w:tr>
      <w:tr w:rsidR="00F42EEC" w:rsidRPr="00FB14AC" w14:paraId="20DB3BA4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851D87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A8A79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10-1924587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F3A45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마이크로 어레이 렌즈의 제조방법</w:t>
            </w:r>
          </w:p>
        </w:tc>
      </w:tr>
      <w:tr w:rsidR="00F42EEC" w:rsidRPr="00FB14AC" w14:paraId="394FAB50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8BBC80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B3DA3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10-1812643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86677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양면 돌출형 마이크로 렌즈의 제조방법 및 상기 제조방법으로 제조된 양면 돌출형 마이크로 렌즈</w:t>
            </w:r>
          </w:p>
        </w:tc>
      </w:tr>
      <w:tr w:rsidR="00F42EEC" w:rsidRPr="00FB14AC" w14:paraId="37D885F1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6BEBDD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441EC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10-1886369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1BCE5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광학 </w:t>
            </w: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디먹스</w:t>
            </w:r>
            <w:proofErr w:type="spellEnd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모듈 및 광학 </w:t>
            </w: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먹스</w:t>
            </w:r>
            <w:proofErr w:type="spellEnd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모듈</w:t>
            </w:r>
          </w:p>
        </w:tc>
      </w:tr>
      <w:tr w:rsidR="00F42EEC" w:rsidRPr="00FB14AC" w14:paraId="1BF91EA9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745D9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5F3A66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10-2051351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0271C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백색빔</w:t>
            </w:r>
            <w:proofErr w:type="spellEnd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구현용 ＲＧＢ </w:t>
            </w: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레이저모듈시스템</w:t>
            </w:r>
            <w:proofErr w:type="spellEnd"/>
          </w:p>
        </w:tc>
      </w:tr>
      <w:tr w:rsidR="00F42EEC" w:rsidRPr="00FB14AC" w14:paraId="7B9B0238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1A09CB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686C3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10-1942754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CD4C2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프</w:t>
            </w: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레</w:t>
            </w: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넬</w:t>
            </w:r>
            <w:proofErr w:type="spellEnd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렌즈 제작용 금형 및 이의 제조 방법</w:t>
            </w:r>
          </w:p>
        </w:tc>
      </w:tr>
      <w:tr w:rsidR="00F42EEC" w:rsidRPr="00FB14AC" w14:paraId="499292E8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B12631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12E56B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10-2095249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7F584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브이형 홈 안착형 마이크로 렌즈의 제조방법</w:t>
            </w:r>
          </w:p>
        </w:tc>
      </w:tr>
      <w:tr w:rsidR="00F42EEC" w:rsidRPr="00FB14AC" w14:paraId="7A388933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1AB2D6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4B8C70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10-2193774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79694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광학용 </w:t>
            </w: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멀티플렉서의</w:t>
            </w:r>
            <w:proofErr w:type="spellEnd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제조방법 및 광학용 </w:t>
            </w: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멀티플렉서</w:t>
            </w:r>
            <w:proofErr w:type="spellEnd"/>
          </w:p>
        </w:tc>
      </w:tr>
      <w:tr w:rsidR="00F42EEC" w:rsidRPr="00FB14AC" w14:paraId="49CFF4BC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F456C5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1BD79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ZL201980001332.2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EB91A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METHOD OF MANUFACTURING OPTICAL MULTIPLEXER AND OPTICAL MULTIPLEXER MANUFACTURED THEREBY</w:t>
            </w:r>
          </w:p>
        </w:tc>
      </w:tr>
      <w:tr w:rsidR="00F42EEC" w:rsidRPr="00FB14AC" w14:paraId="3BC92983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ECA56A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2BA89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11400669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AEA3F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METHOD OF MANUFACTURING OPTICAL MULTIPLEXER AND OPTICAL MULTIPLEXER MANUFACTURED THEREBY</w:t>
            </w:r>
          </w:p>
        </w:tc>
      </w:tr>
      <w:tr w:rsidR="00F42EEC" w:rsidRPr="00FB14AC" w14:paraId="267F6120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4A4A07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06B44D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10-2531850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FCBEF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양측 비구면 형상의 마이크로 렌즈</w:t>
            </w:r>
          </w:p>
        </w:tc>
      </w:tr>
      <w:tr w:rsidR="00F42EEC" w:rsidRPr="00FB14AC" w14:paraId="587FF04A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BDBF2B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BDDD1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10-2531857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964E1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일측면</w:t>
            </w:r>
            <w:proofErr w:type="spellEnd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비구면 형상의 마이크로 렌즈 어레이</w:t>
            </w:r>
          </w:p>
        </w:tc>
      </w:tr>
      <w:tr w:rsidR="00F42EEC" w:rsidRPr="00FB14AC" w14:paraId="6675964A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323DF2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F3872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11,614,590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5247C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MICROLENS ARRAY WITH FIRST SIDE THEREOF HAVING ASPHERIC SURFACE SHAPES</w:t>
            </w:r>
          </w:p>
        </w:tc>
      </w:tr>
      <w:tr w:rsidR="00F42EEC" w:rsidRPr="00FB14AC" w14:paraId="5F2003FF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138ECA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9C987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10-2643579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51A55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마이크로 렌즈 외관 검사 탑재형 자동 이재장치</w:t>
            </w:r>
          </w:p>
        </w:tc>
      </w:tr>
      <w:tr w:rsidR="00F42EEC" w:rsidRPr="00FB14AC" w14:paraId="3E6874AC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4634A9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F2E3C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11,933,944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D6A6C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양측 비구면 형상의 마이크로 렌즈</w:t>
            </w:r>
          </w:p>
        </w:tc>
      </w:tr>
      <w:tr w:rsidR="00F42EEC" w:rsidRPr="00FB14AC" w14:paraId="19A6F2E2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50B03E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6187B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ZL202110721228.X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61E58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양측 비구면 형상의 마이크로 렌즈</w:t>
            </w:r>
          </w:p>
        </w:tc>
      </w:tr>
      <w:tr w:rsidR="00F42EEC" w:rsidRPr="00FB14AC" w14:paraId="153CDDD3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C08492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A9EEB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ZL202110801703.4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F7AF5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MICROLENS ARRAY WITH FIRST SIDE THEREOF HAVING ASPHERIC SURFACE SHAPES</w:t>
            </w:r>
          </w:p>
        </w:tc>
      </w:tr>
      <w:tr w:rsidR="00F42EEC" w:rsidRPr="00FB14AC" w14:paraId="41360B52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6B2CE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669CC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(10-2024-0172210)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56C3D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청색 파장 광원을 시준하기 위한 고속 축 </w:t>
            </w: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콜리메이터</w:t>
            </w:r>
            <w:proofErr w:type="spellEnd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렌즈</w:t>
            </w:r>
          </w:p>
        </w:tc>
      </w:tr>
      <w:tr w:rsidR="00F42EEC" w:rsidRPr="00FB14AC" w14:paraId="4D8389E3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5D143E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E64FD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(202510380640.8)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52F47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청색 파장 광원을 시준하기 위한 고속 축 </w:t>
            </w: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콜리메이터</w:t>
            </w:r>
            <w:proofErr w:type="spellEnd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렌즈</w:t>
            </w:r>
          </w:p>
        </w:tc>
      </w:tr>
      <w:tr w:rsidR="00F42EEC" w:rsidRPr="00FB14AC" w14:paraId="18A2D9C0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A4DB42A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57BE9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(19/171440)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F6C84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청색 파장 광원을 시준하기 위한 고속 축 </w:t>
            </w: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콜리메이터</w:t>
            </w:r>
            <w:proofErr w:type="spellEnd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렌즈</w:t>
            </w:r>
          </w:p>
        </w:tc>
      </w:tr>
      <w:tr w:rsidR="00F42EEC" w:rsidRPr="00FB14AC" w14:paraId="4C6C40FD" w14:textId="77777777" w:rsidTr="00A03309">
        <w:trPr>
          <w:trHeight w:val="360"/>
        </w:trPr>
        <w:tc>
          <w:tcPr>
            <w:tcW w:w="68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A884D67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디자인</w:t>
            </w:r>
          </w:p>
          <w:p w14:paraId="1A0E3A2B" w14:textId="77777777" w:rsidR="00F42EEC" w:rsidRPr="00FB14AC" w:rsidRDefault="00F42EEC" w:rsidP="00A03309">
            <w:pPr>
              <w:spacing w:before="0"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A3D9E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30-0932462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AA082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광통신용 광학소자</w:t>
            </w:r>
          </w:p>
        </w:tc>
      </w:tr>
      <w:tr w:rsidR="00F42EEC" w:rsidRPr="00FB14AC" w14:paraId="6BF6C6DD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0618BA" w14:textId="77777777" w:rsidR="00F42EEC" w:rsidRPr="00FB14AC" w:rsidRDefault="00F42EEC" w:rsidP="00A03309">
            <w:pPr>
              <w:spacing w:before="0"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F8A36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30-0932464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61028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광학기기용 광 송수신 렌즈</w:t>
            </w:r>
          </w:p>
        </w:tc>
      </w:tr>
      <w:tr w:rsidR="00F42EEC" w:rsidRPr="00FB14AC" w14:paraId="1DD1AE34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38018C" w14:textId="77777777" w:rsidR="00F42EEC" w:rsidRPr="00FB14AC" w:rsidRDefault="00F42EEC" w:rsidP="00A03309">
            <w:pPr>
              <w:spacing w:before="0"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03C0B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D192027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C1FEE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COMMUNICATION MODULE</w:t>
            </w:r>
          </w:p>
        </w:tc>
      </w:tr>
      <w:tr w:rsidR="00F42EEC" w:rsidRPr="00FB14AC" w14:paraId="35B04213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14BD79" w14:textId="77777777" w:rsidR="00F42EEC" w:rsidRPr="00FB14AC" w:rsidRDefault="00F42EEC" w:rsidP="00A03309">
            <w:pPr>
              <w:spacing w:before="0"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58C1C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D857775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CD264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COMMUNICATION MODULE</w:t>
            </w:r>
          </w:p>
        </w:tc>
      </w:tr>
      <w:tr w:rsidR="00F42EEC" w:rsidRPr="00FB14AC" w14:paraId="6DE2B55F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398CF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A2919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30-1027103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76D23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광통신용 광학소자</w:t>
            </w:r>
          </w:p>
        </w:tc>
      </w:tr>
      <w:tr w:rsidR="00F42EEC" w:rsidRPr="00FB14AC" w14:paraId="14E8B757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54FFAA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0E3DE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30-1027104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27D96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광통신용 광학소자</w:t>
            </w:r>
          </w:p>
        </w:tc>
      </w:tr>
      <w:tr w:rsidR="00F42EEC" w:rsidRPr="00FB14AC" w14:paraId="1160C693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CE41E6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2DE5D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ZL201830648166.3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9460B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 w:rsidR="00F42EEC" w:rsidRPr="00FB14AC" w14:paraId="74AEBF0D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AEC02E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F8930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ZL201830648156.X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EE688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 w:rsidR="00F42EEC" w:rsidRPr="00FB14AC" w14:paraId="3C7C3D9A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E45925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CD15C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D908759 S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88612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 w:rsidR="00F42EEC" w:rsidRPr="00FB14AC" w14:paraId="2EE12BC2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54075A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AC956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D918981 S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AA037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 w:rsidR="00F42EEC" w:rsidRPr="00FB14AC" w14:paraId="6BC0ECBC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5879C9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4D25C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30-1083421</w:t>
            </w:r>
          </w:p>
        </w:tc>
        <w:tc>
          <w:tcPr>
            <w:tcW w:w="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6F20E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광학기용 광 송수신 렌즈</w:t>
            </w:r>
          </w:p>
        </w:tc>
      </w:tr>
      <w:tr w:rsidR="00F42EEC" w:rsidRPr="00FB14AC" w14:paraId="693C9457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46C6A1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F02B4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30-1094518</w:t>
            </w:r>
          </w:p>
        </w:tc>
        <w:tc>
          <w:tcPr>
            <w:tcW w:w="7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782AA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제9류: 칩 트레이 클립</w:t>
            </w:r>
          </w:p>
        </w:tc>
      </w:tr>
      <w:tr w:rsidR="00F42EEC" w:rsidRPr="00FB14AC" w14:paraId="13E82ED2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13AC9D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1E92A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30-1094520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AB9D7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제9류: 광학렌즈용 케이스</w:t>
            </w:r>
          </w:p>
        </w:tc>
      </w:tr>
      <w:tr w:rsidR="00F42EEC" w:rsidRPr="00FB14AC" w14:paraId="0672B375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58ED3A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1BA16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ZL202030340004.0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CCD09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광학렌즈용 케이스</w:t>
            </w:r>
          </w:p>
        </w:tc>
      </w:tr>
      <w:tr w:rsidR="00F42EEC" w:rsidRPr="00FB14AC" w14:paraId="42476797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5B332B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6E425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30-1135236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B2C17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광학용 렌즈</w:t>
            </w:r>
          </w:p>
        </w:tc>
      </w:tr>
      <w:tr w:rsidR="00F42EEC" w:rsidRPr="00FB14AC" w14:paraId="19AB7D89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5DE1CC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C360F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30-1135235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2CD51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광학용 렌즈</w:t>
            </w:r>
          </w:p>
        </w:tc>
      </w:tr>
      <w:tr w:rsidR="00F42EEC" w:rsidRPr="00FB14AC" w14:paraId="5F56D314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FBB3D4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EBBA8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30-1135238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20E99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광학용 렌즈</w:t>
            </w:r>
          </w:p>
        </w:tc>
      </w:tr>
      <w:tr w:rsidR="00F42EEC" w:rsidRPr="00FB14AC" w14:paraId="5A216EF2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EC9BC1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00DC3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30-1135239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CB2BA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광학기용 광 송수신 렌즈</w:t>
            </w:r>
          </w:p>
        </w:tc>
      </w:tr>
      <w:tr w:rsidR="00F42EEC" w:rsidRPr="00FB14AC" w14:paraId="1AF74540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AA30E6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2D27A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008541387-0001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173E1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광학용 렌즈</w:t>
            </w:r>
          </w:p>
        </w:tc>
      </w:tr>
      <w:tr w:rsidR="00F42EEC" w:rsidRPr="00FB14AC" w14:paraId="374E1E7A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2858CE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3A548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ZL202130304852.0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8C22E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광학용 렌즈</w:t>
            </w:r>
          </w:p>
        </w:tc>
      </w:tr>
      <w:tr w:rsidR="00F42EEC" w:rsidRPr="00FB14AC" w14:paraId="4D6C7066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F3F7E6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A1AA2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D994744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C77CB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광학용 렌즈</w:t>
            </w:r>
          </w:p>
        </w:tc>
      </w:tr>
      <w:tr w:rsidR="00F42EEC" w:rsidRPr="00FB14AC" w14:paraId="53AFEB74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20E819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4E844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30-1178655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F42BB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레이저 다이오드 패키지용 캡</w:t>
            </w:r>
          </w:p>
        </w:tc>
      </w:tr>
      <w:tr w:rsidR="00F42EEC" w:rsidRPr="00FB14AC" w14:paraId="7B8A4E6D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E8B415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15588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30-1178657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B1C52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레이저 다이오드 패키지용 캡</w:t>
            </w:r>
          </w:p>
        </w:tc>
      </w:tr>
      <w:tr w:rsidR="00F42EEC" w:rsidRPr="00FB14AC" w14:paraId="71687604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EFA73C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F5130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30-1179767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A4E3E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레이저 다이오드 패키지용 캡</w:t>
            </w:r>
          </w:p>
        </w:tc>
      </w:tr>
      <w:tr w:rsidR="00F42EEC" w:rsidRPr="00FB14AC" w14:paraId="718AD438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845AF5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24B3D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30-1179768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D1BA8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레이저 다이오드 패키지용 캡</w:t>
            </w:r>
          </w:p>
        </w:tc>
      </w:tr>
      <w:tr w:rsidR="00F42EEC" w:rsidRPr="00FB14AC" w14:paraId="304A0096" w14:textId="77777777" w:rsidTr="00A03309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6087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0025E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D1044271 S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7BC91" w14:textId="77777777" w:rsidR="00F42EEC" w:rsidRPr="00FB14AC" w:rsidRDefault="00F42EEC" w:rsidP="00A03309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광학렌즈용 케이스</w:t>
            </w:r>
          </w:p>
        </w:tc>
      </w:tr>
    </w:tbl>
    <w:p w14:paraId="7C6D6C45" w14:textId="77777777" w:rsidR="006F78BB" w:rsidRDefault="006F78BB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0CDF94EC" w14:textId="464A63E3" w:rsidR="006F78BB" w:rsidRDefault="006F78BB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</w:p>
    <w:p w14:paraId="7860CCF7" w14:textId="77777777" w:rsidR="006F78BB" w:rsidRDefault="006F78BB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</w:p>
    <w:p w14:paraId="34A41884" w14:textId="77777777" w:rsidR="006F78BB" w:rsidRDefault="006F78BB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</w:p>
    <w:p w14:paraId="164D524D" w14:textId="77777777" w:rsidR="006F78BB" w:rsidRDefault="001E12B5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2F5B1F5A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6.1(</w:t>
      </w:r>
      <w:r>
        <w:rPr>
          <w:rFonts w:ascii="Times New Roman" w:hint="eastAsia"/>
          <w:b/>
          <w:sz w:val="22"/>
          <w:szCs w:val="22"/>
          <w:u w:val="single"/>
        </w:rPr>
        <w:t>9</w:t>
      </w:r>
      <w:r>
        <w:rPr>
          <w:rFonts w:ascii="Times New Roman"/>
          <w:b/>
          <w:sz w:val="22"/>
          <w:szCs w:val="22"/>
          <w:u w:val="single"/>
        </w:rPr>
        <w:t>)(</w:t>
      </w:r>
      <w:r>
        <w:rPr>
          <w:rFonts w:ascii="Times New Roman" w:hint="eastAsia"/>
          <w:b/>
          <w:sz w:val="22"/>
          <w:szCs w:val="22"/>
          <w:u w:val="single"/>
        </w:rPr>
        <w:t>ii)</w:t>
      </w:r>
    </w:p>
    <w:p w14:paraId="17DD5799" w14:textId="2D84AD8F" w:rsidR="00DD1C0F" w:rsidRDefault="00DD1C0F" w:rsidP="00DD1C0F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직무발명보상금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포기확약서</w:t>
      </w:r>
      <w:r w:rsidR="001C34DE">
        <w:rPr>
          <w:rFonts w:ascii="Times New Roman" w:hint="eastAsia"/>
          <w:b/>
          <w:sz w:val="22"/>
          <w:szCs w:val="22"/>
        </w:rPr>
        <w:t>(</w:t>
      </w:r>
      <w:r w:rsidR="001C34DE">
        <w:rPr>
          <w:rFonts w:ascii="Times New Roman" w:hint="eastAsia"/>
          <w:b/>
          <w:sz w:val="22"/>
          <w:szCs w:val="22"/>
        </w:rPr>
        <w:t>강상도</w:t>
      </w:r>
      <w:r w:rsidR="001C34DE">
        <w:rPr>
          <w:rFonts w:ascii="Times New Roman" w:hint="eastAsia"/>
          <w:b/>
          <w:sz w:val="22"/>
          <w:szCs w:val="22"/>
        </w:rPr>
        <w:t>)</w:t>
      </w:r>
    </w:p>
    <w:p w14:paraId="21764700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Cs/>
          <w:sz w:val="22"/>
          <w:szCs w:val="22"/>
        </w:rPr>
      </w:pPr>
    </w:p>
    <w:p w14:paraId="518E8A3D" w14:textId="77777777" w:rsidR="00DD1C0F" w:rsidRDefault="00DD1C0F" w:rsidP="00DD1C0F"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proofErr w:type="spellStart"/>
      <w:r>
        <w:rPr>
          <w:rFonts w:ascii="Times New Roman"/>
          <w:sz w:val="22"/>
          <w:szCs w:val="22"/>
        </w:rPr>
        <w:t>엠피닉스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 w14:paraId="645A2BB0" w14:textId="77777777" w:rsidR="00DD1C0F" w:rsidRDefault="00DD1C0F" w:rsidP="00DD1C0F"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proofErr w:type="spellStart"/>
      <w:r>
        <w:rPr>
          <w:rFonts w:ascii="Times New Roman"/>
          <w:sz w:val="22"/>
        </w:rPr>
        <w:t>월출동</w:t>
      </w:r>
      <w:proofErr w:type="spellEnd"/>
      <w:r>
        <w:rPr>
          <w:rFonts w:ascii="Times New Roman"/>
          <w:sz w:val="22"/>
        </w:rPr>
        <w:t>)</w:t>
      </w:r>
    </w:p>
    <w:p w14:paraId="724ADD7F" w14:textId="77777777" w:rsidR="00DD1C0F" w:rsidRDefault="00DD1C0F" w:rsidP="00DD1C0F">
      <w:pPr>
        <w:widowControl/>
        <w:spacing w:before="180" w:after="240" w:line="312" w:lineRule="auto"/>
        <w:rPr>
          <w:rFonts w:ascii="Times New Roman" w:eastAsia="바탕체"/>
          <w:sz w:val="22"/>
          <w:szCs w:val="22"/>
        </w:rPr>
      </w:pPr>
    </w:p>
    <w:p w14:paraId="3D2033D1" w14:textId="6B10064C" w:rsidR="00DD1C0F" w:rsidRDefault="00DD1C0F" w:rsidP="00DD1C0F">
      <w:pPr>
        <w:widowControl/>
        <w:spacing w:before="180" w:after="240" w:line="312" w:lineRule="auto"/>
        <w:ind w:left="220" w:hangingChars="100" w:hanging="220"/>
        <w:rPr>
          <w:rFonts w:ascii="Times New Roman" w:eastAsia="바탕체"/>
          <w:sz w:val="22"/>
          <w:szCs w:val="22"/>
          <w:lang w:val="x-none"/>
        </w:rPr>
      </w:pP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엠피닉스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 w:rsidRPr="00CD4BA6">
        <w:rPr>
          <w:rFonts w:ascii="Times New Roman" w:hint="eastAsia"/>
          <w:sz w:val="22"/>
          <w:szCs w:val="22"/>
          <w:u w:val="single"/>
        </w:rPr>
        <w:t>회사</w:t>
      </w:r>
      <w:r>
        <w:rPr>
          <w:rFonts w:ascii="Times New Roman"/>
          <w:sz w:val="22"/>
          <w:szCs w:val="22"/>
        </w:rPr>
        <w:t>”)</w:t>
      </w:r>
      <w:r w:rsidR="001C34DE">
        <w:rPr>
          <w:rFonts w:ascii="Times New Roman" w:hint="eastAsia"/>
          <w:sz w:val="22"/>
          <w:szCs w:val="22"/>
        </w:rPr>
        <w:t>가</w:t>
      </w:r>
      <w:r w:rsidR="001C34DE">
        <w:rPr>
          <w:rFonts w:ascii="Times New Roman" w:hint="eastAsia"/>
          <w:sz w:val="22"/>
          <w:szCs w:val="22"/>
        </w:rPr>
        <w:t xml:space="preserve"> </w:t>
      </w:r>
      <w:r w:rsidR="001C34DE">
        <w:rPr>
          <w:rFonts w:ascii="Times New Roman" w:hint="eastAsia"/>
          <w:sz w:val="22"/>
          <w:szCs w:val="22"/>
        </w:rPr>
        <w:t>보유하는</w:t>
      </w:r>
      <w:r w:rsidR="001C34DE">
        <w:rPr>
          <w:rFonts w:ascii="Times New Roman" w:hint="eastAsia"/>
          <w:sz w:val="22"/>
          <w:szCs w:val="22"/>
        </w:rPr>
        <w:t xml:space="preserve"> </w:t>
      </w:r>
      <w:r w:rsidR="001C34DE">
        <w:rPr>
          <w:rFonts w:ascii="Times New Roman" w:hint="eastAsia"/>
          <w:sz w:val="22"/>
          <w:szCs w:val="22"/>
        </w:rPr>
        <w:t>지식재산권의</w:t>
      </w:r>
      <w:r w:rsidR="001C34DE"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 w:rsidRPr="00616331">
        <w:rPr>
          <w:rFonts w:ascii="Times New Roman" w:hint="eastAsia"/>
          <w:sz w:val="22"/>
          <w:szCs w:val="22"/>
        </w:rPr>
        <w:t>발명자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아</w:t>
      </w:r>
      <w:r>
        <w:rPr>
          <w:rFonts w:ascii="Times New Roman" w:eastAsia="바탕체" w:hint="eastAsia"/>
          <w:sz w:val="22"/>
          <w:szCs w:val="22"/>
          <w:lang w:val="x-none"/>
        </w:rPr>
        <w:t>래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각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사항을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확약합니다</w:t>
      </w:r>
      <w:r>
        <w:rPr>
          <w:rFonts w:ascii="Times New Roman" w:eastAsia="바탕체"/>
          <w:sz w:val="22"/>
          <w:szCs w:val="22"/>
          <w:lang w:val="x-none"/>
        </w:rPr>
        <w:t>.</w:t>
      </w:r>
    </w:p>
    <w:p w14:paraId="1770BB4F" w14:textId="77777777" w:rsidR="00DD1C0F" w:rsidRDefault="00DD1C0F" w:rsidP="00DD1C0F">
      <w:pPr>
        <w:widowControl/>
        <w:spacing w:before="180" w:after="240" w:line="312" w:lineRule="auto"/>
        <w:rPr>
          <w:rFonts w:ascii="Times New Roman" w:eastAsia="바탕체"/>
          <w:sz w:val="22"/>
          <w:szCs w:val="22"/>
          <w:lang w:val="x-none"/>
        </w:rPr>
      </w:pPr>
    </w:p>
    <w:p w14:paraId="5ACE8C21" w14:textId="47468C32" w:rsidR="00DD1C0F" w:rsidRDefault="00DD1C0F" w:rsidP="00DD1C0F">
      <w:pPr>
        <w:widowControl/>
        <w:numPr>
          <w:ilvl w:val="0"/>
          <w:numId w:val="72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 w:hint="eastAsia"/>
          <w:sz w:val="22"/>
          <w:szCs w:val="22"/>
        </w:rPr>
        <w:t>회사가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등록권리자</w:t>
      </w:r>
      <w:r w:rsidR="001C34DE">
        <w:rPr>
          <w:rFonts w:ascii="Times New Roman" w:eastAsia="바탕체" w:hint="eastAsia"/>
          <w:sz w:val="22"/>
          <w:szCs w:val="22"/>
        </w:rPr>
        <w:t xml:space="preserve"> </w:t>
      </w:r>
      <w:r w:rsidR="001C34DE">
        <w:rPr>
          <w:rFonts w:ascii="Times New Roman" w:eastAsia="바탕체" w:hint="eastAsia"/>
          <w:sz w:val="22"/>
          <w:szCs w:val="22"/>
        </w:rPr>
        <w:t>또는</w:t>
      </w:r>
      <w:r w:rsidR="001C34DE"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출원자로서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보유하고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있는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첨부</w:t>
      </w:r>
      <w:r>
        <w:rPr>
          <w:rFonts w:ascii="Times New Roman" w:eastAsia="바탕체"/>
          <w:sz w:val="22"/>
          <w:szCs w:val="22"/>
          <w:u w:val="single"/>
        </w:rPr>
        <w:t xml:space="preserve"> 2. </w:t>
      </w:r>
      <w:r>
        <w:rPr>
          <w:rFonts w:ascii="Times New Roman" w:eastAsia="바탕체" w:hint="eastAsia"/>
          <w:sz w:val="22"/>
          <w:szCs w:val="22"/>
          <w:u w:val="single"/>
        </w:rPr>
        <w:t>지식재산권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발명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목록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기재</w:t>
      </w:r>
      <w:r>
        <w:rPr>
          <w:rFonts w:ascii="Times New Roman" w:eastAsia="바탕체"/>
          <w:sz w:val="22"/>
          <w:szCs w:val="22"/>
        </w:rPr>
        <w:t xml:space="preserve"> </w:t>
      </w:r>
      <w:r w:rsidR="001C34DE">
        <w:rPr>
          <w:rFonts w:ascii="Times New Roman" w:eastAsia="바탕체" w:hint="eastAsia"/>
          <w:sz w:val="22"/>
          <w:szCs w:val="22"/>
        </w:rPr>
        <w:t>지식재산권</w:t>
      </w:r>
      <w:r>
        <w:rPr>
          <w:rFonts w:ascii="Times New Roman" w:eastAsia="바탕체"/>
          <w:sz w:val="22"/>
          <w:szCs w:val="22"/>
        </w:rPr>
        <w:t>(</w:t>
      </w:r>
      <w:r>
        <w:rPr>
          <w:rFonts w:ascii="Times New Roman" w:eastAsia="바탕체" w:hint="eastAsia"/>
          <w:sz w:val="22"/>
          <w:szCs w:val="22"/>
        </w:rPr>
        <w:t>이하</w:t>
      </w:r>
      <w:r>
        <w:rPr>
          <w:rFonts w:ascii="Times New Roman" w:eastAsia="바탕체"/>
          <w:sz w:val="22"/>
          <w:szCs w:val="22"/>
        </w:rPr>
        <w:t xml:space="preserve"> “</w:t>
      </w:r>
      <w:r>
        <w:rPr>
          <w:rFonts w:ascii="Times New Roman" w:eastAsia="바탕체" w:hint="eastAsia"/>
          <w:sz w:val="22"/>
          <w:szCs w:val="22"/>
          <w:u w:val="single"/>
        </w:rPr>
        <w:t>본건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지식재산권</w:t>
      </w:r>
      <w:r>
        <w:rPr>
          <w:rFonts w:ascii="Times New Roman" w:eastAsia="바탕체"/>
          <w:sz w:val="22"/>
          <w:szCs w:val="22"/>
        </w:rPr>
        <w:t>”)</w:t>
      </w:r>
      <w:r>
        <w:rPr>
          <w:rFonts w:ascii="Times New Roman" w:eastAsia="바탕체" w:hint="eastAsia"/>
          <w:sz w:val="22"/>
          <w:szCs w:val="22"/>
        </w:rPr>
        <w:t>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관하여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 w:hint="eastAsia"/>
          <w:sz w:val="22"/>
          <w:szCs w:val="22"/>
        </w:rPr>
        <w:t>발명진흥법에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따른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직무발명보상금의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지급청구권을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확정적으로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포기합니다</w:t>
      </w:r>
      <w:r>
        <w:rPr>
          <w:rFonts w:ascii="Times New Roman" w:eastAsia="바탕체"/>
          <w:sz w:val="22"/>
          <w:szCs w:val="22"/>
        </w:rPr>
        <w:t>.</w:t>
      </w:r>
    </w:p>
    <w:p w14:paraId="40E2C44D" w14:textId="77777777" w:rsidR="00DD1C0F" w:rsidRDefault="00DD1C0F" w:rsidP="00DD1C0F">
      <w:pPr>
        <w:widowControl/>
        <w:numPr>
          <w:ilvl w:val="0"/>
          <w:numId w:val="72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본건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지식재산권과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관련하여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대상회사를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상대로</w:t>
      </w:r>
      <w:r>
        <w:rPr>
          <w:rFonts w:ascii="Times New Roman" w:eastAsia="바탕체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sz w:val="22"/>
          <w:szCs w:val="22"/>
        </w:rPr>
        <w:t>여하한</w:t>
      </w:r>
      <w:proofErr w:type="spellEnd"/>
      <w:r>
        <w:rPr>
          <w:rFonts w:ascii="Times New Roman" w:eastAsia="바탕체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sz w:val="22"/>
          <w:szCs w:val="22"/>
        </w:rPr>
        <w:t>금원을</w:t>
      </w:r>
      <w:proofErr w:type="spellEnd"/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청구할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없음을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확인합니다</w:t>
      </w:r>
      <w:r>
        <w:rPr>
          <w:rFonts w:ascii="Times New Roman" w:eastAsia="바탕체"/>
          <w:sz w:val="22"/>
          <w:szCs w:val="22"/>
        </w:rPr>
        <w:t>.</w:t>
      </w:r>
    </w:p>
    <w:p w14:paraId="5691908B" w14:textId="77777777" w:rsidR="00DD1C0F" w:rsidRDefault="00DD1C0F" w:rsidP="00DD1C0F">
      <w:pPr>
        <w:widowControl/>
        <w:numPr>
          <w:ilvl w:val="0"/>
          <w:numId w:val="72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확약서에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기재된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사항과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관련하여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향후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어떠한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이의도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제기하지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아니할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것임을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확약합니다</w:t>
      </w:r>
      <w:r>
        <w:rPr>
          <w:rFonts w:ascii="Times New Roman" w:eastAsia="바탕체"/>
          <w:sz w:val="22"/>
          <w:szCs w:val="22"/>
        </w:rPr>
        <w:t>.</w:t>
      </w:r>
    </w:p>
    <w:p w14:paraId="296304C8" w14:textId="42FFB4D8" w:rsidR="00DD1C0F" w:rsidRDefault="00DD1C0F" w:rsidP="00DD1C0F">
      <w:pPr>
        <w:spacing w:before="240" w:after="240"/>
        <w:jc w:val="center"/>
        <w:rPr>
          <w:rFonts w:ascii="Times New Roman" w:eastAsia="바탕체"/>
          <w:spacing w:val="-2"/>
          <w:sz w:val="22"/>
          <w:szCs w:val="22"/>
        </w:rPr>
      </w:pPr>
      <w:r>
        <w:rPr>
          <w:rFonts w:ascii="Times New Roman" w:eastAsia="바탕체"/>
          <w:spacing w:val="-2"/>
          <w:sz w:val="22"/>
          <w:szCs w:val="22"/>
        </w:rPr>
        <w:t>202</w:t>
      </w:r>
      <w:r>
        <w:rPr>
          <w:rFonts w:ascii="Times New Roman" w:eastAsia="바탕체" w:hint="eastAsia"/>
          <w:spacing w:val="-2"/>
          <w:sz w:val="22"/>
          <w:szCs w:val="22"/>
        </w:rPr>
        <w:t>5</w:t>
      </w:r>
      <w:r>
        <w:rPr>
          <w:rFonts w:ascii="Times New Roman" w:eastAsia="바탕체" w:hint="eastAsia"/>
          <w:spacing w:val="-2"/>
          <w:sz w:val="22"/>
          <w:szCs w:val="22"/>
        </w:rPr>
        <w:t>년</w:t>
      </w:r>
      <w:r>
        <w:rPr>
          <w:rFonts w:ascii="Times New Roman" w:eastAsia="바탕체"/>
          <w:spacing w:val="-2"/>
          <w:sz w:val="22"/>
          <w:szCs w:val="22"/>
        </w:rPr>
        <w:t xml:space="preserve"> </w:t>
      </w:r>
      <w:r w:rsidR="000A55AB">
        <w:rPr>
          <w:rFonts w:ascii="Times New Roman" w:eastAsia="바탕체" w:hint="eastAsia"/>
          <w:spacing w:val="-2"/>
          <w:sz w:val="22"/>
          <w:szCs w:val="22"/>
        </w:rPr>
        <w:t>[  ]</w:t>
      </w:r>
      <w:r>
        <w:rPr>
          <w:rFonts w:ascii="Times New Roman" w:eastAsia="바탕체" w:hint="eastAsia"/>
          <w:spacing w:val="-2"/>
          <w:sz w:val="22"/>
          <w:szCs w:val="22"/>
        </w:rPr>
        <w:t>월</w:t>
      </w:r>
      <w:r>
        <w:rPr>
          <w:rFonts w:ascii="Times New Roman" w:eastAsia="바탕체"/>
          <w:spacing w:val="-2"/>
          <w:sz w:val="22"/>
          <w:szCs w:val="22"/>
        </w:rPr>
        <w:t xml:space="preserve"> </w:t>
      </w:r>
      <w:r w:rsidR="000A55AB">
        <w:rPr>
          <w:rFonts w:ascii="Times New Roman" w:eastAsia="바탕체" w:hint="eastAsia"/>
          <w:spacing w:val="-2"/>
          <w:sz w:val="22"/>
          <w:szCs w:val="22"/>
        </w:rPr>
        <w:t>[  ]</w:t>
      </w:r>
      <w:r w:rsidR="000A55AB">
        <w:rPr>
          <w:rFonts w:ascii="Times New Roman" w:eastAsia="바탕체" w:hint="eastAsia"/>
          <w:spacing w:val="-2"/>
          <w:sz w:val="22"/>
          <w:szCs w:val="22"/>
        </w:rPr>
        <w:t>일</w:t>
      </w:r>
    </w:p>
    <w:p w14:paraId="56BB2FCA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</w:p>
    <w:p w14:paraId="66254EFE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대표이사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 w:hint="eastAsia"/>
          <w:sz w:val="22"/>
          <w:szCs w:val="22"/>
        </w:rPr>
        <w:t>강상도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>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405454B8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1977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09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16</w:t>
      </w:r>
      <w:r>
        <w:rPr>
          <w:rFonts w:ascii="Times New Roman" w:hint="eastAsia"/>
          <w:sz w:val="22"/>
          <w:szCs w:val="22"/>
        </w:rPr>
        <w:t>일</w:t>
      </w:r>
    </w:p>
    <w:p w14:paraId="7E42E6A4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 w:hint="eastAsia"/>
          <w:sz w:val="22"/>
          <w:szCs w:val="22"/>
        </w:rPr>
        <w:t>광주광역시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광산구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임방울대로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358</w:t>
      </w:r>
      <w:r>
        <w:rPr>
          <w:rFonts w:ascii="Times New Roman" w:hint="eastAsia"/>
          <w:sz w:val="22"/>
          <w:szCs w:val="22"/>
        </w:rPr>
        <w:t>번길</w:t>
      </w:r>
      <w:r>
        <w:rPr>
          <w:rFonts w:ascii="Times New Roman"/>
          <w:sz w:val="22"/>
          <w:szCs w:val="22"/>
        </w:rPr>
        <w:t xml:space="preserve"> 21, 207</w:t>
      </w:r>
      <w:r>
        <w:rPr>
          <w:rFonts w:ascii="Times New Roman" w:hint="eastAsia"/>
          <w:sz w:val="22"/>
          <w:szCs w:val="22"/>
        </w:rPr>
        <w:t>동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1402</w:t>
      </w:r>
      <w:r>
        <w:rPr>
          <w:rFonts w:ascii="Times New Roman" w:hint="eastAsia"/>
          <w:sz w:val="22"/>
          <w:szCs w:val="22"/>
        </w:rPr>
        <w:t>호</w:t>
      </w:r>
      <w:r>
        <w:rPr>
          <w:rFonts w:ascii="Times New Roman" w:hint="eastAsia"/>
          <w:sz w:val="22"/>
          <w:szCs w:val="22"/>
        </w:rPr>
        <w:t>(</w:t>
      </w:r>
      <w:proofErr w:type="spellStart"/>
      <w:r>
        <w:rPr>
          <w:rFonts w:ascii="Times New Roman" w:hint="eastAsia"/>
          <w:sz w:val="22"/>
          <w:szCs w:val="22"/>
        </w:rPr>
        <w:t>수완동</w:t>
      </w:r>
      <w:proofErr w:type="spellEnd"/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해솔마을대방노블랜드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차아파트</w:t>
      </w:r>
      <w:r>
        <w:rPr>
          <w:rFonts w:ascii="Times New Roman" w:hint="eastAsia"/>
          <w:sz w:val="22"/>
          <w:szCs w:val="22"/>
        </w:rPr>
        <w:t>)</w:t>
      </w:r>
    </w:p>
    <w:p w14:paraId="67970C93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28CA4BEE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1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 w14:paraId="73CFABD8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2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 w:hint="eastAsia"/>
          <w:sz w:val="22"/>
          <w:szCs w:val="22"/>
          <w:u w:val="single"/>
          <w:lang w:val="en-GB"/>
        </w:rPr>
        <w:t>지식재산권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</w:t>
      </w:r>
      <w:r>
        <w:rPr>
          <w:rFonts w:ascii="Times New Roman" w:hint="eastAsia"/>
          <w:sz w:val="22"/>
          <w:szCs w:val="22"/>
          <w:u w:val="single"/>
          <w:lang w:val="en-GB"/>
        </w:rPr>
        <w:t>발명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</w:t>
      </w:r>
      <w:r>
        <w:rPr>
          <w:rFonts w:ascii="Times New Roman" w:hint="eastAsia"/>
          <w:sz w:val="22"/>
          <w:szCs w:val="22"/>
          <w:u w:val="single"/>
          <w:lang w:val="en-GB"/>
        </w:rPr>
        <w:t>목록</w:t>
      </w:r>
    </w:p>
    <w:p w14:paraId="01007B21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</w:p>
    <w:p w14:paraId="0A8045A2" w14:textId="77777777" w:rsidR="00DD1C0F" w:rsidRPr="004730CE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bCs/>
          <w:sz w:val="22"/>
          <w:szCs w:val="22"/>
          <w:lang w:val="en-GB"/>
        </w:rPr>
      </w:pPr>
      <w:r>
        <w:rPr>
          <w:rFonts w:ascii="Times New Roman" w:hint="eastAsia"/>
          <w:b/>
          <w:bCs/>
          <w:sz w:val="22"/>
          <w:szCs w:val="22"/>
          <w:lang w:val="en-GB"/>
        </w:rPr>
        <w:lastRenderedPageBreak/>
        <w:t>첨부</w:t>
      </w:r>
      <w:r>
        <w:rPr>
          <w:rFonts w:ascii="Times New Roman"/>
          <w:b/>
          <w:bCs/>
          <w:sz w:val="22"/>
          <w:szCs w:val="22"/>
          <w:lang w:val="en-GB"/>
        </w:rPr>
        <w:t xml:space="preserve"> 2. </w:t>
      </w:r>
      <w:r>
        <w:rPr>
          <w:rFonts w:ascii="Times New Roman" w:hint="eastAsia"/>
          <w:b/>
          <w:bCs/>
          <w:sz w:val="22"/>
          <w:szCs w:val="22"/>
          <w:lang w:val="en-GB"/>
        </w:rPr>
        <w:t>지식재산권</w:t>
      </w:r>
      <w:r>
        <w:rPr>
          <w:rFonts w:ascii="Times New Roman"/>
          <w:b/>
          <w:bCs/>
          <w:sz w:val="22"/>
          <w:szCs w:val="22"/>
          <w:lang w:val="en-GB"/>
        </w:rPr>
        <w:t xml:space="preserve"> </w:t>
      </w:r>
      <w:r>
        <w:rPr>
          <w:rFonts w:ascii="Times New Roman" w:hint="eastAsia"/>
          <w:b/>
          <w:bCs/>
          <w:sz w:val="22"/>
          <w:szCs w:val="22"/>
          <w:lang w:val="en-GB"/>
        </w:rPr>
        <w:t>발명</w:t>
      </w:r>
      <w:r>
        <w:rPr>
          <w:rFonts w:ascii="Times New Roman"/>
          <w:b/>
          <w:bCs/>
          <w:sz w:val="22"/>
          <w:szCs w:val="22"/>
          <w:lang w:val="en-GB"/>
        </w:rPr>
        <w:t xml:space="preserve"> </w:t>
      </w:r>
      <w:r>
        <w:rPr>
          <w:rFonts w:ascii="Times New Roman" w:hint="eastAsia"/>
          <w:b/>
          <w:bCs/>
          <w:sz w:val="22"/>
          <w:szCs w:val="22"/>
          <w:lang w:val="en-GB"/>
        </w:rPr>
        <w:t>목록</w:t>
      </w:r>
    </w:p>
    <w:tbl>
      <w:tblPr>
        <w:tblW w:w="907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0"/>
        <w:gridCol w:w="1244"/>
        <w:gridCol w:w="7147"/>
      </w:tblGrid>
      <w:tr w:rsidR="00DD1C0F" w:rsidRPr="00FB14AC" w14:paraId="464B5FD0" w14:textId="77777777" w:rsidTr="004254F3">
        <w:trPr>
          <w:trHeight w:val="36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FC0482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구분</w:t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045DE75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등록번호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  <w:t>(출원번호)</w:t>
            </w:r>
          </w:p>
        </w:tc>
        <w:tc>
          <w:tcPr>
            <w:tcW w:w="7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740E09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발명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명칭</w:t>
            </w:r>
          </w:p>
        </w:tc>
      </w:tr>
      <w:tr w:rsidR="00DD1C0F" w:rsidRPr="00FB14AC" w14:paraId="7EACCBC4" w14:textId="77777777" w:rsidTr="004254F3">
        <w:trPr>
          <w:trHeight w:val="360"/>
        </w:trPr>
        <w:tc>
          <w:tcPr>
            <w:tcW w:w="68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4A781CF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특허</w:t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BB479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10-1786836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74A5D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턴테이블 방식의 광학렌즈 성형장치</w:t>
            </w:r>
          </w:p>
        </w:tc>
      </w:tr>
      <w:tr w:rsidR="00DD1C0F" w:rsidRPr="00FB14AC" w14:paraId="52291F83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121351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7BE0AB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10-1945479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6DC95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이산화탄소 레이저를 이용한 </w:t>
            </w: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메탈하우징</w:t>
            </w:r>
            <w:proofErr w:type="spellEnd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인서트 렌즈 제조방법</w:t>
            </w:r>
          </w:p>
        </w:tc>
      </w:tr>
      <w:tr w:rsidR="00DD1C0F" w:rsidRPr="00FB14AC" w14:paraId="22D38B79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AAC733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8A480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10-1924587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BAC74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마이크로 어레이 렌즈의 제조방법</w:t>
            </w:r>
          </w:p>
        </w:tc>
      </w:tr>
      <w:tr w:rsidR="00DD1C0F" w:rsidRPr="00FB14AC" w14:paraId="61DFC66E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9A76AD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79CE5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10-1812643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AD310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양면 돌출형 마이크로 렌즈의 제조방법 및 상기 제조방법으로 제조된 양면 돌출형 마이크로 렌즈</w:t>
            </w:r>
          </w:p>
        </w:tc>
      </w:tr>
      <w:tr w:rsidR="00DD1C0F" w:rsidRPr="00FB14AC" w14:paraId="4C230D5E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CC5DF3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D1403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10-1886369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357DAD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광학 </w:t>
            </w: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디먹스</w:t>
            </w:r>
            <w:proofErr w:type="spellEnd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모듈 및 광학 </w:t>
            </w: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먹스</w:t>
            </w:r>
            <w:proofErr w:type="spellEnd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모듈</w:t>
            </w:r>
          </w:p>
        </w:tc>
      </w:tr>
      <w:tr w:rsidR="00DD1C0F" w:rsidRPr="00FB14AC" w14:paraId="637F9E41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C4BFD6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007C23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10-2051351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72D3E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백색빔</w:t>
            </w:r>
            <w:proofErr w:type="spellEnd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구현용 ＲＧＢ </w:t>
            </w: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레이저모듈시스템</w:t>
            </w:r>
            <w:proofErr w:type="spellEnd"/>
          </w:p>
        </w:tc>
      </w:tr>
      <w:tr w:rsidR="00DD1C0F" w:rsidRPr="00FB14AC" w14:paraId="1D640605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E711D5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A3F9A4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10-1942754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CB337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프네넬</w:t>
            </w:r>
            <w:proofErr w:type="spellEnd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렌즈 제작용 금형 및 이의 제조 방법</w:t>
            </w:r>
          </w:p>
        </w:tc>
      </w:tr>
      <w:tr w:rsidR="00DD1C0F" w:rsidRPr="00FB14AC" w14:paraId="48C17F01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47BAC5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D4DFF2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10-2095249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03297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브이형 홈 안착형 마이크로 렌즈의 제조방법</w:t>
            </w:r>
          </w:p>
        </w:tc>
      </w:tr>
      <w:tr w:rsidR="00DD1C0F" w:rsidRPr="00FB14AC" w14:paraId="08E8376B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323363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A37A1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10-2193774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4ED16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광학용 </w:t>
            </w: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멀티플렉서의</w:t>
            </w:r>
            <w:proofErr w:type="spellEnd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제조방법 및 광학용 </w:t>
            </w: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멀티플렉서</w:t>
            </w:r>
            <w:proofErr w:type="spellEnd"/>
          </w:p>
        </w:tc>
      </w:tr>
      <w:tr w:rsidR="00DD1C0F" w:rsidRPr="00FB14AC" w14:paraId="04240411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A2AFDA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12FF0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ZL201980001332.2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8D9AF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METHOD OF MANUFACTURING OPTICAL MULTIPLEXER AND OPTICAL MULTIPLEXER MANUFACTURED THEREBY</w:t>
            </w:r>
          </w:p>
        </w:tc>
      </w:tr>
      <w:tr w:rsidR="00DD1C0F" w:rsidRPr="00FB14AC" w14:paraId="3443E223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BCAC75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0EBC2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11400669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130A4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METHOD OF MANUFACTURING OPTICAL MULTIPLEXER AND OPTICAL MULTIPLEXER MANUFACTURED THEREBY</w:t>
            </w:r>
          </w:p>
        </w:tc>
      </w:tr>
      <w:tr w:rsidR="00DD1C0F" w:rsidRPr="00FB14AC" w14:paraId="2647204D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473B66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BE73FF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10-2531850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4E377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양측 비구면 형상의 마이크로 렌즈</w:t>
            </w:r>
          </w:p>
        </w:tc>
      </w:tr>
      <w:tr w:rsidR="00DD1C0F" w:rsidRPr="00FB14AC" w14:paraId="7D9AD9FA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AEFC2C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0CE16E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10-2531857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0EA56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일측면</w:t>
            </w:r>
            <w:proofErr w:type="spellEnd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비구면 형상의 마이크로 렌즈 어레이</w:t>
            </w:r>
          </w:p>
        </w:tc>
      </w:tr>
      <w:tr w:rsidR="00DD1C0F" w:rsidRPr="00FB14AC" w14:paraId="74628A1D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A95756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86079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11,614,590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9E0D1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MICROLENS ARRAY WITH FIRST SIDE THEREOF HAVING ASPHERIC SURFACE SHAPES</w:t>
            </w:r>
          </w:p>
        </w:tc>
      </w:tr>
      <w:tr w:rsidR="00DD1C0F" w:rsidRPr="00FB14AC" w14:paraId="73B1C398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5972B9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2E42C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10-2643579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831F8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마이크로 렌즈 외관 검사 탑재형 자동 이재장치</w:t>
            </w:r>
          </w:p>
        </w:tc>
      </w:tr>
      <w:tr w:rsidR="00DD1C0F" w:rsidRPr="00FB14AC" w14:paraId="011A4B24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A98985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D6AFD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11,933,944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E442E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양측 비구면 형상의 마이크로 렌즈</w:t>
            </w:r>
          </w:p>
        </w:tc>
      </w:tr>
      <w:tr w:rsidR="00DD1C0F" w:rsidRPr="00FB14AC" w14:paraId="5E5FD6EE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C160EB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00417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ZL202110721228.X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9E12A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양측 비구면 형상의 마이크로 렌즈</w:t>
            </w:r>
          </w:p>
        </w:tc>
      </w:tr>
      <w:tr w:rsidR="00DD1C0F" w:rsidRPr="00FB14AC" w14:paraId="0C969A22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C55E07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4E5CB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ZL202110801703.4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07FE1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MICROLENS ARRAY WITH FIRST SIDE THEREOF HAVING ASPHERIC SURFACE SHAPES</w:t>
            </w:r>
          </w:p>
        </w:tc>
      </w:tr>
      <w:tr w:rsidR="00DD1C0F" w:rsidRPr="00FB14AC" w14:paraId="22BC4E46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A3B118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D95AD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(10-2024-0172210)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3CAEB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청색 파장 광원을 시준하기 위한 고속 축 </w:t>
            </w: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콜리메이터</w:t>
            </w:r>
            <w:proofErr w:type="spellEnd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렌즈</w:t>
            </w:r>
          </w:p>
        </w:tc>
      </w:tr>
      <w:tr w:rsidR="00DD1C0F" w:rsidRPr="00FB14AC" w14:paraId="1C8A56DF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13900C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9F42C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(202510380640.8)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937B0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청색 파장 광원을 시준하기 위한 고속 축 </w:t>
            </w: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콜리메이터</w:t>
            </w:r>
            <w:proofErr w:type="spellEnd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렌즈</w:t>
            </w:r>
          </w:p>
        </w:tc>
      </w:tr>
      <w:tr w:rsidR="00DD1C0F" w:rsidRPr="00FB14AC" w14:paraId="74A4560C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2336D20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E1C60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(19/171440)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347C0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청색 파장 광원을 시준하기 위한 고속 축 </w:t>
            </w:r>
            <w:proofErr w:type="spellStart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콜리메이터</w:t>
            </w:r>
            <w:proofErr w:type="spellEnd"/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렌즈</w:t>
            </w:r>
          </w:p>
        </w:tc>
      </w:tr>
      <w:tr w:rsidR="00DD1C0F" w:rsidRPr="00FB14AC" w14:paraId="60C1B54B" w14:textId="77777777" w:rsidTr="004254F3">
        <w:trPr>
          <w:trHeight w:val="360"/>
        </w:trPr>
        <w:tc>
          <w:tcPr>
            <w:tcW w:w="68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F85FBFD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디자인</w:t>
            </w:r>
          </w:p>
          <w:p w14:paraId="3220F140" w14:textId="77777777" w:rsidR="00DD1C0F" w:rsidRPr="00FB14AC" w:rsidRDefault="00DD1C0F" w:rsidP="004254F3">
            <w:pPr>
              <w:spacing w:before="0"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40402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30-0932462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A9FD0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광통신용 광학소자</w:t>
            </w:r>
          </w:p>
        </w:tc>
      </w:tr>
      <w:tr w:rsidR="00DD1C0F" w:rsidRPr="00FB14AC" w14:paraId="6453EBB2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54EA12" w14:textId="77777777" w:rsidR="00DD1C0F" w:rsidRPr="00FB14AC" w:rsidRDefault="00DD1C0F" w:rsidP="004254F3">
            <w:pPr>
              <w:spacing w:before="0"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476A1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30-0932464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7B9E8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광학기기용 광 송수신 렌즈</w:t>
            </w:r>
          </w:p>
        </w:tc>
      </w:tr>
      <w:tr w:rsidR="00DD1C0F" w:rsidRPr="00FB14AC" w14:paraId="1C292C0B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85F385" w14:textId="77777777" w:rsidR="00DD1C0F" w:rsidRPr="00FB14AC" w:rsidRDefault="00DD1C0F" w:rsidP="004254F3">
            <w:pPr>
              <w:spacing w:before="0"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BDF59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D192027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455B6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COMMUNICATION MODULE</w:t>
            </w:r>
          </w:p>
        </w:tc>
      </w:tr>
      <w:tr w:rsidR="00DD1C0F" w:rsidRPr="00FB14AC" w14:paraId="1832C70A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8B5E76" w14:textId="77777777" w:rsidR="00DD1C0F" w:rsidRPr="00FB14AC" w:rsidRDefault="00DD1C0F" w:rsidP="004254F3">
            <w:pPr>
              <w:spacing w:before="0"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3C51C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D857775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DA0E7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COMMUNICATION MODULE</w:t>
            </w:r>
          </w:p>
        </w:tc>
      </w:tr>
      <w:tr w:rsidR="00DD1C0F" w:rsidRPr="00FB14AC" w14:paraId="23027C11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A8DB1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AAEF3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30-1027103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64645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광통신용 광학소자</w:t>
            </w:r>
          </w:p>
        </w:tc>
      </w:tr>
      <w:tr w:rsidR="00DD1C0F" w:rsidRPr="00FB14AC" w14:paraId="3840D37A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5E6F17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8838D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30-1027104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B628F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광통신용 광학소자</w:t>
            </w:r>
          </w:p>
        </w:tc>
      </w:tr>
      <w:tr w:rsidR="00DD1C0F" w:rsidRPr="00FB14AC" w14:paraId="44643B22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FDCCC2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4F55D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ZL201830648166.3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59DD1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 w:rsidR="00DD1C0F" w:rsidRPr="00FB14AC" w14:paraId="5545C114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3D69E2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3D778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ZL201830648156.X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E04AA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 w:rsidR="00DD1C0F" w:rsidRPr="00FB14AC" w14:paraId="28976040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0CF581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33C84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D908759 S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5681A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 w:rsidR="00DD1C0F" w:rsidRPr="00FB14AC" w14:paraId="23C1D10E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2543092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82929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D918981 S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FAE63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 w:rsidR="00DD1C0F" w:rsidRPr="00FB14AC" w14:paraId="0E51F2EB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7DBC55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EF633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30-1083421</w:t>
            </w:r>
          </w:p>
        </w:tc>
        <w:tc>
          <w:tcPr>
            <w:tcW w:w="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7DCE4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광학기용 광 송수신 렌즈</w:t>
            </w:r>
          </w:p>
        </w:tc>
      </w:tr>
      <w:tr w:rsidR="00DD1C0F" w:rsidRPr="00FB14AC" w14:paraId="02CAB43F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E0DDE9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E2ADA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30-1094518</w:t>
            </w:r>
          </w:p>
        </w:tc>
        <w:tc>
          <w:tcPr>
            <w:tcW w:w="7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EED19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제9류: 칩 트레이 클립</w:t>
            </w:r>
          </w:p>
        </w:tc>
      </w:tr>
      <w:tr w:rsidR="00DD1C0F" w:rsidRPr="00FB14AC" w14:paraId="19D2111C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5719866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04DC8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30-1094520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4E27F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제9류: 광학렌즈용 케이스</w:t>
            </w:r>
          </w:p>
        </w:tc>
      </w:tr>
      <w:tr w:rsidR="00DD1C0F" w:rsidRPr="00FB14AC" w14:paraId="6A91DA01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E71306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19B54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ZL202030340004.0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0D0A9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광학렌즈용 케이스</w:t>
            </w:r>
          </w:p>
        </w:tc>
      </w:tr>
      <w:tr w:rsidR="00DD1C0F" w:rsidRPr="00FB14AC" w14:paraId="1E880E53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6546E1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D22DE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30-1135236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F85AC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광학용 렌즈</w:t>
            </w:r>
          </w:p>
        </w:tc>
      </w:tr>
      <w:tr w:rsidR="00DD1C0F" w:rsidRPr="00FB14AC" w14:paraId="6706ECAA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9A3CEC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02179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30-1135235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0DC79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광학용 렌즈</w:t>
            </w:r>
          </w:p>
        </w:tc>
      </w:tr>
      <w:tr w:rsidR="00DD1C0F" w:rsidRPr="00FB14AC" w14:paraId="32914F3B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B22661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70AF0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30-1135238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B7FC4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광학용 렌즈</w:t>
            </w:r>
          </w:p>
        </w:tc>
      </w:tr>
      <w:tr w:rsidR="00DD1C0F" w:rsidRPr="00FB14AC" w14:paraId="06790495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9959C9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63536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30-1135239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40D25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광학기용 광 송수신 렌즈</w:t>
            </w:r>
          </w:p>
        </w:tc>
      </w:tr>
      <w:tr w:rsidR="00DD1C0F" w:rsidRPr="00FB14AC" w14:paraId="6FEA2FA7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B18E2F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89AE9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008541387-0001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B9D9D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광학용 렌즈</w:t>
            </w:r>
          </w:p>
        </w:tc>
      </w:tr>
      <w:tr w:rsidR="00DD1C0F" w:rsidRPr="00FB14AC" w14:paraId="003605C4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330C8A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4B72A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ZL202130304852.0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3A677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광학용 렌즈</w:t>
            </w:r>
          </w:p>
        </w:tc>
      </w:tr>
      <w:tr w:rsidR="00DD1C0F" w:rsidRPr="00FB14AC" w14:paraId="66CFF6A4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87DE49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76531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D994744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20CBF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광학용 렌즈</w:t>
            </w:r>
          </w:p>
        </w:tc>
      </w:tr>
      <w:tr w:rsidR="00DD1C0F" w:rsidRPr="00FB14AC" w14:paraId="6F42EF9E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35EA10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144A6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30-1178655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3702A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레이저 다이오드 패키지용 캡</w:t>
            </w:r>
          </w:p>
        </w:tc>
      </w:tr>
      <w:tr w:rsidR="00DD1C0F" w:rsidRPr="00FB14AC" w14:paraId="7D40C1B2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EF840B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99FBF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30-1178657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21EB5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레이저 다이오드 패키지용 캡</w:t>
            </w:r>
          </w:p>
        </w:tc>
      </w:tr>
      <w:tr w:rsidR="00DD1C0F" w:rsidRPr="00FB14AC" w14:paraId="095B12A9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53BAFD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95718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30-1179767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F3618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레이저 다이오드 패키지용 캡</w:t>
            </w:r>
          </w:p>
        </w:tc>
      </w:tr>
      <w:tr w:rsidR="00DD1C0F" w:rsidRPr="00FB14AC" w14:paraId="624DEAC6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E78C01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2B518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30-1179768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A0C12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레이저 다이오드 패키지용 캡</w:t>
            </w:r>
          </w:p>
        </w:tc>
      </w:tr>
      <w:tr w:rsidR="00DD1C0F" w:rsidRPr="00FB14AC" w14:paraId="6328F8B2" w14:textId="77777777" w:rsidTr="004254F3">
        <w:trPr>
          <w:trHeight w:val="360"/>
        </w:trPr>
        <w:tc>
          <w:tcPr>
            <w:tcW w:w="6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49EC5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BDA8A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D1044271 S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B93FC" w14:textId="77777777" w:rsidR="00DD1C0F" w:rsidRPr="00FB14AC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B14AC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광학렌즈용 케이스</w:t>
            </w:r>
          </w:p>
        </w:tc>
      </w:tr>
    </w:tbl>
    <w:p w14:paraId="35D9AFD0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</w:p>
    <w:p w14:paraId="6BCF5B2F" w14:textId="77777777" w:rsidR="006F78BB" w:rsidRDefault="006F78BB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</w:p>
    <w:p w14:paraId="6707BDF6" w14:textId="2B101157" w:rsidR="00DD1C0F" w:rsidRDefault="00DD1C0F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br w:type="page"/>
      </w:r>
    </w:p>
    <w:p w14:paraId="399DD922" w14:textId="75DE6A24" w:rsidR="00DD1C0F" w:rsidRDefault="00DD1C0F" w:rsidP="00DD1C0F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lastRenderedPageBreak/>
        <w:t>직무발명보상금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포기확약서</w:t>
      </w:r>
      <w:r w:rsidR="001C34DE">
        <w:rPr>
          <w:rFonts w:ascii="Times New Roman" w:hint="eastAsia"/>
          <w:b/>
          <w:sz w:val="22"/>
          <w:szCs w:val="22"/>
        </w:rPr>
        <w:t>(</w:t>
      </w:r>
      <w:r w:rsidR="001C34DE">
        <w:rPr>
          <w:rFonts w:ascii="Times New Roman" w:hint="eastAsia"/>
          <w:b/>
          <w:sz w:val="22"/>
          <w:szCs w:val="22"/>
        </w:rPr>
        <w:t>오승근</w:t>
      </w:r>
      <w:r w:rsidR="001C34DE">
        <w:rPr>
          <w:rFonts w:ascii="Times New Roman" w:hint="eastAsia"/>
          <w:b/>
          <w:sz w:val="22"/>
          <w:szCs w:val="22"/>
        </w:rPr>
        <w:t>)</w:t>
      </w:r>
    </w:p>
    <w:p w14:paraId="779FD2BA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Cs/>
          <w:sz w:val="22"/>
          <w:szCs w:val="22"/>
        </w:rPr>
      </w:pPr>
    </w:p>
    <w:p w14:paraId="4964208E" w14:textId="77777777" w:rsidR="00DD1C0F" w:rsidRDefault="00DD1C0F" w:rsidP="00DD1C0F"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proofErr w:type="spellStart"/>
      <w:r>
        <w:rPr>
          <w:rFonts w:ascii="Times New Roman"/>
          <w:sz w:val="22"/>
          <w:szCs w:val="22"/>
        </w:rPr>
        <w:t>엠피닉스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 w14:paraId="2141D283" w14:textId="77777777" w:rsidR="00DD1C0F" w:rsidRDefault="00DD1C0F" w:rsidP="00DD1C0F"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proofErr w:type="spellStart"/>
      <w:r>
        <w:rPr>
          <w:rFonts w:ascii="Times New Roman"/>
          <w:sz w:val="22"/>
        </w:rPr>
        <w:t>월출동</w:t>
      </w:r>
      <w:proofErr w:type="spellEnd"/>
      <w:r>
        <w:rPr>
          <w:rFonts w:ascii="Times New Roman"/>
          <w:sz w:val="22"/>
        </w:rPr>
        <w:t>)</w:t>
      </w:r>
    </w:p>
    <w:p w14:paraId="7535A6C8" w14:textId="77777777" w:rsidR="00DD1C0F" w:rsidRDefault="00DD1C0F" w:rsidP="00DD1C0F">
      <w:pPr>
        <w:widowControl/>
        <w:spacing w:before="180" w:after="240" w:line="312" w:lineRule="auto"/>
        <w:rPr>
          <w:rFonts w:ascii="Times New Roman" w:eastAsia="바탕체"/>
          <w:sz w:val="22"/>
          <w:szCs w:val="22"/>
        </w:rPr>
      </w:pPr>
    </w:p>
    <w:p w14:paraId="264C3387" w14:textId="1E504D1F" w:rsidR="00DD1C0F" w:rsidRDefault="00DD1C0F" w:rsidP="00DD1C0F">
      <w:pPr>
        <w:widowControl/>
        <w:spacing w:before="180" w:after="240" w:line="312" w:lineRule="auto"/>
        <w:ind w:left="220" w:hangingChars="100" w:hanging="220"/>
        <w:rPr>
          <w:rFonts w:ascii="Times New Roman" w:eastAsia="바탕체"/>
          <w:sz w:val="22"/>
          <w:szCs w:val="22"/>
          <w:lang w:val="x-none"/>
        </w:rPr>
      </w:pP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엠피닉스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 w:rsidRPr="00CD4BA6">
        <w:rPr>
          <w:rFonts w:ascii="Times New Roman" w:hint="eastAsia"/>
          <w:sz w:val="22"/>
          <w:szCs w:val="22"/>
          <w:u w:val="single"/>
        </w:rPr>
        <w:t>회사</w:t>
      </w:r>
      <w:r>
        <w:rPr>
          <w:rFonts w:ascii="Times New Roman"/>
          <w:sz w:val="22"/>
          <w:szCs w:val="22"/>
        </w:rPr>
        <w:t>”)</w:t>
      </w:r>
      <w:r w:rsidR="001C34DE">
        <w:rPr>
          <w:rFonts w:ascii="Times New Roman" w:hint="eastAsia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 w:rsidR="001C34DE">
        <w:rPr>
          <w:rFonts w:ascii="Times New Roman" w:hint="eastAsia"/>
          <w:sz w:val="22"/>
          <w:szCs w:val="22"/>
        </w:rPr>
        <w:t>보유하는</w:t>
      </w:r>
      <w:r w:rsidR="001C34DE">
        <w:rPr>
          <w:rFonts w:ascii="Times New Roman" w:hint="eastAsia"/>
          <w:sz w:val="22"/>
          <w:szCs w:val="22"/>
        </w:rPr>
        <w:t xml:space="preserve"> </w:t>
      </w:r>
      <w:r w:rsidR="001C34DE">
        <w:rPr>
          <w:rFonts w:ascii="Times New Roman" w:hint="eastAsia"/>
          <w:sz w:val="22"/>
          <w:szCs w:val="22"/>
        </w:rPr>
        <w:t>지식재산권의</w:t>
      </w:r>
      <w:r w:rsidR="001C34DE">
        <w:rPr>
          <w:rFonts w:ascii="Times New Roman" w:hint="eastAsia"/>
          <w:sz w:val="22"/>
          <w:szCs w:val="22"/>
        </w:rPr>
        <w:t xml:space="preserve"> </w:t>
      </w:r>
      <w:r w:rsidRPr="00616331">
        <w:rPr>
          <w:rFonts w:ascii="Times New Roman" w:hint="eastAsia"/>
          <w:sz w:val="22"/>
          <w:szCs w:val="22"/>
        </w:rPr>
        <w:t>발명자</w:t>
      </w:r>
      <w:r>
        <w:rPr>
          <w:rFonts w:ascii="Times New Roman" w:hint="eastAsia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아</w:t>
      </w:r>
      <w:r w:rsidRPr="00616331">
        <w:rPr>
          <w:rFonts w:ascii="Times New Roman" w:hint="eastAsia"/>
          <w:sz w:val="22"/>
          <w:szCs w:val="22"/>
        </w:rPr>
        <w:t>래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각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사항을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확약합니다</w:t>
      </w:r>
      <w:r>
        <w:rPr>
          <w:rFonts w:ascii="Times New Roman" w:eastAsia="바탕체"/>
          <w:sz w:val="22"/>
          <w:szCs w:val="22"/>
          <w:lang w:val="x-none"/>
        </w:rPr>
        <w:t>.</w:t>
      </w:r>
    </w:p>
    <w:p w14:paraId="54619909" w14:textId="77777777" w:rsidR="00DD1C0F" w:rsidRDefault="00DD1C0F" w:rsidP="00DD1C0F">
      <w:pPr>
        <w:widowControl/>
        <w:spacing w:before="180" w:after="240" w:line="312" w:lineRule="auto"/>
        <w:rPr>
          <w:rFonts w:ascii="Times New Roman" w:eastAsia="바탕체"/>
          <w:sz w:val="22"/>
          <w:szCs w:val="22"/>
          <w:lang w:val="x-none"/>
        </w:rPr>
      </w:pPr>
    </w:p>
    <w:p w14:paraId="3F38C3B0" w14:textId="6DEE257C" w:rsidR="00DD1C0F" w:rsidRDefault="00DD1C0F" w:rsidP="008E0FD4">
      <w:pPr>
        <w:widowControl/>
        <w:numPr>
          <w:ilvl w:val="0"/>
          <w:numId w:val="87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 w:hint="eastAsia"/>
          <w:sz w:val="22"/>
          <w:szCs w:val="22"/>
        </w:rPr>
        <w:t>회사가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등록권리자</w:t>
      </w:r>
      <w:r w:rsidR="001C34DE">
        <w:rPr>
          <w:rFonts w:ascii="Times New Roman" w:eastAsia="바탕체" w:hint="eastAsia"/>
          <w:sz w:val="22"/>
          <w:szCs w:val="22"/>
        </w:rPr>
        <w:t xml:space="preserve"> </w:t>
      </w:r>
      <w:r w:rsidR="001C34DE">
        <w:rPr>
          <w:rFonts w:ascii="Times New Roman" w:eastAsia="바탕체" w:hint="eastAsia"/>
          <w:sz w:val="22"/>
          <w:szCs w:val="22"/>
        </w:rPr>
        <w:t>또는</w:t>
      </w:r>
      <w:r w:rsidR="001C34DE"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출원자로서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보유하고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있는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첨부</w:t>
      </w:r>
      <w:r>
        <w:rPr>
          <w:rFonts w:ascii="Times New Roman" w:eastAsia="바탕체"/>
          <w:sz w:val="22"/>
          <w:szCs w:val="22"/>
          <w:u w:val="single"/>
        </w:rPr>
        <w:t xml:space="preserve"> 2. </w:t>
      </w:r>
      <w:r>
        <w:rPr>
          <w:rFonts w:ascii="Times New Roman" w:eastAsia="바탕체" w:hint="eastAsia"/>
          <w:sz w:val="22"/>
          <w:szCs w:val="22"/>
          <w:u w:val="single"/>
        </w:rPr>
        <w:t>지식재산권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발명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목록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기재</w:t>
      </w:r>
      <w:r>
        <w:rPr>
          <w:rFonts w:ascii="Times New Roman" w:eastAsia="바탕체"/>
          <w:sz w:val="22"/>
          <w:szCs w:val="22"/>
        </w:rPr>
        <w:t xml:space="preserve"> </w:t>
      </w:r>
      <w:r w:rsidR="001C34DE">
        <w:rPr>
          <w:rFonts w:ascii="Times New Roman" w:eastAsia="바탕체" w:hint="eastAsia"/>
          <w:sz w:val="22"/>
          <w:szCs w:val="22"/>
        </w:rPr>
        <w:t>지식재산권</w:t>
      </w:r>
      <w:r>
        <w:rPr>
          <w:rFonts w:ascii="Times New Roman" w:eastAsia="바탕체"/>
          <w:sz w:val="22"/>
          <w:szCs w:val="22"/>
        </w:rPr>
        <w:t>(</w:t>
      </w:r>
      <w:r>
        <w:rPr>
          <w:rFonts w:ascii="Times New Roman" w:eastAsia="바탕체" w:hint="eastAsia"/>
          <w:sz w:val="22"/>
          <w:szCs w:val="22"/>
        </w:rPr>
        <w:t>이하</w:t>
      </w:r>
      <w:r>
        <w:rPr>
          <w:rFonts w:ascii="Times New Roman" w:eastAsia="바탕체"/>
          <w:sz w:val="22"/>
          <w:szCs w:val="22"/>
        </w:rPr>
        <w:t xml:space="preserve"> “</w:t>
      </w:r>
      <w:r>
        <w:rPr>
          <w:rFonts w:ascii="Times New Roman" w:eastAsia="바탕체" w:hint="eastAsia"/>
          <w:sz w:val="22"/>
          <w:szCs w:val="22"/>
          <w:u w:val="single"/>
        </w:rPr>
        <w:t>본건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지식재산권</w:t>
      </w:r>
      <w:r>
        <w:rPr>
          <w:rFonts w:ascii="Times New Roman" w:eastAsia="바탕체"/>
          <w:sz w:val="22"/>
          <w:szCs w:val="22"/>
        </w:rPr>
        <w:t>”)</w:t>
      </w:r>
      <w:r>
        <w:rPr>
          <w:rFonts w:ascii="Times New Roman" w:eastAsia="바탕체" w:hint="eastAsia"/>
          <w:sz w:val="22"/>
          <w:szCs w:val="22"/>
        </w:rPr>
        <w:t>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관하여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 w:hint="eastAsia"/>
          <w:sz w:val="22"/>
          <w:szCs w:val="22"/>
        </w:rPr>
        <w:t>발명진흥법에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따른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직무발명보상금의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지급청구권을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확정적으로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포기합니다</w:t>
      </w:r>
      <w:r>
        <w:rPr>
          <w:rFonts w:ascii="Times New Roman" w:eastAsia="바탕체"/>
          <w:sz w:val="22"/>
          <w:szCs w:val="22"/>
        </w:rPr>
        <w:t>.</w:t>
      </w:r>
    </w:p>
    <w:p w14:paraId="7FB81378" w14:textId="77777777" w:rsidR="00DD1C0F" w:rsidRDefault="00DD1C0F" w:rsidP="008E0FD4">
      <w:pPr>
        <w:widowControl/>
        <w:numPr>
          <w:ilvl w:val="0"/>
          <w:numId w:val="87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본건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지식재산권과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관련하여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대상회사를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상대로</w:t>
      </w:r>
      <w:r>
        <w:rPr>
          <w:rFonts w:ascii="Times New Roman" w:eastAsia="바탕체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sz w:val="22"/>
          <w:szCs w:val="22"/>
        </w:rPr>
        <w:t>여하한</w:t>
      </w:r>
      <w:proofErr w:type="spellEnd"/>
      <w:r>
        <w:rPr>
          <w:rFonts w:ascii="Times New Roman" w:eastAsia="바탕체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sz w:val="22"/>
          <w:szCs w:val="22"/>
        </w:rPr>
        <w:t>금원을</w:t>
      </w:r>
      <w:proofErr w:type="spellEnd"/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청구할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없음을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확인합니다</w:t>
      </w:r>
      <w:r>
        <w:rPr>
          <w:rFonts w:ascii="Times New Roman" w:eastAsia="바탕체"/>
          <w:sz w:val="22"/>
          <w:szCs w:val="22"/>
        </w:rPr>
        <w:t>.</w:t>
      </w:r>
    </w:p>
    <w:p w14:paraId="53CFEF4F" w14:textId="77777777" w:rsidR="00DD1C0F" w:rsidRDefault="00DD1C0F" w:rsidP="008E0FD4">
      <w:pPr>
        <w:widowControl/>
        <w:numPr>
          <w:ilvl w:val="0"/>
          <w:numId w:val="87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확약서에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기재된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사항과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관련하여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향후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어떠한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이의도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제기하지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아니할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것임을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확약합니다</w:t>
      </w:r>
      <w:r>
        <w:rPr>
          <w:rFonts w:ascii="Times New Roman" w:eastAsia="바탕체"/>
          <w:sz w:val="22"/>
          <w:szCs w:val="22"/>
        </w:rPr>
        <w:t>.</w:t>
      </w:r>
    </w:p>
    <w:p w14:paraId="6B1C8855" w14:textId="5DE905D0" w:rsidR="00DD1C0F" w:rsidRDefault="00DD1C0F" w:rsidP="00DD1C0F">
      <w:pPr>
        <w:spacing w:before="240" w:after="240"/>
        <w:jc w:val="center"/>
        <w:rPr>
          <w:rFonts w:ascii="Times New Roman" w:eastAsia="바탕체"/>
          <w:spacing w:val="-2"/>
          <w:sz w:val="22"/>
          <w:szCs w:val="22"/>
        </w:rPr>
      </w:pPr>
      <w:r>
        <w:rPr>
          <w:rFonts w:ascii="Times New Roman" w:eastAsia="바탕체"/>
          <w:spacing w:val="-2"/>
          <w:sz w:val="22"/>
          <w:szCs w:val="22"/>
        </w:rPr>
        <w:t>202</w:t>
      </w:r>
      <w:r>
        <w:rPr>
          <w:rFonts w:ascii="Times New Roman" w:eastAsia="바탕체" w:hint="eastAsia"/>
          <w:spacing w:val="-2"/>
          <w:sz w:val="22"/>
          <w:szCs w:val="22"/>
        </w:rPr>
        <w:t>5</w:t>
      </w:r>
      <w:r>
        <w:rPr>
          <w:rFonts w:ascii="Times New Roman" w:eastAsia="바탕체" w:hint="eastAsia"/>
          <w:spacing w:val="-2"/>
          <w:sz w:val="22"/>
          <w:szCs w:val="22"/>
        </w:rPr>
        <w:t>년</w:t>
      </w:r>
      <w:r>
        <w:rPr>
          <w:rFonts w:ascii="Times New Roman" w:eastAsia="바탕체"/>
          <w:spacing w:val="-2"/>
          <w:sz w:val="22"/>
          <w:szCs w:val="22"/>
        </w:rPr>
        <w:t xml:space="preserve"> </w:t>
      </w:r>
      <w:r w:rsidR="000A55AB">
        <w:rPr>
          <w:rFonts w:ascii="Times New Roman" w:eastAsia="바탕체" w:hint="eastAsia"/>
          <w:spacing w:val="-2"/>
          <w:sz w:val="22"/>
          <w:szCs w:val="22"/>
        </w:rPr>
        <w:t>[  ]</w:t>
      </w:r>
      <w:r>
        <w:rPr>
          <w:rFonts w:ascii="Times New Roman" w:eastAsia="바탕체" w:hint="eastAsia"/>
          <w:spacing w:val="-2"/>
          <w:sz w:val="22"/>
          <w:szCs w:val="22"/>
        </w:rPr>
        <w:t>월</w:t>
      </w:r>
      <w:r>
        <w:rPr>
          <w:rFonts w:ascii="Times New Roman" w:eastAsia="바탕체"/>
          <w:spacing w:val="-2"/>
          <w:sz w:val="22"/>
          <w:szCs w:val="22"/>
        </w:rPr>
        <w:t xml:space="preserve"> </w:t>
      </w:r>
      <w:r w:rsidR="000A55AB">
        <w:rPr>
          <w:rFonts w:ascii="Times New Roman" w:eastAsia="바탕체" w:hint="eastAsia"/>
          <w:spacing w:val="-2"/>
          <w:sz w:val="22"/>
          <w:szCs w:val="22"/>
        </w:rPr>
        <w:t>[  ]</w:t>
      </w:r>
      <w:r>
        <w:rPr>
          <w:rFonts w:ascii="Times New Roman" w:eastAsia="바탕체" w:hint="eastAsia"/>
          <w:spacing w:val="-2"/>
          <w:sz w:val="22"/>
          <w:szCs w:val="22"/>
        </w:rPr>
        <w:t>일</w:t>
      </w:r>
    </w:p>
    <w:p w14:paraId="40A70E87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</w:p>
    <w:p w14:paraId="63E52F60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이사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 w:hint="eastAsia"/>
          <w:sz w:val="22"/>
          <w:szCs w:val="22"/>
        </w:rPr>
        <w:t>오승근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>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6A576A03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1980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07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30</w:t>
      </w:r>
      <w:r>
        <w:rPr>
          <w:rFonts w:ascii="Times New Roman" w:hint="eastAsia"/>
          <w:sz w:val="22"/>
          <w:szCs w:val="22"/>
        </w:rPr>
        <w:t>일</w:t>
      </w:r>
    </w:p>
    <w:p w14:paraId="368AE3C3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 w:hint="eastAsia"/>
          <w:sz w:val="22"/>
          <w:szCs w:val="22"/>
        </w:rPr>
        <w:t>광주광역시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광산구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임방울대로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142-12, 116</w:t>
      </w:r>
      <w:r>
        <w:rPr>
          <w:rFonts w:ascii="Times New Roman" w:hint="eastAsia"/>
          <w:sz w:val="22"/>
          <w:szCs w:val="22"/>
        </w:rPr>
        <w:t>동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2204</w:t>
      </w:r>
      <w:r>
        <w:rPr>
          <w:rFonts w:ascii="Times New Roman" w:hint="eastAsia"/>
          <w:sz w:val="22"/>
          <w:szCs w:val="22"/>
        </w:rPr>
        <w:t>호</w:t>
      </w:r>
      <w:r>
        <w:rPr>
          <w:rFonts w:ascii="Times New Roman" w:hint="eastAsia"/>
          <w:sz w:val="22"/>
          <w:szCs w:val="22"/>
        </w:rPr>
        <w:t>(</w:t>
      </w:r>
      <w:proofErr w:type="spellStart"/>
      <w:r>
        <w:rPr>
          <w:rFonts w:ascii="Times New Roman" w:hint="eastAsia"/>
          <w:sz w:val="22"/>
          <w:szCs w:val="22"/>
        </w:rPr>
        <w:t>운남동</w:t>
      </w:r>
      <w:proofErr w:type="spellEnd"/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삼성아파트</w:t>
      </w:r>
      <w:r>
        <w:rPr>
          <w:rFonts w:ascii="Times New Roman" w:hint="eastAsia"/>
          <w:sz w:val="22"/>
          <w:szCs w:val="22"/>
        </w:rPr>
        <w:t>)</w:t>
      </w:r>
    </w:p>
    <w:p w14:paraId="09506E2F" w14:textId="77777777" w:rsidR="00DD1C0F" w:rsidRPr="00FC36CA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6D9FB958" w14:textId="77777777" w:rsidR="00DD1C0F" w:rsidRPr="00576582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 w:rsidRPr="00576582">
        <w:rPr>
          <w:rFonts w:ascii="Times New Roman"/>
          <w:sz w:val="22"/>
          <w:szCs w:val="22"/>
          <w:u w:val="single"/>
          <w:lang w:val="en-GB"/>
        </w:rPr>
        <w:t>첨부</w:t>
      </w:r>
      <w:r w:rsidRPr="00576582">
        <w:rPr>
          <w:rFonts w:ascii="Times New Roman" w:hint="eastAsia"/>
          <w:sz w:val="22"/>
          <w:szCs w:val="22"/>
          <w:u w:val="single"/>
          <w:lang w:val="en-GB"/>
        </w:rPr>
        <w:t xml:space="preserve"> 1</w:t>
      </w:r>
      <w:r w:rsidRPr="00576582">
        <w:rPr>
          <w:rFonts w:ascii="Times New Roman"/>
          <w:sz w:val="22"/>
          <w:szCs w:val="22"/>
          <w:u w:val="single"/>
          <w:lang w:val="en-GB"/>
        </w:rPr>
        <w:t xml:space="preserve">. </w:t>
      </w:r>
      <w:r w:rsidRPr="00576582">
        <w:rPr>
          <w:rFonts w:ascii="Times New Roman"/>
          <w:sz w:val="22"/>
          <w:szCs w:val="22"/>
          <w:u w:val="single"/>
          <w:lang w:val="en-GB"/>
        </w:rPr>
        <w:t>개인</w:t>
      </w:r>
      <w:r w:rsidRPr="00576582">
        <w:rPr>
          <w:rFonts w:ascii="Times New Roman"/>
          <w:sz w:val="22"/>
          <w:szCs w:val="22"/>
          <w:u w:val="single"/>
          <w:lang w:val="en-GB"/>
        </w:rPr>
        <w:t xml:space="preserve"> </w:t>
      </w:r>
      <w:r w:rsidRPr="00576582">
        <w:rPr>
          <w:rFonts w:ascii="Times New Roman"/>
          <w:sz w:val="22"/>
          <w:szCs w:val="22"/>
          <w:u w:val="single"/>
          <w:lang w:val="en-GB"/>
        </w:rPr>
        <w:t>인감증명서</w:t>
      </w:r>
    </w:p>
    <w:p w14:paraId="23964E9F" w14:textId="77777777" w:rsidR="00DD1C0F" w:rsidRPr="00576582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 w:rsidRPr="00576582">
        <w:rPr>
          <w:rFonts w:ascii="Times New Roman"/>
          <w:sz w:val="22"/>
          <w:szCs w:val="22"/>
          <w:u w:val="single"/>
          <w:lang w:val="en-GB"/>
        </w:rPr>
        <w:t>첨부</w:t>
      </w:r>
      <w:r w:rsidRPr="00576582">
        <w:rPr>
          <w:rFonts w:ascii="Times New Roman" w:hint="eastAsia"/>
          <w:sz w:val="22"/>
          <w:szCs w:val="22"/>
          <w:u w:val="single"/>
          <w:lang w:val="en-GB"/>
        </w:rPr>
        <w:t xml:space="preserve"> 2</w:t>
      </w:r>
      <w:r w:rsidRPr="00576582">
        <w:rPr>
          <w:rFonts w:ascii="Times New Roman"/>
          <w:sz w:val="22"/>
          <w:szCs w:val="22"/>
          <w:u w:val="single"/>
          <w:lang w:val="en-GB"/>
        </w:rPr>
        <w:t xml:space="preserve">. </w:t>
      </w:r>
      <w:r w:rsidRPr="00576582">
        <w:rPr>
          <w:rFonts w:ascii="Times New Roman" w:hint="eastAsia"/>
          <w:sz w:val="22"/>
          <w:szCs w:val="22"/>
          <w:u w:val="single"/>
          <w:lang w:val="en-GB"/>
        </w:rPr>
        <w:t>지식재산권</w:t>
      </w:r>
      <w:r w:rsidRPr="00576582">
        <w:rPr>
          <w:rFonts w:ascii="Times New Roman" w:hint="eastAsia"/>
          <w:sz w:val="22"/>
          <w:szCs w:val="22"/>
          <w:u w:val="single"/>
          <w:lang w:val="en-GB"/>
        </w:rPr>
        <w:t xml:space="preserve"> </w:t>
      </w:r>
      <w:r w:rsidRPr="00576582">
        <w:rPr>
          <w:rFonts w:ascii="Times New Roman" w:hint="eastAsia"/>
          <w:sz w:val="22"/>
          <w:szCs w:val="22"/>
          <w:u w:val="single"/>
          <w:lang w:val="en-GB"/>
        </w:rPr>
        <w:t>발명</w:t>
      </w:r>
      <w:r w:rsidRPr="00576582">
        <w:rPr>
          <w:rFonts w:ascii="Times New Roman" w:hint="eastAsia"/>
          <w:sz w:val="22"/>
          <w:szCs w:val="22"/>
          <w:u w:val="single"/>
          <w:lang w:val="en-GB"/>
        </w:rPr>
        <w:t xml:space="preserve"> </w:t>
      </w:r>
      <w:r w:rsidRPr="00576582">
        <w:rPr>
          <w:rFonts w:ascii="Times New Roman" w:hint="eastAsia"/>
          <w:sz w:val="22"/>
          <w:szCs w:val="22"/>
          <w:u w:val="single"/>
          <w:lang w:val="en-GB"/>
        </w:rPr>
        <w:t>목록</w:t>
      </w:r>
    </w:p>
    <w:p w14:paraId="5852E1BB" w14:textId="77777777" w:rsidR="00DD1C0F" w:rsidRPr="00576582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</w:p>
    <w:p w14:paraId="7EAAB712" w14:textId="0B12B508" w:rsidR="00DD1C0F" w:rsidRDefault="00DD1C0F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  <w:r>
        <w:rPr>
          <w:rFonts w:ascii="Times New Roman"/>
          <w:b/>
          <w:sz w:val="22"/>
          <w:szCs w:val="22"/>
          <w:lang w:val="en-GB"/>
        </w:rPr>
        <w:br w:type="page"/>
      </w:r>
    </w:p>
    <w:p w14:paraId="763E1C35" w14:textId="77777777" w:rsidR="00DD1C0F" w:rsidRPr="00576582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bCs/>
          <w:sz w:val="22"/>
          <w:szCs w:val="22"/>
          <w:lang w:val="en-GB"/>
        </w:rPr>
      </w:pPr>
      <w:r>
        <w:rPr>
          <w:rFonts w:ascii="Times New Roman" w:hint="eastAsia"/>
          <w:b/>
          <w:bCs/>
          <w:sz w:val="22"/>
          <w:szCs w:val="22"/>
          <w:lang w:val="en-GB"/>
        </w:rPr>
        <w:lastRenderedPageBreak/>
        <w:t>첨부</w:t>
      </w:r>
      <w:r>
        <w:rPr>
          <w:rFonts w:ascii="Times New Roman"/>
          <w:b/>
          <w:bCs/>
          <w:sz w:val="22"/>
          <w:szCs w:val="22"/>
          <w:lang w:val="en-GB"/>
        </w:rPr>
        <w:t xml:space="preserve"> 2. </w:t>
      </w:r>
      <w:r>
        <w:rPr>
          <w:rFonts w:ascii="Times New Roman" w:hint="eastAsia"/>
          <w:b/>
          <w:bCs/>
          <w:sz w:val="22"/>
          <w:szCs w:val="22"/>
          <w:lang w:val="en-GB"/>
        </w:rPr>
        <w:t>지식재산권</w:t>
      </w:r>
      <w:r>
        <w:rPr>
          <w:rFonts w:ascii="Times New Roman"/>
          <w:b/>
          <w:bCs/>
          <w:sz w:val="22"/>
          <w:szCs w:val="22"/>
          <w:lang w:val="en-GB"/>
        </w:rPr>
        <w:t xml:space="preserve"> </w:t>
      </w:r>
      <w:r>
        <w:rPr>
          <w:rFonts w:ascii="Times New Roman" w:hint="eastAsia"/>
          <w:b/>
          <w:bCs/>
          <w:sz w:val="22"/>
          <w:szCs w:val="22"/>
          <w:lang w:val="en-GB"/>
        </w:rPr>
        <w:t>발명</w:t>
      </w:r>
      <w:r>
        <w:rPr>
          <w:rFonts w:ascii="Times New Roman"/>
          <w:b/>
          <w:bCs/>
          <w:sz w:val="22"/>
          <w:szCs w:val="22"/>
          <w:lang w:val="en-GB"/>
        </w:rPr>
        <w:t xml:space="preserve"> </w:t>
      </w:r>
      <w:r>
        <w:rPr>
          <w:rFonts w:ascii="Times New Roman" w:hint="eastAsia"/>
          <w:b/>
          <w:bCs/>
          <w:sz w:val="22"/>
          <w:szCs w:val="22"/>
          <w:lang w:val="en-GB"/>
        </w:rPr>
        <w:t>목록</w:t>
      </w:r>
    </w:p>
    <w:tbl>
      <w:tblPr>
        <w:tblW w:w="907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0"/>
        <w:gridCol w:w="1244"/>
        <w:gridCol w:w="7147"/>
      </w:tblGrid>
      <w:tr w:rsidR="00DD1C0F" w:rsidRPr="00E33DB4" w14:paraId="76CCF68F" w14:textId="77777777" w:rsidTr="004254F3">
        <w:trPr>
          <w:trHeight w:val="36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CD0208" w14:textId="77777777" w:rsidR="00DD1C0F" w:rsidRPr="00576582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 w:rsidRPr="0057658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구분</w:t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ED3D296" w14:textId="77777777" w:rsidR="00DD1C0F" w:rsidRPr="00576582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 w:rsidRPr="0057658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등록번호(출원번호)</w:t>
            </w:r>
          </w:p>
        </w:tc>
        <w:tc>
          <w:tcPr>
            <w:tcW w:w="7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F428AA0" w14:textId="77777777" w:rsidR="00DD1C0F" w:rsidRPr="00576582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 w:rsidRPr="0057658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발명 명칭</w:t>
            </w:r>
          </w:p>
        </w:tc>
      </w:tr>
      <w:tr w:rsidR="00DD1C0F" w:rsidRPr="00E33DB4" w14:paraId="08930D16" w14:textId="77777777" w:rsidTr="004254F3">
        <w:trPr>
          <w:trHeight w:val="360"/>
        </w:trPr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BD55E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특허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55615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10-1786836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442CA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턴테이블 방식의 광학렌즈 성형장치</w:t>
            </w:r>
          </w:p>
        </w:tc>
      </w:tr>
      <w:tr w:rsidR="00DD1C0F" w:rsidRPr="00E33DB4" w14:paraId="39698B75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9C655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A6D57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10-1945479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180DD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이산화탄소 레이저를 이용한 </w:t>
            </w:r>
            <w:proofErr w:type="spellStart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메탈하우징</w:t>
            </w:r>
            <w:proofErr w:type="spellEnd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인서트 렌즈 제조방법</w:t>
            </w:r>
          </w:p>
        </w:tc>
      </w:tr>
      <w:tr w:rsidR="00DD1C0F" w:rsidRPr="00E33DB4" w14:paraId="30DD4E06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7D3EF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A35CB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10-1924587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E688A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마이크로 어레이 렌즈의 제조방법</w:t>
            </w:r>
          </w:p>
        </w:tc>
      </w:tr>
      <w:tr w:rsidR="00DD1C0F" w:rsidRPr="00E33DB4" w14:paraId="3779E88A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7187E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36B38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10-1812643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52E30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양면 돌출형 마이크로 렌즈의 제조방법 및 상기 제조방법으로 제조된 양면 돌출형 마이크로 렌즈</w:t>
            </w:r>
          </w:p>
        </w:tc>
      </w:tr>
      <w:tr w:rsidR="00DD1C0F" w:rsidRPr="00E33DB4" w14:paraId="7063D037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ACEC6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B5733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10-1886369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D0E20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광학 </w:t>
            </w:r>
            <w:proofErr w:type="spellStart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디먹스</w:t>
            </w:r>
            <w:proofErr w:type="spellEnd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모듈 및 광학 </w:t>
            </w:r>
            <w:proofErr w:type="spellStart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먹스</w:t>
            </w:r>
            <w:proofErr w:type="spellEnd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모듈</w:t>
            </w:r>
          </w:p>
        </w:tc>
      </w:tr>
      <w:tr w:rsidR="00DD1C0F" w:rsidRPr="00E33DB4" w14:paraId="6EDCAEF3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7D214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32C19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10-2051351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F84F7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proofErr w:type="spellStart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백색빔</w:t>
            </w:r>
            <w:proofErr w:type="spellEnd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구현용 ＲＧＢ </w:t>
            </w:r>
            <w:proofErr w:type="spellStart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레이저모듈시스템</w:t>
            </w:r>
            <w:proofErr w:type="spellEnd"/>
          </w:p>
        </w:tc>
      </w:tr>
      <w:tr w:rsidR="00DD1C0F" w:rsidRPr="00E33DB4" w14:paraId="2FE8786B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09B76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8C906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10-1942754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4A5C7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proofErr w:type="spellStart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프네넬</w:t>
            </w:r>
            <w:proofErr w:type="spellEnd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렌즈 제작용 금형 및 이의 제조 방법</w:t>
            </w:r>
          </w:p>
        </w:tc>
      </w:tr>
      <w:tr w:rsidR="00DD1C0F" w:rsidRPr="00E33DB4" w14:paraId="09D90AA7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07266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15826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10-2095249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F59E9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브이형 홈 안착형 마이크로 렌즈의 제조방법</w:t>
            </w:r>
          </w:p>
        </w:tc>
      </w:tr>
      <w:tr w:rsidR="00DD1C0F" w:rsidRPr="00E33DB4" w14:paraId="65709C1F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A6C54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AAD2F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10-2193774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28F4F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광학용 </w:t>
            </w:r>
            <w:proofErr w:type="spellStart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멀티플렉서의</w:t>
            </w:r>
            <w:proofErr w:type="spellEnd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제조방법 및 광학용 </w:t>
            </w:r>
            <w:proofErr w:type="spellStart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멀티플렉서</w:t>
            </w:r>
            <w:proofErr w:type="spellEnd"/>
          </w:p>
        </w:tc>
      </w:tr>
      <w:tr w:rsidR="00DD1C0F" w:rsidRPr="00E33DB4" w14:paraId="4A885AE7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22F1C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61F3D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ZL201980001332.2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9275F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METHOD OF MANUFACTURING OPTICAL MULTIPLEXER AND OPTICAL MULTIPLEXER MANUFACTURED THEREBY</w:t>
            </w:r>
          </w:p>
        </w:tc>
      </w:tr>
      <w:tr w:rsidR="00DD1C0F" w:rsidRPr="00E33DB4" w14:paraId="68617FBE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41F44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05B41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11400669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9A7A7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METHOD OF MANUFACTURING OPTICAL MULTIPLEXER AND OPTICAL MULTIPLEXER MANUFACTURED THEREBY</w:t>
            </w:r>
          </w:p>
        </w:tc>
      </w:tr>
      <w:tr w:rsidR="00DD1C0F" w:rsidRPr="00E33DB4" w14:paraId="67B46CE5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E8033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91F1C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10-2531850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B554F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양측 비구면 형상의 마이크로 렌즈</w:t>
            </w:r>
          </w:p>
        </w:tc>
      </w:tr>
      <w:tr w:rsidR="00DD1C0F" w:rsidRPr="00E33DB4" w14:paraId="2E5242ED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28C0C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36FB1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10-2531857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0B025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proofErr w:type="spellStart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일측면</w:t>
            </w:r>
            <w:proofErr w:type="spellEnd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비구면 형상의 마이크로 렌즈 어레이</w:t>
            </w:r>
          </w:p>
        </w:tc>
      </w:tr>
      <w:tr w:rsidR="00DD1C0F" w:rsidRPr="00E33DB4" w14:paraId="46EDC926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E3C84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45330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11,614,590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86455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MICROLENS ARRAY WITH FIRST SIDE THEREOF HAVING ASPHERIC SURFACE SHAPES</w:t>
            </w:r>
          </w:p>
        </w:tc>
      </w:tr>
      <w:tr w:rsidR="00DD1C0F" w:rsidRPr="00E33DB4" w14:paraId="1B88119C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AA075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A6053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10-2643579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E365A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마이크로 렌즈 외관 검사 탑재형 자동 이재장치</w:t>
            </w:r>
          </w:p>
        </w:tc>
      </w:tr>
      <w:tr w:rsidR="00DD1C0F" w:rsidRPr="00E33DB4" w14:paraId="071C7CB8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84B43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C2F05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11,933,944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498F4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양측 비구면 형상의 마이크로 렌즈</w:t>
            </w:r>
          </w:p>
        </w:tc>
      </w:tr>
      <w:tr w:rsidR="00DD1C0F" w:rsidRPr="00E33DB4" w14:paraId="7C4F5002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95B89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9758F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ZL202110721228.X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F99E3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양측 비구면 형상의 마이크로 렌즈</w:t>
            </w:r>
          </w:p>
        </w:tc>
      </w:tr>
      <w:tr w:rsidR="00DD1C0F" w:rsidRPr="00E33DB4" w14:paraId="31AFFE79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D65ED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BD8B0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ZL202110801703.4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4BC7D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MICROLENS ARRAY WITH FIRST SIDE THEREOF HAVING ASPHERIC SURFACE SHAPES</w:t>
            </w:r>
          </w:p>
        </w:tc>
      </w:tr>
      <w:tr w:rsidR="00DD1C0F" w:rsidRPr="00E33DB4" w14:paraId="58E05E0F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2338F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0D95B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(10-2024-0172210)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F3AD2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청색 파장 광원을 시준하기 위한 고속 축 </w:t>
            </w:r>
            <w:proofErr w:type="spellStart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콜리메이터</w:t>
            </w:r>
            <w:proofErr w:type="spellEnd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렌즈</w:t>
            </w:r>
          </w:p>
        </w:tc>
      </w:tr>
      <w:tr w:rsidR="00DD1C0F" w:rsidRPr="00E33DB4" w14:paraId="04C756B0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55086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EEDCF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(202510380640.8)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602D5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청색 파장 광원을 시준하기 위한 고속 축 </w:t>
            </w:r>
            <w:proofErr w:type="spellStart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콜리메이터</w:t>
            </w:r>
            <w:proofErr w:type="spellEnd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렌즈</w:t>
            </w:r>
          </w:p>
        </w:tc>
      </w:tr>
      <w:tr w:rsidR="00DD1C0F" w:rsidRPr="00E33DB4" w14:paraId="0C7B90CB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53EFA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E00FE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(19/171440)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8F9FF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청색 파장 광원을 시준하기 위한 고속 축 </w:t>
            </w:r>
            <w:proofErr w:type="spellStart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콜리메이터</w:t>
            </w:r>
            <w:proofErr w:type="spellEnd"/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렌즈</w:t>
            </w:r>
          </w:p>
        </w:tc>
      </w:tr>
      <w:tr w:rsidR="00DD1C0F" w:rsidRPr="00E33DB4" w14:paraId="48FF6604" w14:textId="77777777" w:rsidTr="004254F3">
        <w:trPr>
          <w:trHeight w:val="360"/>
        </w:trPr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E7776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디자인</w:t>
            </w:r>
          </w:p>
        </w:tc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E9E127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30-1027103</w:t>
            </w:r>
          </w:p>
        </w:tc>
        <w:tc>
          <w:tcPr>
            <w:tcW w:w="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F759A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광통신용 광학소자</w:t>
            </w:r>
          </w:p>
        </w:tc>
      </w:tr>
      <w:tr w:rsidR="00DD1C0F" w:rsidRPr="00E33DB4" w14:paraId="0C8E31A0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995D4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F5887B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30-1027104</w:t>
            </w:r>
          </w:p>
        </w:tc>
        <w:tc>
          <w:tcPr>
            <w:tcW w:w="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1C5CE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광통신용 광학소자</w:t>
            </w:r>
          </w:p>
        </w:tc>
      </w:tr>
      <w:tr w:rsidR="00DD1C0F" w:rsidRPr="00E33DB4" w14:paraId="1495027E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28D08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957CD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ZL201830648166.3</w:t>
            </w:r>
          </w:p>
        </w:tc>
        <w:tc>
          <w:tcPr>
            <w:tcW w:w="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A42E3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 w:rsidR="00DD1C0F" w:rsidRPr="00E33DB4" w14:paraId="6BF28D86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D5159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76984D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ZL201830648156.X</w:t>
            </w:r>
          </w:p>
        </w:tc>
        <w:tc>
          <w:tcPr>
            <w:tcW w:w="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D9B11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 w:rsidR="00DD1C0F" w:rsidRPr="00E33DB4" w14:paraId="33F9C165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C5047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10A4B5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D908759 S</w:t>
            </w:r>
          </w:p>
        </w:tc>
        <w:tc>
          <w:tcPr>
            <w:tcW w:w="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BA9B1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 w:rsidR="00DD1C0F" w:rsidRPr="00E33DB4" w14:paraId="58A5ACA3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D0E38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973B9B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D918981 S</w:t>
            </w:r>
          </w:p>
        </w:tc>
        <w:tc>
          <w:tcPr>
            <w:tcW w:w="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68B2B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 w:rsidR="00DD1C0F" w:rsidRPr="00E33DB4" w14:paraId="7FD53E2B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CD602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B010A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30-1083421</w:t>
            </w:r>
          </w:p>
        </w:tc>
        <w:tc>
          <w:tcPr>
            <w:tcW w:w="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3AF34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광학기용 광 송수신 렌즈</w:t>
            </w:r>
          </w:p>
        </w:tc>
      </w:tr>
      <w:tr w:rsidR="00DD1C0F" w:rsidRPr="00E33DB4" w14:paraId="5DBB6519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F077C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8EF04B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30-1094518</w:t>
            </w:r>
          </w:p>
        </w:tc>
        <w:tc>
          <w:tcPr>
            <w:tcW w:w="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55BB1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제9류: 칩 트레이 클립</w:t>
            </w:r>
          </w:p>
        </w:tc>
      </w:tr>
      <w:tr w:rsidR="00DD1C0F" w:rsidRPr="00E33DB4" w14:paraId="6E63AB83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25B14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0CF6CB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30-1094520</w:t>
            </w:r>
          </w:p>
        </w:tc>
        <w:tc>
          <w:tcPr>
            <w:tcW w:w="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48C36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제9류: 광학렌즈용 케이스</w:t>
            </w:r>
          </w:p>
        </w:tc>
      </w:tr>
      <w:tr w:rsidR="00DD1C0F" w:rsidRPr="00E33DB4" w14:paraId="7C427973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7ADC4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191DE58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ZL202030340004.0</w:t>
            </w:r>
          </w:p>
        </w:tc>
        <w:tc>
          <w:tcPr>
            <w:tcW w:w="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40B9AE7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</w:t>
            </w: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학렌즈용 케이스</w:t>
            </w:r>
          </w:p>
        </w:tc>
      </w:tr>
      <w:tr w:rsidR="00DD1C0F" w:rsidRPr="00E33DB4" w14:paraId="3432D615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A3E2B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E6FC82B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30-1135236</w:t>
            </w:r>
          </w:p>
        </w:tc>
        <w:tc>
          <w:tcPr>
            <w:tcW w:w="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EFD94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광학용 렌즈</w:t>
            </w:r>
          </w:p>
        </w:tc>
      </w:tr>
      <w:tr w:rsidR="00DD1C0F" w:rsidRPr="00E33DB4" w14:paraId="1A67C7E0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BA9C4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BC83C7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30-1135235</w:t>
            </w:r>
          </w:p>
        </w:tc>
        <w:tc>
          <w:tcPr>
            <w:tcW w:w="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85B00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광학용 렌즈</w:t>
            </w:r>
          </w:p>
        </w:tc>
      </w:tr>
      <w:tr w:rsidR="00DD1C0F" w:rsidRPr="00E33DB4" w14:paraId="47C5BCDE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B8AAF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B418CB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30-1135238</w:t>
            </w:r>
          </w:p>
        </w:tc>
        <w:tc>
          <w:tcPr>
            <w:tcW w:w="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7E695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광학용 렌즈</w:t>
            </w:r>
          </w:p>
        </w:tc>
      </w:tr>
      <w:tr w:rsidR="00DD1C0F" w:rsidRPr="00E33DB4" w14:paraId="51EDA498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B6938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303147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30-1135239</w:t>
            </w:r>
          </w:p>
        </w:tc>
        <w:tc>
          <w:tcPr>
            <w:tcW w:w="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F69E0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광학기용 광 송수신 렌즈</w:t>
            </w:r>
          </w:p>
        </w:tc>
      </w:tr>
      <w:tr w:rsidR="00DD1C0F" w:rsidRPr="00E33DB4" w14:paraId="70DE512B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03C8D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AFC530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008541387-0001</w:t>
            </w:r>
          </w:p>
        </w:tc>
        <w:tc>
          <w:tcPr>
            <w:tcW w:w="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CA5B7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광학용 렌즈</w:t>
            </w:r>
          </w:p>
        </w:tc>
      </w:tr>
      <w:tr w:rsidR="00DD1C0F" w:rsidRPr="00E33DB4" w14:paraId="4E4A1ED7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CC9D9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383A9D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ZL202130304852.0</w:t>
            </w:r>
          </w:p>
        </w:tc>
        <w:tc>
          <w:tcPr>
            <w:tcW w:w="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D5608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광학용 렌즈</w:t>
            </w:r>
          </w:p>
        </w:tc>
      </w:tr>
      <w:tr w:rsidR="00DD1C0F" w:rsidRPr="00E33DB4" w14:paraId="61B96498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DED39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BD26711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D994744</w:t>
            </w:r>
          </w:p>
        </w:tc>
        <w:tc>
          <w:tcPr>
            <w:tcW w:w="7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8DC55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광학용 렌즈</w:t>
            </w:r>
          </w:p>
        </w:tc>
      </w:tr>
      <w:tr w:rsidR="00DD1C0F" w:rsidRPr="00E33DB4" w14:paraId="16CDDCBC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51282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3BF4B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30-1178655</w:t>
            </w:r>
          </w:p>
        </w:tc>
        <w:tc>
          <w:tcPr>
            <w:tcW w:w="7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E97AE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레이저 다이오드 패키지용 캡</w:t>
            </w:r>
          </w:p>
        </w:tc>
      </w:tr>
      <w:tr w:rsidR="00DD1C0F" w:rsidRPr="00E33DB4" w14:paraId="6F5CEE06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9C8B3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561E8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30-1178657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9C3E5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레이저 다이오드 패키지용 캡</w:t>
            </w:r>
          </w:p>
        </w:tc>
      </w:tr>
      <w:tr w:rsidR="00DD1C0F" w:rsidRPr="00E33DB4" w14:paraId="0099F99A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4411B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29C6D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30-1179767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7BF7D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레이저 다이오드 패키지용 캡</w:t>
            </w:r>
          </w:p>
        </w:tc>
      </w:tr>
      <w:tr w:rsidR="00DD1C0F" w:rsidRPr="00E33DB4" w14:paraId="31F21BBD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93E98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32928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30-1179768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EC400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레이저 다이오드 패키지용 캡</w:t>
            </w:r>
          </w:p>
        </w:tc>
      </w:tr>
      <w:tr w:rsidR="00DD1C0F" w:rsidRPr="00E33DB4" w14:paraId="2B61A37B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EFAE7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C3035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D1044271 S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23540" w14:textId="77777777" w:rsidR="00DD1C0F" w:rsidRPr="00E33DB4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E33DB4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광학렌즈용 케이스</w:t>
            </w:r>
          </w:p>
        </w:tc>
      </w:tr>
    </w:tbl>
    <w:p w14:paraId="5BC9673F" w14:textId="77777777" w:rsidR="00DD1C0F" w:rsidRPr="00E33DB4" w:rsidRDefault="00DD1C0F" w:rsidP="00DD1C0F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22760655" w14:textId="0B29648F" w:rsidR="00DD1C0F" w:rsidRDefault="00DD1C0F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Cs/>
          <w:sz w:val="22"/>
          <w:szCs w:val="22"/>
        </w:rPr>
      </w:pPr>
      <w:r>
        <w:rPr>
          <w:rFonts w:ascii="Times New Roman"/>
          <w:bCs/>
          <w:sz w:val="22"/>
          <w:szCs w:val="22"/>
        </w:rPr>
        <w:br w:type="page"/>
      </w:r>
    </w:p>
    <w:p w14:paraId="3AED4078" w14:textId="0F035D26" w:rsidR="00DD1C0F" w:rsidRDefault="00DD1C0F" w:rsidP="00DD1C0F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lastRenderedPageBreak/>
        <w:t>직무발명보상금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포기확약서</w:t>
      </w:r>
      <w:r w:rsidR="001C34DE">
        <w:rPr>
          <w:rFonts w:ascii="Times New Roman" w:hint="eastAsia"/>
          <w:b/>
          <w:sz w:val="22"/>
          <w:szCs w:val="22"/>
        </w:rPr>
        <w:t>(</w:t>
      </w:r>
      <w:proofErr w:type="spellStart"/>
      <w:r w:rsidR="001C34DE">
        <w:rPr>
          <w:rFonts w:ascii="Times New Roman" w:hint="eastAsia"/>
          <w:b/>
          <w:sz w:val="22"/>
          <w:szCs w:val="22"/>
        </w:rPr>
        <w:t>백승준</w:t>
      </w:r>
      <w:proofErr w:type="spellEnd"/>
      <w:r w:rsidR="001C34DE">
        <w:rPr>
          <w:rFonts w:ascii="Times New Roman" w:hint="eastAsia"/>
          <w:b/>
          <w:sz w:val="22"/>
          <w:szCs w:val="22"/>
        </w:rPr>
        <w:t>)</w:t>
      </w:r>
    </w:p>
    <w:p w14:paraId="3ACF1655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Cs/>
          <w:sz w:val="22"/>
          <w:szCs w:val="22"/>
        </w:rPr>
      </w:pPr>
    </w:p>
    <w:p w14:paraId="35989372" w14:textId="77777777" w:rsidR="00DD1C0F" w:rsidRDefault="00DD1C0F" w:rsidP="00DD1C0F"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proofErr w:type="spellStart"/>
      <w:r>
        <w:rPr>
          <w:rFonts w:ascii="Times New Roman"/>
          <w:sz w:val="22"/>
          <w:szCs w:val="22"/>
        </w:rPr>
        <w:t>엠피닉스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 w14:paraId="395D4AB7" w14:textId="77777777" w:rsidR="00DD1C0F" w:rsidRDefault="00DD1C0F" w:rsidP="00DD1C0F"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proofErr w:type="spellStart"/>
      <w:r>
        <w:rPr>
          <w:rFonts w:ascii="Times New Roman"/>
          <w:sz w:val="22"/>
        </w:rPr>
        <w:t>월출동</w:t>
      </w:r>
      <w:proofErr w:type="spellEnd"/>
      <w:r>
        <w:rPr>
          <w:rFonts w:ascii="Times New Roman"/>
          <w:sz w:val="22"/>
        </w:rPr>
        <w:t>)</w:t>
      </w:r>
    </w:p>
    <w:p w14:paraId="4B082133" w14:textId="77777777" w:rsidR="00DD1C0F" w:rsidRDefault="00DD1C0F" w:rsidP="00DD1C0F">
      <w:pPr>
        <w:widowControl/>
        <w:spacing w:before="180" w:after="240" w:line="312" w:lineRule="auto"/>
        <w:rPr>
          <w:rFonts w:ascii="Times New Roman" w:eastAsia="바탕체"/>
          <w:sz w:val="22"/>
          <w:szCs w:val="22"/>
        </w:rPr>
      </w:pPr>
    </w:p>
    <w:p w14:paraId="11EE8FC0" w14:textId="34A9ED93" w:rsidR="00DD1C0F" w:rsidRDefault="00DD1C0F" w:rsidP="00DD1C0F">
      <w:pPr>
        <w:widowControl/>
        <w:spacing w:before="180" w:after="240" w:line="312" w:lineRule="auto"/>
        <w:ind w:left="220" w:hangingChars="100" w:hanging="220"/>
        <w:rPr>
          <w:rFonts w:ascii="Times New Roman" w:eastAsia="바탕체"/>
          <w:sz w:val="22"/>
          <w:szCs w:val="22"/>
          <w:lang w:val="x-none"/>
        </w:rPr>
      </w:pP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엠피닉스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 w:rsidRPr="00CD4BA6">
        <w:rPr>
          <w:rFonts w:ascii="Times New Roman" w:hint="eastAsia"/>
          <w:sz w:val="22"/>
          <w:szCs w:val="22"/>
          <w:u w:val="single"/>
        </w:rPr>
        <w:t>회사</w:t>
      </w:r>
      <w:r>
        <w:rPr>
          <w:rFonts w:ascii="Times New Roman"/>
          <w:sz w:val="22"/>
          <w:szCs w:val="22"/>
        </w:rPr>
        <w:t>”)</w:t>
      </w:r>
      <w:r w:rsidR="001C34DE">
        <w:rPr>
          <w:rFonts w:ascii="Times New Roman" w:hint="eastAsia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 w:rsidR="001C34DE">
        <w:rPr>
          <w:rFonts w:ascii="Times New Roman" w:hint="eastAsia"/>
          <w:sz w:val="22"/>
          <w:szCs w:val="22"/>
        </w:rPr>
        <w:t>보유하는</w:t>
      </w:r>
      <w:r w:rsidR="001C34DE">
        <w:rPr>
          <w:rFonts w:ascii="Times New Roman" w:hint="eastAsia"/>
          <w:sz w:val="22"/>
          <w:szCs w:val="22"/>
        </w:rPr>
        <w:t xml:space="preserve"> </w:t>
      </w:r>
      <w:r w:rsidR="001C34DE">
        <w:rPr>
          <w:rFonts w:ascii="Times New Roman" w:hint="eastAsia"/>
          <w:sz w:val="22"/>
          <w:szCs w:val="22"/>
        </w:rPr>
        <w:t>지식재산권의</w:t>
      </w:r>
      <w:r w:rsidR="001C34DE">
        <w:rPr>
          <w:rFonts w:ascii="Times New Roman" w:hint="eastAsia"/>
          <w:sz w:val="22"/>
          <w:szCs w:val="22"/>
        </w:rPr>
        <w:t xml:space="preserve"> </w:t>
      </w:r>
      <w:r w:rsidRPr="00616331">
        <w:rPr>
          <w:rFonts w:ascii="Times New Roman" w:hint="eastAsia"/>
          <w:sz w:val="22"/>
          <w:szCs w:val="22"/>
        </w:rPr>
        <w:t>발명자</w:t>
      </w:r>
      <w:r>
        <w:rPr>
          <w:rFonts w:ascii="Times New Roman" w:hint="eastAsia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아</w:t>
      </w:r>
      <w:r>
        <w:rPr>
          <w:rFonts w:ascii="Times New Roman" w:eastAsia="바탕체" w:hint="eastAsia"/>
          <w:sz w:val="22"/>
          <w:szCs w:val="22"/>
          <w:lang w:val="x-none"/>
        </w:rPr>
        <w:t>래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각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사항을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확약합니다</w:t>
      </w:r>
      <w:r>
        <w:rPr>
          <w:rFonts w:ascii="Times New Roman" w:eastAsia="바탕체"/>
          <w:sz w:val="22"/>
          <w:szCs w:val="22"/>
          <w:lang w:val="x-none"/>
        </w:rPr>
        <w:t>.</w:t>
      </w:r>
    </w:p>
    <w:p w14:paraId="080D73A6" w14:textId="77777777" w:rsidR="00DD1C0F" w:rsidRDefault="00DD1C0F" w:rsidP="00DD1C0F">
      <w:pPr>
        <w:widowControl/>
        <w:spacing w:before="180" w:after="240" w:line="312" w:lineRule="auto"/>
        <w:rPr>
          <w:rFonts w:ascii="Times New Roman" w:eastAsia="바탕체"/>
          <w:sz w:val="22"/>
          <w:szCs w:val="22"/>
          <w:lang w:val="x-none"/>
        </w:rPr>
      </w:pPr>
    </w:p>
    <w:p w14:paraId="071A51F1" w14:textId="426967FE" w:rsidR="00DD1C0F" w:rsidRDefault="00DD1C0F" w:rsidP="008E0FD4">
      <w:pPr>
        <w:widowControl/>
        <w:numPr>
          <w:ilvl w:val="0"/>
          <w:numId w:val="88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 w:hint="eastAsia"/>
          <w:sz w:val="22"/>
          <w:szCs w:val="22"/>
        </w:rPr>
        <w:t>회사가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등록권리자</w:t>
      </w:r>
      <w:r w:rsidR="001C34DE">
        <w:rPr>
          <w:rFonts w:ascii="Times New Roman" w:eastAsia="바탕체" w:hint="eastAsia"/>
          <w:sz w:val="22"/>
          <w:szCs w:val="22"/>
        </w:rPr>
        <w:t xml:space="preserve"> </w:t>
      </w:r>
      <w:r w:rsidR="001C34DE">
        <w:rPr>
          <w:rFonts w:ascii="Times New Roman" w:eastAsia="바탕체" w:hint="eastAsia"/>
          <w:sz w:val="22"/>
          <w:szCs w:val="22"/>
        </w:rPr>
        <w:t>또는</w:t>
      </w:r>
      <w:r w:rsidR="001C34DE"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출원자로서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보유하고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있는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첨부</w:t>
      </w:r>
      <w:r>
        <w:rPr>
          <w:rFonts w:ascii="Times New Roman" w:eastAsia="바탕체"/>
          <w:sz w:val="22"/>
          <w:szCs w:val="22"/>
          <w:u w:val="single"/>
        </w:rPr>
        <w:t xml:space="preserve"> 2. </w:t>
      </w:r>
      <w:r>
        <w:rPr>
          <w:rFonts w:ascii="Times New Roman" w:eastAsia="바탕체" w:hint="eastAsia"/>
          <w:sz w:val="22"/>
          <w:szCs w:val="22"/>
          <w:u w:val="single"/>
        </w:rPr>
        <w:t>지식재산권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발명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목록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기재</w:t>
      </w:r>
      <w:r>
        <w:rPr>
          <w:rFonts w:ascii="Times New Roman" w:eastAsia="바탕체"/>
          <w:sz w:val="22"/>
          <w:szCs w:val="22"/>
        </w:rPr>
        <w:t xml:space="preserve"> </w:t>
      </w:r>
      <w:r w:rsidR="001C34DE">
        <w:rPr>
          <w:rFonts w:ascii="Times New Roman" w:eastAsia="바탕체" w:hint="eastAsia"/>
          <w:sz w:val="22"/>
          <w:szCs w:val="22"/>
        </w:rPr>
        <w:t>지식재산권</w:t>
      </w:r>
      <w:r>
        <w:rPr>
          <w:rFonts w:ascii="Times New Roman" w:eastAsia="바탕체"/>
          <w:sz w:val="22"/>
          <w:szCs w:val="22"/>
        </w:rPr>
        <w:t>(</w:t>
      </w:r>
      <w:r>
        <w:rPr>
          <w:rFonts w:ascii="Times New Roman" w:eastAsia="바탕체" w:hint="eastAsia"/>
          <w:sz w:val="22"/>
          <w:szCs w:val="22"/>
        </w:rPr>
        <w:t>이하</w:t>
      </w:r>
      <w:r>
        <w:rPr>
          <w:rFonts w:ascii="Times New Roman" w:eastAsia="바탕체"/>
          <w:sz w:val="22"/>
          <w:szCs w:val="22"/>
        </w:rPr>
        <w:t xml:space="preserve"> “</w:t>
      </w:r>
      <w:r>
        <w:rPr>
          <w:rFonts w:ascii="Times New Roman" w:eastAsia="바탕체" w:hint="eastAsia"/>
          <w:sz w:val="22"/>
          <w:szCs w:val="22"/>
          <w:u w:val="single"/>
        </w:rPr>
        <w:t>본건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지식재산권</w:t>
      </w:r>
      <w:r>
        <w:rPr>
          <w:rFonts w:ascii="Times New Roman" w:eastAsia="바탕체"/>
          <w:sz w:val="22"/>
          <w:szCs w:val="22"/>
        </w:rPr>
        <w:t>”)</w:t>
      </w:r>
      <w:r>
        <w:rPr>
          <w:rFonts w:ascii="Times New Roman" w:eastAsia="바탕체" w:hint="eastAsia"/>
          <w:sz w:val="22"/>
          <w:szCs w:val="22"/>
        </w:rPr>
        <w:t>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관하여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 w:hint="eastAsia"/>
          <w:sz w:val="22"/>
          <w:szCs w:val="22"/>
        </w:rPr>
        <w:t>발명진흥법에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따른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직무발명보상금의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지급청구권을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확정적으로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포기합니다</w:t>
      </w:r>
      <w:r>
        <w:rPr>
          <w:rFonts w:ascii="Times New Roman" w:eastAsia="바탕체"/>
          <w:sz w:val="22"/>
          <w:szCs w:val="22"/>
        </w:rPr>
        <w:t>.</w:t>
      </w:r>
    </w:p>
    <w:p w14:paraId="17C64B97" w14:textId="77777777" w:rsidR="00DD1C0F" w:rsidRDefault="00DD1C0F" w:rsidP="008E0FD4">
      <w:pPr>
        <w:widowControl/>
        <w:numPr>
          <w:ilvl w:val="0"/>
          <w:numId w:val="88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본건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지식재산권과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관련하여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대상회사를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상대로</w:t>
      </w:r>
      <w:r>
        <w:rPr>
          <w:rFonts w:ascii="Times New Roman" w:eastAsia="바탕체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sz w:val="22"/>
          <w:szCs w:val="22"/>
        </w:rPr>
        <w:t>여하한</w:t>
      </w:r>
      <w:proofErr w:type="spellEnd"/>
      <w:r>
        <w:rPr>
          <w:rFonts w:ascii="Times New Roman" w:eastAsia="바탕체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sz w:val="22"/>
          <w:szCs w:val="22"/>
        </w:rPr>
        <w:t>금원을</w:t>
      </w:r>
      <w:proofErr w:type="spellEnd"/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청구할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없음을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확인합니다</w:t>
      </w:r>
      <w:r>
        <w:rPr>
          <w:rFonts w:ascii="Times New Roman" w:eastAsia="바탕체"/>
          <w:sz w:val="22"/>
          <w:szCs w:val="22"/>
        </w:rPr>
        <w:t>.</w:t>
      </w:r>
    </w:p>
    <w:p w14:paraId="2D4EACCF" w14:textId="77777777" w:rsidR="00DD1C0F" w:rsidRDefault="00DD1C0F" w:rsidP="008E0FD4">
      <w:pPr>
        <w:widowControl/>
        <w:numPr>
          <w:ilvl w:val="0"/>
          <w:numId w:val="88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확약서에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기재된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사항과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관련하여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향후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어떠한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이의도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제기하지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아니할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것임을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확약합니다</w:t>
      </w:r>
      <w:r>
        <w:rPr>
          <w:rFonts w:ascii="Times New Roman" w:eastAsia="바탕체"/>
          <w:sz w:val="22"/>
          <w:szCs w:val="22"/>
        </w:rPr>
        <w:t>.</w:t>
      </w:r>
    </w:p>
    <w:p w14:paraId="3E484995" w14:textId="58641EDD" w:rsidR="00DD1C0F" w:rsidRDefault="00DD1C0F" w:rsidP="00DD1C0F">
      <w:pPr>
        <w:spacing w:before="240" w:after="240"/>
        <w:jc w:val="center"/>
        <w:rPr>
          <w:rFonts w:ascii="Times New Roman" w:eastAsia="바탕체"/>
          <w:spacing w:val="-2"/>
          <w:sz w:val="22"/>
          <w:szCs w:val="22"/>
        </w:rPr>
      </w:pPr>
      <w:r>
        <w:rPr>
          <w:rFonts w:ascii="Times New Roman" w:eastAsia="바탕체"/>
          <w:spacing w:val="-2"/>
          <w:sz w:val="22"/>
          <w:szCs w:val="22"/>
        </w:rPr>
        <w:t>202</w:t>
      </w:r>
      <w:r>
        <w:rPr>
          <w:rFonts w:ascii="Times New Roman" w:eastAsia="바탕체" w:hint="eastAsia"/>
          <w:spacing w:val="-2"/>
          <w:sz w:val="22"/>
          <w:szCs w:val="22"/>
        </w:rPr>
        <w:t>5</w:t>
      </w:r>
      <w:r>
        <w:rPr>
          <w:rFonts w:ascii="Times New Roman" w:eastAsia="바탕체" w:hint="eastAsia"/>
          <w:spacing w:val="-2"/>
          <w:sz w:val="22"/>
          <w:szCs w:val="22"/>
        </w:rPr>
        <w:t>년</w:t>
      </w:r>
      <w:r>
        <w:rPr>
          <w:rFonts w:ascii="Times New Roman" w:eastAsia="바탕체"/>
          <w:spacing w:val="-2"/>
          <w:sz w:val="22"/>
          <w:szCs w:val="22"/>
        </w:rPr>
        <w:t xml:space="preserve"> </w:t>
      </w:r>
      <w:r w:rsidR="000A55AB">
        <w:rPr>
          <w:rFonts w:ascii="Times New Roman" w:eastAsia="바탕체" w:hint="eastAsia"/>
          <w:spacing w:val="-2"/>
          <w:sz w:val="22"/>
          <w:szCs w:val="22"/>
        </w:rPr>
        <w:t>[  ]</w:t>
      </w:r>
      <w:r>
        <w:rPr>
          <w:rFonts w:ascii="Times New Roman" w:eastAsia="바탕체" w:hint="eastAsia"/>
          <w:spacing w:val="-2"/>
          <w:sz w:val="22"/>
          <w:szCs w:val="22"/>
        </w:rPr>
        <w:t>월</w:t>
      </w:r>
      <w:r>
        <w:rPr>
          <w:rFonts w:ascii="Times New Roman" w:eastAsia="바탕체"/>
          <w:spacing w:val="-2"/>
          <w:sz w:val="22"/>
          <w:szCs w:val="22"/>
        </w:rPr>
        <w:t xml:space="preserve"> </w:t>
      </w:r>
      <w:r w:rsidR="000A55AB">
        <w:rPr>
          <w:rFonts w:ascii="Times New Roman" w:eastAsia="바탕체" w:hint="eastAsia"/>
          <w:spacing w:val="-2"/>
          <w:sz w:val="22"/>
          <w:szCs w:val="22"/>
        </w:rPr>
        <w:t>[  ]</w:t>
      </w:r>
      <w:r>
        <w:rPr>
          <w:rFonts w:ascii="Times New Roman" w:eastAsia="바탕체" w:hint="eastAsia"/>
          <w:spacing w:val="-2"/>
          <w:sz w:val="22"/>
          <w:szCs w:val="22"/>
        </w:rPr>
        <w:t>일</w:t>
      </w:r>
    </w:p>
    <w:p w14:paraId="763B9E6F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</w:p>
    <w:p w14:paraId="683A0933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이사</w:t>
      </w:r>
      <w:r>
        <w:rPr>
          <w:rFonts w:ascii="Times New Roman"/>
          <w:sz w:val="22"/>
          <w:szCs w:val="22"/>
        </w:rPr>
        <w:t xml:space="preserve">  </w:t>
      </w:r>
      <w:proofErr w:type="spellStart"/>
      <w:r>
        <w:rPr>
          <w:rFonts w:ascii="Times New Roman" w:hint="eastAsia"/>
          <w:sz w:val="22"/>
          <w:szCs w:val="22"/>
        </w:rPr>
        <w:t>백승준</w:t>
      </w:r>
      <w:proofErr w:type="spellEnd"/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>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157FD38E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1980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04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11</w:t>
      </w:r>
      <w:r>
        <w:rPr>
          <w:rFonts w:ascii="Times New Roman" w:hint="eastAsia"/>
          <w:sz w:val="22"/>
          <w:szCs w:val="22"/>
        </w:rPr>
        <w:t>일</w:t>
      </w:r>
    </w:p>
    <w:p w14:paraId="63E3A2E2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 w:hint="eastAsia"/>
          <w:sz w:val="22"/>
          <w:szCs w:val="22"/>
        </w:rPr>
        <w:t>광주광역시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광산구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왕버들로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132</w:t>
      </w:r>
      <w:r>
        <w:rPr>
          <w:rFonts w:ascii="Times New Roman" w:hint="eastAsia"/>
          <w:sz w:val="22"/>
          <w:szCs w:val="22"/>
        </w:rPr>
        <w:t>번길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35, 609</w:t>
      </w:r>
      <w:r>
        <w:rPr>
          <w:rFonts w:ascii="Times New Roman" w:hint="eastAsia"/>
          <w:sz w:val="22"/>
          <w:szCs w:val="22"/>
        </w:rPr>
        <w:t>동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1003</w:t>
      </w:r>
      <w:r>
        <w:rPr>
          <w:rFonts w:ascii="Times New Roman" w:hint="eastAsia"/>
          <w:sz w:val="22"/>
          <w:szCs w:val="22"/>
        </w:rPr>
        <w:t>호</w:t>
      </w:r>
      <w:r>
        <w:rPr>
          <w:rFonts w:ascii="Times New Roman" w:hint="eastAsia"/>
          <w:sz w:val="22"/>
          <w:szCs w:val="22"/>
        </w:rPr>
        <w:t>(</w:t>
      </w:r>
      <w:proofErr w:type="spellStart"/>
      <w:r>
        <w:rPr>
          <w:rFonts w:ascii="Times New Roman" w:hint="eastAsia"/>
          <w:sz w:val="22"/>
          <w:szCs w:val="22"/>
        </w:rPr>
        <w:t>수완동</w:t>
      </w:r>
      <w:proofErr w:type="spellEnd"/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대방노블랜드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6</w:t>
      </w:r>
      <w:r>
        <w:rPr>
          <w:rFonts w:ascii="Times New Roman" w:hint="eastAsia"/>
          <w:sz w:val="22"/>
          <w:szCs w:val="22"/>
        </w:rPr>
        <w:t>차아파트</w:t>
      </w:r>
      <w:r>
        <w:rPr>
          <w:rFonts w:ascii="Times New Roman" w:hint="eastAsia"/>
          <w:sz w:val="22"/>
          <w:szCs w:val="22"/>
        </w:rPr>
        <w:t>)</w:t>
      </w:r>
    </w:p>
    <w:p w14:paraId="2EECB010" w14:textId="77777777" w:rsidR="00DD1C0F" w:rsidRPr="00FC36CA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492B283C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1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 w14:paraId="17B35825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2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 w:hint="eastAsia"/>
          <w:sz w:val="22"/>
          <w:szCs w:val="22"/>
          <w:u w:val="single"/>
          <w:lang w:val="en-GB"/>
        </w:rPr>
        <w:t>지식재산권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</w:t>
      </w:r>
      <w:r>
        <w:rPr>
          <w:rFonts w:ascii="Times New Roman" w:hint="eastAsia"/>
          <w:sz w:val="22"/>
          <w:szCs w:val="22"/>
          <w:u w:val="single"/>
          <w:lang w:val="en-GB"/>
        </w:rPr>
        <w:t>발명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</w:t>
      </w:r>
      <w:r>
        <w:rPr>
          <w:rFonts w:ascii="Times New Roman" w:hint="eastAsia"/>
          <w:sz w:val="22"/>
          <w:szCs w:val="22"/>
          <w:u w:val="single"/>
          <w:lang w:val="en-GB"/>
        </w:rPr>
        <w:t>목록</w:t>
      </w:r>
    </w:p>
    <w:p w14:paraId="56494ED1" w14:textId="13438189" w:rsidR="00DD1C0F" w:rsidRDefault="00DD1C0F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  <w:r>
        <w:rPr>
          <w:rFonts w:ascii="Times New Roman"/>
          <w:b/>
          <w:sz w:val="22"/>
          <w:szCs w:val="22"/>
          <w:lang w:val="en-GB"/>
        </w:rPr>
        <w:br w:type="page"/>
      </w:r>
    </w:p>
    <w:p w14:paraId="55619DC9" w14:textId="77777777" w:rsidR="00DD1C0F" w:rsidRPr="00502F8E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bCs/>
          <w:sz w:val="22"/>
          <w:szCs w:val="22"/>
          <w:lang w:val="en-GB"/>
        </w:rPr>
      </w:pPr>
      <w:r>
        <w:rPr>
          <w:rFonts w:ascii="Times New Roman" w:hint="eastAsia"/>
          <w:b/>
          <w:bCs/>
          <w:sz w:val="22"/>
          <w:szCs w:val="22"/>
          <w:lang w:val="en-GB"/>
        </w:rPr>
        <w:lastRenderedPageBreak/>
        <w:t>첨부</w:t>
      </w:r>
      <w:r>
        <w:rPr>
          <w:rFonts w:ascii="Times New Roman"/>
          <w:b/>
          <w:bCs/>
          <w:sz w:val="22"/>
          <w:szCs w:val="22"/>
          <w:lang w:val="en-GB"/>
        </w:rPr>
        <w:t xml:space="preserve"> 2. </w:t>
      </w:r>
      <w:r>
        <w:rPr>
          <w:rFonts w:ascii="Times New Roman" w:hint="eastAsia"/>
          <w:b/>
          <w:bCs/>
          <w:sz w:val="22"/>
          <w:szCs w:val="22"/>
          <w:lang w:val="en-GB"/>
        </w:rPr>
        <w:t>지식재산권</w:t>
      </w:r>
      <w:r>
        <w:rPr>
          <w:rFonts w:ascii="Times New Roman"/>
          <w:b/>
          <w:bCs/>
          <w:sz w:val="22"/>
          <w:szCs w:val="22"/>
          <w:lang w:val="en-GB"/>
        </w:rPr>
        <w:t xml:space="preserve"> </w:t>
      </w:r>
      <w:r>
        <w:rPr>
          <w:rFonts w:ascii="Times New Roman" w:hint="eastAsia"/>
          <w:b/>
          <w:bCs/>
          <w:sz w:val="22"/>
          <w:szCs w:val="22"/>
          <w:lang w:val="en-GB"/>
        </w:rPr>
        <w:t>발명</w:t>
      </w:r>
      <w:r>
        <w:rPr>
          <w:rFonts w:ascii="Times New Roman"/>
          <w:b/>
          <w:bCs/>
          <w:sz w:val="22"/>
          <w:szCs w:val="22"/>
          <w:lang w:val="en-GB"/>
        </w:rPr>
        <w:t xml:space="preserve"> </w:t>
      </w:r>
      <w:r>
        <w:rPr>
          <w:rFonts w:ascii="Times New Roman" w:hint="eastAsia"/>
          <w:b/>
          <w:bCs/>
          <w:sz w:val="22"/>
          <w:szCs w:val="22"/>
          <w:lang w:val="en-GB"/>
        </w:rPr>
        <w:t>목록</w:t>
      </w:r>
    </w:p>
    <w:tbl>
      <w:tblPr>
        <w:tblW w:w="907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0"/>
        <w:gridCol w:w="1244"/>
        <w:gridCol w:w="7147"/>
      </w:tblGrid>
      <w:tr w:rsidR="00DD1C0F" w:rsidRPr="00555B02" w14:paraId="399FBFB8" w14:textId="77777777" w:rsidTr="004254F3">
        <w:trPr>
          <w:trHeight w:val="36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EF1D82" w14:textId="77777777" w:rsidR="00DD1C0F" w:rsidRPr="00502F8E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 w:rsidRPr="00502F8E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구분</w:t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4BD6E0" w14:textId="77777777" w:rsidR="00DD1C0F" w:rsidRPr="00502F8E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 w:rsidRPr="00502F8E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등록번호(출원번호)</w:t>
            </w:r>
          </w:p>
        </w:tc>
        <w:tc>
          <w:tcPr>
            <w:tcW w:w="7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7F1044" w14:textId="77777777" w:rsidR="00DD1C0F" w:rsidRPr="00502F8E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 w:rsidRPr="00502F8E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발명 명칭</w:t>
            </w:r>
          </w:p>
        </w:tc>
      </w:tr>
      <w:tr w:rsidR="00DD1C0F" w:rsidRPr="00555B02" w14:paraId="56B67914" w14:textId="77777777" w:rsidTr="004254F3">
        <w:trPr>
          <w:trHeight w:val="360"/>
        </w:trPr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AC678" w14:textId="77777777" w:rsidR="00DD1C0F" w:rsidRPr="00555B02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특허</w:t>
            </w: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CAE28" w14:textId="77777777" w:rsidR="00DD1C0F" w:rsidRPr="00555B02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555B02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10-1786836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1EFB9" w14:textId="77777777" w:rsidR="00DD1C0F" w:rsidRPr="00555B02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555B02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턴테이블 방식의 광학렌즈 성형장치</w:t>
            </w:r>
          </w:p>
        </w:tc>
      </w:tr>
      <w:tr w:rsidR="00DD1C0F" w:rsidRPr="00555B02" w14:paraId="49622238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FCB2F" w14:textId="77777777" w:rsidR="00DD1C0F" w:rsidRPr="00555B02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29886" w14:textId="77777777" w:rsidR="00DD1C0F" w:rsidRPr="00555B02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555B02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10-1924587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122D56" w14:textId="77777777" w:rsidR="00DD1C0F" w:rsidRPr="00555B02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555B02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마이크로 어레이 렌즈의 제조방법</w:t>
            </w:r>
          </w:p>
        </w:tc>
      </w:tr>
      <w:tr w:rsidR="00DD1C0F" w:rsidRPr="00555B02" w14:paraId="7A7F62D2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7A06D" w14:textId="77777777" w:rsidR="00DD1C0F" w:rsidRPr="00555B02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24686" w14:textId="77777777" w:rsidR="00DD1C0F" w:rsidRPr="00555B02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555B02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10-1812643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83CC0" w14:textId="77777777" w:rsidR="00DD1C0F" w:rsidRPr="00555B02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555B02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양면 돌출형 마이크로 렌즈의 제조방법 및 상기 제조방법으로 제조된 양면 돌출형 마이크로 렌즈</w:t>
            </w:r>
          </w:p>
        </w:tc>
      </w:tr>
    </w:tbl>
    <w:p w14:paraId="03FF00AA" w14:textId="77777777" w:rsidR="00DD1C0F" w:rsidRPr="00555B02" w:rsidRDefault="00DD1C0F" w:rsidP="00DD1C0F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</w:p>
    <w:p w14:paraId="68C91C4C" w14:textId="77777777" w:rsidR="00DD1C0F" w:rsidRPr="00E33DB4" w:rsidRDefault="00DD1C0F" w:rsidP="00DD1C0F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4E037C18" w14:textId="0D86E6FB" w:rsidR="00DD1C0F" w:rsidRDefault="00DD1C0F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Cs/>
          <w:sz w:val="22"/>
          <w:szCs w:val="22"/>
        </w:rPr>
      </w:pPr>
      <w:r>
        <w:rPr>
          <w:rFonts w:ascii="Times New Roman"/>
          <w:bCs/>
          <w:sz w:val="22"/>
          <w:szCs w:val="22"/>
        </w:rPr>
        <w:br w:type="page"/>
      </w:r>
    </w:p>
    <w:p w14:paraId="0525973B" w14:textId="732DD6D7" w:rsidR="00DD1C0F" w:rsidRDefault="00DD1C0F" w:rsidP="00DD1C0F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lastRenderedPageBreak/>
        <w:t>직무발명보상금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포기확약서</w:t>
      </w:r>
      <w:r w:rsidR="001C34DE">
        <w:rPr>
          <w:rFonts w:ascii="Times New Roman" w:hint="eastAsia"/>
          <w:b/>
          <w:sz w:val="22"/>
          <w:szCs w:val="22"/>
        </w:rPr>
        <w:t>(</w:t>
      </w:r>
      <w:proofErr w:type="spellStart"/>
      <w:r w:rsidR="001C34DE">
        <w:rPr>
          <w:rFonts w:ascii="Times New Roman" w:hint="eastAsia"/>
          <w:b/>
          <w:sz w:val="22"/>
          <w:szCs w:val="22"/>
        </w:rPr>
        <w:t>류창훈</w:t>
      </w:r>
      <w:proofErr w:type="spellEnd"/>
      <w:r w:rsidR="001C34DE">
        <w:rPr>
          <w:rFonts w:ascii="Times New Roman" w:hint="eastAsia"/>
          <w:b/>
          <w:sz w:val="22"/>
          <w:szCs w:val="22"/>
        </w:rPr>
        <w:t>)</w:t>
      </w:r>
    </w:p>
    <w:p w14:paraId="0E276E9B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Cs/>
          <w:sz w:val="22"/>
          <w:szCs w:val="22"/>
        </w:rPr>
      </w:pPr>
    </w:p>
    <w:p w14:paraId="19CADE51" w14:textId="77777777" w:rsidR="00DD1C0F" w:rsidRDefault="00DD1C0F" w:rsidP="00DD1C0F"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proofErr w:type="spellStart"/>
      <w:r>
        <w:rPr>
          <w:rFonts w:ascii="Times New Roman"/>
          <w:sz w:val="22"/>
          <w:szCs w:val="22"/>
        </w:rPr>
        <w:t>엠피닉스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 w14:paraId="16BF9123" w14:textId="77777777" w:rsidR="00DD1C0F" w:rsidRDefault="00DD1C0F" w:rsidP="00DD1C0F"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proofErr w:type="spellStart"/>
      <w:r>
        <w:rPr>
          <w:rFonts w:ascii="Times New Roman"/>
          <w:sz w:val="22"/>
        </w:rPr>
        <w:t>월출동</w:t>
      </w:r>
      <w:proofErr w:type="spellEnd"/>
      <w:r>
        <w:rPr>
          <w:rFonts w:ascii="Times New Roman"/>
          <w:sz w:val="22"/>
        </w:rPr>
        <w:t>)</w:t>
      </w:r>
    </w:p>
    <w:p w14:paraId="4E2F98AC" w14:textId="77777777" w:rsidR="00DD1C0F" w:rsidRDefault="00DD1C0F" w:rsidP="00DD1C0F">
      <w:pPr>
        <w:widowControl/>
        <w:spacing w:before="180" w:after="240" w:line="312" w:lineRule="auto"/>
        <w:rPr>
          <w:rFonts w:ascii="Times New Roman" w:eastAsia="바탕체"/>
          <w:sz w:val="22"/>
          <w:szCs w:val="22"/>
        </w:rPr>
      </w:pPr>
    </w:p>
    <w:p w14:paraId="1300D7BA" w14:textId="50EF9649" w:rsidR="00DD1C0F" w:rsidRDefault="00DD1C0F" w:rsidP="00DD1C0F">
      <w:pPr>
        <w:widowControl/>
        <w:spacing w:before="180" w:after="240" w:line="312" w:lineRule="auto"/>
        <w:ind w:left="220" w:hangingChars="100" w:hanging="220"/>
        <w:rPr>
          <w:rFonts w:ascii="Times New Roman" w:eastAsia="바탕체"/>
          <w:sz w:val="22"/>
          <w:szCs w:val="22"/>
          <w:lang w:val="x-none"/>
        </w:rPr>
      </w:pP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엠피닉스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 w:rsidRPr="00CD4BA6">
        <w:rPr>
          <w:rFonts w:ascii="Times New Roman" w:hint="eastAsia"/>
          <w:sz w:val="22"/>
          <w:szCs w:val="22"/>
          <w:u w:val="single"/>
        </w:rPr>
        <w:t>회사</w:t>
      </w:r>
      <w:r>
        <w:rPr>
          <w:rFonts w:ascii="Times New Roman"/>
          <w:sz w:val="22"/>
          <w:szCs w:val="22"/>
        </w:rPr>
        <w:t>”)</w:t>
      </w:r>
      <w:r w:rsidR="001C34DE">
        <w:rPr>
          <w:rFonts w:ascii="Times New Roman" w:hint="eastAsia"/>
          <w:sz w:val="22"/>
          <w:szCs w:val="22"/>
        </w:rPr>
        <w:t>가</w:t>
      </w:r>
      <w:r w:rsidR="001C34DE">
        <w:rPr>
          <w:rFonts w:ascii="Times New Roman" w:hint="eastAsia"/>
          <w:sz w:val="22"/>
          <w:szCs w:val="22"/>
        </w:rPr>
        <w:t xml:space="preserve"> </w:t>
      </w:r>
      <w:r w:rsidR="001C34DE">
        <w:rPr>
          <w:rFonts w:ascii="Times New Roman" w:hint="eastAsia"/>
          <w:sz w:val="22"/>
          <w:szCs w:val="22"/>
        </w:rPr>
        <w:t>보유하는</w:t>
      </w:r>
      <w:r>
        <w:rPr>
          <w:rFonts w:ascii="Times New Roman"/>
          <w:sz w:val="22"/>
          <w:szCs w:val="22"/>
        </w:rPr>
        <w:t xml:space="preserve"> </w:t>
      </w:r>
      <w:r w:rsidR="001C34DE">
        <w:rPr>
          <w:rFonts w:ascii="Times New Roman" w:hint="eastAsia"/>
          <w:sz w:val="22"/>
          <w:szCs w:val="22"/>
        </w:rPr>
        <w:t>지식재산권의</w:t>
      </w:r>
      <w:r w:rsidR="001C34DE">
        <w:rPr>
          <w:rFonts w:ascii="Times New Roman" w:hint="eastAsia"/>
          <w:sz w:val="22"/>
          <w:szCs w:val="22"/>
        </w:rPr>
        <w:t xml:space="preserve"> </w:t>
      </w:r>
      <w:r w:rsidRPr="00616331">
        <w:rPr>
          <w:rFonts w:ascii="Times New Roman" w:hint="eastAsia"/>
          <w:sz w:val="22"/>
          <w:szCs w:val="22"/>
        </w:rPr>
        <w:t>발명자</w:t>
      </w:r>
      <w:r>
        <w:rPr>
          <w:rFonts w:ascii="Times New Roman" w:hint="eastAsia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아</w:t>
      </w:r>
      <w:r>
        <w:rPr>
          <w:rFonts w:ascii="Times New Roman" w:eastAsia="바탕체" w:hint="eastAsia"/>
          <w:sz w:val="22"/>
          <w:szCs w:val="22"/>
          <w:lang w:val="x-none"/>
        </w:rPr>
        <w:t>래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각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사항을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확약합니다</w:t>
      </w:r>
      <w:r>
        <w:rPr>
          <w:rFonts w:ascii="Times New Roman" w:eastAsia="바탕체"/>
          <w:sz w:val="22"/>
          <w:szCs w:val="22"/>
          <w:lang w:val="x-none"/>
        </w:rPr>
        <w:t>.</w:t>
      </w:r>
    </w:p>
    <w:p w14:paraId="2260BADC" w14:textId="77777777" w:rsidR="00DD1C0F" w:rsidRDefault="00DD1C0F" w:rsidP="00DD1C0F">
      <w:pPr>
        <w:widowControl/>
        <w:spacing w:before="180" w:after="240" w:line="312" w:lineRule="auto"/>
        <w:rPr>
          <w:rFonts w:ascii="Times New Roman" w:eastAsia="바탕체"/>
          <w:sz w:val="22"/>
          <w:szCs w:val="22"/>
          <w:lang w:val="x-none"/>
        </w:rPr>
      </w:pPr>
    </w:p>
    <w:p w14:paraId="73ED5DEA" w14:textId="15D028C9" w:rsidR="00DD1C0F" w:rsidRDefault="00DD1C0F" w:rsidP="008E0FD4">
      <w:pPr>
        <w:widowControl/>
        <w:numPr>
          <w:ilvl w:val="0"/>
          <w:numId w:val="89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 w:hint="eastAsia"/>
          <w:sz w:val="22"/>
          <w:szCs w:val="22"/>
        </w:rPr>
        <w:t>회사가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등록권리자</w:t>
      </w:r>
      <w:r w:rsidR="001C34DE">
        <w:rPr>
          <w:rFonts w:ascii="Times New Roman" w:eastAsia="바탕체" w:hint="eastAsia"/>
          <w:sz w:val="22"/>
          <w:szCs w:val="22"/>
        </w:rPr>
        <w:t xml:space="preserve"> </w:t>
      </w:r>
      <w:r w:rsidR="001C34DE">
        <w:rPr>
          <w:rFonts w:ascii="Times New Roman" w:eastAsia="바탕체" w:hint="eastAsia"/>
          <w:sz w:val="22"/>
          <w:szCs w:val="22"/>
        </w:rPr>
        <w:t>또는</w:t>
      </w:r>
      <w:r w:rsidR="001C34DE"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출원자로서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보유하고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있는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첨부</w:t>
      </w:r>
      <w:r>
        <w:rPr>
          <w:rFonts w:ascii="Times New Roman" w:eastAsia="바탕체"/>
          <w:sz w:val="22"/>
          <w:szCs w:val="22"/>
          <w:u w:val="single"/>
        </w:rPr>
        <w:t xml:space="preserve"> 2. </w:t>
      </w:r>
      <w:r>
        <w:rPr>
          <w:rFonts w:ascii="Times New Roman" w:eastAsia="바탕체" w:hint="eastAsia"/>
          <w:sz w:val="22"/>
          <w:szCs w:val="22"/>
          <w:u w:val="single"/>
        </w:rPr>
        <w:t>지식재산권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발명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목록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기재</w:t>
      </w:r>
      <w:r>
        <w:rPr>
          <w:rFonts w:ascii="Times New Roman" w:eastAsia="바탕체"/>
          <w:sz w:val="22"/>
          <w:szCs w:val="22"/>
        </w:rPr>
        <w:t xml:space="preserve"> </w:t>
      </w:r>
      <w:r w:rsidR="001C34DE">
        <w:rPr>
          <w:rFonts w:ascii="Times New Roman" w:eastAsia="바탕체" w:hint="eastAsia"/>
          <w:sz w:val="22"/>
          <w:szCs w:val="22"/>
        </w:rPr>
        <w:t>지식재산권</w:t>
      </w:r>
      <w:r>
        <w:rPr>
          <w:rFonts w:ascii="Times New Roman" w:eastAsia="바탕체"/>
          <w:sz w:val="22"/>
          <w:szCs w:val="22"/>
        </w:rPr>
        <w:t>(</w:t>
      </w:r>
      <w:r>
        <w:rPr>
          <w:rFonts w:ascii="Times New Roman" w:eastAsia="바탕체" w:hint="eastAsia"/>
          <w:sz w:val="22"/>
          <w:szCs w:val="22"/>
        </w:rPr>
        <w:t>이하</w:t>
      </w:r>
      <w:r>
        <w:rPr>
          <w:rFonts w:ascii="Times New Roman" w:eastAsia="바탕체"/>
          <w:sz w:val="22"/>
          <w:szCs w:val="22"/>
        </w:rPr>
        <w:t xml:space="preserve"> “</w:t>
      </w:r>
      <w:r>
        <w:rPr>
          <w:rFonts w:ascii="Times New Roman" w:eastAsia="바탕체" w:hint="eastAsia"/>
          <w:sz w:val="22"/>
          <w:szCs w:val="22"/>
          <w:u w:val="single"/>
        </w:rPr>
        <w:t>본건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지식재산권</w:t>
      </w:r>
      <w:r>
        <w:rPr>
          <w:rFonts w:ascii="Times New Roman" w:eastAsia="바탕체"/>
          <w:sz w:val="22"/>
          <w:szCs w:val="22"/>
        </w:rPr>
        <w:t>”)</w:t>
      </w:r>
      <w:r>
        <w:rPr>
          <w:rFonts w:ascii="Times New Roman" w:eastAsia="바탕체" w:hint="eastAsia"/>
          <w:sz w:val="22"/>
          <w:szCs w:val="22"/>
        </w:rPr>
        <w:t>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관하여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 w:hint="eastAsia"/>
          <w:sz w:val="22"/>
          <w:szCs w:val="22"/>
        </w:rPr>
        <w:t>발명진흥법에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따른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직무발명보상금의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지급청구권을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확정적으로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포기합니다</w:t>
      </w:r>
      <w:r>
        <w:rPr>
          <w:rFonts w:ascii="Times New Roman" w:eastAsia="바탕체"/>
          <w:sz w:val="22"/>
          <w:szCs w:val="22"/>
        </w:rPr>
        <w:t>.</w:t>
      </w:r>
    </w:p>
    <w:p w14:paraId="7438CB99" w14:textId="77777777" w:rsidR="00DD1C0F" w:rsidRDefault="00DD1C0F" w:rsidP="008E0FD4">
      <w:pPr>
        <w:widowControl/>
        <w:numPr>
          <w:ilvl w:val="0"/>
          <w:numId w:val="89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본건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지식재산권과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관련하여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대상회사를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상대로</w:t>
      </w:r>
      <w:r>
        <w:rPr>
          <w:rFonts w:ascii="Times New Roman" w:eastAsia="바탕체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sz w:val="22"/>
          <w:szCs w:val="22"/>
        </w:rPr>
        <w:t>여하한</w:t>
      </w:r>
      <w:proofErr w:type="spellEnd"/>
      <w:r>
        <w:rPr>
          <w:rFonts w:ascii="Times New Roman" w:eastAsia="바탕체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sz w:val="22"/>
          <w:szCs w:val="22"/>
        </w:rPr>
        <w:t>금원을</w:t>
      </w:r>
      <w:proofErr w:type="spellEnd"/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청구할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없음을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확인합니다</w:t>
      </w:r>
      <w:r>
        <w:rPr>
          <w:rFonts w:ascii="Times New Roman" w:eastAsia="바탕체"/>
          <w:sz w:val="22"/>
          <w:szCs w:val="22"/>
        </w:rPr>
        <w:t>.</w:t>
      </w:r>
    </w:p>
    <w:p w14:paraId="41E79482" w14:textId="77777777" w:rsidR="00DD1C0F" w:rsidRDefault="00DD1C0F" w:rsidP="008E0FD4">
      <w:pPr>
        <w:widowControl/>
        <w:numPr>
          <w:ilvl w:val="0"/>
          <w:numId w:val="89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확약서에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기재된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사항과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관련하여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향후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어떠한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이의도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제기하지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아니할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것임을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확약합니다</w:t>
      </w:r>
      <w:r>
        <w:rPr>
          <w:rFonts w:ascii="Times New Roman" w:eastAsia="바탕체"/>
          <w:sz w:val="22"/>
          <w:szCs w:val="22"/>
        </w:rPr>
        <w:t>.</w:t>
      </w:r>
    </w:p>
    <w:p w14:paraId="6C3916AA" w14:textId="79789B53" w:rsidR="00DD1C0F" w:rsidRDefault="00DD1C0F" w:rsidP="00DD1C0F">
      <w:pPr>
        <w:spacing w:before="240" w:after="240"/>
        <w:jc w:val="center"/>
        <w:rPr>
          <w:rFonts w:ascii="Times New Roman" w:eastAsia="바탕체"/>
          <w:spacing w:val="-2"/>
          <w:sz w:val="22"/>
          <w:szCs w:val="22"/>
        </w:rPr>
      </w:pPr>
      <w:r>
        <w:rPr>
          <w:rFonts w:ascii="Times New Roman" w:eastAsia="바탕체"/>
          <w:spacing w:val="-2"/>
          <w:sz w:val="22"/>
          <w:szCs w:val="22"/>
        </w:rPr>
        <w:t>202</w:t>
      </w:r>
      <w:r>
        <w:rPr>
          <w:rFonts w:ascii="Times New Roman" w:eastAsia="바탕체" w:hint="eastAsia"/>
          <w:spacing w:val="-2"/>
          <w:sz w:val="22"/>
          <w:szCs w:val="22"/>
        </w:rPr>
        <w:t>5</w:t>
      </w:r>
      <w:r>
        <w:rPr>
          <w:rFonts w:ascii="Times New Roman" w:eastAsia="바탕체" w:hint="eastAsia"/>
          <w:spacing w:val="-2"/>
          <w:sz w:val="22"/>
          <w:szCs w:val="22"/>
        </w:rPr>
        <w:t>년</w:t>
      </w:r>
      <w:r>
        <w:rPr>
          <w:rFonts w:ascii="Times New Roman" w:eastAsia="바탕체"/>
          <w:spacing w:val="-2"/>
          <w:sz w:val="22"/>
          <w:szCs w:val="22"/>
        </w:rPr>
        <w:t xml:space="preserve"> </w:t>
      </w:r>
      <w:r w:rsidR="000A55AB">
        <w:rPr>
          <w:rFonts w:ascii="Times New Roman" w:eastAsia="바탕체" w:hint="eastAsia"/>
          <w:spacing w:val="-2"/>
          <w:sz w:val="22"/>
          <w:szCs w:val="22"/>
        </w:rPr>
        <w:t>[  ]</w:t>
      </w:r>
      <w:r>
        <w:rPr>
          <w:rFonts w:ascii="Times New Roman" w:eastAsia="바탕체" w:hint="eastAsia"/>
          <w:spacing w:val="-2"/>
          <w:sz w:val="22"/>
          <w:szCs w:val="22"/>
        </w:rPr>
        <w:t>월</w:t>
      </w:r>
      <w:r>
        <w:rPr>
          <w:rFonts w:ascii="Times New Roman" w:eastAsia="바탕체"/>
          <w:spacing w:val="-2"/>
          <w:sz w:val="22"/>
          <w:szCs w:val="22"/>
        </w:rPr>
        <w:t xml:space="preserve"> </w:t>
      </w:r>
      <w:r w:rsidR="000A55AB">
        <w:rPr>
          <w:rFonts w:ascii="Times New Roman" w:eastAsia="바탕체" w:hint="eastAsia"/>
          <w:spacing w:val="-2"/>
          <w:sz w:val="22"/>
          <w:szCs w:val="22"/>
        </w:rPr>
        <w:t>[  ]</w:t>
      </w:r>
      <w:r>
        <w:rPr>
          <w:rFonts w:ascii="Times New Roman" w:eastAsia="바탕체" w:hint="eastAsia"/>
          <w:spacing w:val="-2"/>
          <w:sz w:val="22"/>
          <w:szCs w:val="22"/>
        </w:rPr>
        <w:t>일</w:t>
      </w:r>
    </w:p>
    <w:p w14:paraId="652776FC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</w:p>
    <w:p w14:paraId="360C8BDF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과장</w:t>
      </w:r>
      <w:r>
        <w:rPr>
          <w:rFonts w:ascii="Times New Roman"/>
          <w:sz w:val="22"/>
          <w:szCs w:val="22"/>
        </w:rPr>
        <w:t xml:space="preserve">  </w:t>
      </w:r>
      <w:proofErr w:type="spellStart"/>
      <w:r>
        <w:rPr>
          <w:rFonts w:ascii="Times New Roman" w:hint="eastAsia"/>
          <w:sz w:val="22"/>
          <w:szCs w:val="22"/>
        </w:rPr>
        <w:t>류창훈</w:t>
      </w:r>
      <w:proofErr w:type="spellEnd"/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>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1A5EBA30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1980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01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03</w:t>
      </w:r>
      <w:r>
        <w:rPr>
          <w:rFonts w:ascii="Times New Roman" w:hint="eastAsia"/>
          <w:sz w:val="22"/>
          <w:szCs w:val="22"/>
        </w:rPr>
        <w:t>일</w:t>
      </w:r>
    </w:p>
    <w:p w14:paraId="3F19848D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 w:hint="eastAsia"/>
          <w:sz w:val="22"/>
          <w:szCs w:val="22"/>
        </w:rPr>
        <w:t>광주광역시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북구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첨단연신로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216 103</w:t>
      </w:r>
      <w:r>
        <w:rPr>
          <w:rFonts w:ascii="Times New Roman" w:hint="eastAsia"/>
          <w:sz w:val="22"/>
          <w:szCs w:val="22"/>
        </w:rPr>
        <w:t>동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705</w:t>
      </w:r>
      <w:r>
        <w:rPr>
          <w:rFonts w:ascii="Times New Roman" w:hint="eastAsia"/>
          <w:sz w:val="22"/>
          <w:szCs w:val="22"/>
        </w:rPr>
        <w:t>호</w:t>
      </w:r>
    </w:p>
    <w:p w14:paraId="50FEE924" w14:textId="77777777" w:rsidR="00DD1C0F" w:rsidRPr="00FC36CA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5E42F4B3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1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 w14:paraId="49B26313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2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 w:hint="eastAsia"/>
          <w:sz w:val="22"/>
          <w:szCs w:val="22"/>
          <w:u w:val="single"/>
          <w:lang w:val="en-GB"/>
        </w:rPr>
        <w:t>지식재산권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</w:t>
      </w:r>
      <w:r>
        <w:rPr>
          <w:rFonts w:ascii="Times New Roman" w:hint="eastAsia"/>
          <w:sz w:val="22"/>
          <w:szCs w:val="22"/>
          <w:u w:val="single"/>
          <w:lang w:val="en-GB"/>
        </w:rPr>
        <w:t>발명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</w:t>
      </w:r>
      <w:r>
        <w:rPr>
          <w:rFonts w:ascii="Times New Roman" w:hint="eastAsia"/>
          <w:sz w:val="22"/>
          <w:szCs w:val="22"/>
          <w:u w:val="single"/>
          <w:lang w:val="en-GB"/>
        </w:rPr>
        <w:t>목록</w:t>
      </w:r>
    </w:p>
    <w:p w14:paraId="5B8FA6E5" w14:textId="02864FA8" w:rsidR="00DD1C0F" w:rsidRDefault="00DD1C0F">
      <w:pPr>
        <w:widowControl/>
        <w:wordWrap/>
        <w:adjustRightInd/>
        <w:snapToGrid/>
        <w:spacing w:before="0" w:after="0" w:line="240" w:lineRule="auto"/>
        <w:jc w:val="left"/>
        <w:textAlignment w:val="auto"/>
      </w:pPr>
      <w:r>
        <w:br w:type="page"/>
      </w:r>
    </w:p>
    <w:p w14:paraId="46406135" w14:textId="77777777" w:rsidR="00DD1C0F" w:rsidRPr="00C033FD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bCs/>
          <w:sz w:val="22"/>
          <w:szCs w:val="22"/>
          <w:lang w:val="en-GB"/>
        </w:rPr>
      </w:pPr>
      <w:r>
        <w:rPr>
          <w:rFonts w:ascii="Times New Roman" w:hint="eastAsia"/>
          <w:b/>
          <w:bCs/>
          <w:sz w:val="22"/>
          <w:szCs w:val="22"/>
          <w:lang w:val="en-GB"/>
        </w:rPr>
        <w:lastRenderedPageBreak/>
        <w:t>첨부</w:t>
      </w:r>
      <w:r>
        <w:rPr>
          <w:rFonts w:ascii="Times New Roman"/>
          <w:b/>
          <w:bCs/>
          <w:sz w:val="22"/>
          <w:szCs w:val="22"/>
          <w:lang w:val="en-GB"/>
        </w:rPr>
        <w:t xml:space="preserve"> 2. </w:t>
      </w:r>
      <w:r>
        <w:rPr>
          <w:rFonts w:ascii="Times New Roman" w:hint="eastAsia"/>
          <w:b/>
          <w:bCs/>
          <w:sz w:val="22"/>
          <w:szCs w:val="22"/>
          <w:lang w:val="en-GB"/>
        </w:rPr>
        <w:t>지식재산권</w:t>
      </w:r>
      <w:r>
        <w:rPr>
          <w:rFonts w:ascii="Times New Roman"/>
          <w:b/>
          <w:bCs/>
          <w:sz w:val="22"/>
          <w:szCs w:val="22"/>
          <w:lang w:val="en-GB"/>
        </w:rPr>
        <w:t xml:space="preserve"> </w:t>
      </w:r>
      <w:r>
        <w:rPr>
          <w:rFonts w:ascii="Times New Roman" w:hint="eastAsia"/>
          <w:b/>
          <w:bCs/>
          <w:sz w:val="22"/>
          <w:szCs w:val="22"/>
          <w:lang w:val="en-GB"/>
        </w:rPr>
        <w:t>발명</w:t>
      </w:r>
      <w:r>
        <w:rPr>
          <w:rFonts w:ascii="Times New Roman"/>
          <w:b/>
          <w:bCs/>
          <w:sz w:val="22"/>
          <w:szCs w:val="22"/>
          <w:lang w:val="en-GB"/>
        </w:rPr>
        <w:t xml:space="preserve"> </w:t>
      </w:r>
      <w:r>
        <w:rPr>
          <w:rFonts w:ascii="Times New Roman" w:hint="eastAsia"/>
          <w:b/>
          <w:bCs/>
          <w:sz w:val="22"/>
          <w:szCs w:val="22"/>
          <w:lang w:val="en-GB"/>
        </w:rPr>
        <w:t>목록</w:t>
      </w:r>
    </w:p>
    <w:tbl>
      <w:tblPr>
        <w:tblW w:w="906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0"/>
        <w:gridCol w:w="1244"/>
        <w:gridCol w:w="7147"/>
      </w:tblGrid>
      <w:tr w:rsidR="00DD1C0F" w:rsidRPr="005313D6" w14:paraId="296675EF" w14:textId="77777777" w:rsidTr="004254F3">
        <w:trPr>
          <w:trHeight w:val="36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DE149B" w14:textId="77777777" w:rsidR="00DD1C0F" w:rsidRPr="00C033F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 w:rsidRPr="00C033FD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구분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C95CCC" w14:textId="77777777" w:rsidR="00DD1C0F" w:rsidRPr="00C033F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 w:rsidRPr="00C033FD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등록번호(출원번호)</w:t>
            </w:r>
          </w:p>
        </w:tc>
        <w:tc>
          <w:tcPr>
            <w:tcW w:w="7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F9B374" w14:textId="77777777" w:rsidR="00DD1C0F" w:rsidRPr="00C033F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 w:rsidRPr="00C033FD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발명 명칭</w:t>
            </w:r>
          </w:p>
        </w:tc>
      </w:tr>
      <w:tr w:rsidR="00DD1C0F" w:rsidRPr="005313D6" w14:paraId="152C5DBD" w14:textId="77777777" w:rsidTr="004254F3">
        <w:trPr>
          <w:trHeight w:val="360"/>
        </w:trPr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710FD" w14:textId="77777777" w:rsidR="00DD1C0F" w:rsidRPr="005313D6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5313D6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특허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39879" w14:textId="77777777" w:rsidR="00DD1C0F" w:rsidRPr="005313D6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5313D6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10-2193774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D1647" w14:textId="77777777" w:rsidR="00DD1C0F" w:rsidRPr="005313D6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5313D6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광학용 </w:t>
            </w:r>
            <w:proofErr w:type="spellStart"/>
            <w:r w:rsidRPr="005313D6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멀티플렉서의</w:t>
            </w:r>
            <w:proofErr w:type="spellEnd"/>
            <w:r w:rsidRPr="005313D6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제조방법 및 광학용 </w:t>
            </w:r>
            <w:proofErr w:type="spellStart"/>
            <w:r w:rsidRPr="005313D6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멀티플렉서</w:t>
            </w:r>
            <w:proofErr w:type="spellEnd"/>
          </w:p>
        </w:tc>
      </w:tr>
      <w:tr w:rsidR="00DD1C0F" w:rsidRPr="005313D6" w14:paraId="6FF3BFB9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4DB1F" w14:textId="77777777" w:rsidR="00DD1C0F" w:rsidRPr="005313D6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72EB2" w14:textId="77777777" w:rsidR="00DD1C0F" w:rsidRPr="005313D6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5313D6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ZL201980001332.2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734DC" w14:textId="77777777" w:rsidR="00DD1C0F" w:rsidRPr="005313D6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5313D6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METHOD OF MANUFACTURING OPTICAL MULTIPLEXER AND OPTICAL MULTIPLEXER MANUFACTURED THEREBY</w:t>
            </w:r>
          </w:p>
        </w:tc>
      </w:tr>
      <w:tr w:rsidR="00DD1C0F" w:rsidRPr="005313D6" w14:paraId="562655BC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F1A4F" w14:textId="77777777" w:rsidR="00DD1C0F" w:rsidRPr="005313D6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13D83" w14:textId="77777777" w:rsidR="00DD1C0F" w:rsidRPr="005313D6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5313D6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11400669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1AB53" w14:textId="77777777" w:rsidR="00DD1C0F" w:rsidRPr="005313D6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5313D6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METHOD OF MANUFACTURING OPTICAL MULTIPLEXER AND OPTICAL MULTIPLEXER MANUFACTURED THEREBY</w:t>
            </w:r>
          </w:p>
        </w:tc>
      </w:tr>
    </w:tbl>
    <w:p w14:paraId="17B3EB2F" w14:textId="77777777" w:rsidR="00DD1C0F" w:rsidRPr="005313D6" w:rsidRDefault="00DD1C0F" w:rsidP="00DD1C0F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0B57E1CF" w14:textId="178B21EB" w:rsidR="00DD1C0F" w:rsidRDefault="00DD1C0F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Cs/>
          <w:sz w:val="22"/>
          <w:szCs w:val="22"/>
        </w:rPr>
      </w:pPr>
      <w:r>
        <w:rPr>
          <w:rFonts w:ascii="Times New Roman"/>
          <w:bCs/>
          <w:sz w:val="22"/>
          <w:szCs w:val="22"/>
        </w:rPr>
        <w:br w:type="page"/>
      </w:r>
    </w:p>
    <w:p w14:paraId="43389F01" w14:textId="32841652" w:rsidR="00DD1C0F" w:rsidRDefault="00DD1C0F" w:rsidP="00DD1C0F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lastRenderedPageBreak/>
        <w:t>직무발명보상금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포기확약서</w:t>
      </w:r>
      <w:r w:rsidR="001C34DE">
        <w:rPr>
          <w:rFonts w:ascii="Times New Roman" w:hint="eastAsia"/>
          <w:b/>
          <w:sz w:val="22"/>
          <w:szCs w:val="22"/>
        </w:rPr>
        <w:t>(</w:t>
      </w:r>
      <w:r w:rsidR="001C34DE">
        <w:rPr>
          <w:rFonts w:ascii="Times New Roman" w:hint="eastAsia"/>
          <w:b/>
          <w:sz w:val="22"/>
          <w:szCs w:val="22"/>
        </w:rPr>
        <w:t>김훈</w:t>
      </w:r>
      <w:r w:rsidR="001C34DE">
        <w:rPr>
          <w:rFonts w:ascii="Times New Roman" w:hint="eastAsia"/>
          <w:b/>
          <w:sz w:val="22"/>
          <w:szCs w:val="22"/>
        </w:rPr>
        <w:t>)</w:t>
      </w:r>
    </w:p>
    <w:p w14:paraId="6E38AEBF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Cs/>
          <w:sz w:val="22"/>
          <w:szCs w:val="22"/>
        </w:rPr>
      </w:pPr>
    </w:p>
    <w:p w14:paraId="0F94B6DF" w14:textId="77777777" w:rsidR="00DD1C0F" w:rsidRDefault="00DD1C0F" w:rsidP="00DD1C0F"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proofErr w:type="spellStart"/>
      <w:r>
        <w:rPr>
          <w:rFonts w:ascii="Times New Roman"/>
          <w:sz w:val="22"/>
          <w:szCs w:val="22"/>
        </w:rPr>
        <w:t>엠피닉스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 w14:paraId="573848A0" w14:textId="77777777" w:rsidR="00DD1C0F" w:rsidRDefault="00DD1C0F" w:rsidP="00DD1C0F"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proofErr w:type="spellStart"/>
      <w:r>
        <w:rPr>
          <w:rFonts w:ascii="Times New Roman"/>
          <w:sz w:val="22"/>
        </w:rPr>
        <w:t>월출동</w:t>
      </w:r>
      <w:proofErr w:type="spellEnd"/>
      <w:r>
        <w:rPr>
          <w:rFonts w:ascii="Times New Roman"/>
          <w:sz w:val="22"/>
        </w:rPr>
        <w:t>)</w:t>
      </w:r>
    </w:p>
    <w:p w14:paraId="25470422" w14:textId="77777777" w:rsidR="00DD1C0F" w:rsidRDefault="00DD1C0F" w:rsidP="00DD1C0F">
      <w:pPr>
        <w:widowControl/>
        <w:spacing w:before="180" w:after="240" w:line="312" w:lineRule="auto"/>
        <w:rPr>
          <w:rFonts w:ascii="Times New Roman" w:eastAsia="바탕체"/>
          <w:sz w:val="22"/>
          <w:szCs w:val="22"/>
        </w:rPr>
      </w:pPr>
    </w:p>
    <w:p w14:paraId="3076564F" w14:textId="009B08C2" w:rsidR="00DD1C0F" w:rsidRDefault="00DD1C0F" w:rsidP="00DD1C0F">
      <w:pPr>
        <w:widowControl/>
        <w:spacing w:before="180" w:after="240" w:line="312" w:lineRule="auto"/>
        <w:ind w:left="220" w:hangingChars="100" w:hanging="220"/>
        <w:rPr>
          <w:rFonts w:ascii="Times New Roman" w:eastAsia="바탕체"/>
          <w:sz w:val="22"/>
          <w:szCs w:val="22"/>
          <w:lang w:val="x-none"/>
        </w:rPr>
      </w:pP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엠피닉스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 w:rsidRPr="00CD4BA6">
        <w:rPr>
          <w:rFonts w:ascii="Times New Roman" w:hint="eastAsia"/>
          <w:sz w:val="22"/>
          <w:szCs w:val="22"/>
          <w:u w:val="single"/>
        </w:rPr>
        <w:t>회사</w:t>
      </w:r>
      <w:r>
        <w:rPr>
          <w:rFonts w:ascii="Times New Roman"/>
          <w:sz w:val="22"/>
          <w:szCs w:val="22"/>
        </w:rPr>
        <w:t>”)</w:t>
      </w:r>
      <w:r w:rsidR="001C34DE">
        <w:rPr>
          <w:rFonts w:ascii="Times New Roman" w:hint="eastAsia"/>
          <w:sz w:val="22"/>
          <w:szCs w:val="22"/>
        </w:rPr>
        <w:t>가</w:t>
      </w:r>
      <w:r w:rsidR="001C34DE">
        <w:rPr>
          <w:rFonts w:ascii="Times New Roman" w:hint="eastAsia"/>
          <w:sz w:val="22"/>
          <w:szCs w:val="22"/>
        </w:rPr>
        <w:t xml:space="preserve"> </w:t>
      </w:r>
      <w:r w:rsidR="001C34DE">
        <w:rPr>
          <w:rFonts w:ascii="Times New Roman" w:hint="eastAsia"/>
          <w:sz w:val="22"/>
          <w:szCs w:val="22"/>
        </w:rPr>
        <w:t>보유하는</w:t>
      </w:r>
      <w:r w:rsidR="001C34DE">
        <w:rPr>
          <w:rFonts w:ascii="Times New Roman" w:hint="eastAsia"/>
          <w:sz w:val="22"/>
          <w:szCs w:val="22"/>
        </w:rPr>
        <w:t xml:space="preserve"> </w:t>
      </w:r>
      <w:r w:rsidR="001C34DE">
        <w:rPr>
          <w:rFonts w:ascii="Times New Roman" w:hint="eastAsia"/>
          <w:sz w:val="22"/>
          <w:szCs w:val="22"/>
        </w:rPr>
        <w:t>지식재산권의</w:t>
      </w:r>
      <w:r>
        <w:rPr>
          <w:rFonts w:ascii="Times New Roman"/>
          <w:sz w:val="22"/>
          <w:szCs w:val="22"/>
        </w:rPr>
        <w:t xml:space="preserve"> </w:t>
      </w:r>
      <w:r w:rsidRPr="00616331">
        <w:rPr>
          <w:rFonts w:ascii="Times New Roman" w:hint="eastAsia"/>
          <w:sz w:val="22"/>
          <w:szCs w:val="22"/>
        </w:rPr>
        <w:t>발명자</w:t>
      </w:r>
      <w:r>
        <w:rPr>
          <w:rFonts w:ascii="Times New Roman" w:hint="eastAsia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아</w:t>
      </w:r>
      <w:r>
        <w:rPr>
          <w:rFonts w:ascii="Times New Roman" w:eastAsia="바탕체" w:hint="eastAsia"/>
          <w:sz w:val="22"/>
          <w:szCs w:val="22"/>
          <w:lang w:val="x-none"/>
        </w:rPr>
        <w:t>래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각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사항을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확약합니다</w:t>
      </w:r>
      <w:r>
        <w:rPr>
          <w:rFonts w:ascii="Times New Roman" w:eastAsia="바탕체"/>
          <w:sz w:val="22"/>
          <w:szCs w:val="22"/>
          <w:lang w:val="x-none"/>
        </w:rPr>
        <w:t>.</w:t>
      </w:r>
    </w:p>
    <w:p w14:paraId="46D9D2E4" w14:textId="77777777" w:rsidR="00DD1C0F" w:rsidRDefault="00DD1C0F" w:rsidP="00DD1C0F">
      <w:pPr>
        <w:widowControl/>
        <w:spacing w:before="180" w:after="240" w:line="312" w:lineRule="auto"/>
        <w:rPr>
          <w:rFonts w:ascii="Times New Roman" w:eastAsia="바탕체"/>
          <w:sz w:val="22"/>
          <w:szCs w:val="22"/>
          <w:lang w:val="x-none"/>
        </w:rPr>
      </w:pPr>
    </w:p>
    <w:p w14:paraId="2D7C4587" w14:textId="367DFFBD" w:rsidR="00DD1C0F" w:rsidRDefault="00DD1C0F" w:rsidP="008E0FD4">
      <w:pPr>
        <w:widowControl/>
        <w:numPr>
          <w:ilvl w:val="0"/>
          <w:numId w:val="90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 w:hint="eastAsia"/>
          <w:sz w:val="22"/>
          <w:szCs w:val="22"/>
        </w:rPr>
        <w:t>회사가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등록권리자</w:t>
      </w:r>
      <w:r w:rsidR="001C34DE">
        <w:rPr>
          <w:rFonts w:ascii="Times New Roman" w:eastAsia="바탕체" w:hint="eastAsia"/>
          <w:sz w:val="22"/>
          <w:szCs w:val="22"/>
        </w:rPr>
        <w:t xml:space="preserve"> </w:t>
      </w:r>
      <w:r w:rsidR="001C34DE">
        <w:rPr>
          <w:rFonts w:ascii="Times New Roman" w:eastAsia="바탕체" w:hint="eastAsia"/>
          <w:sz w:val="22"/>
          <w:szCs w:val="22"/>
        </w:rPr>
        <w:t>또는</w:t>
      </w:r>
      <w:r w:rsidR="001C34DE"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출원자로서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보유하고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있는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첨부</w:t>
      </w:r>
      <w:r>
        <w:rPr>
          <w:rFonts w:ascii="Times New Roman" w:eastAsia="바탕체"/>
          <w:sz w:val="22"/>
          <w:szCs w:val="22"/>
          <w:u w:val="single"/>
        </w:rPr>
        <w:t xml:space="preserve"> 2. </w:t>
      </w:r>
      <w:r>
        <w:rPr>
          <w:rFonts w:ascii="Times New Roman" w:eastAsia="바탕체" w:hint="eastAsia"/>
          <w:sz w:val="22"/>
          <w:szCs w:val="22"/>
          <w:u w:val="single"/>
        </w:rPr>
        <w:t>지식재산권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발명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목록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기재</w:t>
      </w:r>
      <w:r>
        <w:rPr>
          <w:rFonts w:ascii="Times New Roman" w:eastAsia="바탕체"/>
          <w:sz w:val="22"/>
          <w:szCs w:val="22"/>
        </w:rPr>
        <w:t xml:space="preserve"> </w:t>
      </w:r>
      <w:r w:rsidR="001C34DE">
        <w:rPr>
          <w:rFonts w:ascii="Times New Roman" w:eastAsia="바탕체" w:hint="eastAsia"/>
          <w:sz w:val="22"/>
          <w:szCs w:val="22"/>
        </w:rPr>
        <w:t>지식재산권</w:t>
      </w:r>
      <w:r>
        <w:rPr>
          <w:rFonts w:ascii="Times New Roman" w:eastAsia="바탕체"/>
          <w:sz w:val="22"/>
          <w:szCs w:val="22"/>
        </w:rPr>
        <w:t>(</w:t>
      </w:r>
      <w:r>
        <w:rPr>
          <w:rFonts w:ascii="Times New Roman" w:eastAsia="바탕체" w:hint="eastAsia"/>
          <w:sz w:val="22"/>
          <w:szCs w:val="22"/>
        </w:rPr>
        <w:t>이하</w:t>
      </w:r>
      <w:r>
        <w:rPr>
          <w:rFonts w:ascii="Times New Roman" w:eastAsia="바탕체"/>
          <w:sz w:val="22"/>
          <w:szCs w:val="22"/>
        </w:rPr>
        <w:t xml:space="preserve"> “</w:t>
      </w:r>
      <w:r>
        <w:rPr>
          <w:rFonts w:ascii="Times New Roman" w:eastAsia="바탕체" w:hint="eastAsia"/>
          <w:sz w:val="22"/>
          <w:szCs w:val="22"/>
          <w:u w:val="single"/>
        </w:rPr>
        <w:t>본건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지식재산권</w:t>
      </w:r>
      <w:r>
        <w:rPr>
          <w:rFonts w:ascii="Times New Roman" w:eastAsia="바탕체"/>
          <w:sz w:val="22"/>
          <w:szCs w:val="22"/>
        </w:rPr>
        <w:t>”)</w:t>
      </w:r>
      <w:r>
        <w:rPr>
          <w:rFonts w:ascii="Times New Roman" w:eastAsia="바탕체" w:hint="eastAsia"/>
          <w:sz w:val="22"/>
          <w:szCs w:val="22"/>
        </w:rPr>
        <w:t>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관하여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 w:hint="eastAsia"/>
          <w:sz w:val="22"/>
          <w:szCs w:val="22"/>
        </w:rPr>
        <w:t>발명진흥법에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따른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직무발명보상금의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지급청구권을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확정적으로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포기합니다</w:t>
      </w:r>
      <w:r>
        <w:rPr>
          <w:rFonts w:ascii="Times New Roman" w:eastAsia="바탕체"/>
          <w:sz w:val="22"/>
          <w:szCs w:val="22"/>
        </w:rPr>
        <w:t>.</w:t>
      </w:r>
    </w:p>
    <w:p w14:paraId="13841793" w14:textId="77777777" w:rsidR="00DD1C0F" w:rsidRDefault="00DD1C0F" w:rsidP="008E0FD4">
      <w:pPr>
        <w:widowControl/>
        <w:numPr>
          <w:ilvl w:val="0"/>
          <w:numId w:val="90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본건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지식재산권과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관련하여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대상회사를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상대로</w:t>
      </w:r>
      <w:r>
        <w:rPr>
          <w:rFonts w:ascii="Times New Roman" w:eastAsia="바탕체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sz w:val="22"/>
          <w:szCs w:val="22"/>
        </w:rPr>
        <w:t>여하한</w:t>
      </w:r>
      <w:proofErr w:type="spellEnd"/>
      <w:r>
        <w:rPr>
          <w:rFonts w:ascii="Times New Roman" w:eastAsia="바탕체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sz w:val="22"/>
          <w:szCs w:val="22"/>
        </w:rPr>
        <w:t>금원을</w:t>
      </w:r>
      <w:proofErr w:type="spellEnd"/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청구할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없음을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확인합니다</w:t>
      </w:r>
      <w:r>
        <w:rPr>
          <w:rFonts w:ascii="Times New Roman" w:eastAsia="바탕체"/>
          <w:sz w:val="22"/>
          <w:szCs w:val="22"/>
        </w:rPr>
        <w:t>.</w:t>
      </w:r>
    </w:p>
    <w:p w14:paraId="4D891979" w14:textId="77777777" w:rsidR="00DD1C0F" w:rsidRDefault="00DD1C0F" w:rsidP="008E0FD4">
      <w:pPr>
        <w:widowControl/>
        <w:numPr>
          <w:ilvl w:val="0"/>
          <w:numId w:val="90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확약서에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기재된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사항과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관련하여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향후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어떠한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이의도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제기하지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아니할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것임을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확약합니다</w:t>
      </w:r>
      <w:r>
        <w:rPr>
          <w:rFonts w:ascii="Times New Roman" w:eastAsia="바탕체"/>
          <w:sz w:val="22"/>
          <w:szCs w:val="22"/>
        </w:rPr>
        <w:t>.</w:t>
      </w:r>
    </w:p>
    <w:p w14:paraId="1FA32434" w14:textId="237FC22D" w:rsidR="00DD1C0F" w:rsidRDefault="00DD1C0F" w:rsidP="00DD1C0F">
      <w:pPr>
        <w:spacing w:before="240" w:after="240"/>
        <w:jc w:val="center"/>
        <w:rPr>
          <w:rFonts w:ascii="Times New Roman" w:eastAsia="바탕체"/>
          <w:spacing w:val="-2"/>
          <w:sz w:val="22"/>
          <w:szCs w:val="22"/>
        </w:rPr>
      </w:pPr>
      <w:r>
        <w:rPr>
          <w:rFonts w:ascii="Times New Roman" w:eastAsia="바탕체"/>
          <w:spacing w:val="-2"/>
          <w:sz w:val="22"/>
          <w:szCs w:val="22"/>
        </w:rPr>
        <w:t>202</w:t>
      </w:r>
      <w:r>
        <w:rPr>
          <w:rFonts w:ascii="Times New Roman" w:eastAsia="바탕체" w:hint="eastAsia"/>
          <w:spacing w:val="-2"/>
          <w:sz w:val="22"/>
          <w:szCs w:val="22"/>
        </w:rPr>
        <w:t>5</w:t>
      </w:r>
      <w:r>
        <w:rPr>
          <w:rFonts w:ascii="Times New Roman" w:eastAsia="바탕체" w:hint="eastAsia"/>
          <w:spacing w:val="-2"/>
          <w:sz w:val="22"/>
          <w:szCs w:val="22"/>
        </w:rPr>
        <w:t>년</w:t>
      </w:r>
      <w:r>
        <w:rPr>
          <w:rFonts w:ascii="Times New Roman" w:eastAsia="바탕체"/>
          <w:spacing w:val="-2"/>
          <w:sz w:val="22"/>
          <w:szCs w:val="22"/>
        </w:rPr>
        <w:t xml:space="preserve"> </w:t>
      </w:r>
      <w:r w:rsidR="000A55AB">
        <w:rPr>
          <w:rFonts w:ascii="Times New Roman" w:eastAsia="바탕체" w:hint="eastAsia"/>
          <w:spacing w:val="-2"/>
          <w:sz w:val="22"/>
          <w:szCs w:val="22"/>
        </w:rPr>
        <w:t>[  ]</w:t>
      </w:r>
      <w:r>
        <w:rPr>
          <w:rFonts w:ascii="Times New Roman" w:eastAsia="바탕체" w:hint="eastAsia"/>
          <w:spacing w:val="-2"/>
          <w:sz w:val="22"/>
          <w:szCs w:val="22"/>
        </w:rPr>
        <w:t>월</w:t>
      </w:r>
      <w:r>
        <w:rPr>
          <w:rFonts w:ascii="Times New Roman" w:eastAsia="바탕체"/>
          <w:spacing w:val="-2"/>
          <w:sz w:val="22"/>
          <w:szCs w:val="22"/>
        </w:rPr>
        <w:t xml:space="preserve"> </w:t>
      </w:r>
      <w:r w:rsidR="000A55AB">
        <w:rPr>
          <w:rFonts w:ascii="Times New Roman" w:eastAsia="바탕체" w:hint="eastAsia"/>
          <w:spacing w:val="-2"/>
          <w:sz w:val="22"/>
          <w:szCs w:val="22"/>
        </w:rPr>
        <w:t>[  ]</w:t>
      </w:r>
      <w:r>
        <w:rPr>
          <w:rFonts w:ascii="Times New Roman" w:eastAsia="바탕체" w:hint="eastAsia"/>
          <w:spacing w:val="-2"/>
          <w:sz w:val="22"/>
          <w:szCs w:val="22"/>
        </w:rPr>
        <w:t>일</w:t>
      </w:r>
    </w:p>
    <w:p w14:paraId="50B0B249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</w:p>
    <w:p w14:paraId="25B47ABB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과장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 w:hint="eastAsia"/>
          <w:sz w:val="22"/>
          <w:szCs w:val="22"/>
        </w:rPr>
        <w:t>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훈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>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17D5141B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1986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04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06</w:t>
      </w:r>
      <w:r>
        <w:rPr>
          <w:rFonts w:ascii="Times New Roman" w:hint="eastAsia"/>
          <w:sz w:val="22"/>
          <w:szCs w:val="22"/>
        </w:rPr>
        <w:t>일</w:t>
      </w:r>
    </w:p>
    <w:p w14:paraId="6470FDD0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 w:hint="eastAsia"/>
          <w:sz w:val="22"/>
          <w:szCs w:val="22"/>
        </w:rPr>
        <w:t>광주광역시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남구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제석로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80</w:t>
      </w:r>
      <w:r>
        <w:rPr>
          <w:rFonts w:ascii="Times New Roman" w:hint="eastAsia"/>
          <w:sz w:val="22"/>
          <w:szCs w:val="22"/>
        </w:rPr>
        <w:t>번길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22-10, 204</w:t>
      </w:r>
      <w:r>
        <w:rPr>
          <w:rFonts w:ascii="Times New Roman" w:hint="eastAsia"/>
          <w:sz w:val="22"/>
          <w:szCs w:val="22"/>
        </w:rPr>
        <w:t>동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505</w:t>
      </w:r>
      <w:r>
        <w:rPr>
          <w:rFonts w:ascii="Times New Roman" w:hint="eastAsia"/>
          <w:sz w:val="22"/>
          <w:szCs w:val="22"/>
        </w:rPr>
        <w:t>호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봉선동</w:t>
      </w:r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라인아파트</w:t>
      </w:r>
      <w:r>
        <w:rPr>
          <w:rFonts w:ascii="Times New Roman" w:hint="eastAsia"/>
          <w:sz w:val="22"/>
          <w:szCs w:val="22"/>
        </w:rPr>
        <w:t>)</w:t>
      </w:r>
    </w:p>
    <w:p w14:paraId="5DC602A1" w14:textId="77777777" w:rsidR="00DD1C0F" w:rsidRPr="00FC36CA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105FD42D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1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 w14:paraId="475B7539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2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 w:hint="eastAsia"/>
          <w:sz w:val="22"/>
          <w:szCs w:val="22"/>
          <w:u w:val="single"/>
          <w:lang w:val="en-GB"/>
        </w:rPr>
        <w:t>지식재산권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</w:t>
      </w:r>
      <w:r>
        <w:rPr>
          <w:rFonts w:ascii="Times New Roman" w:hint="eastAsia"/>
          <w:sz w:val="22"/>
          <w:szCs w:val="22"/>
          <w:u w:val="single"/>
          <w:lang w:val="en-GB"/>
        </w:rPr>
        <w:t>발명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</w:t>
      </w:r>
      <w:r>
        <w:rPr>
          <w:rFonts w:ascii="Times New Roman" w:hint="eastAsia"/>
          <w:sz w:val="22"/>
          <w:szCs w:val="22"/>
          <w:u w:val="single"/>
          <w:lang w:val="en-GB"/>
        </w:rPr>
        <w:t>목록</w:t>
      </w:r>
    </w:p>
    <w:p w14:paraId="1AACF25D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</w:p>
    <w:p w14:paraId="77DA876A" w14:textId="7A0DC51A" w:rsidR="00DD1C0F" w:rsidRDefault="00DD1C0F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  <w:r>
        <w:rPr>
          <w:rFonts w:ascii="Times New Roman"/>
          <w:b/>
          <w:sz w:val="22"/>
          <w:szCs w:val="22"/>
          <w:lang w:val="en-GB"/>
        </w:rPr>
        <w:br w:type="page"/>
      </w:r>
    </w:p>
    <w:p w14:paraId="1589DF1A" w14:textId="77777777" w:rsidR="00DD1C0F" w:rsidRPr="00056222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bCs/>
          <w:sz w:val="22"/>
          <w:szCs w:val="22"/>
          <w:lang w:val="en-GB"/>
        </w:rPr>
      </w:pPr>
      <w:r>
        <w:rPr>
          <w:rFonts w:ascii="Times New Roman" w:hint="eastAsia"/>
          <w:b/>
          <w:bCs/>
          <w:sz w:val="22"/>
          <w:szCs w:val="22"/>
          <w:lang w:val="en-GB"/>
        </w:rPr>
        <w:lastRenderedPageBreak/>
        <w:t>첨부</w:t>
      </w:r>
      <w:r>
        <w:rPr>
          <w:rFonts w:ascii="Times New Roman"/>
          <w:b/>
          <w:bCs/>
          <w:sz w:val="22"/>
          <w:szCs w:val="22"/>
          <w:lang w:val="en-GB"/>
        </w:rPr>
        <w:t xml:space="preserve"> 2. </w:t>
      </w:r>
      <w:r>
        <w:rPr>
          <w:rFonts w:ascii="Times New Roman" w:hint="eastAsia"/>
          <w:b/>
          <w:bCs/>
          <w:sz w:val="22"/>
          <w:szCs w:val="22"/>
          <w:lang w:val="en-GB"/>
        </w:rPr>
        <w:t>지식재산권</w:t>
      </w:r>
      <w:r>
        <w:rPr>
          <w:rFonts w:ascii="Times New Roman"/>
          <w:b/>
          <w:bCs/>
          <w:sz w:val="22"/>
          <w:szCs w:val="22"/>
          <w:lang w:val="en-GB"/>
        </w:rPr>
        <w:t xml:space="preserve"> </w:t>
      </w:r>
      <w:r>
        <w:rPr>
          <w:rFonts w:ascii="Times New Roman" w:hint="eastAsia"/>
          <w:b/>
          <w:bCs/>
          <w:sz w:val="22"/>
          <w:szCs w:val="22"/>
          <w:lang w:val="en-GB"/>
        </w:rPr>
        <w:t>발명</w:t>
      </w:r>
      <w:r>
        <w:rPr>
          <w:rFonts w:ascii="Times New Roman"/>
          <w:b/>
          <w:bCs/>
          <w:sz w:val="22"/>
          <w:szCs w:val="22"/>
          <w:lang w:val="en-GB"/>
        </w:rPr>
        <w:t xml:space="preserve"> </w:t>
      </w:r>
      <w:r>
        <w:rPr>
          <w:rFonts w:ascii="Times New Roman" w:hint="eastAsia"/>
          <w:b/>
          <w:bCs/>
          <w:sz w:val="22"/>
          <w:szCs w:val="22"/>
          <w:lang w:val="en-GB"/>
        </w:rPr>
        <w:t>목록</w:t>
      </w:r>
    </w:p>
    <w:tbl>
      <w:tblPr>
        <w:tblW w:w="906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0"/>
        <w:gridCol w:w="1244"/>
        <w:gridCol w:w="7147"/>
      </w:tblGrid>
      <w:tr w:rsidR="00DD1C0F" w:rsidRPr="00F104AD" w14:paraId="49CF8D67" w14:textId="77777777" w:rsidTr="004254F3">
        <w:trPr>
          <w:trHeight w:val="36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40AA01" w14:textId="77777777" w:rsidR="00DD1C0F" w:rsidRPr="00056222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 w:rsidRPr="0005622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구분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CC6E617" w14:textId="77777777" w:rsidR="00DD1C0F" w:rsidRPr="00056222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 w:rsidRPr="0005622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등록번호(출원번호)</w:t>
            </w:r>
          </w:p>
        </w:tc>
        <w:tc>
          <w:tcPr>
            <w:tcW w:w="7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75F89D" w14:textId="77777777" w:rsidR="00DD1C0F" w:rsidRPr="00056222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 w:rsidRPr="00056222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발명 명칭</w:t>
            </w:r>
          </w:p>
        </w:tc>
      </w:tr>
      <w:tr w:rsidR="00DD1C0F" w:rsidRPr="00F104AD" w14:paraId="03CAF0E2" w14:textId="77777777" w:rsidTr="004254F3">
        <w:trPr>
          <w:trHeight w:val="360"/>
        </w:trPr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097B0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특허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780AAA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10-1886369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DD96C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광학 </w:t>
            </w:r>
            <w:proofErr w:type="spellStart"/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디먹스</w:t>
            </w:r>
            <w:proofErr w:type="spellEnd"/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모듈 및 광학 </w:t>
            </w:r>
            <w:proofErr w:type="spellStart"/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먹스</w:t>
            </w:r>
            <w:proofErr w:type="spellEnd"/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모듈</w:t>
            </w:r>
          </w:p>
        </w:tc>
      </w:tr>
      <w:tr w:rsidR="00DD1C0F" w:rsidRPr="00F104AD" w14:paraId="72790B3B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7D044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D8317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10-2051351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AE0A5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proofErr w:type="spellStart"/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백색빔</w:t>
            </w:r>
            <w:proofErr w:type="spellEnd"/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구현용 ＲＧＢ </w:t>
            </w:r>
            <w:proofErr w:type="spellStart"/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레이저모듈시스템</w:t>
            </w:r>
            <w:proofErr w:type="spellEnd"/>
          </w:p>
        </w:tc>
      </w:tr>
      <w:tr w:rsidR="00DD1C0F" w:rsidRPr="00F104AD" w14:paraId="6516895D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0C8DA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614C3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10-2095249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72DD7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브이형 홈 안착형 마이크로 렌즈의 제조방법</w:t>
            </w:r>
          </w:p>
        </w:tc>
      </w:tr>
      <w:tr w:rsidR="00DD1C0F" w:rsidRPr="00F104AD" w14:paraId="36FE8C15" w14:textId="77777777" w:rsidTr="004254F3">
        <w:trPr>
          <w:trHeight w:val="360"/>
        </w:trPr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0A315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디자인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D1E7E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30-1027103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794A7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광통신용 광학소자</w:t>
            </w:r>
          </w:p>
        </w:tc>
      </w:tr>
      <w:tr w:rsidR="00DD1C0F" w:rsidRPr="00F104AD" w14:paraId="0AD6A88B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0CB0F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AD896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30-1027104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3E009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광통신용 광학소자</w:t>
            </w:r>
          </w:p>
        </w:tc>
      </w:tr>
      <w:tr w:rsidR="00DD1C0F" w:rsidRPr="00F104AD" w14:paraId="47E34817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C85DB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80697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ZL201830648166.3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19523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 w:rsidR="00DD1C0F" w:rsidRPr="00F104AD" w14:paraId="0EEDF36B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1753E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0BB206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ZL201830648156.X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97C9A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 w:rsidR="00DD1C0F" w:rsidRPr="00F104AD" w14:paraId="52559881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010AF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ACE7FB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D908759 S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C834B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 w:rsidR="00DD1C0F" w:rsidRPr="00F104AD" w14:paraId="3A1FFE64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878E9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D359A2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D918981 S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297A2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 w:rsidR="00DD1C0F" w:rsidRPr="00F104AD" w14:paraId="47F62A5B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F0250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8BBE9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30-1135239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DB56F" w14:textId="77777777" w:rsidR="00DD1C0F" w:rsidRPr="00F104AD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F104AD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광학기용 광 송수신 렌즈(MPO 24ch lens)</w:t>
            </w:r>
          </w:p>
        </w:tc>
      </w:tr>
    </w:tbl>
    <w:p w14:paraId="4FA0EAD8" w14:textId="77777777" w:rsidR="00DD1C0F" w:rsidRPr="008E0FD4" w:rsidRDefault="00DD1C0F" w:rsidP="008E0FD4">
      <w:pPr>
        <w:widowControl/>
        <w:wordWrap/>
        <w:adjustRightInd/>
        <w:snapToGrid/>
        <w:spacing w:before="0" w:after="0" w:line="360" w:lineRule="auto"/>
        <w:textAlignment w:val="auto"/>
        <w:rPr>
          <w:rFonts w:ascii="Times New Roman"/>
          <w:bCs/>
          <w:sz w:val="22"/>
          <w:szCs w:val="22"/>
        </w:rPr>
      </w:pPr>
    </w:p>
    <w:p w14:paraId="7884E624" w14:textId="4E455A8E" w:rsidR="00DD1C0F" w:rsidRDefault="00DD1C0F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Cs/>
          <w:sz w:val="22"/>
          <w:szCs w:val="22"/>
        </w:rPr>
      </w:pPr>
      <w:r>
        <w:rPr>
          <w:rFonts w:ascii="Times New Roman"/>
          <w:bCs/>
          <w:sz w:val="22"/>
          <w:szCs w:val="22"/>
        </w:rPr>
        <w:br w:type="page"/>
      </w:r>
    </w:p>
    <w:p w14:paraId="2A468A78" w14:textId="635F68E6" w:rsidR="00DD1C0F" w:rsidRDefault="00DD1C0F" w:rsidP="00DD1C0F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lastRenderedPageBreak/>
        <w:t>직무발명보상금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포기확약서</w:t>
      </w:r>
      <w:r w:rsidR="001C34DE">
        <w:rPr>
          <w:rFonts w:ascii="Times New Roman" w:hint="eastAsia"/>
          <w:b/>
          <w:sz w:val="22"/>
          <w:szCs w:val="22"/>
        </w:rPr>
        <w:t>(</w:t>
      </w:r>
      <w:proofErr w:type="spellStart"/>
      <w:r w:rsidR="001C34DE">
        <w:rPr>
          <w:rFonts w:ascii="Times New Roman" w:hint="eastAsia"/>
          <w:b/>
          <w:sz w:val="22"/>
          <w:szCs w:val="22"/>
        </w:rPr>
        <w:t>권형준</w:t>
      </w:r>
      <w:proofErr w:type="spellEnd"/>
      <w:r w:rsidR="001C34DE">
        <w:rPr>
          <w:rFonts w:ascii="Times New Roman" w:hint="eastAsia"/>
          <w:b/>
          <w:sz w:val="22"/>
          <w:szCs w:val="22"/>
        </w:rPr>
        <w:t>)</w:t>
      </w:r>
    </w:p>
    <w:p w14:paraId="6F3AD8A2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Cs/>
          <w:sz w:val="22"/>
          <w:szCs w:val="22"/>
        </w:rPr>
      </w:pPr>
    </w:p>
    <w:p w14:paraId="3F95C426" w14:textId="77777777" w:rsidR="00DD1C0F" w:rsidRDefault="00DD1C0F" w:rsidP="00DD1C0F"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proofErr w:type="spellStart"/>
      <w:r>
        <w:rPr>
          <w:rFonts w:ascii="Times New Roman"/>
          <w:sz w:val="22"/>
          <w:szCs w:val="22"/>
        </w:rPr>
        <w:t>엠피닉스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 w14:paraId="6F92C509" w14:textId="77777777" w:rsidR="00DD1C0F" w:rsidRDefault="00DD1C0F" w:rsidP="00DD1C0F"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proofErr w:type="spellStart"/>
      <w:r>
        <w:rPr>
          <w:rFonts w:ascii="Times New Roman"/>
          <w:sz w:val="22"/>
        </w:rPr>
        <w:t>월출동</w:t>
      </w:r>
      <w:proofErr w:type="spellEnd"/>
      <w:r>
        <w:rPr>
          <w:rFonts w:ascii="Times New Roman"/>
          <w:sz w:val="22"/>
        </w:rPr>
        <w:t>)</w:t>
      </w:r>
    </w:p>
    <w:p w14:paraId="6C9DE54D" w14:textId="77777777" w:rsidR="00DD1C0F" w:rsidRDefault="00DD1C0F" w:rsidP="00DD1C0F">
      <w:pPr>
        <w:widowControl/>
        <w:spacing w:before="180" w:after="240" w:line="312" w:lineRule="auto"/>
        <w:rPr>
          <w:rFonts w:ascii="Times New Roman" w:eastAsia="바탕체"/>
          <w:sz w:val="22"/>
          <w:szCs w:val="22"/>
        </w:rPr>
      </w:pPr>
    </w:p>
    <w:p w14:paraId="00729EB5" w14:textId="78E09F64" w:rsidR="00DD1C0F" w:rsidRDefault="00DD1C0F" w:rsidP="00DD1C0F">
      <w:pPr>
        <w:widowControl/>
        <w:spacing w:before="180" w:after="240" w:line="312" w:lineRule="auto"/>
        <w:ind w:left="220" w:hangingChars="100" w:hanging="220"/>
        <w:rPr>
          <w:rFonts w:ascii="Times New Roman" w:eastAsia="바탕체"/>
          <w:sz w:val="22"/>
          <w:szCs w:val="22"/>
          <w:lang w:val="x-none"/>
        </w:rPr>
      </w:pP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엠피닉스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 w:rsidRPr="00CD4BA6">
        <w:rPr>
          <w:rFonts w:ascii="Times New Roman" w:hint="eastAsia"/>
          <w:sz w:val="22"/>
          <w:szCs w:val="22"/>
          <w:u w:val="single"/>
        </w:rPr>
        <w:t>회사</w:t>
      </w:r>
      <w:r>
        <w:rPr>
          <w:rFonts w:ascii="Times New Roman"/>
          <w:sz w:val="22"/>
          <w:szCs w:val="22"/>
        </w:rPr>
        <w:t>”)</w:t>
      </w:r>
      <w:r w:rsidR="001C34DE">
        <w:rPr>
          <w:rFonts w:ascii="Times New Roman" w:hint="eastAsia"/>
          <w:sz w:val="22"/>
          <w:szCs w:val="22"/>
        </w:rPr>
        <w:t>가</w:t>
      </w:r>
      <w:r w:rsidR="001C34DE">
        <w:rPr>
          <w:rFonts w:ascii="Times New Roman" w:hint="eastAsia"/>
          <w:sz w:val="22"/>
          <w:szCs w:val="22"/>
        </w:rPr>
        <w:t xml:space="preserve"> </w:t>
      </w:r>
      <w:r w:rsidR="001C34DE">
        <w:rPr>
          <w:rFonts w:ascii="Times New Roman" w:hint="eastAsia"/>
          <w:sz w:val="22"/>
          <w:szCs w:val="22"/>
        </w:rPr>
        <w:t>보유하는</w:t>
      </w:r>
      <w:r w:rsidR="001C34DE">
        <w:rPr>
          <w:rFonts w:ascii="Times New Roman" w:hint="eastAsia"/>
          <w:sz w:val="22"/>
          <w:szCs w:val="22"/>
        </w:rPr>
        <w:t xml:space="preserve"> </w:t>
      </w:r>
      <w:r w:rsidR="001C34DE">
        <w:rPr>
          <w:rFonts w:ascii="Times New Roman" w:hint="eastAsia"/>
          <w:sz w:val="22"/>
          <w:szCs w:val="22"/>
        </w:rPr>
        <w:t>지식재산권의</w:t>
      </w:r>
      <w:r>
        <w:rPr>
          <w:rFonts w:ascii="Times New Roman"/>
          <w:sz w:val="22"/>
          <w:szCs w:val="22"/>
        </w:rPr>
        <w:t xml:space="preserve"> </w:t>
      </w:r>
      <w:r w:rsidRPr="00616331">
        <w:rPr>
          <w:rFonts w:ascii="Times New Roman" w:hint="eastAsia"/>
          <w:sz w:val="22"/>
          <w:szCs w:val="22"/>
        </w:rPr>
        <w:t>발명자</w:t>
      </w:r>
      <w:r>
        <w:rPr>
          <w:rFonts w:ascii="Times New Roman" w:hint="eastAsia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아</w:t>
      </w:r>
      <w:r>
        <w:rPr>
          <w:rFonts w:ascii="Times New Roman" w:eastAsia="바탕체" w:hint="eastAsia"/>
          <w:sz w:val="22"/>
          <w:szCs w:val="22"/>
          <w:lang w:val="x-none"/>
        </w:rPr>
        <w:t>래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각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사항을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확약합니다</w:t>
      </w:r>
      <w:r>
        <w:rPr>
          <w:rFonts w:ascii="Times New Roman" w:eastAsia="바탕체"/>
          <w:sz w:val="22"/>
          <w:szCs w:val="22"/>
          <w:lang w:val="x-none"/>
        </w:rPr>
        <w:t>.</w:t>
      </w:r>
    </w:p>
    <w:p w14:paraId="483F303D" w14:textId="77777777" w:rsidR="00DD1C0F" w:rsidRDefault="00DD1C0F" w:rsidP="00DD1C0F">
      <w:pPr>
        <w:widowControl/>
        <w:spacing w:before="180" w:after="240" w:line="312" w:lineRule="auto"/>
        <w:rPr>
          <w:rFonts w:ascii="Times New Roman" w:eastAsia="바탕체"/>
          <w:sz w:val="22"/>
          <w:szCs w:val="22"/>
          <w:lang w:val="x-none"/>
        </w:rPr>
      </w:pPr>
    </w:p>
    <w:p w14:paraId="3B2A6DA0" w14:textId="173A73D8" w:rsidR="00DD1C0F" w:rsidRDefault="00DD1C0F" w:rsidP="008E0FD4">
      <w:pPr>
        <w:widowControl/>
        <w:numPr>
          <w:ilvl w:val="0"/>
          <w:numId w:val="91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 w:hint="eastAsia"/>
          <w:sz w:val="22"/>
          <w:szCs w:val="22"/>
        </w:rPr>
        <w:t>회사가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등록권리자</w:t>
      </w:r>
      <w:r w:rsidR="001C34DE">
        <w:rPr>
          <w:rFonts w:ascii="Times New Roman" w:eastAsia="바탕체" w:hint="eastAsia"/>
          <w:sz w:val="22"/>
          <w:szCs w:val="22"/>
        </w:rPr>
        <w:t xml:space="preserve"> </w:t>
      </w:r>
      <w:r w:rsidR="001C34DE">
        <w:rPr>
          <w:rFonts w:ascii="Times New Roman" w:eastAsia="바탕체" w:hint="eastAsia"/>
          <w:sz w:val="22"/>
          <w:szCs w:val="22"/>
        </w:rPr>
        <w:t>또는</w:t>
      </w:r>
      <w:r w:rsidR="001C34DE"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출원자로서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보유하고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있는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첨부</w:t>
      </w:r>
      <w:r>
        <w:rPr>
          <w:rFonts w:ascii="Times New Roman" w:eastAsia="바탕체"/>
          <w:sz w:val="22"/>
          <w:szCs w:val="22"/>
          <w:u w:val="single"/>
        </w:rPr>
        <w:t xml:space="preserve"> 2. </w:t>
      </w:r>
      <w:r>
        <w:rPr>
          <w:rFonts w:ascii="Times New Roman" w:eastAsia="바탕체" w:hint="eastAsia"/>
          <w:sz w:val="22"/>
          <w:szCs w:val="22"/>
          <w:u w:val="single"/>
        </w:rPr>
        <w:t>지식재산권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발명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목록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기재</w:t>
      </w:r>
      <w:r>
        <w:rPr>
          <w:rFonts w:ascii="Times New Roman" w:eastAsia="바탕체"/>
          <w:sz w:val="22"/>
          <w:szCs w:val="22"/>
        </w:rPr>
        <w:t xml:space="preserve"> </w:t>
      </w:r>
      <w:r w:rsidR="001C34DE">
        <w:rPr>
          <w:rFonts w:ascii="Times New Roman" w:eastAsia="바탕체" w:hint="eastAsia"/>
          <w:sz w:val="22"/>
          <w:szCs w:val="22"/>
        </w:rPr>
        <w:t>지식재산권</w:t>
      </w:r>
      <w:r>
        <w:rPr>
          <w:rFonts w:ascii="Times New Roman" w:eastAsia="바탕체"/>
          <w:sz w:val="22"/>
          <w:szCs w:val="22"/>
        </w:rPr>
        <w:t>(</w:t>
      </w:r>
      <w:r>
        <w:rPr>
          <w:rFonts w:ascii="Times New Roman" w:eastAsia="바탕체" w:hint="eastAsia"/>
          <w:sz w:val="22"/>
          <w:szCs w:val="22"/>
        </w:rPr>
        <w:t>이하</w:t>
      </w:r>
      <w:r>
        <w:rPr>
          <w:rFonts w:ascii="Times New Roman" w:eastAsia="바탕체"/>
          <w:sz w:val="22"/>
          <w:szCs w:val="22"/>
        </w:rPr>
        <w:t xml:space="preserve"> “</w:t>
      </w:r>
      <w:r>
        <w:rPr>
          <w:rFonts w:ascii="Times New Roman" w:eastAsia="바탕체" w:hint="eastAsia"/>
          <w:sz w:val="22"/>
          <w:szCs w:val="22"/>
          <w:u w:val="single"/>
        </w:rPr>
        <w:t>본건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지식재산권</w:t>
      </w:r>
      <w:r>
        <w:rPr>
          <w:rFonts w:ascii="Times New Roman" w:eastAsia="바탕체"/>
          <w:sz w:val="22"/>
          <w:szCs w:val="22"/>
        </w:rPr>
        <w:t>”)</w:t>
      </w:r>
      <w:r>
        <w:rPr>
          <w:rFonts w:ascii="Times New Roman" w:eastAsia="바탕체" w:hint="eastAsia"/>
          <w:sz w:val="22"/>
          <w:szCs w:val="22"/>
        </w:rPr>
        <w:t>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관하여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 w:hint="eastAsia"/>
          <w:sz w:val="22"/>
          <w:szCs w:val="22"/>
        </w:rPr>
        <w:t>발명진흥법에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따른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직무발명보상금의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지급청구권을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확정적으로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포기합니다</w:t>
      </w:r>
      <w:r>
        <w:rPr>
          <w:rFonts w:ascii="Times New Roman" w:eastAsia="바탕체"/>
          <w:sz w:val="22"/>
          <w:szCs w:val="22"/>
        </w:rPr>
        <w:t>.</w:t>
      </w:r>
    </w:p>
    <w:p w14:paraId="65BC73C8" w14:textId="77777777" w:rsidR="00DD1C0F" w:rsidRDefault="00DD1C0F" w:rsidP="008E0FD4">
      <w:pPr>
        <w:widowControl/>
        <w:numPr>
          <w:ilvl w:val="0"/>
          <w:numId w:val="91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본건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지식재산권과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관련하여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대상회사를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상대로</w:t>
      </w:r>
      <w:r>
        <w:rPr>
          <w:rFonts w:ascii="Times New Roman" w:eastAsia="바탕체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sz w:val="22"/>
          <w:szCs w:val="22"/>
        </w:rPr>
        <w:t>여하한</w:t>
      </w:r>
      <w:proofErr w:type="spellEnd"/>
      <w:r>
        <w:rPr>
          <w:rFonts w:ascii="Times New Roman" w:eastAsia="바탕체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sz w:val="22"/>
          <w:szCs w:val="22"/>
        </w:rPr>
        <w:t>금원을</w:t>
      </w:r>
      <w:proofErr w:type="spellEnd"/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청구할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없음을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확인합니다</w:t>
      </w:r>
      <w:r>
        <w:rPr>
          <w:rFonts w:ascii="Times New Roman" w:eastAsia="바탕체"/>
          <w:sz w:val="22"/>
          <w:szCs w:val="22"/>
        </w:rPr>
        <w:t>.</w:t>
      </w:r>
    </w:p>
    <w:p w14:paraId="09B2A5A3" w14:textId="77777777" w:rsidR="00DD1C0F" w:rsidRDefault="00DD1C0F" w:rsidP="008E0FD4">
      <w:pPr>
        <w:widowControl/>
        <w:numPr>
          <w:ilvl w:val="0"/>
          <w:numId w:val="91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확약서에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기재된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사항과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관련하여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향후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어떠한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이의도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제기하지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아니할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것임을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확약합니다</w:t>
      </w:r>
      <w:r>
        <w:rPr>
          <w:rFonts w:ascii="Times New Roman" w:eastAsia="바탕체"/>
          <w:sz w:val="22"/>
          <w:szCs w:val="22"/>
        </w:rPr>
        <w:t>.</w:t>
      </w:r>
    </w:p>
    <w:p w14:paraId="258919DC" w14:textId="5A9CD334" w:rsidR="00DD1C0F" w:rsidRDefault="00DD1C0F" w:rsidP="00DD1C0F">
      <w:pPr>
        <w:spacing w:before="240" w:after="240"/>
        <w:jc w:val="center"/>
        <w:rPr>
          <w:rFonts w:ascii="Times New Roman" w:eastAsia="바탕체"/>
          <w:spacing w:val="-2"/>
          <w:sz w:val="22"/>
          <w:szCs w:val="22"/>
        </w:rPr>
      </w:pPr>
      <w:r>
        <w:rPr>
          <w:rFonts w:ascii="Times New Roman" w:eastAsia="바탕체"/>
          <w:spacing w:val="-2"/>
          <w:sz w:val="22"/>
          <w:szCs w:val="22"/>
        </w:rPr>
        <w:t>202</w:t>
      </w:r>
      <w:r>
        <w:rPr>
          <w:rFonts w:ascii="Times New Roman" w:eastAsia="바탕체" w:hint="eastAsia"/>
          <w:spacing w:val="-2"/>
          <w:sz w:val="22"/>
          <w:szCs w:val="22"/>
        </w:rPr>
        <w:t>5</w:t>
      </w:r>
      <w:r>
        <w:rPr>
          <w:rFonts w:ascii="Times New Roman" w:eastAsia="바탕체" w:hint="eastAsia"/>
          <w:spacing w:val="-2"/>
          <w:sz w:val="22"/>
          <w:szCs w:val="22"/>
        </w:rPr>
        <w:t>년</w:t>
      </w:r>
      <w:r>
        <w:rPr>
          <w:rFonts w:ascii="Times New Roman" w:eastAsia="바탕체"/>
          <w:spacing w:val="-2"/>
          <w:sz w:val="22"/>
          <w:szCs w:val="22"/>
        </w:rPr>
        <w:t xml:space="preserve"> </w:t>
      </w:r>
      <w:r w:rsidR="000A55AB">
        <w:rPr>
          <w:rFonts w:ascii="Times New Roman" w:eastAsia="바탕체" w:hint="eastAsia"/>
          <w:spacing w:val="-2"/>
          <w:sz w:val="22"/>
          <w:szCs w:val="22"/>
        </w:rPr>
        <w:t>[  ]</w:t>
      </w:r>
      <w:r>
        <w:rPr>
          <w:rFonts w:ascii="Times New Roman" w:eastAsia="바탕체" w:hint="eastAsia"/>
          <w:spacing w:val="-2"/>
          <w:sz w:val="22"/>
          <w:szCs w:val="22"/>
        </w:rPr>
        <w:t>월</w:t>
      </w:r>
      <w:r>
        <w:rPr>
          <w:rFonts w:ascii="Times New Roman" w:eastAsia="바탕체"/>
          <w:spacing w:val="-2"/>
          <w:sz w:val="22"/>
          <w:szCs w:val="22"/>
        </w:rPr>
        <w:t xml:space="preserve"> </w:t>
      </w:r>
      <w:r w:rsidR="000A55AB">
        <w:rPr>
          <w:rFonts w:ascii="Times New Roman" w:eastAsia="바탕체" w:hint="eastAsia"/>
          <w:spacing w:val="-2"/>
          <w:sz w:val="22"/>
          <w:szCs w:val="22"/>
        </w:rPr>
        <w:t>[  ]</w:t>
      </w:r>
      <w:r>
        <w:rPr>
          <w:rFonts w:ascii="Times New Roman" w:eastAsia="바탕체" w:hint="eastAsia"/>
          <w:spacing w:val="-2"/>
          <w:sz w:val="22"/>
          <w:szCs w:val="22"/>
        </w:rPr>
        <w:t>일</w:t>
      </w:r>
    </w:p>
    <w:p w14:paraId="17B1D6E1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</w:p>
    <w:p w14:paraId="1C8D33EE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이사</w:t>
      </w:r>
      <w:r>
        <w:rPr>
          <w:rFonts w:ascii="Times New Roman"/>
          <w:sz w:val="22"/>
          <w:szCs w:val="22"/>
        </w:rPr>
        <w:t xml:space="preserve">  </w:t>
      </w:r>
      <w:proofErr w:type="spellStart"/>
      <w:r>
        <w:rPr>
          <w:rFonts w:ascii="Times New Roman" w:hint="eastAsia"/>
          <w:sz w:val="22"/>
          <w:szCs w:val="22"/>
        </w:rPr>
        <w:t>권형준</w:t>
      </w:r>
      <w:proofErr w:type="spellEnd"/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>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700E0228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1978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06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14</w:t>
      </w:r>
      <w:r>
        <w:rPr>
          <w:rFonts w:ascii="Times New Roman" w:hint="eastAsia"/>
          <w:sz w:val="22"/>
          <w:szCs w:val="22"/>
        </w:rPr>
        <w:t>일</w:t>
      </w:r>
    </w:p>
    <w:p w14:paraId="6475AA6C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 w:hint="eastAsia"/>
          <w:sz w:val="22"/>
          <w:szCs w:val="22"/>
        </w:rPr>
        <w:t>광주광역시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광산구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임방울대로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358</w:t>
      </w:r>
      <w:r>
        <w:rPr>
          <w:rFonts w:ascii="Times New Roman" w:hint="eastAsia"/>
          <w:sz w:val="22"/>
          <w:szCs w:val="22"/>
        </w:rPr>
        <w:t>번길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21, 207</w:t>
      </w:r>
      <w:r>
        <w:rPr>
          <w:rFonts w:ascii="Times New Roman" w:hint="eastAsia"/>
          <w:sz w:val="22"/>
          <w:szCs w:val="22"/>
        </w:rPr>
        <w:t>동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1701</w:t>
      </w:r>
      <w:r>
        <w:rPr>
          <w:rFonts w:ascii="Times New Roman" w:hint="eastAsia"/>
          <w:sz w:val="22"/>
          <w:szCs w:val="22"/>
        </w:rPr>
        <w:t>호</w:t>
      </w:r>
      <w:r>
        <w:rPr>
          <w:rFonts w:ascii="Times New Roman" w:hint="eastAsia"/>
          <w:sz w:val="22"/>
          <w:szCs w:val="22"/>
        </w:rPr>
        <w:t>(</w:t>
      </w:r>
      <w:proofErr w:type="spellStart"/>
      <w:r>
        <w:rPr>
          <w:rFonts w:ascii="Times New Roman" w:hint="eastAsia"/>
          <w:sz w:val="22"/>
          <w:szCs w:val="22"/>
        </w:rPr>
        <w:t>수완동</w:t>
      </w:r>
      <w:proofErr w:type="spellEnd"/>
      <w:r>
        <w:rPr>
          <w:rFonts w:ascii="Times New Roman" w:hint="eastAsia"/>
          <w:sz w:val="22"/>
          <w:szCs w:val="22"/>
        </w:rPr>
        <w:t>,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해솔마을대방노블랜드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차아파트</w:t>
      </w:r>
      <w:r>
        <w:rPr>
          <w:rFonts w:ascii="Times New Roman" w:hint="eastAsia"/>
          <w:sz w:val="22"/>
          <w:szCs w:val="22"/>
        </w:rPr>
        <w:t>)</w:t>
      </w:r>
    </w:p>
    <w:p w14:paraId="1117CEAC" w14:textId="77777777" w:rsidR="00DD1C0F" w:rsidRPr="00FC36CA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5960635E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1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 w14:paraId="61D0E08B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2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 w:hint="eastAsia"/>
          <w:sz w:val="22"/>
          <w:szCs w:val="22"/>
          <w:u w:val="single"/>
          <w:lang w:val="en-GB"/>
        </w:rPr>
        <w:t>지식재산권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</w:t>
      </w:r>
      <w:r>
        <w:rPr>
          <w:rFonts w:ascii="Times New Roman" w:hint="eastAsia"/>
          <w:sz w:val="22"/>
          <w:szCs w:val="22"/>
          <w:u w:val="single"/>
          <w:lang w:val="en-GB"/>
        </w:rPr>
        <w:t>발명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</w:t>
      </w:r>
      <w:r>
        <w:rPr>
          <w:rFonts w:ascii="Times New Roman" w:hint="eastAsia"/>
          <w:sz w:val="22"/>
          <w:szCs w:val="22"/>
          <w:u w:val="single"/>
          <w:lang w:val="en-GB"/>
        </w:rPr>
        <w:t>목록</w:t>
      </w:r>
    </w:p>
    <w:p w14:paraId="254314B5" w14:textId="79E54AB3" w:rsidR="00DD1C0F" w:rsidRDefault="00DD1C0F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  <w:r>
        <w:rPr>
          <w:rFonts w:ascii="Times New Roman"/>
          <w:b/>
          <w:sz w:val="22"/>
          <w:szCs w:val="22"/>
          <w:lang w:val="en-GB"/>
        </w:rPr>
        <w:br w:type="page"/>
      </w:r>
    </w:p>
    <w:p w14:paraId="197E1FED" w14:textId="77777777" w:rsidR="00DD1C0F" w:rsidRPr="00E21C13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bCs/>
          <w:sz w:val="22"/>
          <w:szCs w:val="22"/>
          <w:lang w:val="en-GB"/>
        </w:rPr>
      </w:pPr>
      <w:r>
        <w:rPr>
          <w:rFonts w:ascii="Times New Roman" w:hint="eastAsia"/>
          <w:b/>
          <w:bCs/>
          <w:sz w:val="22"/>
          <w:szCs w:val="22"/>
          <w:lang w:val="en-GB"/>
        </w:rPr>
        <w:lastRenderedPageBreak/>
        <w:t>첨부</w:t>
      </w:r>
      <w:r>
        <w:rPr>
          <w:rFonts w:ascii="Times New Roman"/>
          <w:b/>
          <w:bCs/>
          <w:sz w:val="22"/>
          <w:szCs w:val="22"/>
          <w:lang w:val="en-GB"/>
        </w:rPr>
        <w:t xml:space="preserve"> 2. </w:t>
      </w:r>
      <w:r>
        <w:rPr>
          <w:rFonts w:ascii="Times New Roman" w:hint="eastAsia"/>
          <w:b/>
          <w:bCs/>
          <w:sz w:val="22"/>
          <w:szCs w:val="22"/>
          <w:lang w:val="en-GB"/>
        </w:rPr>
        <w:t>지식재산권</w:t>
      </w:r>
      <w:r>
        <w:rPr>
          <w:rFonts w:ascii="Times New Roman"/>
          <w:b/>
          <w:bCs/>
          <w:sz w:val="22"/>
          <w:szCs w:val="22"/>
          <w:lang w:val="en-GB"/>
        </w:rPr>
        <w:t xml:space="preserve"> </w:t>
      </w:r>
      <w:r>
        <w:rPr>
          <w:rFonts w:ascii="Times New Roman" w:hint="eastAsia"/>
          <w:b/>
          <w:bCs/>
          <w:sz w:val="22"/>
          <w:szCs w:val="22"/>
          <w:lang w:val="en-GB"/>
        </w:rPr>
        <w:t>발명</w:t>
      </w:r>
      <w:r>
        <w:rPr>
          <w:rFonts w:ascii="Times New Roman"/>
          <w:b/>
          <w:bCs/>
          <w:sz w:val="22"/>
          <w:szCs w:val="22"/>
          <w:lang w:val="en-GB"/>
        </w:rPr>
        <w:t xml:space="preserve"> </w:t>
      </w:r>
      <w:r>
        <w:rPr>
          <w:rFonts w:ascii="Times New Roman" w:hint="eastAsia"/>
          <w:b/>
          <w:bCs/>
          <w:sz w:val="22"/>
          <w:szCs w:val="22"/>
          <w:lang w:val="en-GB"/>
        </w:rPr>
        <w:t>목록</w:t>
      </w:r>
    </w:p>
    <w:tbl>
      <w:tblPr>
        <w:tblW w:w="907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0"/>
        <w:gridCol w:w="1244"/>
        <w:gridCol w:w="7147"/>
      </w:tblGrid>
      <w:tr w:rsidR="00DD1C0F" w:rsidRPr="00487E2F" w14:paraId="395F99AC" w14:textId="77777777" w:rsidTr="004254F3">
        <w:trPr>
          <w:trHeight w:val="36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9B751B" w14:textId="77777777" w:rsidR="00DD1C0F" w:rsidRPr="00E21C13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 w:rsidRPr="00E21C13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구분</w:t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4E85483" w14:textId="77777777" w:rsidR="00DD1C0F" w:rsidRPr="00E21C13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 w:rsidRPr="00E21C13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등록번호(출원번호)</w:t>
            </w:r>
          </w:p>
        </w:tc>
        <w:tc>
          <w:tcPr>
            <w:tcW w:w="7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FFF1F46" w14:textId="77777777" w:rsidR="00DD1C0F" w:rsidRPr="00E21C13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 w:rsidRPr="00E21C13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발명 명칭</w:t>
            </w:r>
          </w:p>
        </w:tc>
      </w:tr>
      <w:tr w:rsidR="00DD1C0F" w:rsidRPr="00487E2F" w14:paraId="1C8C4915" w14:textId="77777777" w:rsidTr="004254F3">
        <w:trPr>
          <w:trHeight w:val="360"/>
        </w:trPr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71BC6" w14:textId="77777777" w:rsidR="00DD1C0F" w:rsidRPr="00487E2F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487E2F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특허</w:t>
            </w: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114EEC" w14:textId="77777777" w:rsidR="00DD1C0F" w:rsidRPr="00487E2F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487E2F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10-1786836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DA553" w14:textId="77777777" w:rsidR="00DD1C0F" w:rsidRPr="00487E2F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487E2F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턴테이블 방식의 광학렌즈 성형장치</w:t>
            </w:r>
          </w:p>
        </w:tc>
      </w:tr>
      <w:tr w:rsidR="00DD1C0F" w:rsidRPr="00487E2F" w14:paraId="6AB723A3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C5BB5" w14:textId="77777777" w:rsidR="00DD1C0F" w:rsidRPr="00487E2F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7079F" w14:textId="77777777" w:rsidR="00DD1C0F" w:rsidRPr="00487E2F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487E2F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10-1924587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C2292" w14:textId="77777777" w:rsidR="00DD1C0F" w:rsidRPr="00487E2F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487E2F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마이크로 어레이 렌즈의 제조방법</w:t>
            </w:r>
          </w:p>
        </w:tc>
      </w:tr>
      <w:tr w:rsidR="00DD1C0F" w:rsidRPr="00487E2F" w14:paraId="27989D15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F13F0" w14:textId="77777777" w:rsidR="00DD1C0F" w:rsidRPr="00487E2F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0C8AFF" w14:textId="77777777" w:rsidR="00DD1C0F" w:rsidRPr="00487E2F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487E2F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10-1812643</w:t>
            </w:r>
          </w:p>
        </w:tc>
        <w:tc>
          <w:tcPr>
            <w:tcW w:w="7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D23F1" w14:textId="77777777" w:rsidR="00DD1C0F" w:rsidRPr="00487E2F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487E2F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양면 돌출형 마이크로 렌즈의 제조방법 및 상기 제조방법으로 제조된 양면 돌출형 마이크로 렌즈</w:t>
            </w:r>
          </w:p>
        </w:tc>
      </w:tr>
      <w:tr w:rsidR="00DD1C0F" w:rsidRPr="00487E2F" w14:paraId="4582941A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F01E0" w14:textId="77777777" w:rsidR="00DD1C0F" w:rsidRPr="00487E2F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7C0A6" w14:textId="77777777" w:rsidR="00DD1C0F" w:rsidRPr="00487E2F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487E2F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10-2643579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664B7" w14:textId="77777777" w:rsidR="00DD1C0F" w:rsidRPr="00487E2F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487E2F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마이크로 렌즈 외관 검사 탑재형 자동 이재장치</w:t>
            </w:r>
          </w:p>
        </w:tc>
      </w:tr>
    </w:tbl>
    <w:p w14:paraId="3D787832" w14:textId="77777777" w:rsidR="00DD1C0F" w:rsidRPr="00487E2F" w:rsidRDefault="00DD1C0F" w:rsidP="00DD1C0F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</w:p>
    <w:p w14:paraId="55AFEAE0" w14:textId="4AE98903" w:rsidR="00DD1C0F" w:rsidRDefault="00DD1C0F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Cs/>
          <w:sz w:val="22"/>
          <w:szCs w:val="22"/>
        </w:rPr>
      </w:pPr>
      <w:r>
        <w:rPr>
          <w:rFonts w:ascii="Times New Roman"/>
          <w:bCs/>
          <w:sz w:val="22"/>
          <w:szCs w:val="22"/>
        </w:rPr>
        <w:br w:type="page"/>
      </w:r>
    </w:p>
    <w:p w14:paraId="60D863ED" w14:textId="5B5DFACF" w:rsidR="00DD1C0F" w:rsidRDefault="00DD1C0F" w:rsidP="00DD1C0F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lastRenderedPageBreak/>
        <w:t>직무발명보상금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포기확약서</w:t>
      </w:r>
      <w:r w:rsidR="001C34DE">
        <w:rPr>
          <w:rFonts w:ascii="Times New Roman" w:hint="eastAsia"/>
          <w:b/>
          <w:sz w:val="22"/>
          <w:szCs w:val="22"/>
        </w:rPr>
        <w:t>(</w:t>
      </w:r>
      <w:proofErr w:type="spellStart"/>
      <w:r w:rsidR="001C34DE">
        <w:rPr>
          <w:rFonts w:ascii="Times New Roman" w:hint="eastAsia"/>
          <w:b/>
          <w:sz w:val="22"/>
          <w:szCs w:val="22"/>
        </w:rPr>
        <w:t>강현종</w:t>
      </w:r>
      <w:proofErr w:type="spellEnd"/>
      <w:r w:rsidR="001C34DE">
        <w:rPr>
          <w:rFonts w:ascii="Times New Roman" w:hint="eastAsia"/>
          <w:b/>
          <w:sz w:val="22"/>
          <w:szCs w:val="22"/>
        </w:rPr>
        <w:t>)</w:t>
      </w:r>
    </w:p>
    <w:p w14:paraId="687E5370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Cs/>
          <w:sz w:val="22"/>
          <w:szCs w:val="22"/>
        </w:rPr>
      </w:pPr>
    </w:p>
    <w:p w14:paraId="5153CF72" w14:textId="77777777" w:rsidR="00DD1C0F" w:rsidRDefault="00DD1C0F" w:rsidP="00DD1C0F"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proofErr w:type="spellStart"/>
      <w:r>
        <w:rPr>
          <w:rFonts w:ascii="Times New Roman"/>
          <w:sz w:val="22"/>
          <w:szCs w:val="22"/>
        </w:rPr>
        <w:t>엠피닉스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 w14:paraId="174A2780" w14:textId="77777777" w:rsidR="00DD1C0F" w:rsidRDefault="00DD1C0F" w:rsidP="00DD1C0F"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proofErr w:type="spellStart"/>
      <w:r>
        <w:rPr>
          <w:rFonts w:ascii="Times New Roman"/>
          <w:sz w:val="22"/>
        </w:rPr>
        <w:t>월출동</w:t>
      </w:r>
      <w:proofErr w:type="spellEnd"/>
      <w:r>
        <w:rPr>
          <w:rFonts w:ascii="Times New Roman"/>
          <w:sz w:val="22"/>
        </w:rPr>
        <w:t>)</w:t>
      </w:r>
    </w:p>
    <w:p w14:paraId="12DA203C" w14:textId="77777777" w:rsidR="00DD1C0F" w:rsidRDefault="00DD1C0F" w:rsidP="00DD1C0F">
      <w:pPr>
        <w:widowControl/>
        <w:spacing w:before="180" w:after="240" w:line="312" w:lineRule="auto"/>
        <w:rPr>
          <w:rFonts w:ascii="Times New Roman" w:eastAsia="바탕체"/>
          <w:sz w:val="22"/>
          <w:szCs w:val="22"/>
        </w:rPr>
      </w:pPr>
    </w:p>
    <w:p w14:paraId="55136341" w14:textId="78ADE7D1" w:rsidR="00DD1C0F" w:rsidRDefault="00DD1C0F" w:rsidP="00DD1C0F">
      <w:pPr>
        <w:widowControl/>
        <w:spacing w:before="180" w:after="240" w:line="312" w:lineRule="auto"/>
        <w:ind w:left="220" w:hangingChars="100" w:hanging="220"/>
        <w:rPr>
          <w:rFonts w:ascii="Times New Roman" w:eastAsia="바탕체"/>
          <w:sz w:val="22"/>
          <w:szCs w:val="22"/>
          <w:lang w:val="x-none"/>
        </w:rPr>
      </w:pP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엠피닉스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 w:rsidRPr="00CD4BA6">
        <w:rPr>
          <w:rFonts w:ascii="Times New Roman" w:hint="eastAsia"/>
          <w:sz w:val="22"/>
          <w:szCs w:val="22"/>
          <w:u w:val="single"/>
        </w:rPr>
        <w:t>회사</w:t>
      </w:r>
      <w:r>
        <w:rPr>
          <w:rFonts w:ascii="Times New Roman"/>
          <w:sz w:val="22"/>
          <w:szCs w:val="22"/>
        </w:rPr>
        <w:t>”)</w:t>
      </w:r>
      <w:r w:rsidR="001C34DE">
        <w:rPr>
          <w:rFonts w:ascii="Times New Roman" w:hint="eastAsia"/>
          <w:sz w:val="22"/>
          <w:szCs w:val="22"/>
        </w:rPr>
        <w:t>가</w:t>
      </w:r>
      <w:r w:rsidR="001C34DE">
        <w:rPr>
          <w:rFonts w:ascii="Times New Roman" w:hint="eastAsia"/>
          <w:sz w:val="22"/>
          <w:szCs w:val="22"/>
        </w:rPr>
        <w:t xml:space="preserve"> </w:t>
      </w:r>
      <w:r w:rsidR="001C34DE">
        <w:rPr>
          <w:rFonts w:ascii="Times New Roman" w:hint="eastAsia"/>
          <w:sz w:val="22"/>
          <w:szCs w:val="22"/>
        </w:rPr>
        <w:t>보유하는</w:t>
      </w:r>
      <w:r w:rsidR="001C34DE">
        <w:rPr>
          <w:rFonts w:ascii="Times New Roman" w:hint="eastAsia"/>
          <w:sz w:val="22"/>
          <w:szCs w:val="22"/>
        </w:rPr>
        <w:t xml:space="preserve"> </w:t>
      </w:r>
      <w:r w:rsidR="001C34DE">
        <w:rPr>
          <w:rFonts w:ascii="Times New Roman" w:hint="eastAsia"/>
          <w:sz w:val="22"/>
          <w:szCs w:val="22"/>
        </w:rPr>
        <w:t>지식재산권의</w:t>
      </w:r>
      <w:r>
        <w:rPr>
          <w:rFonts w:ascii="Times New Roman"/>
          <w:sz w:val="22"/>
          <w:szCs w:val="22"/>
        </w:rPr>
        <w:t xml:space="preserve"> </w:t>
      </w:r>
      <w:r w:rsidRPr="00616331">
        <w:rPr>
          <w:rFonts w:ascii="Times New Roman" w:hint="eastAsia"/>
          <w:sz w:val="22"/>
          <w:szCs w:val="22"/>
        </w:rPr>
        <w:t>발명자</w:t>
      </w:r>
      <w:r>
        <w:rPr>
          <w:rFonts w:ascii="Times New Roman" w:hint="eastAsia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아</w:t>
      </w:r>
      <w:r>
        <w:rPr>
          <w:rFonts w:ascii="Times New Roman" w:eastAsia="바탕체" w:hint="eastAsia"/>
          <w:sz w:val="22"/>
          <w:szCs w:val="22"/>
          <w:lang w:val="x-none"/>
        </w:rPr>
        <w:t>래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각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사항을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 w:hint="eastAsia"/>
          <w:sz w:val="22"/>
          <w:szCs w:val="22"/>
          <w:lang w:val="x-none"/>
        </w:rPr>
        <w:t>확약합니다</w:t>
      </w:r>
      <w:r>
        <w:rPr>
          <w:rFonts w:ascii="Times New Roman" w:eastAsia="바탕체"/>
          <w:sz w:val="22"/>
          <w:szCs w:val="22"/>
          <w:lang w:val="x-none"/>
        </w:rPr>
        <w:t>.</w:t>
      </w:r>
    </w:p>
    <w:p w14:paraId="63D39D10" w14:textId="77777777" w:rsidR="00DD1C0F" w:rsidRDefault="00DD1C0F" w:rsidP="00DD1C0F">
      <w:pPr>
        <w:widowControl/>
        <w:spacing w:before="180" w:after="240" w:line="312" w:lineRule="auto"/>
        <w:rPr>
          <w:rFonts w:ascii="Times New Roman" w:eastAsia="바탕체"/>
          <w:sz w:val="22"/>
          <w:szCs w:val="22"/>
          <w:lang w:val="x-none"/>
        </w:rPr>
      </w:pPr>
    </w:p>
    <w:p w14:paraId="483D5098" w14:textId="1E687195" w:rsidR="00DD1C0F" w:rsidRDefault="00DD1C0F" w:rsidP="008E0FD4">
      <w:pPr>
        <w:widowControl/>
        <w:numPr>
          <w:ilvl w:val="0"/>
          <w:numId w:val="92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 w:hint="eastAsia"/>
          <w:sz w:val="22"/>
          <w:szCs w:val="22"/>
        </w:rPr>
        <w:t>회사가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등록권리자</w:t>
      </w:r>
      <w:r w:rsidR="001C34DE">
        <w:rPr>
          <w:rFonts w:ascii="Times New Roman" w:eastAsia="바탕체" w:hint="eastAsia"/>
          <w:sz w:val="22"/>
          <w:szCs w:val="22"/>
        </w:rPr>
        <w:t xml:space="preserve"> </w:t>
      </w:r>
      <w:r w:rsidR="001C34DE">
        <w:rPr>
          <w:rFonts w:ascii="Times New Roman" w:eastAsia="바탕체" w:hint="eastAsia"/>
          <w:sz w:val="22"/>
          <w:szCs w:val="22"/>
        </w:rPr>
        <w:t>또는</w:t>
      </w:r>
      <w:r w:rsidR="001C34DE"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출원자로서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보유하고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있는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첨부</w:t>
      </w:r>
      <w:r>
        <w:rPr>
          <w:rFonts w:ascii="Times New Roman" w:eastAsia="바탕체"/>
          <w:sz w:val="22"/>
          <w:szCs w:val="22"/>
          <w:u w:val="single"/>
        </w:rPr>
        <w:t xml:space="preserve"> 2. </w:t>
      </w:r>
      <w:r>
        <w:rPr>
          <w:rFonts w:ascii="Times New Roman" w:eastAsia="바탕체" w:hint="eastAsia"/>
          <w:sz w:val="22"/>
          <w:szCs w:val="22"/>
          <w:u w:val="single"/>
        </w:rPr>
        <w:t>지식재산권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발명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목록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기재</w:t>
      </w:r>
      <w:r>
        <w:rPr>
          <w:rFonts w:ascii="Times New Roman" w:eastAsia="바탕체"/>
          <w:sz w:val="22"/>
          <w:szCs w:val="22"/>
        </w:rPr>
        <w:t xml:space="preserve"> </w:t>
      </w:r>
      <w:r w:rsidR="001C34DE">
        <w:rPr>
          <w:rFonts w:ascii="Times New Roman" w:eastAsia="바탕체" w:hint="eastAsia"/>
          <w:sz w:val="22"/>
          <w:szCs w:val="22"/>
        </w:rPr>
        <w:t>지식재산권</w:t>
      </w:r>
      <w:r>
        <w:rPr>
          <w:rFonts w:ascii="Times New Roman" w:eastAsia="바탕체"/>
          <w:sz w:val="22"/>
          <w:szCs w:val="22"/>
        </w:rPr>
        <w:t>(</w:t>
      </w:r>
      <w:r>
        <w:rPr>
          <w:rFonts w:ascii="Times New Roman" w:eastAsia="바탕체" w:hint="eastAsia"/>
          <w:sz w:val="22"/>
          <w:szCs w:val="22"/>
        </w:rPr>
        <w:t>이하</w:t>
      </w:r>
      <w:r>
        <w:rPr>
          <w:rFonts w:ascii="Times New Roman" w:eastAsia="바탕체"/>
          <w:sz w:val="22"/>
          <w:szCs w:val="22"/>
        </w:rPr>
        <w:t xml:space="preserve"> “</w:t>
      </w:r>
      <w:r>
        <w:rPr>
          <w:rFonts w:ascii="Times New Roman" w:eastAsia="바탕체" w:hint="eastAsia"/>
          <w:sz w:val="22"/>
          <w:szCs w:val="22"/>
          <w:u w:val="single"/>
        </w:rPr>
        <w:t>본건</w:t>
      </w:r>
      <w:r>
        <w:rPr>
          <w:rFonts w:ascii="Times New Roman" w:eastAsia="바탕체"/>
          <w:sz w:val="22"/>
          <w:szCs w:val="22"/>
          <w:u w:val="single"/>
        </w:rPr>
        <w:t xml:space="preserve"> </w:t>
      </w:r>
      <w:r>
        <w:rPr>
          <w:rFonts w:ascii="Times New Roman" w:eastAsia="바탕체" w:hint="eastAsia"/>
          <w:sz w:val="22"/>
          <w:szCs w:val="22"/>
          <w:u w:val="single"/>
        </w:rPr>
        <w:t>지식재산권</w:t>
      </w:r>
      <w:r>
        <w:rPr>
          <w:rFonts w:ascii="Times New Roman" w:eastAsia="바탕체"/>
          <w:sz w:val="22"/>
          <w:szCs w:val="22"/>
        </w:rPr>
        <w:t>”)</w:t>
      </w:r>
      <w:r>
        <w:rPr>
          <w:rFonts w:ascii="Times New Roman" w:eastAsia="바탕체" w:hint="eastAsia"/>
          <w:sz w:val="22"/>
          <w:szCs w:val="22"/>
        </w:rPr>
        <w:t>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관하여</w:t>
      </w:r>
      <w:r>
        <w:rPr>
          <w:rFonts w:ascii="Times New Roman" w:eastAsia="바탕체"/>
          <w:sz w:val="22"/>
          <w:szCs w:val="22"/>
        </w:rPr>
        <w:t xml:space="preserve">, </w:t>
      </w:r>
      <w:r>
        <w:rPr>
          <w:rFonts w:ascii="Times New Roman" w:eastAsia="바탕체" w:hint="eastAsia"/>
          <w:sz w:val="22"/>
          <w:szCs w:val="22"/>
        </w:rPr>
        <w:t>발명진흥법에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따른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직무발명보상금의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지급청구권을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확정적으로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포기합니다</w:t>
      </w:r>
      <w:r>
        <w:rPr>
          <w:rFonts w:ascii="Times New Roman" w:eastAsia="바탕체"/>
          <w:sz w:val="22"/>
          <w:szCs w:val="22"/>
        </w:rPr>
        <w:t>.</w:t>
      </w:r>
    </w:p>
    <w:p w14:paraId="7349B2A1" w14:textId="77777777" w:rsidR="00DD1C0F" w:rsidRDefault="00DD1C0F" w:rsidP="008E0FD4">
      <w:pPr>
        <w:widowControl/>
        <w:numPr>
          <w:ilvl w:val="0"/>
          <w:numId w:val="92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본건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지식재산권과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관련하여</w:t>
      </w:r>
      <w:r>
        <w:rPr>
          <w:rFonts w:ascii="Times New Roman" w:eastAsia="바탕체" w:hint="eastAsia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대상회사를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상대로</w:t>
      </w:r>
      <w:r>
        <w:rPr>
          <w:rFonts w:ascii="Times New Roman" w:eastAsia="바탕체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sz w:val="22"/>
          <w:szCs w:val="22"/>
        </w:rPr>
        <w:t>여하한</w:t>
      </w:r>
      <w:proofErr w:type="spellEnd"/>
      <w:r>
        <w:rPr>
          <w:rFonts w:ascii="Times New Roman" w:eastAsia="바탕체"/>
          <w:sz w:val="22"/>
          <w:szCs w:val="22"/>
        </w:rPr>
        <w:t xml:space="preserve"> </w:t>
      </w:r>
      <w:proofErr w:type="spellStart"/>
      <w:r>
        <w:rPr>
          <w:rFonts w:ascii="Times New Roman" w:eastAsia="바탕체" w:hint="eastAsia"/>
          <w:sz w:val="22"/>
          <w:szCs w:val="22"/>
        </w:rPr>
        <w:t>금원을</w:t>
      </w:r>
      <w:proofErr w:type="spellEnd"/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청구할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수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없음을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확인합니다</w:t>
      </w:r>
      <w:r>
        <w:rPr>
          <w:rFonts w:ascii="Times New Roman" w:eastAsia="바탕체"/>
          <w:sz w:val="22"/>
          <w:szCs w:val="22"/>
        </w:rPr>
        <w:t>.</w:t>
      </w:r>
    </w:p>
    <w:p w14:paraId="6D56BB67" w14:textId="77777777" w:rsidR="00DD1C0F" w:rsidRDefault="00DD1C0F" w:rsidP="008E0FD4">
      <w:pPr>
        <w:widowControl/>
        <w:numPr>
          <w:ilvl w:val="0"/>
          <w:numId w:val="92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 w:eastAsia="바탕체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본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확약서에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기재된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사항과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관련하여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향후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어떠한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이의도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제기하지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아니할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것임을</w:t>
      </w:r>
      <w:r>
        <w:rPr>
          <w:rFonts w:ascii="Times New Roman" w:eastAsia="바탕체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확약합니다</w:t>
      </w:r>
      <w:r>
        <w:rPr>
          <w:rFonts w:ascii="Times New Roman" w:eastAsia="바탕체"/>
          <w:sz w:val="22"/>
          <w:szCs w:val="22"/>
        </w:rPr>
        <w:t>.</w:t>
      </w:r>
    </w:p>
    <w:p w14:paraId="3360546E" w14:textId="7435B166" w:rsidR="00DD1C0F" w:rsidRDefault="00DD1C0F" w:rsidP="00DD1C0F">
      <w:pPr>
        <w:spacing w:before="240" w:after="240"/>
        <w:jc w:val="center"/>
        <w:rPr>
          <w:rFonts w:ascii="Times New Roman" w:eastAsia="바탕체"/>
          <w:spacing w:val="-2"/>
          <w:sz w:val="22"/>
          <w:szCs w:val="22"/>
        </w:rPr>
      </w:pPr>
      <w:r>
        <w:rPr>
          <w:rFonts w:ascii="Times New Roman" w:eastAsia="바탕체"/>
          <w:spacing w:val="-2"/>
          <w:sz w:val="22"/>
          <w:szCs w:val="22"/>
        </w:rPr>
        <w:t>202</w:t>
      </w:r>
      <w:r>
        <w:rPr>
          <w:rFonts w:ascii="Times New Roman" w:eastAsia="바탕체" w:hint="eastAsia"/>
          <w:spacing w:val="-2"/>
          <w:sz w:val="22"/>
          <w:szCs w:val="22"/>
        </w:rPr>
        <w:t>5</w:t>
      </w:r>
      <w:r>
        <w:rPr>
          <w:rFonts w:ascii="Times New Roman" w:eastAsia="바탕체" w:hint="eastAsia"/>
          <w:spacing w:val="-2"/>
          <w:sz w:val="22"/>
          <w:szCs w:val="22"/>
        </w:rPr>
        <w:t>년</w:t>
      </w:r>
      <w:r>
        <w:rPr>
          <w:rFonts w:ascii="Times New Roman" w:eastAsia="바탕체"/>
          <w:spacing w:val="-2"/>
          <w:sz w:val="22"/>
          <w:szCs w:val="22"/>
        </w:rPr>
        <w:t xml:space="preserve"> </w:t>
      </w:r>
      <w:r w:rsidR="000A55AB">
        <w:rPr>
          <w:rFonts w:ascii="Times New Roman" w:eastAsia="바탕체" w:hint="eastAsia"/>
          <w:spacing w:val="-2"/>
          <w:sz w:val="22"/>
          <w:szCs w:val="22"/>
        </w:rPr>
        <w:t>[  ]</w:t>
      </w:r>
      <w:r>
        <w:rPr>
          <w:rFonts w:ascii="Times New Roman" w:eastAsia="바탕체" w:hint="eastAsia"/>
          <w:spacing w:val="-2"/>
          <w:sz w:val="22"/>
          <w:szCs w:val="22"/>
        </w:rPr>
        <w:t>월</w:t>
      </w:r>
      <w:r>
        <w:rPr>
          <w:rFonts w:ascii="Times New Roman" w:eastAsia="바탕체"/>
          <w:spacing w:val="-2"/>
          <w:sz w:val="22"/>
          <w:szCs w:val="22"/>
        </w:rPr>
        <w:t xml:space="preserve"> </w:t>
      </w:r>
      <w:r w:rsidR="000A55AB">
        <w:rPr>
          <w:rFonts w:ascii="Times New Roman" w:eastAsia="바탕체" w:hint="eastAsia"/>
          <w:spacing w:val="-2"/>
          <w:sz w:val="22"/>
          <w:szCs w:val="22"/>
        </w:rPr>
        <w:t>[  ]</w:t>
      </w:r>
      <w:r>
        <w:rPr>
          <w:rFonts w:ascii="Times New Roman" w:eastAsia="바탕체" w:hint="eastAsia"/>
          <w:spacing w:val="-2"/>
          <w:sz w:val="22"/>
          <w:szCs w:val="22"/>
        </w:rPr>
        <w:t>일</w:t>
      </w:r>
    </w:p>
    <w:p w14:paraId="1193DD1A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</w:p>
    <w:p w14:paraId="7095D974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대리</w:t>
      </w:r>
      <w:r>
        <w:rPr>
          <w:rFonts w:ascii="Times New Roman"/>
          <w:sz w:val="22"/>
          <w:szCs w:val="22"/>
        </w:rPr>
        <w:t xml:space="preserve">  </w:t>
      </w:r>
      <w:proofErr w:type="spellStart"/>
      <w:r>
        <w:rPr>
          <w:rFonts w:ascii="Times New Roman" w:hint="eastAsia"/>
          <w:sz w:val="22"/>
          <w:szCs w:val="22"/>
        </w:rPr>
        <w:t>강현종</w:t>
      </w:r>
      <w:proofErr w:type="spellEnd"/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>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3FC41B05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>: 1990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10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21</w:t>
      </w:r>
      <w:r>
        <w:rPr>
          <w:rFonts w:ascii="Times New Roman" w:hint="eastAsia"/>
          <w:sz w:val="22"/>
          <w:szCs w:val="22"/>
        </w:rPr>
        <w:t>일</w:t>
      </w:r>
    </w:p>
    <w:p w14:paraId="614D6D99" w14:textId="77777777" w:rsidR="00DD1C0F" w:rsidRDefault="00DD1C0F" w:rsidP="00DD1C0F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 w:hint="eastAsia"/>
          <w:sz w:val="22"/>
          <w:szCs w:val="22"/>
        </w:rPr>
        <w:t>광주광역시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북구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동문대로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266</w:t>
      </w:r>
      <w:r>
        <w:rPr>
          <w:rFonts w:ascii="Times New Roman" w:hint="eastAsia"/>
          <w:sz w:val="22"/>
          <w:szCs w:val="22"/>
        </w:rPr>
        <w:t>번길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 xml:space="preserve">27, </w:t>
      </w:r>
      <w:proofErr w:type="spellStart"/>
      <w:r>
        <w:rPr>
          <w:rFonts w:ascii="Times New Roman" w:hint="eastAsia"/>
          <w:sz w:val="22"/>
          <w:szCs w:val="22"/>
        </w:rPr>
        <w:t>무등산한국아델리움어반센트럴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102</w:t>
      </w:r>
      <w:r>
        <w:rPr>
          <w:rFonts w:ascii="Times New Roman" w:hint="eastAsia"/>
          <w:sz w:val="22"/>
          <w:szCs w:val="22"/>
        </w:rPr>
        <w:t>동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2303</w:t>
      </w:r>
      <w:r>
        <w:rPr>
          <w:rFonts w:ascii="Times New Roman" w:hint="eastAsia"/>
          <w:sz w:val="22"/>
          <w:szCs w:val="22"/>
        </w:rPr>
        <w:t>호</w:t>
      </w:r>
    </w:p>
    <w:p w14:paraId="72727E2A" w14:textId="77777777" w:rsidR="00DD1C0F" w:rsidRPr="00FC36CA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2D5F0D91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1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 w14:paraId="32983457" w14:textId="77777777" w:rsidR="00DD1C0F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2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 w:hint="eastAsia"/>
          <w:sz w:val="22"/>
          <w:szCs w:val="22"/>
          <w:u w:val="single"/>
          <w:lang w:val="en-GB"/>
        </w:rPr>
        <w:t>지식재산권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</w:t>
      </w:r>
      <w:r>
        <w:rPr>
          <w:rFonts w:ascii="Times New Roman" w:hint="eastAsia"/>
          <w:sz w:val="22"/>
          <w:szCs w:val="22"/>
          <w:u w:val="single"/>
          <w:lang w:val="en-GB"/>
        </w:rPr>
        <w:t>발명</w:t>
      </w:r>
      <w:r>
        <w:rPr>
          <w:rFonts w:ascii="Times New Roman" w:hint="eastAsia"/>
          <w:sz w:val="22"/>
          <w:szCs w:val="22"/>
          <w:u w:val="single"/>
          <w:lang w:val="en-GB"/>
        </w:rPr>
        <w:t xml:space="preserve"> </w:t>
      </w:r>
      <w:r>
        <w:rPr>
          <w:rFonts w:ascii="Times New Roman" w:hint="eastAsia"/>
          <w:sz w:val="22"/>
          <w:szCs w:val="22"/>
          <w:u w:val="single"/>
          <w:lang w:val="en-GB"/>
        </w:rPr>
        <w:t>목록</w:t>
      </w:r>
    </w:p>
    <w:p w14:paraId="141CBE15" w14:textId="77777777" w:rsidR="00DD1C0F" w:rsidRPr="002C262A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</w:p>
    <w:p w14:paraId="606C9D3A" w14:textId="77777777" w:rsidR="00DD1C0F" w:rsidRDefault="00DD1C0F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bCs/>
          <w:sz w:val="22"/>
          <w:szCs w:val="22"/>
          <w:lang w:val="en-GB"/>
        </w:rPr>
      </w:pPr>
      <w:r>
        <w:rPr>
          <w:rFonts w:ascii="Times New Roman"/>
          <w:b/>
          <w:bCs/>
          <w:sz w:val="22"/>
          <w:szCs w:val="22"/>
          <w:lang w:val="en-GB"/>
        </w:rPr>
        <w:br w:type="page"/>
      </w:r>
    </w:p>
    <w:p w14:paraId="2DB4E241" w14:textId="53543470" w:rsidR="00DD1C0F" w:rsidRPr="002C262A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bCs/>
          <w:sz w:val="22"/>
          <w:szCs w:val="22"/>
          <w:lang w:val="en-GB"/>
        </w:rPr>
      </w:pPr>
      <w:r>
        <w:rPr>
          <w:rFonts w:ascii="Times New Roman" w:hint="eastAsia"/>
          <w:b/>
          <w:bCs/>
          <w:sz w:val="22"/>
          <w:szCs w:val="22"/>
          <w:lang w:val="en-GB"/>
        </w:rPr>
        <w:lastRenderedPageBreak/>
        <w:t>첨부</w:t>
      </w:r>
      <w:r>
        <w:rPr>
          <w:rFonts w:ascii="Times New Roman"/>
          <w:b/>
          <w:bCs/>
          <w:sz w:val="22"/>
          <w:szCs w:val="22"/>
          <w:lang w:val="en-GB"/>
        </w:rPr>
        <w:t xml:space="preserve"> 2. </w:t>
      </w:r>
      <w:r>
        <w:rPr>
          <w:rFonts w:ascii="Times New Roman" w:hint="eastAsia"/>
          <w:b/>
          <w:bCs/>
          <w:sz w:val="22"/>
          <w:szCs w:val="22"/>
          <w:lang w:val="en-GB"/>
        </w:rPr>
        <w:t>지식재산권</w:t>
      </w:r>
      <w:r>
        <w:rPr>
          <w:rFonts w:ascii="Times New Roman"/>
          <w:b/>
          <w:bCs/>
          <w:sz w:val="22"/>
          <w:szCs w:val="22"/>
          <w:lang w:val="en-GB"/>
        </w:rPr>
        <w:t xml:space="preserve"> </w:t>
      </w:r>
      <w:r>
        <w:rPr>
          <w:rFonts w:ascii="Times New Roman" w:hint="eastAsia"/>
          <w:b/>
          <w:bCs/>
          <w:sz w:val="22"/>
          <w:szCs w:val="22"/>
          <w:lang w:val="en-GB"/>
        </w:rPr>
        <w:t>발명</w:t>
      </w:r>
      <w:r>
        <w:rPr>
          <w:rFonts w:ascii="Times New Roman"/>
          <w:b/>
          <w:bCs/>
          <w:sz w:val="22"/>
          <w:szCs w:val="22"/>
          <w:lang w:val="en-GB"/>
        </w:rPr>
        <w:t xml:space="preserve"> </w:t>
      </w:r>
      <w:r>
        <w:rPr>
          <w:rFonts w:ascii="Times New Roman" w:hint="eastAsia"/>
          <w:b/>
          <w:bCs/>
          <w:sz w:val="22"/>
          <w:szCs w:val="22"/>
          <w:lang w:val="en-GB"/>
        </w:rPr>
        <w:t>목록</w:t>
      </w:r>
    </w:p>
    <w:tbl>
      <w:tblPr>
        <w:tblW w:w="906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0"/>
        <w:gridCol w:w="1244"/>
        <w:gridCol w:w="7147"/>
      </w:tblGrid>
      <w:tr w:rsidR="00DD1C0F" w:rsidRPr="00040BD0" w14:paraId="4605A63D" w14:textId="77777777" w:rsidTr="004254F3">
        <w:trPr>
          <w:trHeight w:val="36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F589B0D" w14:textId="77777777" w:rsidR="00DD1C0F" w:rsidRPr="002C262A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 w:rsidRPr="002C262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구분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41077B" w14:textId="77777777" w:rsidR="00DD1C0F" w:rsidRPr="002C262A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 w:rsidRPr="002C262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등록번호(출원번호)</w:t>
            </w:r>
          </w:p>
        </w:tc>
        <w:tc>
          <w:tcPr>
            <w:tcW w:w="71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C8D7A5" w14:textId="77777777" w:rsidR="00DD1C0F" w:rsidRPr="002C262A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b/>
                <w:bCs/>
                <w:color w:val="000000"/>
                <w:sz w:val="12"/>
                <w:szCs w:val="12"/>
              </w:rPr>
            </w:pPr>
            <w:r w:rsidRPr="002C262A">
              <w:rPr>
                <w:rFonts w:ascii="맑은 고딕" w:eastAsia="맑은 고딕" w:hAnsi="맑은 고딕" w:cs="굴림" w:hint="eastAsia"/>
                <w:b/>
                <w:bCs/>
                <w:color w:val="000000"/>
                <w:sz w:val="12"/>
                <w:szCs w:val="12"/>
              </w:rPr>
              <w:t>발명 명칭</w:t>
            </w:r>
          </w:p>
        </w:tc>
      </w:tr>
      <w:tr w:rsidR="00DD1C0F" w:rsidRPr="00040BD0" w14:paraId="1DAA8FEA" w14:textId="77777777" w:rsidTr="004254F3">
        <w:trPr>
          <w:trHeight w:val="360"/>
        </w:trPr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74F12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특허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1485F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10-2193774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22E65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광학용 </w:t>
            </w:r>
            <w:proofErr w:type="spellStart"/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멀티플렉서의</w:t>
            </w:r>
            <w:proofErr w:type="spellEnd"/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제조방법 및 광학용 </w:t>
            </w:r>
            <w:proofErr w:type="spellStart"/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멀티플렉서</w:t>
            </w:r>
            <w:proofErr w:type="spellEnd"/>
          </w:p>
        </w:tc>
      </w:tr>
      <w:tr w:rsidR="00DD1C0F" w:rsidRPr="00040BD0" w14:paraId="65401B67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FD8D4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E082A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ZL201980001332.2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C3A94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METHOD OF MANUFACTURING OPTICAL MULTIPLEXER AND OPTICAL MULTIPLEXER MANUFACTURED THEREBY</w:t>
            </w:r>
          </w:p>
        </w:tc>
      </w:tr>
      <w:tr w:rsidR="00DD1C0F" w:rsidRPr="00040BD0" w14:paraId="3BEAC419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1DE0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F03F4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11400669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7587F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METHOD OF MANUFACTURING OPTICAL MULTIPLEXER AND OPTICAL MULTIPLEXER MANUFACTURED THEREBY</w:t>
            </w:r>
          </w:p>
        </w:tc>
      </w:tr>
      <w:tr w:rsidR="00DD1C0F" w:rsidRPr="00040BD0" w14:paraId="258E320E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1C342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C7C16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10-2095249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15247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브이형 홈 안착형 마이크로 렌즈의 제조방법</w:t>
            </w:r>
          </w:p>
        </w:tc>
      </w:tr>
      <w:tr w:rsidR="00DD1C0F" w:rsidRPr="00040BD0" w14:paraId="089CADB0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308C5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4448E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(10-2024-0172210)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6F75F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청색 파장 광원을 시준하기 위한 고속 축 </w:t>
            </w:r>
            <w:proofErr w:type="spellStart"/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콜리메이터</w:t>
            </w:r>
            <w:proofErr w:type="spellEnd"/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렌즈</w:t>
            </w:r>
          </w:p>
        </w:tc>
      </w:tr>
      <w:tr w:rsidR="00DD1C0F" w:rsidRPr="00040BD0" w14:paraId="35C8DB67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FF8EC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D7A95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(202510380640.8)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481EB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청색 파장 광원을 시준하기 위한 고속 축 </w:t>
            </w:r>
            <w:proofErr w:type="spellStart"/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콜리메이터</w:t>
            </w:r>
            <w:proofErr w:type="spellEnd"/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렌즈</w:t>
            </w:r>
          </w:p>
        </w:tc>
      </w:tr>
      <w:tr w:rsidR="00DD1C0F" w:rsidRPr="00040BD0" w14:paraId="534918E8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5DFBF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5A0B8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(19/171440)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36FE8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청색 파장 광원을 시준하기 위한 고속 축 </w:t>
            </w:r>
            <w:proofErr w:type="spellStart"/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콜리메이터</w:t>
            </w:r>
            <w:proofErr w:type="spellEnd"/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 xml:space="preserve"> 렌즈</w:t>
            </w:r>
          </w:p>
        </w:tc>
      </w:tr>
      <w:tr w:rsidR="00DD1C0F" w:rsidRPr="00040BD0" w14:paraId="597BFB59" w14:textId="77777777" w:rsidTr="004254F3">
        <w:trPr>
          <w:trHeight w:val="360"/>
        </w:trPr>
        <w:tc>
          <w:tcPr>
            <w:tcW w:w="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D5F6A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디자인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224E5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30-1027103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E58A8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광통신용 광학소자</w:t>
            </w:r>
          </w:p>
        </w:tc>
      </w:tr>
      <w:tr w:rsidR="00DD1C0F" w:rsidRPr="00040BD0" w14:paraId="0DF3916B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668C4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DDC1A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30-1027104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1B46D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광통신용 광학소자</w:t>
            </w:r>
          </w:p>
        </w:tc>
      </w:tr>
      <w:tr w:rsidR="00DD1C0F" w:rsidRPr="00040BD0" w14:paraId="778B062B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E64DA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FD4C4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ZL201830648166.3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22750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 w:rsidR="00DD1C0F" w:rsidRPr="00040BD0" w14:paraId="670B2B36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8A538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72A16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ZL201830648156.X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6788A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 w:rsidR="00DD1C0F" w:rsidRPr="00040BD0" w14:paraId="7024C954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591BB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487FA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D908759 S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161E0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 w:rsidR="00DD1C0F" w:rsidRPr="00040BD0" w14:paraId="1B9657CB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C9E91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BEEAC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D918981 S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04010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OPTICAL ELEMENT FOR OPTICAL COMMUNICATION</w:t>
            </w:r>
          </w:p>
        </w:tc>
      </w:tr>
      <w:tr w:rsidR="00DD1C0F" w:rsidRPr="00040BD0" w14:paraId="5DB206AD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2C023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20429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30-1083421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68611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광학기용 광 송수신 렌즈</w:t>
            </w:r>
          </w:p>
        </w:tc>
      </w:tr>
      <w:tr w:rsidR="00DD1C0F" w:rsidRPr="00040BD0" w14:paraId="0B6E8249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70626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3977A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30-1135236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6FB96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16류: 광학용 렌즈</w:t>
            </w:r>
          </w:p>
        </w:tc>
      </w:tr>
      <w:tr w:rsidR="00DD1C0F" w:rsidRPr="00040BD0" w14:paraId="1CB8F2EE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8E75D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0A126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30-1135235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2D16B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광학용 렌즈</w:t>
            </w:r>
          </w:p>
        </w:tc>
      </w:tr>
      <w:tr w:rsidR="00DD1C0F" w:rsidRPr="00040BD0" w14:paraId="7F1FD3E9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C4E14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C4941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30-1135238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32358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제 16류 : 광학용 렌즈</w:t>
            </w:r>
          </w:p>
        </w:tc>
      </w:tr>
      <w:tr w:rsidR="00DD1C0F" w:rsidRPr="00040BD0" w14:paraId="2849A917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1960C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5FC56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008541387-0001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E4F00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광학용 렌즈</w:t>
            </w:r>
          </w:p>
        </w:tc>
      </w:tr>
      <w:tr w:rsidR="00DD1C0F" w:rsidRPr="00040BD0" w14:paraId="0D47F56A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89506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9CD76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ZL202130304852.0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C103F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광학용 렌즈</w:t>
            </w:r>
          </w:p>
        </w:tc>
      </w:tr>
      <w:tr w:rsidR="00DD1C0F" w:rsidRPr="00040BD0" w14:paraId="3A5000CA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EA3A6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8DD5E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D994744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10C41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광학용 렌즈</w:t>
            </w:r>
          </w:p>
        </w:tc>
      </w:tr>
      <w:tr w:rsidR="00DD1C0F" w:rsidRPr="00040BD0" w14:paraId="0AE37C16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B23CB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8F77E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30-1178655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B60F5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레이저 다이오드 패키지용 캡</w:t>
            </w:r>
          </w:p>
        </w:tc>
      </w:tr>
      <w:tr w:rsidR="00DD1C0F" w:rsidRPr="00040BD0" w14:paraId="2FA88864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C0CBE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1AA11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30-1178657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62E3C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레이저 다이오드 패키지용 캡</w:t>
            </w:r>
          </w:p>
        </w:tc>
      </w:tr>
      <w:tr w:rsidR="00DD1C0F" w:rsidRPr="00040BD0" w14:paraId="57D481D0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540F0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92482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30-1179767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A69AA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레이저 다이오드 패키지용 캡</w:t>
            </w:r>
          </w:p>
        </w:tc>
      </w:tr>
      <w:tr w:rsidR="00DD1C0F" w:rsidRPr="00040BD0" w14:paraId="3ED06D66" w14:textId="77777777" w:rsidTr="004254F3">
        <w:trPr>
          <w:trHeight w:val="360"/>
        </w:trPr>
        <w:tc>
          <w:tcPr>
            <w:tcW w:w="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4E780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1D24C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30-1179768</w:t>
            </w:r>
          </w:p>
        </w:tc>
        <w:tc>
          <w:tcPr>
            <w:tcW w:w="71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D7B50" w14:textId="77777777" w:rsidR="00DD1C0F" w:rsidRPr="00040BD0" w:rsidRDefault="00DD1C0F" w:rsidP="004254F3">
            <w:pPr>
              <w:widowControl/>
              <w:wordWrap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ascii="맑은 고딕" w:eastAsia="맑은 고딕" w:hAnsi="맑은 고딕" w:cs="굴림"/>
                <w:color w:val="000000"/>
                <w:sz w:val="12"/>
                <w:szCs w:val="12"/>
              </w:rPr>
            </w:pPr>
            <w:r w:rsidRPr="00040BD0">
              <w:rPr>
                <w:rFonts w:ascii="맑은 고딕" w:eastAsia="맑은 고딕" w:hAnsi="맑은 고딕" w:cs="굴림" w:hint="eastAsia"/>
                <w:color w:val="000000"/>
                <w:sz w:val="12"/>
                <w:szCs w:val="12"/>
              </w:rPr>
              <w:t>레이저 다이오드 패키지용 캡</w:t>
            </w:r>
          </w:p>
        </w:tc>
      </w:tr>
    </w:tbl>
    <w:p w14:paraId="7C3A0F01" w14:textId="77777777" w:rsidR="00DD1C0F" w:rsidRPr="008E0FD4" w:rsidRDefault="00DD1C0F" w:rsidP="008E0FD4">
      <w:pPr>
        <w:widowControl/>
        <w:wordWrap/>
        <w:adjustRightInd/>
        <w:snapToGrid/>
        <w:spacing w:before="0" w:after="0" w:line="360" w:lineRule="auto"/>
        <w:textAlignment w:val="auto"/>
        <w:rPr>
          <w:rFonts w:ascii="Times New Roman"/>
          <w:bCs/>
          <w:sz w:val="22"/>
          <w:szCs w:val="22"/>
        </w:rPr>
      </w:pPr>
    </w:p>
    <w:p w14:paraId="389FA7C7" w14:textId="77777777" w:rsidR="00DD1C0F" w:rsidRPr="008E0FD4" w:rsidRDefault="00DD1C0F" w:rsidP="00DD1C0F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Cs/>
          <w:sz w:val="22"/>
          <w:szCs w:val="22"/>
        </w:rPr>
      </w:pPr>
    </w:p>
    <w:p w14:paraId="0CEA1C61" w14:textId="77777777" w:rsidR="006F78BB" w:rsidRPr="008E0FD4" w:rsidRDefault="006F78BB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Cs/>
          <w:sz w:val="22"/>
          <w:szCs w:val="22"/>
        </w:rPr>
      </w:pPr>
    </w:p>
    <w:p w14:paraId="0C4F63EC" w14:textId="77777777" w:rsidR="006F78BB" w:rsidRDefault="006F78BB">
      <w:pPr>
        <w:widowControl/>
        <w:wordWrap/>
        <w:adjustRightInd/>
        <w:snapToGrid/>
        <w:spacing w:before="0" w:after="0" w:line="360" w:lineRule="auto"/>
        <w:jc w:val="center"/>
        <w:textAlignment w:val="auto"/>
        <w:rPr>
          <w:rFonts w:ascii="Times New Roman"/>
          <w:bCs/>
          <w:sz w:val="22"/>
          <w:szCs w:val="22"/>
        </w:rPr>
      </w:pPr>
    </w:p>
    <w:p w14:paraId="5CB90E6E" w14:textId="77777777" w:rsidR="006F78BB" w:rsidRDefault="001E12B5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426B668E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</w:t>
      </w: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)</w:t>
      </w:r>
      <w:r>
        <w:rPr>
          <w:rFonts w:ascii="Times New Roman" w:hint="eastAsia"/>
          <w:b/>
          <w:sz w:val="22"/>
          <w:szCs w:val="22"/>
          <w:u w:val="single"/>
        </w:rPr>
        <w:t>(</w:t>
      </w:r>
      <w:proofErr w:type="spellStart"/>
      <w:r>
        <w:rPr>
          <w:rFonts w:ascii="Times New Roman" w:hint="eastAsia"/>
          <w:b/>
          <w:sz w:val="22"/>
          <w:szCs w:val="22"/>
          <w:u w:val="single"/>
        </w:rPr>
        <w:t>i</w:t>
      </w:r>
      <w:proofErr w:type="spellEnd"/>
      <w:r>
        <w:rPr>
          <w:rFonts w:ascii="Times New Roman" w:hint="eastAsia"/>
          <w:b/>
          <w:sz w:val="22"/>
          <w:szCs w:val="22"/>
          <w:u w:val="single"/>
        </w:rPr>
        <w:t>)</w:t>
      </w:r>
    </w:p>
    <w:p w14:paraId="2D4A3233" w14:textId="77777777" w:rsidR="006F78BB" w:rsidRDefault="001E12B5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핵심인력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명단</w:t>
      </w:r>
    </w:p>
    <w:p w14:paraId="1274957D" w14:textId="77777777" w:rsidR="006F78BB" w:rsidRDefault="006F78BB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46"/>
        <w:gridCol w:w="1860"/>
        <w:gridCol w:w="1557"/>
        <w:gridCol w:w="1698"/>
        <w:gridCol w:w="1701"/>
        <w:gridCol w:w="1698"/>
      </w:tblGrid>
      <w:tr w:rsidR="006F78BB" w14:paraId="3708C67F" w14:textId="77777777" w:rsidTr="00EE21DF">
        <w:trPr>
          <w:trHeight w:val="298"/>
        </w:trPr>
        <w:tc>
          <w:tcPr>
            <w:tcW w:w="301" w:type="pct"/>
            <w:shd w:val="clear" w:color="auto" w:fill="F2F2F2" w:themeFill="background1" w:themeFillShade="F2"/>
            <w:vAlign w:val="center"/>
          </w:tcPr>
          <w:p w14:paraId="1D97906A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/>
                <w:b/>
                <w:sz w:val="22"/>
                <w:szCs w:val="23"/>
              </w:rPr>
              <w:t>No.</w:t>
            </w:r>
          </w:p>
        </w:tc>
        <w:tc>
          <w:tcPr>
            <w:tcW w:w="1026" w:type="pct"/>
            <w:shd w:val="clear" w:color="auto" w:fill="F2F2F2" w:themeFill="background1" w:themeFillShade="F2"/>
            <w:vAlign w:val="center"/>
          </w:tcPr>
          <w:p w14:paraId="5A8BE83B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핵심인력</w:t>
            </w:r>
          </w:p>
        </w:tc>
        <w:tc>
          <w:tcPr>
            <w:tcW w:w="859" w:type="pct"/>
            <w:shd w:val="clear" w:color="auto" w:fill="F2F2F2" w:themeFill="background1" w:themeFillShade="F2"/>
            <w:vAlign w:val="center"/>
          </w:tcPr>
          <w:p w14:paraId="44590257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생년월일</w:t>
            </w:r>
          </w:p>
        </w:tc>
        <w:tc>
          <w:tcPr>
            <w:tcW w:w="937" w:type="pct"/>
            <w:shd w:val="clear" w:color="auto" w:fill="F2F2F2" w:themeFill="background1" w:themeFillShade="F2"/>
            <w:vAlign w:val="center"/>
          </w:tcPr>
          <w:p w14:paraId="25BB9474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소속회사</w:t>
            </w:r>
          </w:p>
        </w:tc>
        <w:tc>
          <w:tcPr>
            <w:tcW w:w="939" w:type="pct"/>
            <w:shd w:val="clear" w:color="auto" w:fill="F2F2F2" w:themeFill="background1" w:themeFillShade="F2"/>
            <w:vAlign w:val="center"/>
          </w:tcPr>
          <w:p w14:paraId="283AFF9B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직위</w:t>
            </w:r>
          </w:p>
        </w:tc>
        <w:tc>
          <w:tcPr>
            <w:tcW w:w="937" w:type="pct"/>
            <w:shd w:val="clear" w:color="auto" w:fill="F2F2F2" w:themeFill="background1" w:themeFillShade="F2"/>
            <w:vAlign w:val="center"/>
          </w:tcPr>
          <w:p w14:paraId="7A6CB280" w14:textId="77777777" w:rsidR="006F78BB" w:rsidRDefault="001E12B5">
            <w:pPr>
              <w:topLinePunct/>
              <w:spacing w:before="0" w:after="0" w:line="360" w:lineRule="auto"/>
              <w:jc w:val="center"/>
              <w:rPr>
                <w:rFonts w:ascii="Times New Roman"/>
                <w:b/>
                <w:sz w:val="22"/>
                <w:szCs w:val="23"/>
              </w:rPr>
            </w:pPr>
            <w:r>
              <w:rPr>
                <w:rFonts w:ascii="Times New Roman" w:hint="eastAsia"/>
                <w:b/>
                <w:sz w:val="22"/>
                <w:szCs w:val="23"/>
              </w:rPr>
              <w:t>직책</w:t>
            </w:r>
          </w:p>
        </w:tc>
      </w:tr>
      <w:tr w:rsidR="00095DCD" w14:paraId="06A85BDC" w14:textId="77777777" w:rsidTr="00EE21DF">
        <w:tc>
          <w:tcPr>
            <w:tcW w:w="301" w:type="pct"/>
            <w:vAlign w:val="center"/>
          </w:tcPr>
          <w:p w14:paraId="66B3C27D" w14:textId="77777777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1</w:t>
            </w:r>
          </w:p>
        </w:tc>
        <w:tc>
          <w:tcPr>
            <w:tcW w:w="1026" w:type="pct"/>
            <w:vAlign w:val="center"/>
          </w:tcPr>
          <w:p w14:paraId="193912C6" w14:textId="77777777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강상도</w:t>
            </w:r>
          </w:p>
        </w:tc>
        <w:tc>
          <w:tcPr>
            <w:tcW w:w="859" w:type="pct"/>
            <w:vAlign w:val="center"/>
          </w:tcPr>
          <w:p w14:paraId="3D91F5D8" w14:textId="4AE39CC7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1977. 9. 16.</w:t>
            </w:r>
          </w:p>
        </w:tc>
        <w:tc>
          <w:tcPr>
            <w:tcW w:w="937" w:type="pct"/>
            <w:vAlign w:val="center"/>
          </w:tcPr>
          <w:p w14:paraId="239136FD" w14:textId="1902488D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095DCD">
              <w:rPr>
                <w:rFonts w:ascii="Times New Roman" w:hint="eastAsia"/>
                <w:sz w:val="22"/>
                <w:szCs w:val="23"/>
              </w:rPr>
              <w:t>대상회사</w:t>
            </w:r>
          </w:p>
        </w:tc>
        <w:tc>
          <w:tcPr>
            <w:tcW w:w="939" w:type="pct"/>
            <w:vAlign w:val="center"/>
          </w:tcPr>
          <w:p w14:paraId="5593705E" w14:textId="77777777" w:rsidR="00095DCD" w:rsidRP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095DCD">
              <w:rPr>
                <w:rFonts w:ascii="Times New Roman" w:hint="eastAsia"/>
                <w:sz w:val="22"/>
                <w:szCs w:val="23"/>
              </w:rPr>
              <w:t>대표이사</w:t>
            </w:r>
            <w:r w:rsidRPr="00095DCD">
              <w:rPr>
                <w:rFonts w:ascii="Times New Roman" w:hint="eastAsia"/>
                <w:sz w:val="22"/>
                <w:szCs w:val="23"/>
              </w:rPr>
              <w:t xml:space="preserve"> </w:t>
            </w:r>
            <w:r w:rsidRPr="00095DCD">
              <w:rPr>
                <w:rFonts w:ascii="Times New Roman" w:hint="eastAsia"/>
                <w:sz w:val="22"/>
                <w:szCs w:val="23"/>
              </w:rPr>
              <w:t>및</w:t>
            </w:r>
          </w:p>
          <w:p w14:paraId="14F74162" w14:textId="07A5FCED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095DCD">
              <w:rPr>
                <w:rFonts w:ascii="Times New Roman" w:hint="eastAsia"/>
                <w:sz w:val="22"/>
                <w:szCs w:val="23"/>
              </w:rPr>
              <w:t>사내이사</w:t>
            </w:r>
          </w:p>
        </w:tc>
        <w:tc>
          <w:tcPr>
            <w:tcW w:w="937" w:type="pct"/>
            <w:vAlign w:val="center"/>
          </w:tcPr>
          <w:p w14:paraId="6C940C4A" w14:textId="05E4D051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/>
                <w:sz w:val="22"/>
                <w:szCs w:val="23"/>
              </w:rPr>
              <w:t>CEO</w:t>
            </w:r>
          </w:p>
        </w:tc>
      </w:tr>
      <w:tr w:rsidR="00095DCD" w14:paraId="364D1CDB" w14:textId="77777777" w:rsidTr="00EE21DF">
        <w:tc>
          <w:tcPr>
            <w:tcW w:w="301" w:type="pct"/>
            <w:vAlign w:val="center"/>
          </w:tcPr>
          <w:p w14:paraId="03D8CCD5" w14:textId="77777777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2</w:t>
            </w:r>
          </w:p>
        </w:tc>
        <w:tc>
          <w:tcPr>
            <w:tcW w:w="1026" w:type="pct"/>
            <w:vAlign w:val="center"/>
          </w:tcPr>
          <w:p w14:paraId="2F36CCEA" w14:textId="77777777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Jenn S. Chao</w:t>
            </w:r>
            <w:r>
              <w:rPr>
                <w:rFonts w:ascii="Times New Roman" w:hint="eastAsia"/>
                <w:sz w:val="22"/>
                <w:szCs w:val="23"/>
              </w:rPr>
              <w:t xml:space="preserve"> </w:t>
            </w:r>
          </w:p>
          <w:p w14:paraId="645FF610" w14:textId="77777777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859" w:type="pct"/>
            <w:vAlign w:val="center"/>
          </w:tcPr>
          <w:p w14:paraId="506FA179" w14:textId="36185A17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1971. 2. 25.</w:t>
            </w:r>
          </w:p>
        </w:tc>
        <w:tc>
          <w:tcPr>
            <w:tcW w:w="937" w:type="pct"/>
            <w:vAlign w:val="center"/>
          </w:tcPr>
          <w:p w14:paraId="20DA633C" w14:textId="77777777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 w:hint="eastAsia"/>
                <w:sz w:val="22"/>
                <w:szCs w:val="23"/>
              </w:rPr>
              <w:t>대상회사</w:t>
            </w:r>
            <w:r w:rsidRPr="00616331">
              <w:rPr>
                <w:rFonts w:ascii="Times New Roman"/>
                <w:sz w:val="22"/>
                <w:szCs w:val="23"/>
              </w:rPr>
              <w:t>,</w:t>
            </w:r>
          </w:p>
          <w:p w14:paraId="65927ABE" w14:textId="5F44F3B4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 w:hint="eastAsia"/>
                <w:sz w:val="22"/>
                <w:szCs w:val="23"/>
              </w:rPr>
              <w:t>미국자회사</w:t>
            </w:r>
          </w:p>
        </w:tc>
        <w:tc>
          <w:tcPr>
            <w:tcW w:w="939" w:type="pct"/>
            <w:vAlign w:val="center"/>
          </w:tcPr>
          <w:p w14:paraId="13815667" w14:textId="77777777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 w:hint="eastAsia"/>
                <w:sz w:val="22"/>
                <w:szCs w:val="23"/>
              </w:rPr>
              <w:t>대상회사</w:t>
            </w:r>
            <w:r w:rsidRPr="00616331">
              <w:rPr>
                <w:rFonts w:ascii="Times New Roman"/>
                <w:sz w:val="22"/>
                <w:szCs w:val="23"/>
              </w:rPr>
              <w:t xml:space="preserve"> </w:t>
            </w:r>
          </w:p>
          <w:p w14:paraId="63DC567A" w14:textId="77777777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 w:hint="eastAsia"/>
                <w:sz w:val="22"/>
                <w:szCs w:val="23"/>
              </w:rPr>
              <w:t>사내이사</w:t>
            </w:r>
            <w:r w:rsidRPr="00616331">
              <w:rPr>
                <w:rFonts w:ascii="Times New Roman"/>
                <w:sz w:val="22"/>
                <w:szCs w:val="23"/>
              </w:rPr>
              <w:t>,</w:t>
            </w:r>
          </w:p>
          <w:p w14:paraId="16EE74D8" w14:textId="77777777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 w:hint="eastAsia"/>
                <w:sz w:val="22"/>
                <w:szCs w:val="23"/>
              </w:rPr>
              <w:t>미국자회사</w:t>
            </w:r>
          </w:p>
          <w:p w14:paraId="3F7BB86B" w14:textId="734627F0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 w:hint="eastAsia"/>
                <w:sz w:val="22"/>
                <w:szCs w:val="23"/>
              </w:rPr>
              <w:t>대표이사</w:t>
            </w:r>
          </w:p>
        </w:tc>
        <w:tc>
          <w:tcPr>
            <w:tcW w:w="937" w:type="pct"/>
            <w:vAlign w:val="center"/>
          </w:tcPr>
          <w:p w14:paraId="40069C5D" w14:textId="77777777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 w:hint="eastAsia"/>
                <w:sz w:val="22"/>
                <w:szCs w:val="23"/>
              </w:rPr>
              <w:t>미국자회사</w:t>
            </w:r>
          </w:p>
          <w:p w14:paraId="085EC235" w14:textId="65772370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/>
                <w:sz w:val="22"/>
                <w:szCs w:val="23"/>
              </w:rPr>
              <w:t>CEO</w:t>
            </w:r>
          </w:p>
        </w:tc>
      </w:tr>
      <w:tr w:rsidR="00095DCD" w14:paraId="73445872" w14:textId="77777777" w:rsidTr="00EE21DF">
        <w:tc>
          <w:tcPr>
            <w:tcW w:w="301" w:type="pct"/>
            <w:vAlign w:val="center"/>
          </w:tcPr>
          <w:p w14:paraId="4758E0D7" w14:textId="77777777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3</w:t>
            </w:r>
          </w:p>
        </w:tc>
        <w:tc>
          <w:tcPr>
            <w:tcW w:w="1026" w:type="pct"/>
            <w:vAlign w:val="center"/>
          </w:tcPr>
          <w:p w14:paraId="37B6656F" w14:textId="77777777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백승준</w:t>
            </w:r>
            <w:proofErr w:type="spellEnd"/>
          </w:p>
        </w:tc>
        <w:tc>
          <w:tcPr>
            <w:tcW w:w="859" w:type="pct"/>
            <w:vAlign w:val="center"/>
          </w:tcPr>
          <w:p w14:paraId="6B5E182E" w14:textId="26976644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1980. 4. 11.</w:t>
            </w:r>
          </w:p>
        </w:tc>
        <w:tc>
          <w:tcPr>
            <w:tcW w:w="937" w:type="pct"/>
            <w:vAlign w:val="center"/>
          </w:tcPr>
          <w:p w14:paraId="13D29A25" w14:textId="193B0BBB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095DCD">
              <w:rPr>
                <w:rFonts w:ascii="Times New Roman" w:hint="eastAsia"/>
                <w:sz w:val="22"/>
                <w:szCs w:val="23"/>
              </w:rPr>
              <w:t>대상회사</w:t>
            </w:r>
          </w:p>
        </w:tc>
        <w:tc>
          <w:tcPr>
            <w:tcW w:w="939" w:type="pct"/>
            <w:vAlign w:val="center"/>
          </w:tcPr>
          <w:p w14:paraId="1170339E" w14:textId="093DD449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095DCD">
              <w:rPr>
                <w:rFonts w:ascii="Times New Roman" w:hint="eastAsia"/>
                <w:sz w:val="22"/>
                <w:szCs w:val="23"/>
              </w:rPr>
              <w:t>사내</w:t>
            </w:r>
            <w:r w:rsidRPr="00616331" w:rsidDel="00DE02DA">
              <w:rPr>
                <w:rFonts w:ascii="Times New Roman"/>
                <w:sz w:val="22"/>
                <w:szCs w:val="23"/>
              </w:rPr>
              <w:t xml:space="preserve"> </w:t>
            </w:r>
            <w:r w:rsidRPr="00616331">
              <w:rPr>
                <w:rFonts w:ascii="Times New Roman" w:hint="eastAsia"/>
                <w:sz w:val="22"/>
                <w:szCs w:val="23"/>
              </w:rPr>
              <w:t>이사</w:t>
            </w:r>
          </w:p>
        </w:tc>
        <w:tc>
          <w:tcPr>
            <w:tcW w:w="937" w:type="pct"/>
            <w:vAlign w:val="center"/>
          </w:tcPr>
          <w:p w14:paraId="1878F464" w14:textId="2405B5B6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 w:hint="eastAsia"/>
                <w:sz w:val="22"/>
                <w:szCs w:val="23"/>
              </w:rPr>
              <w:t>기술부서장</w:t>
            </w:r>
          </w:p>
        </w:tc>
      </w:tr>
      <w:tr w:rsidR="00095DCD" w14:paraId="6579EA6D" w14:textId="77777777" w:rsidTr="00EE21DF">
        <w:tc>
          <w:tcPr>
            <w:tcW w:w="301" w:type="pct"/>
            <w:vAlign w:val="center"/>
          </w:tcPr>
          <w:p w14:paraId="20020F7E" w14:textId="77777777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4</w:t>
            </w:r>
          </w:p>
        </w:tc>
        <w:tc>
          <w:tcPr>
            <w:tcW w:w="1026" w:type="pct"/>
            <w:vAlign w:val="center"/>
          </w:tcPr>
          <w:p w14:paraId="0A1914D7" w14:textId="77777777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권형준</w:t>
            </w:r>
            <w:proofErr w:type="spellEnd"/>
          </w:p>
        </w:tc>
        <w:tc>
          <w:tcPr>
            <w:tcW w:w="859" w:type="pct"/>
            <w:vAlign w:val="center"/>
          </w:tcPr>
          <w:p w14:paraId="7F413B31" w14:textId="0A18BBA5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1978. 6. 14.</w:t>
            </w:r>
          </w:p>
        </w:tc>
        <w:tc>
          <w:tcPr>
            <w:tcW w:w="937" w:type="pct"/>
            <w:vAlign w:val="center"/>
          </w:tcPr>
          <w:p w14:paraId="0488C4C2" w14:textId="71E36914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095DCD">
              <w:rPr>
                <w:rFonts w:ascii="Times New Roman" w:hint="eastAsia"/>
                <w:sz w:val="22"/>
                <w:szCs w:val="23"/>
              </w:rPr>
              <w:t>대상회사</w:t>
            </w:r>
          </w:p>
        </w:tc>
        <w:tc>
          <w:tcPr>
            <w:tcW w:w="939" w:type="pct"/>
            <w:vAlign w:val="center"/>
          </w:tcPr>
          <w:p w14:paraId="0DF106FE" w14:textId="3C4310B0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095DCD">
              <w:rPr>
                <w:rFonts w:ascii="Times New Roman" w:hint="eastAsia"/>
                <w:sz w:val="22"/>
                <w:szCs w:val="23"/>
              </w:rPr>
              <w:t>사내</w:t>
            </w:r>
            <w:r w:rsidRPr="00616331" w:rsidDel="00DE02DA">
              <w:rPr>
                <w:rFonts w:ascii="Times New Roman"/>
                <w:sz w:val="22"/>
                <w:szCs w:val="23"/>
              </w:rPr>
              <w:t xml:space="preserve"> </w:t>
            </w:r>
            <w:r w:rsidRPr="00616331">
              <w:rPr>
                <w:rFonts w:ascii="Times New Roman" w:hint="eastAsia"/>
                <w:sz w:val="22"/>
                <w:szCs w:val="23"/>
              </w:rPr>
              <w:t>이사</w:t>
            </w:r>
          </w:p>
        </w:tc>
        <w:tc>
          <w:tcPr>
            <w:tcW w:w="937" w:type="pct"/>
            <w:vAlign w:val="center"/>
          </w:tcPr>
          <w:p w14:paraId="72A600CF" w14:textId="73E4037B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 w:hint="eastAsia"/>
                <w:sz w:val="22"/>
                <w:szCs w:val="23"/>
              </w:rPr>
              <w:t>품질부서장</w:t>
            </w:r>
          </w:p>
        </w:tc>
      </w:tr>
      <w:tr w:rsidR="00095DCD" w14:paraId="7426FBD7" w14:textId="77777777" w:rsidTr="00EE21DF">
        <w:tc>
          <w:tcPr>
            <w:tcW w:w="301" w:type="pct"/>
            <w:vAlign w:val="center"/>
          </w:tcPr>
          <w:p w14:paraId="112340BA" w14:textId="77777777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5</w:t>
            </w:r>
          </w:p>
        </w:tc>
        <w:tc>
          <w:tcPr>
            <w:tcW w:w="1026" w:type="pct"/>
            <w:vAlign w:val="center"/>
          </w:tcPr>
          <w:p w14:paraId="1076CCFB" w14:textId="77777777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오승근</w:t>
            </w:r>
          </w:p>
        </w:tc>
        <w:tc>
          <w:tcPr>
            <w:tcW w:w="859" w:type="pct"/>
            <w:vAlign w:val="center"/>
          </w:tcPr>
          <w:p w14:paraId="38A26F82" w14:textId="0D6673D5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1980. 7. 30.</w:t>
            </w:r>
          </w:p>
        </w:tc>
        <w:tc>
          <w:tcPr>
            <w:tcW w:w="937" w:type="pct"/>
            <w:vAlign w:val="center"/>
          </w:tcPr>
          <w:p w14:paraId="4A9C9C27" w14:textId="2E766675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095DCD">
              <w:rPr>
                <w:rFonts w:ascii="Times New Roman" w:hint="eastAsia"/>
                <w:sz w:val="22"/>
                <w:szCs w:val="23"/>
              </w:rPr>
              <w:t>대상회사</w:t>
            </w:r>
          </w:p>
        </w:tc>
        <w:tc>
          <w:tcPr>
            <w:tcW w:w="939" w:type="pct"/>
            <w:vAlign w:val="center"/>
          </w:tcPr>
          <w:p w14:paraId="677A5641" w14:textId="77777777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 w:hint="eastAsia"/>
                <w:sz w:val="22"/>
                <w:szCs w:val="23"/>
              </w:rPr>
              <w:t>사내이사</w:t>
            </w:r>
          </w:p>
          <w:p w14:paraId="751F5A68" w14:textId="0F455333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/>
                <w:sz w:val="22"/>
                <w:szCs w:val="23"/>
              </w:rPr>
              <w:t>(</w:t>
            </w:r>
            <w:r w:rsidRPr="00616331">
              <w:rPr>
                <w:rFonts w:ascii="Times New Roman" w:hint="eastAsia"/>
                <w:sz w:val="22"/>
                <w:szCs w:val="23"/>
              </w:rPr>
              <w:t>미등기</w:t>
            </w:r>
            <w:r w:rsidRPr="00616331"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937" w:type="pct"/>
            <w:vAlign w:val="center"/>
          </w:tcPr>
          <w:p w14:paraId="4EDC4A9B" w14:textId="719583F2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 w:hint="eastAsia"/>
                <w:sz w:val="22"/>
                <w:szCs w:val="23"/>
              </w:rPr>
              <w:t>연구소부서장</w:t>
            </w:r>
          </w:p>
        </w:tc>
      </w:tr>
      <w:tr w:rsidR="00095DCD" w14:paraId="702494F8" w14:textId="77777777" w:rsidTr="00EE21DF">
        <w:tc>
          <w:tcPr>
            <w:tcW w:w="301" w:type="pct"/>
            <w:vAlign w:val="center"/>
          </w:tcPr>
          <w:p w14:paraId="169857A7" w14:textId="77777777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6</w:t>
            </w:r>
          </w:p>
        </w:tc>
        <w:tc>
          <w:tcPr>
            <w:tcW w:w="1026" w:type="pct"/>
            <w:vAlign w:val="center"/>
          </w:tcPr>
          <w:p w14:paraId="6D674E8C" w14:textId="77777777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노문혁</w:t>
            </w:r>
            <w:proofErr w:type="spellEnd"/>
          </w:p>
        </w:tc>
        <w:tc>
          <w:tcPr>
            <w:tcW w:w="859" w:type="pct"/>
            <w:vAlign w:val="center"/>
          </w:tcPr>
          <w:p w14:paraId="2F3D497F" w14:textId="21640CB5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del w:id="261" w:author="유 태환" w:date="2025-07-22T15:30:00Z">
              <w:r w:rsidDel="00090D76">
                <w:rPr>
                  <w:rFonts w:ascii="Times New Roman"/>
                  <w:sz w:val="22"/>
                  <w:szCs w:val="23"/>
                  <w:highlight w:val="yellow"/>
                </w:rPr>
                <w:delText>[*]</w:delText>
              </w:r>
            </w:del>
            <w:ins w:id="262" w:author="유 태환" w:date="2025-07-22T15:30:00Z">
              <w:r w:rsidR="00090D76">
                <w:rPr>
                  <w:rFonts w:ascii="Times New Roman"/>
                  <w:sz w:val="22"/>
                  <w:szCs w:val="23"/>
                </w:rPr>
                <w:t>1985.4.19</w:t>
              </w:r>
            </w:ins>
          </w:p>
        </w:tc>
        <w:tc>
          <w:tcPr>
            <w:tcW w:w="937" w:type="pct"/>
            <w:vAlign w:val="center"/>
          </w:tcPr>
          <w:p w14:paraId="5D3951B2" w14:textId="0FF3D281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095DCD">
              <w:rPr>
                <w:rFonts w:ascii="Times New Roman" w:hint="eastAsia"/>
                <w:sz w:val="22"/>
                <w:szCs w:val="23"/>
              </w:rPr>
              <w:t>대상회사</w:t>
            </w:r>
          </w:p>
        </w:tc>
        <w:tc>
          <w:tcPr>
            <w:tcW w:w="939" w:type="pct"/>
            <w:vAlign w:val="center"/>
          </w:tcPr>
          <w:p w14:paraId="7AFFFB38" w14:textId="17DF4E72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 w:hint="eastAsia"/>
                <w:sz w:val="22"/>
                <w:szCs w:val="23"/>
              </w:rPr>
              <w:t>부장</w:t>
            </w:r>
          </w:p>
        </w:tc>
        <w:tc>
          <w:tcPr>
            <w:tcW w:w="937" w:type="pct"/>
            <w:vAlign w:val="center"/>
          </w:tcPr>
          <w:p w14:paraId="49558037" w14:textId="05EEA3E9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del w:id="263" w:author="유 태환" w:date="2025-07-22T15:30:00Z">
              <w:r w:rsidRPr="00095DCD" w:rsidDel="00090D76">
                <w:rPr>
                  <w:rFonts w:ascii="Times New Roman"/>
                  <w:sz w:val="22"/>
                  <w:szCs w:val="23"/>
                  <w:highlight w:val="yellow"/>
                </w:rPr>
                <w:delText>[*]</w:delText>
              </w:r>
            </w:del>
            <w:ins w:id="264" w:author="유 태환" w:date="2025-07-22T15:30:00Z">
              <w:r w:rsidR="00090D76">
                <w:rPr>
                  <w:rFonts w:ascii="Times New Roman" w:hint="eastAsia"/>
                  <w:sz w:val="22"/>
                  <w:szCs w:val="23"/>
                </w:rPr>
                <w:t>기술설계팀장</w:t>
              </w:r>
            </w:ins>
          </w:p>
        </w:tc>
      </w:tr>
      <w:tr w:rsidR="00095DCD" w14:paraId="3E76C48E" w14:textId="77777777" w:rsidTr="00EE21DF">
        <w:tc>
          <w:tcPr>
            <w:tcW w:w="301" w:type="pct"/>
            <w:vAlign w:val="center"/>
          </w:tcPr>
          <w:p w14:paraId="4673E9E0" w14:textId="77777777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7</w:t>
            </w:r>
          </w:p>
        </w:tc>
        <w:tc>
          <w:tcPr>
            <w:tcW w:w="1026" w:type="pct"/>
            <w:vAlign w:val="center"/>
          </w:tcPr>
          <w:p w14:paraId="67E012E9" w14:textId="77777777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r>
              <w:rPr>
                <w:rFonts w:ascii="Times New Roman"/>
                <w:sz w:val="22"/>
                <w:szCs w:val="23"/>
              </w:rPr>
              <w:t>김영중</w:t>
            </w:r>
            <w:proofErr w:type="spellEnd"/>
          </w:p>
        </w:tc>
        <w:tc>
          <w:tcPr>
            <w:tcW w:w="859" w:type="pct"/>
            <w:vAlign w:val="center"/>
          </w:tcPr>
          <w:p w14:paraId="1A425B00" w14:textId="6CD12C00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1973. 5. 18.</w:t>
            </w:r>
          </w:p>
        </w:tc>
        <w:tc>
          <w:tcPr>
            <w:tcW w:w="937" w:type="pct"/>
            <w:vAlign w:val="center"/>
          </w:tcPr>
          <w:p w14:paraId="7EA9C71E" w14:textId="2F91EBDF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095DCD">
              <w:rPr>
                <w:rFonts w:ascii="Times New Roman" w:hint="eastAsia"/>
                <w:sz w:val="22"/>
                <w:szCs w:val="23"/>
              </w:rPr>
              <w:t>대상회사</w:t>
            </w:r>
          </w:p>
        </w:tc>
        <w:tc>
          <w:tcPr>
            <w:tcW w:w="939" w:type="pct"/>
            <w:vAlign w:val="center"/>
          </w:tcPr>
          <w:p w14:paraId="0921D186" w14:textId="77777777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 w:hint="eastAsia"/>
                <w:sz w:val="22"/>
                <w:szCs w:val="23"/>
              </w:rPr>
              <w:t>사내이사</w:t>
            </w:r>
          </w:p>
          <w:p w14:paraId="5248CBF9" w14:textId="0C1284D5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/>
                <w:sz w:val="22"/>
                <w:szCs w:val="23"/>
              </w:rPr>
              <w:t>(</w:t>
            </w:r>
            <w:r w:rsidRPr="00616331">
              <w:rPr>
                <w:rFonts w:ascii="Times New Roman" w:hint="eastAsia"/>
                <w:sz w:val="22"/>
                <w:szCs w:val="23"/>
              </w:rPr>
              <w:t>미등기</w:t>
            </w:r>
            <w:r w:rsidRPr="00616331"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937" w:type="pct"/>
            <w:vAlign w:val="center"/>
          </w:tcPr>
          <w:p w14:paraId="4DC5F5E2" w14:textId="3D7EA969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 w:hint="eastAsia"/>
                <w:sz w:val="22"/>
                <w:szCs w:val="23"/>
              </w:rPr>
              <w:t>제조부서장</w:t>
            </w:r>
          </w:p>
        </w:tc>
      </w:tr>
      <w:tr w:rsidR="00095DCD" w14:paraId="24696606" w14:textId="77777777" w:rsidTr="00EE21DF">
        <w:tc>
          <w:tcPr>
            <w:tcW w:w="301" w:type="pct"/>
            <w:vAlign w:val="center"/>
          </w:tcPr>
          <w:p w14:paraId="6D5F532D" w14:textId="77777777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 w:hint="eastAsia"/>
                <w:sz w:val="22"/>
                <w:szCs w:val="23"/>
              </w:rPr>
              <w:t>8</w:t>
            </w:r>
          </w:p>
        </w:tc>
        <w:tc>
          <w:tcPr>
            <w:tcW w:w="1026" w:type="pct"/>
            <w:vAlign w:val="center"/>
          </w:tcPr>
          <w:p w14:paraId="7D06CC25" w14:textId="77777777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 xml:space="preserve">Steve </w:t>
            </w:r>
            <w:proofErr w:type="spellStart"/>
            <w:r>
              <w:rPr>
                <w:rFonts w:ascii="Times New Roman"/>
                <w:sz w:val="22"/>
                <w:szCs w:val="23"/>
              </w:rPr>
              <w:t>Im</w:t>
            </w:r>
            <w:proofErr w:type="spellEnd"/>
            <w:r>
              <w:rPr>
                <w:rFonts w:ascii="Times New Roman" w:hint="eastAsia"/>
                <w:sz w:val="22"/>
                <w:szCs w:val="23"/>
              </w:rPr>
              <w:t xml:space="preserve"> </w:t>
            </w:r>
          </w:p>
          <w:p w14:paraId="08D2AFBD" w14:textId="5DBD8A8F" w:rsidR="00095DCD" w:rsidRDefault="000A55AB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>
              <w:rPr>
                <w:rFonts w:ascii="Times New Roman"/>
                <w:sz w:val="22"/>
                <w:szCs w:val="23"/>
              </w:rPr>
              <w:t>(</w:t>
            </w:r>
            <w:r>
              <w:rPr>
                <w:rFonts w:ascii="Times New Roman"/>
                <w:sz w:val="22"/>
                <w:szCs w:val="23"/>
              </w:rPr>
              <w:t>미합중국인</w:t>
            </w:r>
            <w:r>
              <w:rPr>
                <w:rFonts w:ascii="Times New Roman"/>
                <w:sz w:val="22"/>
                <w:szCs w:val="23"/>
              </w:rPr>
              <w:t>)</w:t>
            </w:r>
          </w:p>
        </w:tc>
        <w:tc>
          <w:tcPr>
            <w:tcW w:w="859" w:type="pct"/>
            <w:vAlign w:val="center"/>
          </w:tcPr>
          <w:p w14:paraId="15ACA8B9" w14:textId="62267CB3" w:rsidR="00095DCD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del w:id="265" w:author="유 태환" w:date="2025-07-22T15:30:00Z">
              <w:r w:rsidDel="00090D76">
                <w:rPr>
                  <w:rFonts w:ascii="Times New Roman"/>
                  <w:sz w:val="22"/>
                  <w:szCs w:val="23"/>
                  <w:highlight w:val="yellow"/>
                </w:rPr>
                <w:delText>[*]</w:delText>
              </w:r>
            </w:del>
            <w:ins w:id="266" w:author="유 태환" w:date="2025-07-22T15:30:00Z">
              <w:r w:rsidR="00090D76">
                <w:rPr>
                  <w:rFonts w:ascii="Times New Roman"/>
                  <w:sz w:val="22"/>
                  <w:szCs w:val="23"/>
                </w:rPr>
                <w:t>1980</w:t>
              </w:r>
            </w:ins>
            <w:ins w:id="267" w:author="유 태환" w:date="2025-07-22T15:31:00Z">
              <w:r w:rsidR="00090D76">
                <w:rPr>
                  <w:rFonts w:ascii="Times New Roman"/>
                  <w:sz w:val="22"/>
                  <w:szCs w:val="23"/>
                </w:rPr>
                <w:t>.2.19</w:t>
              </w:r>
            </w:ins>
          </w:p>
        </w:tc>
        <w:tc>
          <w:tcPr>
            <w:tcW w:w="937" w:type="pct"/>
            <w:vAlign w:val="center"/>
          </w:tcPr>
          <w:p w14:paraId="1BD18A7D" w14:textId="4B796897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095DCD">
              <w:rPr>
                <w:rFonts w:ascii="Times New Roman" w:hint="eastAsia"/>
                <w:sz w:val="22"/>
                <w:szCs w:val="23"/>
              </w:rPr>
              <w:t>미국자회사</w:t>
            </w:r>
          </w:p>
        </w:tc>
        <w:tc>
          <w:tcPr>
            <w:tcW w:w="939" w:type="pct"/>
            <w:vAlign w:val="center"/>
          </w:tcPr>
          <w:p w14:paraId="50BAA99D" w14:textId="0BAE3E21" w:rsidR="00095DCD" w:rsidRPr="00616331" w:rsidRDefault="00095DCD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r w:rsidRPr="00616331">
              <w:rPr>
                <w:rFonts w:ascii="Times New Roman" w:hint="eastAsia"/>
                <w:sz w:val="22"/>
                <w:szCs w:val="23"/>
              </w:rPr>
              <w:t>부장</w:t>
            </w:r>
          </w:p>
        </w:tc>
        <w:tc>
          <w:tcPr>
            <w:tcW w:w="937" w:type="pct"/>
            <w:vAlign w:val="center"/>
          </w:tcPr>
          <w:p w14:paraId="2409BB76" w14:textId="0F2C50B7" w:rsidR="00095DCD" w:rsidRPr="00616331" w:rsidRDefault="00090D76" w:rsidP="00095DCD">
            <w:pPr>
              <w:topLinePunct/>
              <w:spacing w:before="0" w:after="0" w:line="360" w:lineRule="auto"/>
              <w:jc w:val="center"/>
              <w:rPr>
                <w:rFonts w:ascii="Times New Roman"/>
                <w:sz w:val="22"/>
                <w:szCs w:val="23"/>
              </w:rPr>
            </w:pPr>
            <w:proofErr w:type="spellStart"/>
            <w:ins w:id="268" w:author="유 태환" w:date="2025-07-22T15:31:00Z">
              <w:r>
                <w:rPr>
                  <w:rFonts w:ascii="Times New Roman" w:hint="eastAsia"/>
                  <w:sz w:val="22"/>
                  <w:szCs w:val="23"/>
                  <w:highlight w:val="yellow"/>
                </w:rPr>
                <w:t>엠피닉스</w:t>
              </w:r>
              <w:proofErr w:type="spellEnd"/>
              <w:r>
                <w:rPr>
                  <w:rFonts w:ascii="Times New Roman"/>
                  <w:sz w:val="22"/>
                  <w:szCs w:val="23"/>
                  <w:highlight w:val="yellow"/>
                </w:rPr>
                <w:t>USA</w:t>
              </w:r>
              <w:r>
                <w:rPr>
                  <w:rFonts w:ascii="Times New Roman" w:hint="eastAsia"/>
                  <w:sz w:val="22"/>
                  <w:szCs w:val="23"/>
                  <w:highlight w:val="yellow"/>
                </w:rPr>
                <w:t>영업팀장</w:t>
              </w:r>
            </w:ins>
            <w:del w:id="269" w:author="유 태환" w:date="2025-07-22T16:27:00Z">
              <w:r w:rsidR="00095DCD" w:rsidRPr="00095DCD" w:rsidDel="00E00E6B">
                <w:rPr>
                  <w:rFonts w:ascii="Times New Roman"/>
                  <w:sz w:val="22"/>
                  <w:szCs w:val="23"/>
                  <w:highlight w:val="yellow"/>
                </w:rPr>
                <w:delText>[*]</w:delText>
              </w:r>
            </w:del>
          </w:p>
        </w:tc>
      </w:tr>
    </w:tbl>
    <w:p w14:paraId="7A7BCAF2" w14:textId="77777777" w:rsidR="006F78BB" w:rsidRDefault="006F78BB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7A258CCA" w14:textId="77777777" w:rsidR="006F78BB" w:rsidRDefault="001E12B5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0D970A5C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</w:t>
      </w: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3</w:t>
      </w:r>
      <w:r>
        <w:rPr>
          <w:rFonts w:ascii="Times New Roman"/>
          <w:b/>
          <w:sz w:val="22"/>
          <w:szCs w:val="22"/>
          <w:u w:val="single"/>
        </w:rPr>
        <w:t>)</w:t>
      </w:r>
      <w:r>
        <w:rPr>
          <w:rFonts w:ascii="Times New Roman" w:hint="eastAsia"/>
          <w:b/>
          <w:sz w:val="22"/>
          <w:szCs w:val="22"/>
          <w:u w:val="single"/>
        </w:rPr>
        <w:t>(ii)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x)</w:t>
      </w:r>
    </w:p>
    <w:p w14:paraId="76753154" w14:textId="77777777" w:rsidR="006F78BB" w:rsidRDefault="001E12B5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proofErr w:type="spellStart"/>
      <w:r>
        <w:rPr>
          <w:rFonts w:ascii="Times New Roman" w:hint="eastAsia"/>
          <w:b/>
          <w:sz w:val="22"/>
          <w:szCs w:val="22"/>
        </w:rPr>
        <w:t>경업</w:t>
      </w:r>
      <w:r>
        <w:rPr>
          <w:rFonts w:ascii="맑은 고딕" w:eastAsia="맑은 고딕" w:hAnsi="맑은 고딕" w:hint="eastAsia"/>
          <w:b/>
          <w:sz w:val="22"/>
          <w:szCs w:val="22"/>
        </w:rPr>
        <w:t>·</w:t>
      </w:r>
      <w:r>
        <w:rPr>
          <w:rFonts w:ascii="Times New Roman" w:hint="eastAsia"/>
          <w:b/>
          <w:sz w:val="22"/>
          <w:szCs w:val="22"/>
        </w:rPr>
        <w:t>유인금지확약서</w:t>
      </w:r>
      <w:proofErr w:type="spellEnd"/>
      <w:r>
        <w:rPr>
          <w:rFonts w:ascii="Times New Roman" w:hint="eastAsia"/>
          <w:b/>
          <w:sz w:val="22"/>
          <w:szCs w:val="22"/>
        </w:rPr>
        <w:t>(</w:t>
      </w:r>
      <w:r>
        <w:rPr>
          <w:rFonts w:ascii="Times New Roman" w:hint="eastAsia"/>
          <w:b/>
          <w:sz w:val="22"/>
          <w:szCs w:val="22"/>
        </w:rPr>
        <w:t>대표매도인들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양식</w:t>
      </w:r>
      <w:r>
        <w:rPr>
          <w:rFonts w:ascii="Times New Roman" w:hint="eastAsia"/>
          <w:b/>
          <w:sz w:val="22"/>
          <w:szCs w:val="22"/>
        </w:rPr>
        <w:t>)</w:t>
      </w:r>
    </w:p>
    <w:p w14:paraId="08F24F6B" w14:textId="77777777" w:rsidR="006F78BB" w:rsidRDefault="006F78BB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52DD5E90" w14:textId="77777777" w:rsidR="006F78BB" w:rsidRDefault="001E12B5"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proofErr w:type="spellStart"/>
      <w:r>
        <w:rPr>
          <w:rFonts w:ascii="Times New Roman"/>
          <w:sz w:val="22"/>
          <w:szCs w:val="22"/>
        </w:rPr>
        <w:t>엠피닉스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 w14:paraId="118197FA" w14:textId="77777777" w:rsidR="006F78BB" w:rsidRDefault="001E12B5"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proofErr w:type="spellStart"/>
      <w:r>
        <w:rPr>
          <w:rFonts w:ascii="Times New Roman"/>
          <w:sz w:val="22"/>
        </w:rPr>
        <w:t>월출동</w:t>
      </w:r>
      <w:proofErr w:type="spellEnd"/>
      <w:r>
        <w:rPr>
          <w:rFonts w:ascii="Times New Roman"/>
          <w:sz w:val="22"/>
        </w:rPr>
        <w:t>)</w:t>
      </w:r>
    </w:p>
    <w:p w14:paraId="33B0073F" w14:textId="77777777" w:rsidR="006F78BB" w:rsidRDefault="006F78BB">
      <w:pPr>
        <w:widowControl/>
        <w:spacing w:before="180" w:after="240" w:line="312" w:lineRule="auto"/>
        <w:rPr>
          <w:rFonts w:ascii="Times New Roman" w:eastAsia="바탕체"/>
          <w:sz w:val="22"/>
          <w:szCs w:val="22"/>
        </w:rPr>
      </w:pPr>
    </w:p>
    <w:p w14:paraId="0312C2EC" w14:textId="59C8E3F8" w:rsidR="006F78BB" w:rsidRDefault="001E12B5">
      <w:pPr>
        <w:widowControl/>
        <w:spacing w:before="180" w:after="240" w:line="312" w:lineRule="auto"/>
        <w:ind w:leftChars="-1" w:left="-1" w:hanging="2"/>
        <w:rPr>
          <w:rFonts w:ascii="Times New Roman" w:eastAsia="바탕체"/>
          <w:sz w:val="22"/>
          <w:szCs w:val="22"/>
          <w:lang w:val="x-none"/>
        </w:rPr>
      </w:pP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경업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Times New Roman" w:hint="eastAsia"/>
          <w:sz w:val="22"/>
          <w:szCs w:val="22"/>
        </w:rPr>
        <w:t>유인금지확약서는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엠피닉스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대상회사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강상도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외</w:t>
      </w:r>
      <w:r>
        <w:rPr>
          <w:rFonts w:ascii="Times New Roman" w:hint="eastAsia"/>
          <w:sz w:val="22"/>
          <w:szCs w:val="22"/>
        </w:rPr>
        <w:t xml:space="preserve"> </w:t>
      </w:r>
      <w:r w:rsidR="000276ED">
        <w:rPr>
          <w:rFonts w:ascii="Times New Roman" w:hint="eastAsia"/>
          <w:sz w:val="22"/>
          <w:szCs w:val="22"/>
        </w:rPr>
        <w:t>16</w:t>
      </w:r>
      <w:r>
        <w:rPr>
          <w:rFonts w:ascii="Times New Roman" w:hint="eastAsia"/>
          <w:sz w:val="22"/>
          <w:szCs w:val="22"/>
        </w:rPr>
        <w:t>인과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 w:rsidR="00062843">
        <w:rPr>
          <w:rFonts w:ascii="Times New Roman" w:hint="eastAsia"/>
          <w:sz w:val="22"/>
          <w:szCs w:val="22"/>
        </w:rPr>
        <w:t>마이크로닉스</w:t>
      </w:r>
      <w:proofErr w:type="spellEnd"/>
      <w:r w:rsidR="00062843">
        <w:rPr>
          <w:rFonts w:ascii="Times New Roman" w:hint="eastAsia"/>
          <w:sz w:val="22"/>
          <w:szCs w:val="22"/>
        </w:rPr>
        <w:t xml:space="preserve"> </w:t>
      </w:r>
      <w:r w:rsidR="00062843">
        <w:rPr>
          <w:rFonts w:ascii="Times New Roman" w:hint="eastAsia"/>
          <w:sz w:val="22"/>
          <w:szCs w:val="22"/>
        </w:rPr>
        <w:t>유한회사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매수인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 w:rsidR="00062843">
        <w:rPr>
          <w:rFonts w:ascii="Times New Roman" w:hint="eastAsia"/>
          <w:sz w:val="22"/>
          <w:szCs w:val="22"/>
        </w:rPr>
        <w:t xml:space="preserve"> </w:t>
      </w:r>
      <w:r w:rsidR="00062843">
        <w:rPr>
          <w:rFonts w:ascii="Times New Roman" w:hint="eastAsia"/>
          <w:sz w:val="22"/>
          <w:szCs w:val="22"/>
        </w:rPr>
        <w:t>보통</w:t>
      </w:r>
      <w:r>
        <w:rPr>
          <w:rFonts w:ascii="Times New Roman" w:hint="eastAsia"/>
          <w:sz w:val="22"/>
          <w:szCs w:val="22"/>
        </w:rPr>
        <w:t>주식</w:t>
      </w:r>
      <w:r>
        <w:rPr>
          <w:rFonts w:ascii="Times New Roman" w:hint="eastAsia"/>
          <w:sz w:val="22"/>
          <w:szCs w:val="22"/>
        </w:rPr>
        <w:t xml:space="preserve"> </w:t>
      </w:r>
      <w:r w:rsidR="00062843">
        <w:rPr>
          <w:rFonts w:ascii="Times New Roman" w:hint="eastAsia"/>
          <w:sz w:val="22"/>
          <w:szCs w:val="22"/>
        </w:rPr>
        <w:t>1,633,500</w:t>
      </w:r>
      <w:r>
        <w:rPr>
          <w:rFonts w:ascii="Times New Roman" w:hint="eastAsia"/>
          <w:sz w:val="22"/>
          <w:szCs w:val="22"/>
        </w:rPr>
        <w:t>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관련됩니다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자회사인</w:t>
      </w:r>
      <w:r>
        <w:rPr>
          <w:rFonts w:ascii="Times New Roman" w:hint="eastAsia"/>
          <w:sz w:val="22"/>
          <w:szCs w:val="22"/>
        </w:rPr>
        <w:t xml:space="preserve"> MPNICS-USA, LLC(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미국자회사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)]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 w:rsidR="00EE21DF">
        <w:rPr>
          <w:rFonts w:ascii="Times New Roman" w:hint="eastAsia"/>
          <w:sz w:val="22"/>
          <w:szCs w:val="22"/>
        </w:rPr>
        <w:t>[</w:t>
      </w:r>
      <w:r w:rsidR="00EE21DF">
        <w:rPr>
          <w:rFonts w:ascii="맑은 고딕" w:eastAsia="맑은 고딕" w:hAnsi="맑은 고딕" w:hint="eastAsia"/>
          <w:sz w:val="22"/>
          <w:szCs w:val="22"/>
        </w:rPr>
        <w:t>•</w:t>
      </w:r>
      <w:r w:rsidR="00EE21DF"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아</w:t>
      </w:r>
      <w:r>
        <w:rPr>
          <w:rFonts w:ascii="Times New Roman" w:eastAsia="바탕체"/>
          <w:sz w:val="22"/>
          <w:szCs w:val="22"/>
          <w:lang w:val="x-none"/>
        </w:rPr>
        <w:t>래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각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사항을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확약합니다</w:t>
      </w:r>
      <w:r>
        <w:rPr>
          <w:rFonts w:ascii="Times New Roman" w:eastAsia="바탕체"/>
          <w:sz w:val="22"/>
          <w:szCs w:val="22"/>
          <w:lang w:val="x-none"/>
        </w:rPr>
        <w:t>.</w:t>
      </w:r>
    </w:p>
    <w:p w14:paraId="01CC92B5" w14:textId="77777777" w:rsidR="006F78BB" w:rsidRDefault="006F78BB">
      <w:pPr>
        <w:widowControl/>
        <w:spacing w:before="180" w:after="240" w:line="312" w:lineRule="auto"/>
        <w:rPr>
          <w:rFonts w:ascii="Times New Roman"/>
          <w:sz w:val="22"/>
          <w:szCs w:val="22"/>
        </w:rPr>
      </w:pPr>
    </w:p>
    <w:p w14:paraId="2024DB5C" w14:textId="13F0F691" w:rsidR="006F78BB" w:rsidRDefault="001E12B5"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 w:rsidR="00EE21DF">
        <w:rPr>
          <w:rFonts w:ascii="Times New Roman" w:hint="eastAsia"/>
          <w:sz w:val="22"/>
          <w:szCs w:val="22"/>
        </w:rPr>
        <w:t>[</w:t>
      </w:r>
      <w:r w:rsidR="00EE21DF">
        <w:rPr>
          <w:rFonts w:ascii="맑은 고딕" w:eastAsia="맑은 고딕" w:hAnsi="맑은 고딕" w:hint="eastAsia"/>
          <w:sz w:val="22"/>
          <w:szCs w:val="22"/>
        </w:rPr>
        <w:t>•</w:t>
      </w:r>
      <w:r w:rsidR="00EE21DF"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 w:rsidR="00EE21DF">
        <w:rPr>
          <w:rFonts w:ascii="Times New Roman" w:hint="eastAsia"/>
          <w:sz w:val="22"/>
          <w:szCs w:val="22"/>
        </w:rPr>
        <w:t>[</w:t>
      </w:r>
      <w:r w:rsidR="00EE21DF">
        <w:rPr>
          <w:rFonts w:ascii="맑은 고딕" w:eastAsia="맑은 고딕" w:hAnsi="맑은 고딕" w:hint="eastAsia"/>
          <w:sz w:val="22"/>
          <w:szCs w:val="22"/>
        </w:rPr>
        <w:t>•</w:t>
      </w:r>
      <w:r w:rsidR="00EE21DF"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일부터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 w:hint="eastAsia"/>
          <w:sz w:val="22"/>
          <w:szCs w:val="22"/>
          <w:u w:val="single"/>
        </w:rPr>
        <w:t>재직기간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까지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 w:rsidR="00EE21DF">
        <w:rPr>
          <w:rFonts w:ascii="Times New Roman" w:hint="eastAsia"/>
          <w:sz w:val="22"/>
          <w:szCs w:val="22"/>
        </w:rPr>
        <w:t>[</w:t>
      </w:r>
      <w:r w:rsidR="00EE21DF">
        <w:rPr>
          <w:rFonts w:ascii="맑은 고딕" w:eastAsia="맑은 고딕" w:hAnsi="맑은 고딕" w:hint="eastAsia"/>
          <w:sz w:val="22"/>
          <w:szCs w:val="22"/>
        </w:rPr>
        <w:t>•</w:t>
      </w:r>
      <w:r w:rsidR="00EE21DF"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성실히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근무한다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매수인은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재량과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판단에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따라</w:t>
      </w:r>
      <w:r>
        <w:rPr>
          <w:rFonts w:ascii="Times New Roman" w:hint="eastAsia"/>
          <w:sz w:val="22"/>
          <w:szCs w:val="22"/>
        </w:rPr>
        <w:t>] 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재직기간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본인과의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고용관계를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있으며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확인한다</w:t>
      </w:r>
      <w:r>
        <w:rPr>
          <w:rFonts w:ascii="Times New Roman" w:hint="eastAsia"/>
          <w:sz w:val="22"/>
          <w:szCs w:val="22"/>
        </w:rPr>
        <w:t>.</w:t>
      </w:r>
    </w:p>
    <w:p w14:paraId="41002C56" w14:textId="2EC85706" w:rsidR="006F78BB" w:rsidRDefault="001E12B5"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고용관계가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eastAsia="바탕체" w:hint="eastAsia"/>
          <w:sz w:val="22"/>
          <w:szCs w:val="22"/>
        </w:rPr>
        <w:t>날로부터</w:t>
      </w:r>
      <w:r>
        <w:rPr>
          <w:rFonts w:ascii="Times New Roman"/>
          <w:sz w:val="22"/>
          <w:szCs w:val="22"/>
        </w:rPr>
        <w:t xml:space="preserve"> 4</w:t>
      </w:r>
      <w:r>
        <w:rPr>
          <w:rFonts w:ascii="Times New Roman" w:hint="eastAsia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날까지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통하여</w:t>
      </w:r>
      <w:r>
        <w:rPr>
          <w:rFonts w:ascii="Times New Roman"/>
          <w:sz w:val="22"/>
          <w:szCs w:val="22"/>
        </w:rPr>
        <w:t xml:space="preserve">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대상회사와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총칭하여</w:t>
      </w:r>
      <w:r>
        <w:rPr>
          <w:rFonts w:ascii="Times New Roman"/>
          <w:sz w:val="22"/>
          <w:szCs w:val="22"/>
        </w:rPr>
        <w:t xml:space="preserve"> “</w:t>
      </w:r>
      <w:proofErr w:type="spellStart"/>
      <w:r>
        <w:rPr>
          <w:rFonts w:ascii="Times New Roman" w:hint="eastAsia"/>
          <w:sz w:val="22"/>
          <w:szCs w:val="22"/>
          <w:u w:val="single"/>
        </w:rPr>
        <w:t>대상회사등</w:t>
      </w:r>
      <w:proofErr w:type="spellEnd"/>
      <w:r>
        <w:rPr>
          <w:rFonts w:ascii="Times New Roman"/>
          <w:sz w:val="22"/>
          <w:szCs w:val="22"/>
        </w:rPr>
        <w:t>”)</w:t>
      </w:r>
      <w:r>
        <w:rPr>
          <w:rFonts w:ascii="Times New Roman" w:hint="eastAsia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마이크로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렌즈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레이져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광학부품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소재를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설계·제조·판매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 w:hint="eastAsia"/>
          <w:sz w:val="22"/>
          <w:szCs w:val="22"/>
          <w:u w:val="single"/>
        </w:rPr>
        <w:t>경쟁사업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 w:hint="eastAsia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영위하거나</w:t>
      </w:r>
      <w:r>
        <w:rPr>
          <w:rFonts w:ascii="Times New Roman"/>
          <w:sz w:val="22"/>
          <w:szCs w:val="22"/>
        </w:rPr>
        <w:t xml:space="preserve">, (ii) </w:t>
      </w:r>
      <w:proofErr w:type="spellStart"/>
      <w:r>
        <w:rPr>
          <w:rFonts w:ascii="Times New Roman" w:hint="eastAsia"/>
          <w:sz w:val="22"/>
          <w:szCs w:val="22"/>
        </w:rPr>
        <w:t>대상회사등이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직간접적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 w:hint="eastAsia"/>
          <w:sz w:val="22"/>
          <w:szCs w:val="22"/>
          <w:u w:val="single"/>
        </w:rPr>
        <w:t>경쟁사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지분인수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영업실적에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연동하여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방식으로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투자하거나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 w:hint="eastAsia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경영진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, (iv)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지원하는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 w14:paraId="3EB1C239" w14:textId="06A919C4" w:rsidR="006F78BB" w:rsidRDefault="001E12B5"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불문하고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근로관계가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날로부터</w:t>
      </w:r>
      <w:r>
        <w:rPr>
          <w:rFonts w:ascii="Times New Roman" w:hint="eastAsia"/>
          <w:sz w:val="22"/>
          <w:szCs w:val="22"/>
        </w:rPr>
        <w:t xml:space="preserve"> 5</w:t>
      </w:r>
      <w:r>
        <w:rPr>
          <w:rFonts w:ascii="Times New Roman" w:hint="eastAsia"/>
          <w:sz w:val="22"/>
          <w:szCs w:val="22"/>
        </w:rPr>
        <w:t>년이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날까지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서면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통하여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목적으로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lastRenderedPageBreak/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접근하거나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대상회사등과의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권유하는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아니하고</w:t>
      </w:r>
      <w:r>
        <w:rPr>
          <w:rFonts w:ascii="Times New Roman" w:hint="eastAsia"/>
          <w:sz w:val="22"/>
          <w:szCs w:val="22"/>
        </w:rPr>
        <w:t xml:space="preserve">, </w:t>
      </w:r>
      <w:proofErr w:type="spellStart"/>
      <w:r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유인하거나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이들로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대상회사등과의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거래관계를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축소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 xml:space="preserve">. </w:t>
      </w:r>
    </w:p>
    <w:p w14:paraId="4474DC86" w14:textId="77777777" w:rsidR="006F78BB" w:rsidRDefault="001E12B5"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위반하는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매수인과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대상회사등이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입은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배상하여야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 w:hint="eastAsia"/>
          <w:sz w:val="22"/>
          <w:szCs w:val="22"/>
        </w:rPr>
        <w:t xml:space="preserve"> </w:t>
      </w:r>
    </w:p>
    <w:p w14:paraId="523CD606" w14:textId="204E371E" w:rsidR="006F78BB" w:rsidRDefault="001E12B5">
      <w:pPr>
        <w:widowControl/>
        <w:numPr>
          <w:ilvl w:val="0"/>
          <w:numId w:val="7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위반하는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4.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손해배상과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별도로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</w:t>
      </w:r>
      <w:r>
        <w:rPr>
          <w:rFonts w:ascii="Times New Roman"/>
          <w:sz w:val="22"/>
          <w:szCs w:val="22"/>
        </w:rPr>
        <w:t xml:space="preserve"> [</w:t>
      </w:r>
      <w:r w:rsidR="0050758C">
        <w:rPr>
          <w:rFonts w:ascii="Times New Roman" w:hint="eastAsia"/>
          <w:sz w:val="22"/>
          <w:szCs w:val="22"/>
        </w:rPr>
        <w:t>400</w:t>
      </w:r>
      <w:r w:rsidR="0050758C">
        <w:rPr>
          <w:rFonts w:ascii="Times New Roman" w:hint="eastAsia"/>
          <w:sz w:val="22"/>
          <w:szCs w:val="22"/>
        </w:rPr>
        <w:t>억</w:t>
      </w:r>
      <w:r w:rsidR="0050758C">
        <w:rPr>
          <w:rFonts w:ascii="Times New Roman" w:hint="eastAsia"/>
          <w:sz w:val="22"/>
          <w:szCs w:val="22"/>
        </w:rPr>
        <w:t>/100</w:t>
      </w:r>
      <w:r w:rsidR="0050758C">
        <w:rPr>
          <w:rFonts w:ascii="Times New Roman" w:hint="eastAsia"/>
          <w:sz w:val="22"/>
          <w:szCs w:val="22"/>
        </w:rPr>
        <w:t>억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위약벌로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지급하여야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금액이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손해배상액의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예정이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위약벌로서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합리적이고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적정한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금액이라는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점에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반환이나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감액청구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이의도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제기하지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것을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확약한다</w:t>
      </w:r>
      <w:r>
        <w:rPr>
          <w:rFonts w:ascii="Times New Roman"/>
          <w:sz w:val="22"/>
          <w:szCs w:val="22"/>
        </w:rPr>
        <w:t>.</w:t>
      </w:r>
    </w:p>
    <w:p w14:paraId="02EB79C0" w14:textId="77777777" w:rsidR="006F78BB" w:rsidRDefault="006F78BB">
      <w:pPr>
        <w:widowControl/>
        <w:spacing w:before="180" w:after="240" w:line="312" w:lineRule="auto"/>
        <w:ind w:left="220" w:hangingChars="100" w:hanging="220"/>
        <w:rPr>
          <w:rFonts w:ascii="Times New Roman"/>
          <w:sz w:val="22"/>
          <w:szCs w:val="22"/>
        </w:rPr>
      </w:pPr>
    </w:p>
    <w:p w14:paraId="1EAA7EDD" w14:textId="30180F6F" w:rsidR="006F78BB" w:rsidRDefault="001E12B5">
      <w:pPr>
        <w:spacing w:before="240" w:after="240"/>
        <w:jc w:val="center"/>
        <w:rPr>
          <w:rFonts w:ascii="Times New Roman" w:eastAsia="바탕체"/>
          <w:spacing w:val="-2"/>
          <w:sz w:val="22"/>
          <w:szCs w:val="22"/>
        </w:rPr>
      </w:pPr>
      <w:r>
        <w:rPr>
          <w:rFonts w:ascii="Times New Roman" w:eastAsia="바탕체"/>
          <w:spacing w:val="-2"/>
          <w:sz w:val="22"/>
          <w:szCs w:val="22"/>
        </w:rPr>
        <w:t>202</w:t>
      </w:r>
      <w:r>
        <w:rPr>
          <w:rFonts w:ascii="Times New Roman" w:eastAsia="바탕체" w:hint="eastAsia"/>
          <w:spacing w:val="-2"/>
          <w:sz w:val="22"/>
          <w:szCs w:val="22"/>
        </w:rPr>
        <w:t>5</w:t>
      </w:r>
      <w:r>
        <w:rPr>
          <w:rFonts w:ascii="Times New Roman" w:eastAsia="바탕체"/>
          <w:spacing w:val="-2"/>
          <w:sz w:val="22"/>
          <w:szCs w:val="22"/>
        </w:rPr>
        <w:t>년</w:t>
      </w:r>
      <w:r>
        <w:rPr>
          <w:rFonts w:ascii="Times New Roman" w:eastAsia="바탕체"/>
          <w:spacing w:val="-2"/>
          <w:sz w:val="22"/>
          <w:szCs w:val="22"/>
        </w:rPr>
        <w:t xml:space="preserve"> </w:t>
      </w:r>
      <w:r w:rsidR="00EE21DF">
        <w:rPr>
          <w:rFonts w:ascii="Times New Roman" w:hint="eastAsia"/>
          <w:sz w:val="22"/>
          <w:szCs w:val="22"/>
        </w:rPr>
        <w:t>[</w:t>
      </w:r>
      <w:r w:rsidR="00EE21DF">
        <w:rPr>
          <w:rFonts w:ascii="맑은 고딕" w:eastAsia="맑은 고딕" w:hAnsi="맑은 고딕" w:hint="eastAsia"/>
          <w:sz w:val="22"/>
          <w:szCs w:val="22"/>
        </w:rPr>
        <w:t>•</w:t>
      </w:r>
      <w:r w:rsidR="00EE21DF">
        <w:rPr>
          <w:rFonts w:ascii="Times New Roman" w:hint="eastAsia"/>
          <w:sz w:val="22"/>
          <w:szCs w:val="22"/>
        </w:rPr>
        <w:t>]</w:t>
      </w:r>
      <w:r>
        <w:rPr>
          <w:rFonts w:ascii="Times New Roman" w:eastAsia="바탕체"/>
          <w:spacing w:val="-2"/>
          <w:sz w:val="22"/>
          <w:szCs w:val="22"/>
        </w:rPr>
        <w:t>월</w:t>
      </w:r>
      <w:r>
        <w:rPr>
          <w:rFonts w:ascii="Times New Roman" w:eastAsia="바탕체"/>
          <w:spacing w:val="-2"/>
          <w:sz w:val="22"/>
          <w:szCs w:val="22"/>
        </w:rPr>
        <w:t xml:space="preserve"> </w:t>
      </w:r>
      <w:r w:rsidR="00EE21DF">
        <w:rPr>
          <w:rFonts w:ascii="Times New Roman" w:hint="eastAsia"/>
          <w:sz w:val="22"/>
          <w:szCs w:val="22"/>
        </w:rPr>
        <w:t>[</w:t>
      </w:r>
      <w:r w:rsidR="00EE21DF">
        <w:rPr>
          <w:rFonts w:ascii="맑은 고딕" w:eastAsia="맑은 고딕" w:hAnsi="맑은 고딕" w:hint="eastAsia"/>
          <w:sz w:val="22"/>
          <w:szCs w:val="22"/>
        </w:rPr>
        <w:t>•</w:t>
      </w:r>
      <w:r w:rsidR="00EE21DF">
        <w:rPr>
          <w:rFonts w:ascii="Times New Roman" w:hint="eastAsia"/>
          <w:sz w:val="22"/>
          <w:szCs w:val="22"/>
        </w:rPr>
        <w:t>]</w:t>
      </w:r>
      <w:r>
        <w:rPr>
          <w:rFonts w:ascii="Times New Roman" w:eastAsia="바탕체"/>
          <w:spacing w:val="-2"/>
          <w:sz w:val="22"/>
          <w:szCs w:val="22"/>
        </w:rPr>
        <w:t>일</w:t>
      </w:r>
    </w:p>
    <w:p w14:paraId="0DD19C0A" w14:textId="77777777" w:rsidR="006F78BB" w:rsidRDefault="006F78BB">
      <w:pPr>
        <w:spacing w:line="360" w:lineRule="auto"/>
        <w:rPr>
          <w:rFonts w:ascii="Times New Roman"/>
          <w:sz w:val="22"/>
          <w:szCs w:val="22"/>
        </w:rPr>
      </w:pPr>
    </w:p>
    <w:p w14:paraId="3D5BD525" w14:textId="73A5353D" w:rsidR="006F78BB" w:rsidRDefault="001E12B5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[</w:t>
      </w:r>
      <w:r>
        <w:rPr>
          <w:rFonts w:ascii="Times New Roman"/>
          <w:sz w:val="22"/>
          <w:szCs w:val="22"/>
        </w:rPr>
        <w:t>직위</w:t>
      </w:r>
      <w:r>
        <w:rPr>
          <w:rFonts w:ascii="Times New Roman"/>
          <w:sz w:val="22"/>
          <w:szCs w:val="22"/>
        </w:rPr>
        <w:t>] [</w:t>
      </w:r>
      <w:r>
        <w:rPr>
          <w:rFonts w:ascii="Times New Roman"/>
          <w:sz w:val="22"/>
          <w:szCs w:val="22"/>
        </w:rPr>
        <w:t>성명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>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070CB80C" w14:textId="305FA923" w:rsidR="006F78BB" w:rsidRDefault="001E12B5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 xml:space="preserve">: </w:t>
      </w:r>
      <w:r w:rsidR="00EE21DF">
        <w:rPr>
          <w:rFonts w:ascii="Times New Roman" w:hint="eastAsia"/>
          <w:sz w:val="22"/>
          <w:szCs w:val="22"/>
        </w:rPr>
        <w:t>[</w:t>
      </w:r>
      <w:r w:rsidR="00EE21DF">
        <w:rPr>
          <w:rFonts w:ascii="맑은 고딕" w:eastAsia="맑은 고딕" w:hAnsi="맑은 고딕" w:hint="eastAsia"/>
          <w:sz w:val="22"/>
          <w:szCs w:val="22"/>
        </w:rPr>
        <w:t>•</w:t>
      </w:r>
      <w:r w:rsidR="00EE21DF">
        <w:rPr>
          <w:rFonts w:ascii="Times New Roman" w:hint="eastAsia"/>
          <w:sz w:val="22"/>
          <w:szCs w:val="22"/>
        </w:rPr>
        <w:t>]</w:t>
      </w:r>
      <w:r w:rsidR="00EE21DF">
        <w:rPr>
          <w:rFonts w:ascii="Times New Roman" w:hint="eastAsia"/>
          <w:sz w:val="22"/>
          <w:szCs w:val="22"/>
        </w:rPr>
        <w:t>년</w:t>
      </w:r>
      <w:r w:rsidR="00EE21DF">
        <w:rPr>
          <w:rFonts w:ascii="Times New Roman" w:hint="eastAsia"/>
          <w:sz w:val="22"/>
          <w:szCs w:val="22"/>
        </w:rPr>
        <w:t xml:space="preserve"> [</w:t>
      </w:r>
      <w:r w:rsidR="00EE21DF">
        <w:rPr>
          <w:rFonts w:ascii="맑은 고딕" w:eastAsia="맑은 고딕" w:hAnsi="맑은 고딕" w:hint="eastAsia"/>
          <w:sz w:val="22"/>
          <w:szCs w:val="22"/>
        </w:rPr>
        <w:t>•</w:t>
      </w:r>
      <w:r w:rsidR="00EE21DF">
        <w:rPr>
          <w:rFonts w:ascii="Times New Roman" w:hint="eastAsia"/>
          <w:sz w:val="22"/>
          <w:szCs w:val="22"/>
        </w:rPr>
        <w:t>]</w:t>
      </w:r>
      <w:r w:rsidR="00EE21DF">
        <w:rPr>
          <w:rFonts w:ascii="Times New Roman" w:hint="eastAsia"/>
          <w:sz w:val="22"/>
          <w:szCs w:val="22"/>
        </w:rPr>
        <w:t>월</w:t>
      </w:r>
      <w:r w:rsidR="00EE21DF">
        <w:rPr>
          <w:rFonts w:ascii="Times New Roman" w:hint="eastAsia"/>
          <w:sz w:val="22"/>
          <w:szCs w:val="22"/>
        </w:rPr>
        <w:t xml:space="preserve"> [</w:t>
      </w:r>
      <w:r w:rsidR="00EE21DF">
        <w:rPr>
          <w:rFonts w:ascii="맑은 고딕" w:eastAsia="맑은 고딕" w:hAnsi="맑은 고딕" w:hint="eastAsia"/>
          <w:sz w:val="22"/>
          <w:szCs w:val="22"/>
        </w:rPr>
        <w:t>•</w:t>
      </w:r>
      <w:r w:rsidR="00EE21DF">
        <w:rPr>
          <w:rFonts w:ascii="Times New Roman" w:hint="eastAsia"/>
          <w:sz w:val="22"/>
          <w:szCs w:val="22"/>
        </w:rPr>
        <w:t>]</w:t>
      </w:r>
      <w:r w:rsidR="00EE21DF">
        <w:rPr>
          <w:rFonts w:ascii="Times New Roman" w:hint="eastAsia"/>
          <w:sz w:val="22"/>
          <w:szCs w:val="22"/>
        </w:rPr>
        <w:t>일</w:t>
      </w:r>
    </w:p>
    <w:p w14:paraId="0DFD6267" w14:textId="34EE4E4D" w:rsidR="006F78BB" w:rsidRDefault="001E12B5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 xml:space="preserve">: </w:t>
      </w:r>
      <w:r w:rsidR="00EE21DF">
        <w:rPr>
          <w:rFonts w:ascii="Times New Roman" w:hint="eastAsia"/>
          <w:sz w:val="22"/>
          <w:szCs w:val="22"/>
        </w:rPr>
        <w:t>[</w:t>
      </w:r>
      <w:r w:rsidR="00EE21DF">
        <w:rPr>
          <w:rFonts w:ascii="맑은 고딕" w:eastAsia="맑은 고딕" w:hAnsi="맑은 고딕" w:hint="eastAsia"/>
          <w:sz w:val="22"/>
          <w:szCs w:val="22"/>
        </w:rPr>
        <w:t>•</w:t>
      </w:r>
      <w:r w:rsidR="00EE21DF">
        <w:rPr>
          <w:rFonts w:ascii="Times New Roman" w:hint="eastAsia"/>
          <w:sz w:val="22"/>
          <w:szCs w:val="22"/>
        </w:rPr>
        <w:t>]</w:t>
      </w:r>
    </w:p>
    <w:p w14:paraId="4CB4CC2E" w14:textId="77777777" w:rsidR="006F78BB" w:rsidRDefault="006F78BB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4F09D47B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 w14:paraId="47294F5F" w14:textId="77777777" w:rsidR="006F78BB" w:rsidRDefault="001E12B5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  <w:r>
        <w:rPr>
          <w:rFonts w:ascii="Times New Roman"/>
          <w:b/>
          <w:sz w:val="22"/>
          <w:szCs w:val="22"/>
          <w:lang w:val="en-GB"/>
        </w:rPr>
        <w:br w:type="page"/>
      </w:r>
    </w:p>
    <w:p w14:paraId="16D6BD71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6.2(3)(ii)</w:t>
      </w:r>
      <w:r>
        <w:rPr>
          <w:rFonts w:ascii="Times New Roman" w:hint="eastAsia"/>
          <w:b/>
          <w:sz w:val="22"/>
          <w:szCs w:val="22"/>
          <w:u w:val="single"/>
        </w:rPr>
        <w:t>(y)</w:t>
      </w:r>
    </w:p>
    <w:p w14:paraId="472E47EE" w14:textId="77777777" w:rsidR="006F78BB" w:rsidRDefault="001E12B5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경업</w:t>
      </w:r>
      <w:r>
        <w:rPr>
          <w:rFonts w:ascii="Times New Roman" w:eastAsia="맑은 고딕"/>
          <w:b/>
          <w:sz w:val="22"/>
          <w:szCs w:val="22"/>
        </w:rPr>
        <w:t>·</w:t>
      </w:r>
      <w:r>
        <w:rPr>
          <w:rFonts w:ascii="Times New Roman"/>
          <w:b/>
          <w:sz w:val="22"/>
          <w:szCs w:val="22"/>
        </w:rPr>
        <w:t>유인금지확약서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 w:hint="eastAsia"/>
          <w:b/>
          <w:sz w:val="22"/>
          <w:szCs w:val="22"/>
        </w:rPr>
        <w:t>기타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핵심인력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 w14:paraId="558A51EC" w14:textId="77777777" w:rsidR="006F78BB" w:rsidRDefault="006F78BB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3675AA1E" w14:textId="77777777" w:rsidR="006F78BB" w:rsidRDefault="001E12B5"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proofErr w:type="spellStart"/>
      <w:r>
        <w:rPr>
          <w:rFonts w:ascii="Times New Roman"/>
          <w:sz w:val="22"/>
          <w:szCs w:val="22"/>
        </w:rPr>
        <w:t>엠피닉스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 w14:paraId="5B0C2381" w14:textId="77777777" w:rsidR="006F78BB" w:rsidRDefault="001E12B5"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proofErr w:type="spellStart"/>
      <w:r>
        <w:rPr>
          <w:rFonts w:ascii="Times New Roman"/>
          <w:sz w:val="22"/>
        </w:rPr>
        <w:t>월출동</w:t>
      </w:r>
      <w:proofErr w:type="spellEnd"/>
      <w:r>
        <w:rPr>
          <w:rFonts w:ascii="Times New Roman"/>
          <w:sz w:val="22"/>
        </w:rPr>
        <w:t>)</w:t>
      </w:r>
    </w:p>
    <w:p w14:paraId="7BBAE733" w14:textId="77777777" w:rsidR="006F78BB" w:rsidRDefault="006F78BB">
      <w:pPr>
        <w:widowControl/>
        <w:spacing w:before="180" w:after="240" w:line="312" w:lineRule="auto"/>
        <w:rPr>
          <w:rFonts w:ascii="Times New Roman" w:eastAsia="바탕체"/>
          <w:sz w:val="22"/>
          <w:szCs w:val="22"/>
        </w:rPr>
      </w:pPr>
    </w:p>
    <w:p w14:paraId="4C44797A" w14:textId="6449E3A2" w:rsidR="006F78BB" w:rsidRDefault="001E12B5">
      <w:pPr>
        <w:widowControl/>
        <w:spacing w:before="180" w:after="240" w:line="312" w:lineRule="auto"/>
        <w:ind w:leftChars="-1" w:left="-1" w:hanging="2"/>
        <w:rPr>
          <w:rFonts w:ascii="Times New Roman" w:eastAsia="바탕체"/>
          <w:sz w:val="22"/>
          <w:szCs w:val="22"/>
          <w:lang w:val="x-none"/>
        </w:rPr>
      </w:pP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경업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Times New Roman" w:hint="eastAsia"/>
          <w:sz w:val="22"/>
          <w:szCs w:val="22"/>
        </w:rPr>
        <w:t>유인금지확약서는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엠피닉스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대상회사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주주로서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강상도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외</w:t>
      </w:r>
      <w:r>
        <w:rPr>
          <w:rFonts w:ascii="Times New Roman" w:hint="eastAsia"/>
          <w:sz w:val="22"/>
          <w:szCs w:val="22"/>
        </w:rPr>
        <w:t xml:space="preserve"> </w:t>
      </w:r>
      <w:r w:rsidR="000276ED">
        <w:rPr>
          <w:rFonts w:ascii="Times New Roman" w:hint="eastAsia"/>
          <w:sz w:val="22"/>
          <w:szCs w:val="22"/>
        </w:rPr>
        <w:t>16</w:t>
      </w:r>
      <w:r>
        <w:rPr>
          <w:rFonts w:ascii="Times New Roman" w:hint="eastAsia"/>
          <w:sz w:val="22"/>
          <w:szCs w:val="22"/>
        </w:rPr>
        <w:t>인과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 w:rsidR="00EE21DF">
        <w:rPr>
          <w:rFonts w:ascii="Times New Roman" w:hint="eastAsia"/>
          <w:sz w:val="22"/>
          <w:szCs w:val="22"/>
        </w:rPr>
        <w:t>마이크로닉스</w:t>
      </w:r>
      <w:proofErr w:type="spellEnd"/>
      <w:r w:rsidR="00EE21DF">
        <w:rPr>
          <w:rFonts w:ascii="Times New Roman" w:hint="eastAsia"/>
          <w:sz w:val="22"/>
          <w:szCs w:val="22"/>
        </w:rPr>
        <w:t xml:space="preserve"> </w:t>
      </w:r>
      <w:r w:rsidR="00EE21DF">
        <w:rPr>
          <w:rFonts w:ascii="Times New Roman" w:hint="eastAsia"/>
          <w:sz w:val="22"/>
          <w:szCs w:val="22"/>
        </w:rPr>
        <w:t>유한회사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매수인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사이에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발행</w:t>
      </w:r>
      <w:r w:rsidR="00062843">
        <w:rPr>
          <w:rFonts w:ascii="Times New Roman" w:hint="eastAsia"/>
          <w:sz w:val="22"/>
          <w:szCs w:val="22"/>
        </w:rPr>
        <w:t xml:space="preserve"> </w:t>
      </w:r>
      <w:r w:rsidR="00062843">
        <w:rPr>
          <w:rFonts w:ascii="Times New Roman" w:hint="eastAsia"/>
          <w:sz w:val="22"/>
          <w:szCs w:val="22"/>
        </w:rPr>
        <w:t>보통</w:t>
      </w:r>
      <w:r>
        <w:rPr>
          <w:rFonts w:ascii="Times New Roman" w:hint="eastAsia"/>
          <w:sz w:val="22"/>
          <w:szCs w:val="22"/>
        </w:rPr>
        <w:t>주식</w:t>
      </w:r>
      <w:r>
        <w:rPr>
          <w:rFonts w:ascii="Times New Roman" w:hint="eastAsia"/>
          <w:sz w:val="22"/>
          <w:szCs w:val="22"/>
        </w:rPr>
        <w:t xml:space="preserve"> </w:t>
      </w:r>
      <w:r w:rsidR="00062843">
        <w:rPr>
          <w:rFonts w:ascii="Times New Roman" w:hint="eastAsia"/>
          <w:sz w:val="22"/>
          <w:szCs w:val="22"/>
        </w:rPr>
        <w:t>1,633,500</w:t>
      </w:r>
      <w:r>
        <w:rPr>
          <w:rFonts w:ascii="Times New Roman" w:hint="eastAsia"/>
          <w:sz w:val="22"/>
          <w:szCs w:val="22"/>
        </w:rPr>
        <w:t>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체결된</w:t>
      </w:r>
      <w:r>
        <w:rPr>
          <w:rFonts w:ascii="Times New Roman" w:hint="eastAsia"/>
          <w:sz w:val="22"/>
          <w:szCs w:val="22"/>
        </w:rPr>
        <w:t xml:space="preserve"> 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  <w:highlight w:val="yellow"/>
        </w:rPr>
        <w:t>[*]</w:t>
      </w:r>
      <w:r>
        <w:rPr>
          <w:rFonts w:ascii="Times New Roman" w:hint="eastAsia"/>
          <w:sz w:val="22"/>
          <w:szCs w:val="22"/>
        </w:rPr>
        <w:t>일자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주식매매계약과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관련됩니다</w:t>
      </w:r>
      <w:r>
        <w:rPr>
          <w:rFonts w:ascii="Times New Roman" w:hint="eastAsia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대상회사의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자회사인</w:t>
      </w:r>
      <w:r>
        <w:rPr>
          <w:rFonts w:ascii="Times New Roman" w:hint="eastAsia"/>
          <w:sz w:val="22"/>
          <w:szCs w:val="22"/>
        </w:rPr>
        <w:t xml:space="preserve"> MPNICS-USA, LLC(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미국자회사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)]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 w:rsidR="00EE21DF">
        <w:rPr>
          <w:rFonts w:ascii="Times New Roman" w:hint="eastAsia"/>
          <w:sz w:val="22"/>
          <w:szCs w:val="22"/>
        </w:rPr>
        <w:t>[</w:t>
      </w:r>
      <w:r w:rsidR="00EE21DF">
        <w:rPr>
          <w:rFonts w:ascii="맑은 고딕" w:eastAsia="맑은 고딕" w:hAnsi="맑은 고딕" w:hint="eastAsia"/>
          <w:sz w:val="22"/>
          <w:szCs w:val="22"/>
        </w:rPr>
        <w:t>•</w:t>
      </w:r>
      <w:r w:rsidR="00EE21DF"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로서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아</w:t>
      </w:r>
      <w:r>
        <w:rPr>
          <w:rFonts w:ascii="Times New Roman" w:eastAsia="바탕체"/>
          <w:sz w:val="22"/>
          <w:szCs w:val="22"/>
          <w:lang w:val="x-none"/>
        </w:rPr>
        <w:t>래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각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사항을</w:t>
      </w:r>
      <w:r>
        <w:rPr>
          <w:rFonts w:ascii="Times New Roman" w:eastAsia="바탕체"/>
          <w:sz w:val="22"/>
          <w:szCs w:val="22"/>
          <w:lang w:val="x-none"/>
        </w:rPr>
        <w:t xml:space="preserve"> </w:t>
      </w:r>
      <w:r>
        <w:rPr>
          <w:rFonts w:ascii="Times New Roman" w:eastAsia="바탕체"/>
          <w:sz w:val="22"/>
          <w:szCs w:val="22"/>
          <w:lang w:val="x-none"/>
        </w:rPr>
        <w:t>확약합니다</w:t>
      </w:r>
      <w:r>
        <w:rPr>
          <w:rFonts w:ascii="Times New Roman" w:eastAsia="바탕체"/>
          <w:sz w:val="22"/>
          <w:szCs w:val="22"/>
          <w:lang w:val="x-none"/>
        </w:rPr>
        <w:t>.</w:t>
      </w:r>
    </w:p>
    <w:p w14:paraId="79F51129" w14:textId="77777777" w:rsidR="006F78BB" w:rsidRDefault="006F78BB">
      <w:pPr>
        <w:widowControl/>
        <w:spacing w:before="180" w:after="240" w:line="312" w:lineRule="auto"/>
        <w:rPr>
          <w:rFonts w:ascii="Times New Roman"/>
          <w:sz w:val="22"/>
          <w:szCs w:val="22"/>
          <w:lang w:val="x-none"/>
        </w:rPr>
      </w:pPr>
    </w:p>
    <w:p w14:paraId="49A05BEA" w14:textId="27173843" w:rsidR="006F78BB" w:rsidRDefault="001E12B5">
      <w:pPr>
        <w:widowControl/>
        <w:numPr>
          <w:ilvl w:val="0"/>
          <w:numId w:val="74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eastAsia="바탕체" w:hint="eastAsia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2025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</w:t>
      </w:r>
      <w:r w:rsidR="00EE21DF">
        <w:rPr>
          <w:rFonts w:ascii="Times New Roman" w:hint="eastAsia"/>
          <w:sz w:val="22"/>
          <w:szCs w:val="22"/>
        </w:rPr>
        <w:t>[</w:t>
      </w:r>
      <w:r w:rsidR="00EE21DF">
        <w:rPr>
          <w:rFonts w:ascii="맑은 고딕" w:eastAsia="맑은 고딕" w:hAnsi="맑은 고딕" w:hint="eastAsia"/>
          <w:sz w:val="22"/>
          <w:szCs w:val="22"/>
        </w:rPr>
        <w:t>•</w:t>
      </w:r>
      <w:r w:rsidR="00EE21DF"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</w:t>
      </w:r>
      <w:r w:rsidR="00EE21DF">
        <w:rPr>
          <w:rFonts w:ascii="Times New Roman" w:hint="eastAsia"/>
          <w:sz w:val="22"/>
          <w:szCs w:val="22"/>
        </w:rPr>
        <w:t>[</w:t>
      </w:r>
      <w:r w:rsidR="00EE21DF">
        <w:rPr>
          <w:rFonts w:ascii="맑은 고딕" w:eastAsia="맑은 고딕" w:hAnsi="맑은 고딕" w:hint="eastAsia"/>
          <w:sz w:val="22"/>
          <w:szCs w:val="22"/>
        </w:rPr>
        <w:t>•</w:t>
      </w:r>
      <w:r w:rsidR="00EE21DF"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일부터</w:t>
      </w:r>
      <w:r>
        <w:rPr>
          <w:rFonts w:ascii="Times New Roman" w:hint="eastAsia"/>
          <w:sz w:val="22"/>
          <w:szCs w:val="22"/>
        </w:rPr>
        <w:t xml:space="preserve"> 5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sz w:val="22"/>
          <w:szCs w:val="22"/>
          <w:u w:val="single"/>
        </w:rPr>
        <w:t>재직기간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까지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 w:rsidR="00EE21DF">
        <w:rPr>
          <w:rFonts w:ascii="Times New Roman" w:hint="eastAsia"/>
          <w:sz w:val="22"/>
          <w:szCs w:val="22"/>
        </w:rPr>
        <w:t>[</w:t>
      </w:r>
      <w:r w:rsidR="00EE21DF">
        <w:rPr>
          <w:rFonts w:ascii="맑은 고딕" w:eastAsia="맑은 고딕" w:hAnsi="맑은 고딕" w:hint="eastAsia"/>
          <w:sz w:val="22"/>
          <w:szCs w:val="22"/>
        </w:rPr>
        <w:t>•</w:t>
      </w:r>
      <w:r w:rsidR="00EE21DF"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으로서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성실히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근무한다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단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재량과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판단에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따라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재직기간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본인과의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고용관계를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종료하도록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있으며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확인한다</w:t>
      </w:r>
      <w:r>
        <w:rPr>
          <w:rFonts w:ascii="Times New Roman" w:hint="eastAsia"/>
          <w:sz w:val="22"/>
          <w:szCs w:val="22"/>
        </w:rPr>
        <w:t>.</w:t>
      </w:r>
    </w:p>
    <w:p w14:paraId="27F2E9F7" w14:textId="7151CD1D" w:rsidR="006F78BB" w:rsidRDefault="001E12B5">
      <w:pPr>
        <w:widowControl/>
        <w:numPr>
          <w:ilvl w:val="0"/>
          <w:numId w:val="74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불문하고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>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위임관계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>/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/>
          <w:sz w:val="22"/>
          <w:szCs w:val="22"/>
        </w:rPr>
        <w:t>관계가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종료한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eastAsia="바탕체"/>
          <w:sz w:val="22"/>
          <w:szCs w:val="22"/>
        </w:rPr>
        <w:t>날로부터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/>
          <w:sz w:val="22"/>
          <w:szCs w:val="22"/>
        </w:rPr>
        <w:t>년이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날까지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서면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직접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통하여</w:t>
      </w:r>
      <w:r>
        <w:rPr>
          <w:rFonts w:ascii="Times New Roman"/>
          <w:sz w:val="22"/>
          <w:szCs w:val="22"/>
        </w:rPr>
        <w:t xml:space="preserve">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총칭하여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proofErr w:type="spellStart"/>
      <w:r>
        <w:rPr>
          <w:rFonts w:ascii="Times New Roman" w:hint="eastAsia"/>
          <w:sz w:val="22"/>
          <w:szCs w:val="22"/>
          <w:u w:val="single"/>
        </w:rPr>
        <w:t>대상회사등</w:t>
      </w:r>
      <w:proofErr w:type="spellEnd"/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체결일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현재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마이크로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렌즈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레이져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광학부품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소재를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설계·제조·판매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이하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“</w:t>
      </w:r>
      <w:r>
        <w:rPr>
          <w:rFonts w:ascii="Times New Roman" w:hint="eastAsia"/>
          <w:sz w:val="22"/>
          <w:szCs w:val="22"/>
          <w:u w:val="single"/>
        </w:rPr>
        <w:t>경쟁사업</w:t>
      </w:r>
      <w:r>
        <w:rPr>
          <w:rFonts w:ascii="Times New Roman"/>
          <w:sz w:val="22"/>
          <w:szCs w:val="22"/>
        </w:rPr>
        <w:t>”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영위하거나</w:t>
      </w:r>
      <w:r>
        <w:rPr>
          <w:rFonts w:ascii="Times New Roman"/>
          <w:sz w:val="22"/>
          <w:szCs w:val="22"/>
        </w:rPr>
        <w:t xml:space="preserve">, (ii) </w:t>
      </w:r>
      <w:proofErr w:type="spellStart"/>
      <w:r>
        <w:rPr>
          <w:rFonts w:ascii="Times New Roman" w:hint="eastAsia"/>
          <w:sz w:val="22"/>
          <w:szCs w:val="22"/>
        </w:rPr>
        <w:t>대상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 w:hint="eastAsia"/>
          <w:sz w:val="22"/>
          <w:szCs w:val="22"/>
        </w:rPr>
        <w:t>등이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직간접적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회사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이하</w:t>
      </w:r>
      <w:r>
        <w:rPr>
          <w:rFonts w:ascii="Times New Roman"/>
          <w:sz w:val="22"/>
          <w:szCs w:val="22"/>
        </w:rPr>
        <w:t xml:space="preserve"> “</w:t>
      </w:r>
      <w:r>
        <w:rPr>
          <w:rFonts w:ascii="Times New Roman"/>
          <w:sz w:val="22"/>
          <w:szCs w:val="22"/>
          <w:u w:val="single"/>
        </w:rPr>
        <w:t>경쟁사</w:t>
      </w:r>
      <w:r>
        <w:rPr>
          <w:rFonts w:ascii="Times New Roman"/>
          <w:sz w:val="22"/>
          <w:szCs w:val="22"/>
        </w:rPr>
        <w:t>”)</w:t>
      </w:r>
      <w:r>
        <w:rPr>
          <w:rFonts w:ascii="Times New Roman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지분인수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영향을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미치거나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영업실적에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연동하여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이익을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수취하는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방식으로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투자하거나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경영진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고문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직원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, (iv)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지원하는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</w:t>
      </w:r>
      <w:r>
        <w:rPr>
          <w:rFonts w:ascii="Times New Roman" w:hint="eastAsia"/>
          <w:sz w:val="22"/>
          <w:szCs w:val="22"/>
        </w:rPr>
        <w:t>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>.</w:t>
      </w:r>
    </w:p>
    <w:p w14:paraId="2D0666EC" w14:textId="6A36C705" w:rsidR="006F78BB" w:rsidRDefault="001E12B5">
      <w:pPr>
        <w:widowControl/>
        <w:numPr>
          <w:ilvl w:val="0"/>
          <w:numId w:val="74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작성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사유를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불문하고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Times New Roman" w:hint="eastAsia"/>
          <w:sz w:val="22"/>
          <w:szCs w:val="22"/>
        </w:rPr>
        <w:t>대상회사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미국자회사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>/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근로관계가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날로부터</w:t>
      </w:r>
      <w:r>
        <w:rPr>
          <w:rFonts w:ascii="Times New Roman" w:hint="eastAsia"/>
          <w:sz w:val="22"/>
          <w:szCs w:val="22"/>
        </w:rPr>
        <w:t xml:space="preserve"> </w:t>
      </w:r>
      <w:r w:rsidR="00B72637">
        <w:rPr>
          <w:rFonts w:ascii="Times New Roman" w:hint="eastAsia"/>
          <w:sz w:val="22"/>
          <w:szCs w:val="22"/>
        </w:rPr>
        <w:t>5</w:t>
      </w:r>
      <w:r>
        <w:rPr>
          <w:rFonts w:ascii="Times New Roman" w:hint="eastAsia"/>
          <w:sz w:val="22"/>
          <w:szCs w:val="22"/>
        </w:rPr>
        <w:t>년이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날까지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매수인의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서면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동의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통하여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목적으로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lastRenderedPageBreak/>
        <w:t>해당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임직원에게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접근하거나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이들에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대상회사등과의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권유하는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아니하고</w:t>
      </w:r>
      <w:r>
        <w:rPr>
          <w:rFonts w:ascii="Times New Roman" w:hint="eastAsia"/>
          <w:sz w:val="22"/>
          <w:szCs w:val="22"/>
        </w:rPr>
        <w:t xml:space="preserve">, </w:t>
      </w:r>
      <w:proofErr w:type="spellStart"/>
      <w:r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거래처를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유인하거나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이들로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하여금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대상회사등과의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계약관계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및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거래관계를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축소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변경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종료하게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하지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아니한다</w:t>
      </w:r>
      <w:r>
        <w:rPr>
          <w:rFonts w:ascii="Times New Roman" w:hint="eastAsia"/>
          <w:sz w:val="22"/>
          <w:szCs w:val="22"/>
        </w:rPr>
        <w:t xml:space="preserve">. </w:t>
      </w:r>
    </w:p>
    <w:p w14:paraId="69A73C6E" w14:textId="77777777" w:rsidR="006F78BB" w:rsidRDefault="001E12B5">
      <w:pPr>
        <w:widowControl/>
        <w:numPr>
          <w:ilvl w:val="0"/>
          <w:numId w:val="74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본인이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본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확약서를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위반하는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경우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그로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인해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매수인과</w:t>
      </w:r>
      <w:r>
        <w:rPr>
          <w:rFonts w:ascii="Times New Roman" w:hint="eastAsia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대상회사등이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입은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모든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손해를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배상하여야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한다</w:t>
      </w:r>
      <w:r>
        <w:rPr>
          <w:rFonts w:ascii="Times New Roman" w:hint="eastAsia"/>
          <w:sz w:val="22"/>
          <w:szCs w:val="22"/>
        </w:rPr>
        <w:t xml:space="preserve">. </w:t>
      </w:r>
    </w:p>
    <w:p w14:paraId="4FC639DA" w14:textId="77777777" w:rsidR="006F78BB" w:rsidRDefault="006F78BB">
      <w:pPr>
        <w:widowControl/>
        <w:spacing w:before="180" w:after="240" w:line="312" w:lineRule="auto"/>
        <w:ind w:left="220" w:hangingChars="100" w:hanging="220"/>
        <w:rPr>
          <w:rFonts w:ascii="Times New Roman"/>
          <w:sz w:val="22"/>
          <w:szCs w:val="22"/>
        </w:rPr>
      </w:pPr>
    </w:p>
    <w:p w14:paraId="02A63DA3" w14:textId="77F41A3E" w:rsidR="006F78BB" w:rsidRDefault="001E12B5">
      <w:pPr>
        <w:spacing w:before="240" w:after="240"/>
        <w:jc w:val="center"/>
        <w:rPr>
          <w:rFonts w:ascii="Times New Roman" w:eastAsia="바탕체"/>
          <w:spacing w:val="-2"/>
          <w:sz w:val="22"/>
          <w:szCs w:val="22"/>
        </w:rPr>
      </w:pPr>
      <w:r>
        <w:rPr>
          <w:rFonts w:ascii="Times New Roman" w:eastAsia="바탕체"/>
          <w:spacing w:val="-2"/>
          <w:sz w:val="22"/>
          <w:szCs w:val="22"/>
        </w:rPr>
        <w:t>202</w:t>
      </w:r>
      <w:r>
        <w:rPr>
          <w:rFonts w:ascii="Times New Roman" w:eastAsia="바탕체" w:hint="eastAsia"/>
          <w:spacing w:val="-2"/>
          <w:sz w:val="22"/>
          <w:szCs w:val="22"/>
        </w:rPr>
        <w:t>5</w:t>
      </w:r>
      <w:r>
        <w:rPr>
          <w:rFonts w:ascii="Times New Roman" w:eastAsia="바탕체"/>
          <w:spacing w:val="-2"/>
          <w:sz w:val="22"/>
          <w:szCs w:val="22"/>
        </w:rPr>
        <w:t>년</w:t>
      </w:r>
      <w:r>
        <w:rPr>
          <w:rFonts w:ascii="Times New Roman" w:eastAsia="바탕체"/>
          <w:spacing w:val="-2"/>
          <w:sz w:val="22"/>
          <w:szCs w:val="22"/>
        </w:rPr>
        <w:t xml:space="preserve"> </w:t>
      </w:r>
      <w:r w:rsidR="00EE21DF">
        <w:rPr>
          <w:rFonts w:ascii="Times New Roman" w:hint="eastAsia"/>
          <w:sz w:val="22"/>
          <w:szCs w:val="22"/>
        </w:rPr>
        <w:t>[</w:t>
      </w:r>
      <w:r w:rsidR="00EE21DF">
        <w:rPr>
          <w:rFonts w:ascii="맑은 고딕" w:eastAsia="맑은 고딕" w:hAnsi="맑은 고딕" w:hint="eastAsia"/>
          <w:sz w:val="22"/>
          <w:szCs w:val="22"/>
        </w:rPr>
        <w:t>•</w:t>
      </w:r>
      <w:r w:rsidR="00EE21DF">
        <w:rPr>
          <w:rFonts w:ascii="Times New Roman" w:hint="eastAsia"/>
          <w:sz w:val="22"/>
          <w:szCs w:val="22"/>
        </w:rPr>
        <w:t>]</w:t>
      </w:r>
      <w:r>
        <w:rPr>
          <w:rFonts w:ascii="Times New Roman" w:eastAsia="바탕체"/>
          <w:spacing w:val="-2"/>
          <w:sz w:val="22"/>
          <w:szCs w:val="22"/>
        </w:rPr>
        <w:t>월</w:t>
      </w:r>
      <w:r>
        <w:rPr>
          <w:rFonts w:ascii="Times New Roman" w:eastAsia="바탕체"/>
          <w:spacing w:val="-2"/>
          <w:sz w:val="22"/>
          <w:szCs w:val="22"/>
        </w:rPr>
        <w:t xml:space="preserve"> </w:t>
      </w:r>
      <w:r w:rsidR="00EE21DF">
        <w:rPr>
          <w:rFonts w:ascii="Times New Roman" w:hint="eastAsia"/>
          <w:sz w:val="22"/>
          <w:szCs w:val="22"/>
        </w:rPr>
        <w:t>[</w:t>
      </w:r>
      <w:r w:rsidR="00EE21DF">
        <w:rPr>
          <w:rFonts w:ascii="맑은 고딕" w:eastAsia="맑은 고딕" w:hAnsi="맑은 고딕" w:hint="eastAsia"/>
          <w:sz w:val="22"/>
          <w:szCs w:val="22"/>
        </w:rPr>
        <w:t>•</w:t>
      </w:r>
      <w:r w:rsidR="00EE21DF">
        <w:rPr>
          <w:rFonts w:ascii="Times New Roman" w:hint="eastAsia"/>
          <w:sz w:val="22"/>
          <w:szCs w:val="22"/>
        </w:rPr>
        <w:t>]</w:t>
      </w:r>
      <w:r>
        <w:rPr>
          <w:rFonts w:ascii="Times New Roman" w:eastAsia="바탕체"/>
          <w:spacing w:val="-2"/>
          <w:sz w:val="22"/>
          <w:szCs w:val="22"/>
        </w:rPr>
        <w:t>일</w:t>
      </w:r>
    </w:p>
    <w:p w14:paraId="3E9736BC" w14:textId="77777777" w:rsidR="006F78BB" w:rsidRDefault="006F78BB">
      <w:pPr>
        <w:spacing w:line="360" w:lineRule="auto"/>
        <w:rPr>
          <w:rFonts w:ascii="Times New Roman"/>
          <w:sz w:val="22"/>
          <w:szCs w:val="22"/>
        </w:rPr>
      </w:pPr>
    </w:p>
    <w:p w14:paraId="4A1B9DB2" w14:textId="3E74A713" w:rsidR="006F78BB" w:rsidRDefault="001E12B5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[</w:t>
      </w:r>
      <w:r>
        <w:rPr>
          <w:rFonts w:ascii="Times New Roman"/>
          <w:sz w:val="22"/>
          <w:szCs w:val="22"/>
        </w:rPr>
        <w:t>직위</w:t>
      </w:r>
      <w:r>
        <w:rPr>
          <w:rFonts w:ascii="Times New Roman"/>
          <w:sz w:val="22"/>
          <w:szCs w:val="22"/>
        </w:rPr>
        <w:t>] [</w:t>
      </w:r>
      <w:r>
        <w:rPr>
          <w:rFonts w:ascii="Times New Roman"/>
          <w:sz w:val="22"/>
          <w:szCs w:val="22"/>
        </w:rPr>
        <w:t>성명</w:t>
      </w:r>
      <w:r>
        <w:rPr>
          <w:rFonts w:ascii="Times New Roman"/>
          <w:sz w:val="22"/>
          <w:szCs w:val="22"/>
        </w:rPr>
        <w:t>]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>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207D8684" w14:textId="0F4745DE" w:rsidR="006F78BB" w:rsidRDefault="001E12B5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 xml:space="preserve">: </w:t>
      </w:r>
      <w:r w:rsidR="00EE21DF">
        <w:rPr>
          <w:rFonts w:ascii="Times New Roman" w:hint="eastAsia"/>
          <w:sz w:val="22"/>
          <w:szCs w:val="22"/>
        </w:rPr>
        <w:t>[</w:t>
      </w:r>
      <w:r w:rsidR="00EE21DF">
        <w:rPr>
          <w:rFonts w:ascii="맑은 고딕" w:eastAsia="맑은 고딕" w:hAnsi="맑은 고딕" w:hint="eastAsia"/>
          <w:sz w:val="22"/>
          <w:szCs w:val="22"/>
        </w:rPr>
        <w:t>•</w:t>
      </w:r>
      <w:r w:rsidR="00EE21DF">
        <w:rPr>
          <w:rFonts w:ascii="Times New Roman" w:hint="eastAsia"/>
          <w:sz w:val="22"/>
          <w:szCs w:val="22"/>
        </w:rPr>
        <w:t>]</w:t>
      </w:r>
      <w:r w:rsidR="00EE21DF">
        <w:rPr>
          <w:rFonts w:ascii="Times New Roman" w:hint="eastAsia"/>
          <w:sz w:val="22"/>
          <w:szCs w:val="22"/>
        </w:rPr>
        <w:t>년</w:t>
      </w:r>
      <w:r w:rsidR="00EE21DF">
        <w:rPr>
          <w:rFonts w:ascii="Times New Roman" w:hint="eastAsia"/>
          <w:sz w:val="22"/>
          <w:szCs w:val="22"/>
        </w:rPr>
        <w:t xml:space="preserve"> [</w:t>
      </w:r>
      <w:r w:rsidR="00EE21DF">
        <w:rPr>
          <w:rFonts w:ascii="맑은 고딕" w:eastAsia="맑은 고딕" w:hAnsi="맑은 고딕" w:hint="eastAsia"/>
          <w:sz w:val="22"/>
          <w:szCs w:val="22"/>
        </w:rPr>
        <w:t>•</w:t>
      </w:r>
      <w:r w:rsidR="00EE21DF">
        <w:rPr>
          <w:rFonts w:ascii="Times New Roman" w:hint="eastAsia"/>
          <w:sz w:val="22"/>
          <w:szCs w:val="22"/>
        </w:rPr>
        <w:t>]</w:t>
      </w:r>
      <w:r w:rsidR="00EE21DF">
        <w:rPr>
          <w:rFonts w:ascii="Times New Roman" w:hint="eastAsia"/>
          <w:sz w:val="22"/>
          <w:szCs w:val="22"/>
        </w:rPr>
        <w:t>월</w:t>
      </w:r>
      <w:r w:rsidR="00EE21DF">
        <w:rPr>
          <w:rFonts w:ascii="Times New Roman" w:hint="eastAsia"/>
          <w:sz w:val="22"/>
          <w:szCs w:val="22"/>
        </w:rPr>
        <w:t xml:space="preserve"> [</w:t>
      </w:r>
      <w:r w:rsidR="00EE21DF">
        <w:rPr>
          <w:rFonts w:ascii="맑은 고딕" w:eastAsia="맑은 고딕" w:hAnsi="맑은 고딕" w:hint="eastAsia"/>
          <w:sz w:val="22"/>
          <w:szCs w:val="22"/>
        </w:rPr>
        <w:t>•</w:t>
      </w:r>
      <w:r w:rsidR="00EE21DF">
        <w:rPr>
          <w:rFonts w:ascii="Times New Roman" w:hint="eastAsia"/>
          <w:sz w:val="22"/>
          <w:szCs w:val="22"/>
        </w:rPr>
        <w:t>]</w:t>
      </w:r>
      <w:r w:rsidR="00EE21DF">
        <w:rPr>
          <w:rFonts w:ascii="Times New Roman" w:hint="eastAsia"/>
          <w:sz w:val="22"/>
          <w:szCs w:val="22"/>
        </w:rPr>
        <w:t>일</w:t>
      </w:r>
    </w:p>
    <w:p w14:paraId="0A9E290F" w14:textId="49C83091" w:rsidR="006F78BB" w:rsidRDefault="001E12B5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 xml:space="preserve">: </w:t>
      </w:r>
      <w:r w:rsidR="00EE21DF">
        <w:rPr>
          <w:rFonts w:ascii="Times New Roman" w:hint="eastAsia"/>
          <w:sz w:val="22"/>
          <w:szCs w:val="22"/>
        </w:rPr>
        <w:t>[</w:t>
      </w:r>
      <w:r w:rsidR="00EE21DF">
        <w:rPr>
          <w:rFonts w:ascii="맑은 고딕" w:eastAsia="맑은 고딕" w:hAnsi="맑은 고딕" w:hint="eastAsia"/>
          <w:sz w:val="22"/>
          <w:szCs w:val="22"/>
        </w:rPr>
        <w:t>•</w:t>
      </w:r>
      <w:r w:rsidR="00EE21DF">
        <w:rPr>
          <w:rFonts w:ascii="Times New Roman" w:hint="eastAsia"/>
          <w:sz w:val="22"/>
          <w:szCs w:val="22"/>
        </w:rPr>
        <w:t>]</w:t>
      </w:r>
    </w:p>
    <w:p w14:paraId="7099D347" w14:textId="77777777" w:rsidR="006F78BB" w:rsidRDefault="006F78BB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584B38C9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 w14:paraId="58CE69BC" w14:textId="77777777" w:rsidR="006F78BB" w:rsidRDefault="006F78BB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  <w:lang w:val="en-GB"/>
        </w:rPr>
      </w:pPr>
    </w:p>
    <w:p w14:paraId="6E83EEEF" w14:textId="77777777" w:rsidR="005C44B8" w:rsidRDefault="005C44B8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46249892" w14:textId="32764070" w:rsidR="005C44B8" w:rsidRDefault="005C44B8" w:rsidP="005C44B8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6.2(</w:t>
      </w:r>
      <w:r>
        <w:rPr>
          <w:rFonts w:ascii="Times New Roman" w:hint="eastAsia"/>
          <w:b/>
          <w:sz w:val="22"/>
          <w:szCs w:val="22"/>
          <w:u w:val="single"/>
        </w:rPr>
        <w:t>6</w:t>
      </w:r>
      <w:r>
        <w:rPr>
          <w:rFonts w:ascii="Times New Roman"/>
          <w:b/>
          <w:sz w:val="22"/>
          <w:szCs w:val="22"/>
          <w:u w:val="single"/>
        </w:rPr>
        <w:t>)(</w:t>
      </w:r>
      <w:proofErr w:type="spellStart"/>
      <w:r>
        <w:rPr>
          <w:rFonts w:ascii="Times New Roman"/>
          <w:b/>
          <w:sz w:val="22"/>
          <w:szCs w:val="22"/>
          <w:u w:val="single"/>
        </w:rPr>
        <w:t>i</w:t>
      </w:r>
      <w:proofErr w:type="spellEnd"/>
      <w:r>
        <w:rPr>
          <w:rFonts w:ascii="Times New Roman"/>
          <w:b/>
          <w:sz w:val="22"/>
          <w:szCs w:val="22"/>
          <w:u w:val="single"/>
        </w:rPr>
        <w:t>)</w:t>
      </w:r>
    </w:p>
    <w:p w14:paraId="04FE0264" w14:textId="423422B2" w:rsidR="005C44B8" w:rsidRDefault="005C44B8" w:rsidP="005C44B8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유태환</w:t>
      </w:r>
      <w:r>
        <w:rPr>
          <w:rFonts w:ascii="Times New Roman" w:hint="eastAsia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</w:rPr>
        <w:t>근로조건</w:t>
      </w:r>
    </w:p>
    <w:p w14:paraId="0F22B817" w14:textId="2C4BBD06" w:rsidR="005C44B8" w:rsidRPr="005C44B8" w:rsidRDefault="005C44B8" w:rsidP="005C44B8">
      <w:pPr>
        <w:topLinePunct/>
        <w:autoSpaceDE w:val="0"/>
        <w:autoSpaceDN w:val="0"/>
        <w:spacing w:before="0" w:after="288" w:line="360" w:lineRule="auto"/>
        <w:rPr>
          <w:rFonts w:ascii="Times New Roman"/>
          <w:sz w:val="22"/>
          <w:szCs w:val="23"/>
        </w:rPr>
      </w:pPr>
    </w:p>
    <w:p w14:paraId="333B96E1" w14:textId="4A351EE9" w:rsidR="00062843" w:rsidRDefault="00062843" w:rsidP="00062843">
      <w:pPr>
        <w:widowControl/>
        <w:numPr>
          <w:ilvl w:val="0"/>
          <w:numId w:val="8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근로기간</w:t>
      </w:r>
      <w:r>
        <w:rPr>
          <w:rFonts w:ascii="Times New Roman" w:hint="eastAsia"/>
          <w:sz w:val="22"/>
          <w:szCs w:val="23"/>
        </w:rPr>
        <w:t>:</w:t>
      </w:r>
    </w:p>
    <w:p w14:paraId="01D50E2A" w14:textId="79DD47C8" w:rsidR="00062843" w:rsidRPr="006E2777" w:rsidRDefault="00062843" w:rsidP="006E2777">
      <w:pPr>
        <w:pStyle w:val="af9"/>
        <w:widowControl/>
        <w:numPr>
          <w:ilvl w:val="0"/>
          <w:numId w:val="85"/>
        </w:numPr>
        <w:tabs>
          <w:tab w:val="left" w:pos="567"/>
        </w:tabs>
        <w:autoSpaceDE w:val="0"/>
        <w:autoSpaceDN w:val="0"/>
        <w:spacing w:before="0" w:after="240" w:line="312" w:lineRule="auto"/>
        <w:ind w:leftChars="0"/>
        <w:textAlignment w:val="auto"/>
        <w:rPr>
          <w:rFonts w:ascii="Times New Roman"/>
          <w:sz w:val="22"/>
          <w:szCs w:val="23"/>
        </w:rPr>
      </w:pPr>
      <w:proofErr w:type="spellStart"/>
      <w:r>
        <w:rPr>
          <w:rFonts w:ascii="Times New Roman" w:hint="eastAsia"/>
          <w:sz w:val="22"/>
          <w:szCs w:val="23"/>
        </w:rPr>
        <w:t>엠피닉스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주식회사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“</w:t>
      </w:r>
      <w:r w:rsidRPr="006E2777">
        <w:rPr>
          <w:rFonts w:ascii="Times New Roman" w:hint="eastAsia"/>
          <w:sz w:val="22"/>
          <w:szCs w:val="23"/>
          <w:u w:val="single"/>
        </w:rPr>
        <w:t>회사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주주로서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강상도와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유태환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외</w:t>
      </w:r>
      <w:r>
        <w:rPr>
          <w:rFonts w:ascii="Times New Roman" w:hint="eastAsia"/>
          <w:sz w:val="22"/>
          <w:szCs w:val="23"/>
        </w:rPr>
        <w:t xml:space="preserve"> 15</w:t>
      </w:r>
      <w:r>
        <w:rPr>
          <w:rFonts w:ascii="Times New Roman" w:hint="eastAsia"/>
          <w:sz w:val="22"/>
          <w:szCs w:val="23"/>
        </w:rPr>
        <w:t>인과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마이크로닉스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유한회사</w:t>
      </w:r>
      <w:r w:rsidR="00BE07C7">
        <w:rPr>
          <w:rFonts w:ascii="Times New Roman" w:hint="eastAsia"/>
          <w:sz w:val="22"/>
          <w:szCs w:val="23"/>
        </w:rPr>
        <w:t>(</w:t>
      </w:r>
      <w:r w:rsidR="00BE07C7">
        <w:rPr>
          <w:rFonts w:ascii="Times New Roman" w:hint="eastAsia"/>
          <w:sz w:val="22"/>
          <w:szCs w:val="23"/>
        </w:rPr>
        <w:t>이하</w:t>
      </w:r>
      <w:r w:rsidR="00BE07C7">
        <w:rPr>
          <w:rFonts w:ascii="Times New Roman" w:hint="eastAsia"/>
          <w:sz w:val="22"/>
          <w:szCs w:val="23"/>
        </w:rPr>
        <w:t xml:space="preserve"> </w:t>
      </w:r>
      <w:r w:rsidR="00BE07C7">
        <w:rPr>
          <w:rFonts w:ascii="Times New Roman"/>
          <w:sz w:val="22"/>
          <w:szCs w:val="23"/>
        </w:rPr>
        <w:t>“</w:t>
      </w:r>
      <w:r w:rsidR="00BE07C7" w:rsidRPr="006E2777">
        <w:rPr>
          <w:rFonts w:ascii="Times New Roman" w:hint="eastAsia"/>
          <w:sz w:val="22"/>
          <w:szCs w:val="23"/>
          <w:u w:val="single"/>
        </w:rPr>
        <w:t>매수인</w:t>
      </w:r>
      <w:r w:rsidR="00BE07C7">
        <w:rPr>
          <w:rFonts w:ascii="Times New Roman"/>
          <w:sz w:val="22"/>
          <w:szCs w:val="23"/>
        </w:rPr>
        <w:t>”</w:t>
      </w:r>
      <w:r w:rsidR="00BE07C7"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발행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보통주식</w:t>
      </w:r>
      <w:r>
        <w:rPr>
          <w:rFonts w:ascii="Times New Roman" w:hint="eastAsia"/>
          <w:sz w:val="22"/>
          <w:szCs w:val="23"/>
        </w:rPr>
        <w:t xml:space="preserve"> 1,633,500</w:t>
      </w:r>
      <w:r>
        <w:rPr>
          <w:rFonts w:ascii="Times New Roman" w:hint="eastAsia"/>
          <w:sz w:val="22"/>
          <w:szCs w:val="23"/>
        </w:rPr>
        <w:t>주의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매매</w:t>
      </w:r>
      <w:r w:rsidR="0085114C">
        <w:rPr>
          <w:rFonts w:ascii="Times New Roman" w:hint="eastAsia"/>
          <w:sz w:val="22"/>
          <w:szCs w:val="23"/>
        </w:rPr>
        <w:t>(</w:t>
      </w:r>
      <w:r w:rsidR="0085114C">
        <w:rPr>
          <w:rFonts w:ascii="Times New Roman" w:hint="eastAsia"/>
          <w:sz w:val="22"/>
          <w:szCs w:val="23"/>
        </w:rPr>
        <w:t>이하</w:t>
      </w:r>
      <w:r w:rsidR="0085114C">
        <w:rPr>
          <w:rFonts w:ascii="Times New Roman" w:hint="eastAsia"/>
          <w:sz w:val="22"/>
          <w:szCs w:val="23"/>
        </w:rPr>
        <w:t xml:space="preserve"> </w:t>
      </w:r>
      <w:r w:rsidR="0085114C">
        <w:rPr>
          <w:rFonts w:ascii="Times New Roman"/>
          <w:sz w:val="22"/>
          <w:szCs w:val="23"/>
        </w:rPr>
        <w:t>“</w:t>
      </w:r>
      <w:r w:rsidR="0085114C">
        <w:rPr>
          <w:rFonts w:ascii="Times New Roman" w:hint="eastAsia"/>
          <w:sz w:val="22"/>
          <w:szCs w:val="23"/>
        </w:rPr>
        <w:t>본건거래</w:t>
      </w:r>
      <w:r w:rsidR="0085114C">
        <w:rPr>
          <w:rFonts w:ascii="Times New Roman"/>
          <w:sz w:val="22"/>
          <w:szCs w:val="23"/>
        </w:rPr>
        <w:t>”</w:t>
      </w:r>
      <w:r w:rsidR="0085114C"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체결된</w:t>
      </w:r>
      <w:r>
        <w:rPr>
          <w:rFonts w:ascii="Times New Roman" w:hint="eastAsia"/>
          <w:sz w:val="22"/>
          <w:szCs w:val="23"/>
        </w:rPr>
        <w:t xml:space="preserve"> 2025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 w:hint="eastAsia"/>
          <w:sz w:val="22"/>
          <w:szCs w:val="23"/>
        </w:rPr>
        <w:t xml:space="preserve"> </w:t>
      </w:r>
      <w:r w:rsidRPr="006E2777">
        <w:rPr>
          <w:rFonts w:ascii="Times New Roman"/>
          <w:sz w:val="22"/>
          <w:szCs w:val="23"/>
          <w:highlight w:val="yellow"/>
        </w:rPr>
        <w:t>[*]</w:t>
      </w:r>
      <w:r>
        <w:rPr>
          <w:rFonts w:ascii="Times New Roman" w:hint="eastAsia"/>
          <w:sz w:val="22"/>
          <w:szCs w:val="23"/>
        </w:rPr>
        <w:t>월</w:t>
      </w:r>
      <w:r>
        <w:rPr>
          <w:rFonts w:ascii="Times New Roman" w:hint="eastAsia"/>
          <w:sz w:val="22"/>
          <w:szCs w:val="23"/>
        </w:rPr>
        <w:t xml:space="preserve"> </w:t>
      </w:r>
      <w:r w:rsidRPr="006E2777">
        <w:rPr>
          <w:rFonts w:ascii="Times New Roman"/>
          <w:sz w:val="22"/>
          <w:szCs w:val="23"/>
          <w:highlight w:val="yellow"/>
        </w:rPr>
        <w:t>[*]</w:t>
      </w:r>
      <w:r>
        <w:rPr>
          <w:rFonts w:ascii="Times New Roman" w:hint="eastAsia"/>
          <w:sz w:val="22"/>
          <w:szCs w:val="23"/>
        </w:rPr>
        <w:t>일자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주식매매계약에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거래종결일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이하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“</w:t>
      </w:r>
      <w:r w:rsidRPr="006E2777">
        <w:rPr>
          <w:rFonts w:ascii="Times New Roman" w:hint="eastAsia"/>
          <w:sz w:val="22"/>
          <w:szCs w:val="23"/>
          <w:u w:val="single"/>
        </w:rPr>
        <w:t>거래종결일</w:t>
      </w:r>
      <w:r>
        <w:rPr>
          <w:rFonts w:ascii="Times New Roman"/>
          <w:sz w:val="22"/>
          <w:szCs w:val="23"/>
        </w:rPr>
        <w:t>”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로부터</w:t>
      </w:r>
      <w:r>
        <w:rPr>
          <w:rFonts w:ascii="Times New Roman" w:hint="eastAsia"/>
          <w:sz w:val="22"/>
          <w:szCs w:val="23"/>
        </w:rPr>
        <w:t xml:space="preserve"> 2025</w:t>
      </w:r>
      <w:r>
        <w:rPr>
          <w:rFonts w:ascii="Times New Roman" w:hint="eastAsia"/>
          <w:sz w:val="22"/>
          <w:szCs w:val="23"/>
        </w:rPr>
        <w:t>년</w:t>
      </w:r>
      <w:r>
        <w:rPr>
          <w:rFonts w:ascii="Times New Roman" w:hint="eastAsia"/>
          <w:sz w:val="22"/>
          <w:szCs w:val="23"/>
        </w:rPr>
        <w:t xml:space="preserve"> 11</w:t>
      </w:r>
      <w:r>
        <w:rPr>
          <w:rFonts w:ascii="Times New Roman" w:hint="eastAsia"/>
          <w:sz w:val="22"/>
          <w:szCs w:val="23"/>
        </w:rPr>
        <w:t>월</w:t>
      </w:r>
      <w:r>
        <w:rPr>
          <w:rFonts w:ascii="Times New Roman" w:hint="eastAsia"/>
          <w:sz w:val="22"/>
          <w:szCs w:val="23"/>
        </w:rPr>
        <w:t xml:space="preserve"> 30</w:t>
      </w:r>
      <w:r>
        <w:rPr>
          <w:rFonts w:ascii="Times New Roman" w:hint="eastAsia"/>
          <w:sz w:val="22"/>
          <w:szCs w:val="23"/>
        </w:rPr>
        <w:t>일까지</w:t>
      </w:r>
    </w:p>
    <w:p w14:paraId="0B8DE86D" w14:textId="00896D87" w:rsidR="0078395B" w:rsidRDefault="00062843" w:rsidP="006E2777">
      <w:pPr>
        <w:widowControl/>
        <w:numPr>
          <w:ilvl w:val="0"/>
          <w:numId w:val="8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근로조건</w:t>
      </w:r>
    </w:p>
    <w:p w14:paraId="48F569E5" w14:textId="6476115E" w:rsidR="00BE07C7" w:rsidRDefault="00BE07C7" w:rsidP="006E2777">
      <w:pPr>
        <w:pStyle w:val="af9"/>
        <w:widowControl/>
        <w:numPr>
          <w:ilvl w:val="0"/>
          <w:numId w:val="84"/>
        </w:numPr>
        <w:tabs>
          <w:tab w:val="left" w:pos="567"/>
        </w:tabs>
        <w:autoSpaceDE w:val="0"/>
        <w:autoSpaceDN w:val="0"/>
        <w:spacing w:before="0" w:after="240" w:line="312" w:lineRule="auto"/>
        <w:ind w:leftChars="0"/>
        <w:textAlignment w:val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임금</w:t>
      </w:r>
      <w:r>
        <w:rPr>
          <w:rFonts w:ascii="Times New Roman" w:hint="eastAsia"/>
          <w:sz w:val="22"/>
          <w:szCs w:val="23"/>
        </w:rPr>
        <w:t xml:space="preserve">: </w:t>
      </w:r>
      <w:r>
        <w:rPr>
          <w:rFonts w:ascii="Times New Roman" w:hint="eastAsia"/>
          <w:sz w:val="22"/>
          <w:szCs w:val="23"/>
        </w:rPr>
        <w:t>매</w:t>
      </w:r>
      <w:r w:rsidR="00F02F09">
        <w:rPr>
          <w:rFonts w:ascii="Times New Roman" w:hint="eastAsia"/>
          <w:sz w:val="22"/>
          <w:szCs w:val="23"/>
        </w:rPr>
        <w:t>월</w:t>
      </w:r>
      <w:r w:rsidR="00F02F09">
        <w:rPr>
          <w:rFonts w:ascii="Times New Roman" w:hint="eastAsia"/>
          <w:sz w:val="22"/>
          <w:szCs w:val="23"/>
        </w:rPr>
        <w:t xml:space="preserve"> </w:t>
      </w:r>
      <w:r w:rsidR="00F02F09">
        <w:rPr>
          <w:rFonts w:ascii="Times New Roman" w:hint="eastAsia"/>
          <w:sz w:val="22"/>
          <w:szCs w:val="23"/>
        </w:rPr>
        <w:t>기본급</w:t>
      </w:r>
      <w:r w:rsidR="00F02F09">
        <w:rPr>
          <w:rFonts w:ascii="Times New Roman" w:hint="eastAsia"/>
          <w:sz w:val="22"/>
          <w:szCs w:val="23"/>
        </w:rPr>
        <w:t xml:space="preserve"> </w:t>
      </w:r>
      <w:r w:rsidR="00F02F09">
        <w:rPr>
          <w:rFonts w:ascii="Times New Roman" w:hint="eastAsia"/>
          <w:sz w:val="22"/>
          <w:szCs w:val="23"/>
        </w:rPr>
        <w:t>금</w:t>
      </w:r>
      <w:r w:rsidR="00F02F09">
        <w:rPr>
          <w:rFonts w:ascii="Times New Roman" w:hint="eastAsia"/>
          <w:sz w:val="22"/>
          <w:szCs w:val="23"/>
        </w:rPr>
        <w:t xml:space="preserve"> </w:t>
      </w:r>
      <w:del w:id="270" w:author="유 태환" w:date="2025-07-22T15:54:00Z">
        <w:r w:rsidR="00F02F09" w:rsidRPr="006E2777" w:rsidDel="004B4C07">
          <w:rPr>
            <w:rFonts w:ascii="Times New Roman"/>
            <w:sz w:val="22"/>
            <w:szCs w:val="23"/>
            <w:highlight w:val="yellow"/>
          </w:rPr>
          <w:delText>[</w:delText>
        </w:r>
      </w:del>
      <w:del w:id="271" w:author="유 태환" w:date="2025-07-22T15:55:00Z">
        <w:r w:rsidR="00F02F09" w:rsidRPr="006E2777" w:rsidDel="004B4C07">
          <w:rPr>
            <w:rFonts w:ascii="Times New Roman"/>
            <w:sz w:val="22"/>
            <w:szCs w:val="23"/>
            <w:highlight w:val="yellow"/>
          </w:rPr>
          <w:delText>*]</w:delText>
        </w:r>
      </w:del>
      <w:ins w:id="272" w:author="유 태환" w:date="2025-07-22T15:55:00Z">
        <w:r w:rsidR="003573C9">
          <w:rPr>
            <w:rFonts w:ascii="Times New Roman"/>
            <w:sz w:val="22"/>
            <w:szCs w:val="23"/>
          </w:rPr>
          <w:t>10,553,992</w:t>
        </w:r>
      </w:ins>
      <w:r w:rsidR="00F02F09">
        <w:rPr>
          <w:rFonts w:ascii="Times New Roman" w:hint="eastAsia"/>
          <w:sz w:val="22"/>
          <w:szCs w:val="23"/>
        </w:rPr>
        <w:t>원</w:t>
      </w:r>
      <w:r w:rsidR="00F02F09">
        <w:rPr>
          <w:rFonts w:ascii="Times New Roman" w:hint="eastAsia"/>
          <w:sz w:val="22"/>
          <w:szCs w:val="23"/>
        </w:rPr>
        <w:t>.</w:t>
      </w:r>
    </w:p>
    <w:p w14:paraId="7A0A46D6" w14:textId="4C2E7991" w:rsidR="00062843" w:rsidRPr="006E2777" w:rsidRDefault="00BE07C7" w:rsidP="006E2777">
      <w:pPr>
        <w:widowControl/>
        <w:numPr>
          <w:ilvl w:val="0"/>
          <w:numId w:val="83"/>
        </w:numPr>
        <w:tabs>
          <w:tab w:val="left" w:pos="567"/>
        </w:tabs>
        <w:autoSpaceDE w:val="0"/>
        <w:autoSpaceDN w:val="0"/>
        <w:spacing w:before="0" w:after="240" w:line="312" w:lineRule="auto"/>
        <w:ind w:left="567" w:hanging="567"/>
        <w:textAlignment w:val="auto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근로장소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 w:rsidR="00062843">
        <w:rPr>
          <w:rFonts w:ascii="Times New Roman" w:hint="eastAsia"/>
          <w:sz w:val="22"/>
          <w:szCs w:val="23"/>
        </w:rPr>
        <w:t>업무범위</w:t>
      </w:r>
    </w:p>
    <w:p w14:paraId="33BB45B0" w14:textId="46C28DEE" w:rsidR="00F37330" w:rsidRPr="00616331" w:rsidRDefault="00BE07C7" w:rsidP="00F37330">
      <w:pPr>
        <w:pStyle w:val="af9"/>
        <w:numPr>
          <w:ilvl w:val="0"/>
          <w:numId w:val="82"/>
        </w:numPr>
        <w:topLinePunct/>
        <w:autoSpaceDE w:val="0"/>
        <w:autoSpaceDN w:val="0"/>
        <w:spacing w:before="0" w:after="288" w:line="360" w:lineRule="auto"/>
        <w:ind w:leftChars="0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담당업무</w:t>
      </w:r>
      <w:r>
        <w:rPr>
          <w:rFonts w:ascii="Times New Roman" w:hint="eastAsia"/>
          <w:sz w:val="22"/>
          <w:szCs w:val="23"/>
        </w:rPr>
        <w:t xml:space="preserve">: </w:t>
      </w:r>
    </w:p>
    <w:p w14:paraId="1483D21A" w14:textId="399B7F6C" w:rsidR="00F37330" w:rsidRPr="00616331" w:rsidRDefault="00F37330" w:rsidP="00CB35EC">
      <w:pPr>
        <w:pStyle w:val="af9"/>
        <w:numPr>
          <w:ilvl w:val="1"/>
          <w:numId w:val="86"/>
        </w:numPr>
        <w:topLinePunct/>
        <w:autoSpaceDE w:val="0"/>
        <w:autoSpaceDN w:val="0"/>
        <w:spacing w:before="0" w:after="288" w:line="360" w:lineRule="auto"/>
        <w:ind w:leftChars="0"/>
        <w:rPr>
          <w:rFonts w:ascii="Times New Roman"/>
          <w:sz w:val="22"/>
          <w:szCs w:val="23"/>
        </w:rPr>
      </w:pPr>
      <w:r w:rsidRPr="00616331">
        <w:rPr>
          <w:rFonts w:ascii="Times New Roman" w:hint="eastAsia"/>
          <w:sz w:val="22"/>
          <w:szCs w:val="23"/>
        </w:rPr>
        <w:t>본</w:t>
      </w:r>
      <w:r w:rsidRPr="00616331">
        <w:rPr>
          <w:rFonts w:ascii="Times New Roman" w:hint="eastAsia"/>
          <w:sz w:val="22"/>
          <w:szCs w:val="23"/>
        </w:rPr>
        <w:t xml:space="preserve"> </w:t>
      </w:r>
      <w:r w:rsidRPr="00616331">
        <w:rPr>
          <w:rFonts w:ascii="Times New Roman" w:hint="eastAsia"/>
          <w:sz w:val="22"/>
          <w:szCs w:val="23"/>
        </w:rPr>
        <w:t>건</w:t>
      </w:r>
      <w:r w:rsidRPr="00616331">
        <w:rPr>
          <w:rFonts w:ascii="Times New Roman" w:hint="eastAsia"/>
          <w:sz w:val="22"/>
          <w:szCs w:val="23"/>
        </w:rPr>
        <w:t xml:space="preserve"> </w:t>
      </w:r>
      <w:r w:rsidRPr="00616331">
        <w:rPr>
          <w:rFonts w:ascii="Times New Roman" w:hint="eastAsia"/>
          <w:sz w:val="22"/>
          <w:szCs w:val="23"/>
        </w:rPr>
        <w:t>거래</w:t>
      </w:r>
      <w:r w:rsidRPr="00616331">
        <w:rPr>
          <w:rFonts w:ascii="Times New Roman" w:hint="eastAsia"/>
          <w:sz w:val="22"/>
          <w:szCs w:val="23"/>
        </w:rPr>
        <w:t xml:space="preserve"> </w:t>
      </w:r>
      <w:r w:rsidRPr="00616331">
        <w:rPr>
          <w:rFonts w:ascii="Times New Roman" w:hint="eastAsia"/>
          <w:sz w:val="22"/>
          <w:szCs w:val="23"/>
        </w:rPr>
        <w:t>종결</w:t>
      </w:r>
      <w:r w:rsidR="0085114C" w:rsidRPr="00616331">
        <w:rPr>
          <w:rFonts w:ascii="Times New Roman" w:hint="eastAsia"/>
          <w:sz w:val="22"/>
          <w:szCs w:val="23"/>
        </w:rPr>
        <w:t xml:space="preserve"> </w:t>
      </w:r>
      <w:r w:rsidR="0085114C" w:rsidRPr="00616331">
        <w:rPr>
          <w:rFonts w:ascii="Times New Roman" w:hint="eastAsia"/>
          <w:sz w:val="22"/>
          <w:szCs w:val="23"/>
        </w:rPr>
        <w:t>및</w:t>
      </w:r>
      <w:r w:rsidR="0085114C" w:rsidRPr="00616331">
        <w:rPr>
          <w:rFonts w:ascii="Times New Roman" w:hint="eastAsia"/>
          <w:sz w:val="22"/>
          <w:szCs w:val="23"/>
        </w:rPr>
        <w:t xml:space="preserve"> </w:t>
      </w:r>
      <w:r w:rsidR="0085114C" w:rsidRPr="00616331">
        <w:rPr>
          <w:rFonts w:ascii="Times New Roman" w:hint="eastAsia"/>
          <w:sz w:val="22"/>
          <w:szCs w:val="23"/>
        </w:rPr>
        <w:t>이와</w:t>
      </w:r>
      <w:r w:rsidRPr="00616331">
        <w:rPr>
          <w:rFonts w:ascii="Times New Roman" w:hint="eastAsia"/>
          <w:sz w:val="22"/>
          <w:szCs w:val="23"/>
        </w:rPr>
        <w:t xml:space="preserve"> </w:t>
      </w:r>
      <w:r w:rsidRPr="00616331">
        <w:rPr>
          <w:rFonts w:ascii="Times New Roman" w:hint="eastAsia"/>
          <w:sz w:val="22"/>
          <w:szCs w:val="23"/>
        </w:rPr>
        <w:t>관련</w:t>
      </w:r>
      <w:r w:rsidR="0085114C" w:rsidRPr="00616331">
        <w:rPr>
          <w:rFonts w:ascii="Times New Roman" w:hint="eastAsia"/>
          <w:sz w:val="22"/>
          <w:szCs w:val="23"/>
        </w:rPr>
        <w:t>된</w:t>
      </w:r>
      <w:r w:rsidRPr="00616331">
        <w:rPr>
          <w:rFonts w:ascii="Times New Roman" w:hint="eastAsia"/>
          <w:sz w:val="22"/>
          <w:szCs w:val="23"/>
        </w:rPr>
        <w:t xml:space="preserve"> </w:t>
      </w:r>
      <w:r w:rsidRPr="00616331">
        <w:rPr>
          <w:rFonts w:ascii="Times New Roman" w:hint="eastAsia"/>
          <w:sz w:val="22"/>
          <w:szCs w:val="23"/>
        </w:rPr>
        <w:t>업무</w:t>
      </w:r>
    </w:p>
    <w:p w14:paraId="4E79E825" w14:textId="2DDDF9F4" w:rsidR="0078395B" w:rsidRDefault="00BE07C7" w:rsidP="00BE07C7">
      <w:pPr>
        <w:pStyle w:val="af9"/>
        <w:numPr>
          <w:ilvl w:val="1"/>
          <w:numId w:val="86"/>
        </w:numPr>
        <w:topLinePunct/>
        <w:autoSpaceDE w:val="0"/>
        <w:autoSpaceDN w:val="0"/>
        <w:spacing w:before="0" w:after="288" w:line="360" w:lineRule="auto"/>
        <w:ind w:leftChars="0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</w:rPr>
        <w:t>매수인이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선임한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신임</w:t>
      </w:r>
      <w:r>
        <w:rPr>
          <w:rFonts w:ascii="Times New Roman" w:hint="eastAsia"/>
          <w:sz w:val="22"/>
          <w:szCs w:val="23"/>
        </w:rPr>
        <w:t xml:space="preserve"> CFO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회계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재무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자금관리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경영지원</w:t>
      </w:r>
      <w:r w:rsidR="0085114C">
        <w:rPr>
          <w:rFonts w:ascii="Times New Roman" w:hint="eastAsia"/>
          <w:sz w:val="22"/>
          <w:szCs w:val="23"/>
        </w:rPr>
        <w:t>사무를</w:t>
      </w:r>
      <w:r w:rsidR="0085114C">
        <w:rPr>
          <w:rFonts w:ascii="Times New Roman" w:hint="eastAsia"/>
          <w:sz w:val="22"/>
          <w:szCs w:val="23"/>
        </w:rPr>
        <w:t xml:space="preserve"> </w:t>
      </w:r>
      <w:proofErr w:type="spellStart"/>
      <w:r w:rsidR="0085114C">
        <w:rPr>
          <w:rFonts w:ascii="Times New Roman" w:hint="eastAsia"/>
          <w:sz w:val="22"/>
          <w:szCs w:val="23"/>
        </w:rPr>
        <w:t>인수인계하는</w:t>
      </w:r>
      <w:proofErr w:type="spellEnd"/>
      <w:r w:rsidR="0085114C">
        <w:rPr>
          <w:rFonts w:ascii="Times New Roman" w:hint="eastAsia"/>
          <w:sz w:val="22"/>
          <w:szCs w:val="23"/>
        </w:rPr>
        <w:t xml:space="preserve"> </w:t>
      </w:r>
      <w:r w:rsidR="0085114C">
        <w:rPr>
          <w:rFonts w:ascii="Times New Roman" w:hint="eastAsia"/>
          <w:sz w:val="22"/>
          <w:szCs w:val="23"/>
        </w:rPr>
        <w:t>업무</w:t>
      </w:r>
    </w:p>
    <w:p w14:paraId="59D82ACE" w14:textId="07835C1F" w:rsidR="0085114C" w:rsidRPr="00616331" w:rsidRDefault="00BE07C7" w:rsidP="00616331">
      <w:pPr>
        <w:pStyle w:val="af9"/>
        <w:numPr>
          <w:ilvl w:val="0"/>
          <w:numId w:val="82"/>
        </w:numPr>
        <w:topLinePunct/>
        <w:autoSpaceDE w:val="0"/>
        <w:autoSpaceDN w:val="0"/>
        <w:spacing w:before="0" w:after="288" w:line="360" w:lineRule="auto"/>
        <w:ind w:leftChars="0"/>
        <w:rPr>
          <w:rFonts w:ascii="Times New Roman"/>
          <w:sz w:val="22"/>
          <w:szCs w:val="23"/>
        </w:rPr>
      </w:pPr>
      <w:r w:rsidRPr="00616331">
        <w:rPr>
          <w:rFonts w:ascii="Times New Roman" w:hint="eastAsia"/>
          <w:sz w:val="22"/>
          <w:szCs w:val="23"/>
        </w:rPr>
        <w:t>근무장소</w:t>
      </w:r>
      <w:r w:rsidR="0085114C" w:rsidRPr="00616331">
        <w:rPr>
          <w:rFonts w:ascii="Times New Roman" w:hint="eastAsia"/>
          <w:sz w:val="22"/>
          <w:szCs w:val="23"/>
        </w:rPr>
        <w:t xml:space="preserve"> </w:t>
      </w:r>
      <w:r w:rsidR="0085114C" w:rsidRPr="00616331">
        <w:rPr>
          <w:rFonts w:ascii="Times New Roman" w:hint="eastAsia"/>
          <w:sz w:val="22"/>
          <w:szCs w:val="23"/>
        </w:rPr>
        <w:t>및</w:t>
      </w:r>
      <w:r w:rsidR="0085114C" w:rsidRPr="00616331">
        <w:rPr>
          <w:rFonts w:ascii="Times New Roman" w:hint="eastAsia"/>
          <w:sz w:val="22"/>
          <w:szCs w:val="23"/>
        </w:rPr>
        <w:t xml:space="preserve"> </w:t>
      </w:r>
      <w:r w:rsidR="0085114C" w:rsidRPr="00616331">
        <w:rPr>
          <w:rFonts w:ascii="Times New Roman" w:hint="eastAsia"/>
          <w:sz w:val="22"/>
          <w:szCs w:val="23"/>
        </w:rPr>
        <w:t>특별조건</w:t>
      </w:r>
      <w:r w:rsidRPr="00616331">
        <w:rPr>
          <w:rFonts w:ascii="Times New Roman" w:hint="eastAsia"/>
          <w:sz w:val="22"/>
          <w:szCs w:val="23"/>
        </w:rPr>
        <w:t xml:space="preserve">: </w:t>
      </w:r>
      <w:r w:rsidR="0085114C" w:rsidRPr="00616331">
        <w:rPr>
          <w:rFonts w:ascii="Times New Roman" w:hint="eastAsia"/>
          <w:sz w:val="22"/>
          <w:szCs w:val="23"/>
        </w:rPr>
        <w:t>담당업무</w:t>
      </w:r>
      <w:r w:rsidR="0085114C" w:rsidRPr="00616331">
        <w:rPr>
          <w:rFonts w:ascii="Times New Roman" w:hint="eastAsia"/>
          <w:sz w:val="22"/>
          <w:szCs w:val="23"/>
        </w:rPr>
        <w:t xml:space="preserve"> </w:t>
      </w:r>
      <w:r w:rsidR="0085114C" w:rsidRPr="00616331">
        <w:rPr>
          <w:rFonts w:ascii="Times New Roman" w:hint="eastAsia"/>
          <w:sz w:val="22"/>
          <w:szCs w:val="23"/>
        </w:rPr>
        <w:t>수행을</w:t>
      </w:r>
      <w:r w:rsidR="0085114C" w:rsidRPr="00616331">
        <w:rPr>
          <w:rFonts w:ascii="Times New Roman" w:hint="eastAsia"/>
          <w:sz w:val="22"/>
          <w:szCs w:val="23"/>
        </w:rPr>
        <w:t xml:space="preserve"> </w:t>
      </w:r>
      <w:r w:rsidR="0085114C" w:rsidRPr="00616331">
        <w:rPr>
          <w:rFonts w:ascii="Times New Roman" w:hint="eastAsia"/>
          <w:sz w:val="22"/>
          <w:szCs w:val="23"/>
        </w:rPr>
        <w:t>위해</w:t>
      </w:r>
      <w:r w:rsidR="0085114C" w:rsidRPr="00616331">
        <w:rPr>
          <w:rFonts w:ascii="Times New Roman" w:hint="eastAsia"/>
          <w:sz w:val="22"/>
          <w:szCs w:val="23"/>
        </w:rPr>
        <w:t xml:space="preserve"> </w:t>
      </w:r>
      <w:r w:rsidR="0085114C" w:rsidRPr="00616331">
        <w:rPr>
          <w:rFonts w:ascii="Times New Roman" w:hint="eastAsia"/>
          <w:sz w:val="22"/>
          <w:szCs w:val="23"/>
        </w:rPr>
        <w:t>최소한</w:t>
      </w:r>
      <w:r w:rsidR="0085114C" w:rsidRPr="00616331">
        <w:rPr>
          <w:rFonts w:ascii="Times New Roman" w:hint="eastAsia"/>
          <w:sz w:val="22"/>
          <w:szCs w:val="23"/>
        </w:rPr>
        <w:t xml:space="preserve"> </w:t>
      </w:r>
      <w:r w:rsidR="00CB35EC">
        <w:rPr>
          <w:rFonts w:ascii="Times New Roman" w:hint="eastAsia"/>
          <w:sz w:val="22"/>
          <w:szCs w:val="23"/>
        </w:rPr>
        <w:t>10</w:t>
      </w:r>
      <w:r w:rsidR="00CB35EC">
        <w:rPr>
          <w:rFonts w:ascii="Times New Roman" w:hint="eastAsia"/>
          <w:sz w:val="22"/>
          <w:szCs w:val="23"/>
        </w:rPr>
        <w:t>영업일</w:t>
      </w:r>
      <w:r w:rsidR="0085114C" w:rsidRPr="00616331">
        <w:rPr>
          <w:rFonts w:ascii="Times New Roman" w:hint="eastAsia"/>
          <w:sz w:val="22"/>
          <w:szCs w:val="23"/>
        </w:rPr>
        <w:t xml:space="preserve"> </w:t>
      </w:r>
      <w:r w:rsidR="0085114C" w:rsidRPr="00616331">
        <w:rPr>
          <w:rFonts w:ascii="Times New Roman" w:hint="eastAsia"/>
          <w:sz w:val="22"/>
          <w:szCs w:val="23"/>
        </w:rPr>
        <w:t>이상</w:t>
      </w:r>
      <w:r w:rsidR="0085114C" w:rsidRPr="00616331">
        <w:rPr>
          <w:rFonts w:ascii="Times New Roman" w:hint="eastAsia"/>
          <w:sz w:val="22"/>
          <w:szCs w:val="23"/>
        </w:rPr>
        <w:t xml:space="preserve"> </w:t>
      </w:r>
      <w:r w:rsidR="0085114C" w:rsidRPr="00616331">
        <w:rPr>
          <w:rFonts w:ascii="Times New Roman" w:hint="eastAsia"/>
          <w:sz w:val="22"/>
          <w:szCs w:val="23"/>
        </w:rPr>
        <w:t>대상회사</w:t>
      </w:r>
      <w:r w:rsidR="0085114C" w:rsidRPr="00616331">
        <w:rPr>
          <w:rFonts w:ascii="Times New Roman" w:hint="eastAsia"/>
          <w:sz w:val="22"/>
          <w:szCs w:val="23"/>
        </w:rPr>
        <w:t xml:space="preserve"> </w:t>
      </w:r>
      <w:r w:rsidR="0085114C" w:rsidRPr="00616331">
        <w:rPr>
          <w:rFonts w:ascii="Times New Roman" w:hint="eastAsia"/>
          <w:sz w:val="22"/>
          <w:szCs w:val="23"/>
        </w:rPr>
        <w:t>및</w:t>
      </w:r>
      <w:r w:rsidR="0085114C" w:rsidRPr="00616331">
        <w:rPr>
          <w:rFonts w:ascii="Times New Roman" w:hint="eastAsia"/>
          <w:sz w:val="22"/>
          <w:szCs w:val="23"/>
        </w:rPr>
        <w:t xml:space="preserve"> </w:t>
      </w:r>
      <w:r w:rsidR="0085114C" w:rsidRPr="00616331">
        <w:rPr>
          <w:rFonts w:ascii="Times New Roman" w:hint="eastAsia"/>
          <w:sz w:val="22"/>
          <w:szCs w:val="23"/>
        </w:rPr>
        <w:t>매수인이</w:t>
      </w:r>
      <w:r w:rsidR="0085114C" w:rsidRPr="00616331">
        <w:rPr>
          <w:rFonts w:ascii="Times New Roman" w:hint="eastAsia"/>
          <w:sz w:val="22"/>
          <w:szCs w:val="23"/>
        </w:rPr>
        <w:t xml:space="preserve"> </w:t>
      </w:r>
      <w:r w:rsidR="0085114C" w:rsidRPr="00616331">
        <w:rPr>
          <w:rFonts w:ascii="Times New Roman" w:hint="eastAsia"/>
          <w:sz w:val="22"/>
          <w:szCs w:val="23"/>
        </w:rPr>
        <w:t>지정한</w:t>
      </w:r>
      <w:r w:rsidR="0085114C" w:rsidRPr="00616331">
        <w:rPr>
          <w:rFonts w:ascii="Times New Roman" w:hint="eastAsia"/>
          <w:sz w:val="22"/>
          <w:szCs w:val="23"/>
        </w:rPr>
        <w:t xml:space="preserve"> </w:t>
      </w:r>
      <w:r w:rsidR="0085114C" w:rsidRPr="00616331">
        <w:rPr>
          <w:rFonts w:ascii="Times New Roman" w:hint="eastAsia"/>
          <w:sz w:val="22"/>
          <w:szCs w:val="23"/>
        </w:rPr>
        <w:t>장소에서</w:t>
      </w:r>
      <w:r w:rsidR="0085114C" w:rsidRPr="00616331">
        <w:rPr>
          <w:rFonts w:ascii="Times New Roman" w:hint="eastAsia"/>
          <w:sz w:val="22"/>
          <w:szCs w:val="23"/>
        </w:rPr>
        <w:t xml:space="preserve"> </w:t>
      </w:r>
      <w:r w:rsidR="0085114C" w:rsidRPr="00616331">
        <w:rPr>
          <w:rFonts w:ascii="Times New Roman" w:hint="eastAsia"/>
          <w:sz w:val="22"/>
          <w:szCs w:val="23"/>
        </w:rPr>
        <w:t>풀타임으로</w:t>
      </w:r>
      <w:r w:rsidR="0085114C" w:rsidRPr="00616331">
        <w:rPr>
          <w:rFonts w:ascii="Times New Roman" w:hint="eastAsia"/>
          <w:sz w:val="22"/>
          <w:szCs w:val="23"/>
        </w:rPr>
        <w:t xml:space="preserve"> </w:t>
      </w:r>
      <w:r w:rsidR="0085114C" w:rsidRPr="00616331">
        <w:rPr>
          <w:rFonts w:ascii="Times New Roman" w:hint="eastAsia"/>
          <w:sz w:val="22"/>
          <w:szCs w:val="23"/>
        </w:rPr>
        <w:t>현장에</w:t>
      </w:r>
      <w:r w:rsidR="0085114C" w:rsidRPr="00616331">
        <w:rPr>
          <w:rFonts w:ascii="Times New Roman" w:hint="eastAsia"/>
          <w:sz w:val="22"/>
          <w:szCs w:val="23"/>
        </w:rPr>
        <w:t xml:space="preserve"> </w:t>
      </w:r>
      <w:r w:rsidR="0085114C" w:rsidRPr="00616331">
        <w:rPr>
          <w:rFonts w:ascii="Times New Roman" w:hint="eastAsia"/>
          <w:sz w:val="22"/>
          <w:szCs w:val="23"/>
        </w:rPr>
        <w:t>출근</w:t>
      </w:r>
      <w:r w:rsidR="00CB35EC" w:rsidRPr="00616331">
        <w:rPr>
          <w:rFonts w:ascii="Times New Roman" w:hint="eastAsia"/>
          <w:sz w:val="22"/>
          <w:szCs w:val="23"/>
        </w:rPr>
        <w:t>하여</w:t>
      </w:r>
      <w:r w:rsidR="0085114C" w:rsidRPr="00616331">
        <w:rPr>
          <w:rFonts w:ascii="Times New Roman" w:hint="eastAsia"/>
          <w:sz w:val="22"/>
          <w:szCs w:val="23"/>
        </w:rPr>
        <w:t>야</w:t>
      </w:r>
      <w:r w:rsidR="0085114C" w:rsidRPr="00616331">
        <w:rPr>
          <w:rFonts w:ascii="Times New Roman" w:hint="eastAsia"/>
          <w:sz w:val="22"/>
          <w:szCs w:val="23"/>
        </w:rPr>
        <w:t xml:space="preserve"> </w:t>
      </w:r>
      <w:r w:rsidR="00CB35EC">
        <w:rPr>
          <w:rFonts w:ascii="Times New Roman" w:hint="eastAsia"/>
          <w:sz w:val="22"/>
          <w:szCs w:val="23"/>
        </w:rPr>
        <w:t>하여야</w:t>
      </w:r>
      <w:r w:rsidR="00CB35EC">
        <w:rPr>
          <w:rFonts w:ascii="Times New Roman" w:hint="eastAsia"/>
          <w:sz w:val="22"/>
          <w:szCs w:val="23"/>
        </w:rPr>
        <w:t xml:space="preserve"> </w:t>
      </w:r>
      <w:r w:rsidR="00CB35EC">
        <w:rPr>
          <w:rFonts w:ascii="Times New Roman" w:hint="eastAsia"/>
          <w:sz w:val="22"/>
          <w:szCs w:val="23"/>
        </w:rPr>
        <w:t>함</w:t>
      </w:r>
      <w:r w:rsidR="00CB35EC">
        <w:rPr>
          <w:rFonts w:ascii="Times New Roman" w:hint="eastAsia"/>
          <w:sz w:val="22"/>
          <w:szCs w:val="23"/>
        </w:rPr>
        <w:t xml:space="preserve">. </w:t>
      </w:r>
      <w:r w:rsidR="00CB35EC">
        <w:rPr>
          <w:rFonts w:ascii="Times New Roman" w:hint="eastAsia"/>
          <w:sz w:val="22"/>
          <w:szCs w:val="23"/>
        </w:rPr>
        <w:t>단</w:t>
      </w:r>
      <w:r w:rsidR="00CB35EC">
        <w:rPr>
          <w:rFonts w:ascii="Times New Roman" w:hint="eastAsia"/>
          <w:sz w:val="22"/>
          <w:szCs w:val="23"/>
        </w:rPr>
        <w:t xml:space="preserve">, </w:t>
      </w:r>
      <w:r w:rsidR="00CB35EC">
        <w:rPr>
          <w:rFonts w:ascii="Times New Roman" w:hint="eastAsia"/>
          <w:sz w:val="22"/>
          <w:szCs w:val="23"/>
        </w:rPr>
        <w:t>담당업무의</w:t>
      </w:r>
      <w:r w:rsidR="00CB35EC">
        <w:rPr>
          <w:rFonts w:ascii="Times New Roman" w:hint="eastAsia"/>
          <w:sz w:val="22"/>
          <w:szCs w:val="23"/>
        </w:rPr>
        <w:t xml:space="preserve"> ii)</w:t>
      </w:r>
      <w:r w:rsidR="00CB35EC">
        <w:rPr>
          <w:rFonts w:ascii="Times New Roman" w:hint="eastAsia"/>
          <w:sz w:val="22"/>
          <w:szCs w:val="23"/>
        </w:rPr>
        <w:t>는</w:t>
      </w:r>
      <w:r w:rsidR="00CB35EC">
        <w:rPr>
          <w:rFonts w:ascii="Times New Roman" w:hint="eastAsia"/>
          <w:sz w:val="22"/>
          <w:szCs w:val="23"/>
        </w:rPr>
        <w:t xml:space="preserve"> </w:t>
      </w:r>
      <w:r w:rsidR="00CB35EC">
        <w:rPr>
          <w:rFonts w:ascii="Times New Roman" w:hint="eastAsia"/>
          <w:sz w:val="22"/>
          <w:szCs w:val="23"/>
        </w:rPr>
        <w:t>신임</w:t>
      </w:r>
      <w:r w:rsidR="00CB35EC">
        <w:rPr>
          <w:rFonts w:ascii="Times New Roman" w:hint="eastAsia"/>
          <w:sz w:val="22"/>
          <w:szCs w:val="23"/>
        </w:rPr>
        <w:t>CFO</w:t>
      </w:r>
      <w:r w:rsidR="00CB35EC">
        <w:rPr>
          <w:rFonts w:ascii="Times New Roman" w:hint="eastAsia"/>
          <w:sz w:val="22"/>
          <w:szCs w:val="23"/>
        </w:rPr>
        <w:t>의</w:t>
      </w:r>
      <w:r w:rsidR="00CB35EC">
        <w:rPr>
          <w:rFonts w:ascii="Times New Roman" w:hint="eastAsia"/>
          <w:sz w:val="22"/>
          <w:szCs w:val="23"/>
        </w:rPr>
        <w:t xml:space="preserve"> </w:t>
      </w:r>
      <w:r w:rsidR="00CB35EC">
        <w:rPr>
          <w:rFonts w:ascii="Times New Roman" w:hint="eastAsia"/>
          <w:sz w:val="22"/>
          <w:szCs w:val="23"/>
        </w:rPr>
        <w:t>근무개시일로부터</w:t>
      </w:r>
      <w:r w:rsidR="00CB35EC">
        <w:rPr>
          <w:rFonts w:ascii="Times New Roman" w:hint="eastAsia"/>
          <w:sz w:val="22"/>
          <w:szCs w:val="23"/>
        </w:rPr>
        <w:t xml:space="preserve"> </w:t>
      </w:r>
      <w:r w:rsidR="00CB35EC">
        <w:rPr>
          <w:rFonts w:ascii="Times New Roman" w:hint="eastAsia"/>
          <w:sz w:val="22"/>
          <w:szCs w:val="23"/>
        </w:rPr>
        <w:t>최소</w:t>
      </w:r>
      <w:r w:rsidR="00CB35EC">
        <w:rPr>
          <w:rFonts w:ascii="Times New Roman" w:hint="eastAsia"/>
          <w:sz w:val="22"/>
          <w:szCs w:val="23"/>
        </w:rPr>
        <w:t xml:space="preserve"> 5</w:t>
      </w:r>
      <w:r w:rsidR="00CB35EC">
        <w:rPr>
          <w:rFonts w:ascii="Times New Roman" w:hint="eastAsia"/>
          <w:sz w:val="22"/>
          <w:szCs w:val="23"/>
        </w:rPr>
        <w:t>영업일간</w:t>
      </w:r>
      <w:r w:rsidR="00CB35EC">
        <w:rPr>
          <w:rFonts w:ascii="Times New Roman" w:hint="eastAsia"/>
          <w:sz w:val="22"/>
          <w:szCs w:val="23"/>
        </w:rPr>
        <w:t xml:space="preserve"> </w:t>
      </w:r>
      <w:r w:rsidR="000E46BA">
        <w:rPr>
          <w:rFonts w:ascii="Times New Roman" w:hint="eastAsia"/>
          <w:sz w:val="22"/>
          <w:szCs w:val="23"/>
        </w:rPr>
        <w:t>수행되어야</w:t>
      </w:r>
      <w:r w:rsidR="00CB35EC">
        <w:rPr>
          <w:rFonts w:ascii="Times New Roman" w:hint="eastAsia"/>
          <w:sz w:val="22"/>
          <w:szCs w:val="23"/>
        </w:rPr>
        <w:t xml:space="preserve"> </w:t>
      </w:r>
      <w:r w:rsidR="00CB35EC">
        <w:rPr>
          <w:rFonts w:ascii="Times New Roman" w:hint="eastAsia"/>
          <w:sz w:val="22"/>
          <w:szCs w:val="23"/>
        </w:rPr>
        <w:t>함</w:t>
      </w:r>
      <w:r w:rsidR="00CB35EC">
        <w:rPr>
          <w:rFonts w:ascii="Times New Roman" w:hint="eastAsia"/>
          <w:sz w:val="22"/>
          <w:szCs w:val="23"/>
        </w:rPr>
        <w:t xml:space="preserve">  </w:t>
      </w:r>
    </w:p>
    <w:p w14:paraId="3B5A8C50" w14:textId="62045F5D" w:rsidR="005C44B8" w:rsidRPr="000E46BA" w:rsidRDefault="005C44B8" w:rsidP="00616331">
      <w:pPr>
        <w:pStyle w:val="af9"/>
        <w:widowControl/>
        <w:numPr>
          <w:ilvl w:val="0"/>
          <w:numId w:val="82"/>
        </w:numPr>
        <w:wordWrap/>
        <w:topLinePunct/>
        <w:autoSpaceDE w:val="0"/>
        <w:autoSpaceDN w:val="0"/>
        <w:adjustRightInd/>
        <w:snapToGrid/>
        <w:spacing w:before="0" w:after="0" w:line="240" w:lineRule="auto"/>
        <w:ind w:leftChars="0"/>
        <w:jc w:val="left"/>
        <w:textAlignment w:val="auto"/>
        <w:rPr>
          <w:rFonts w:ascii="Times New Roman"/>
          <w:b/>
          <w:sz w:val="22"/>
          <w:szCs w:val="22"/>
        </w:rPr>
      </w:pPr>
      <w:r w:rsidRPr="000E46BA">
        <w:rPr>
          <w:rFonts w:ascii="Times New Roman"/>
          <w:b/>
          <w:sz w:val="22"/>
          <w:szCs w:val="22"/>
        </w:rPr>
        <w:br w:type="page"/>
      </w:r>
    </w:p>
    <w:p w14:paraId="3C7D911D" w14:textId="5CCB583D" w:rsidR="005C44B8" w:rsidRDefault="005C44B8" w:rsidP="005C44B8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6.</w:t>
      </w: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/>
          <w:b/>
          <w:sz w:val="22"/>
          <w:szCs w:val="22"/>
          <w:u w:val="single"/>
        </w:rPr>
        <w:t>(</w:t>
      </w:r>
      <w:r>
        <w:rPr>
          <w:rFonts w:ascii="Times New Roman" w:hint="eastAsia"/>
          <w:b/>
          <w:sz w:val="22"/>
          <w:szCs w:val="22"/>
          <w:u w:val="single"/>
        </w:rPr>
        <w:t>6</w:t>
      </w:r>
      <w:r>
        <w:rPr>
          <w:rFonts w:ascii="Times New Roman"/>
          <w:b/>
          <w:sz w:val="22"/>
          <w:szCs w:val="22"/>
          <w:u w:val="single"/>
        </w:rPr>
        <w:t>)</w:t>
      </w:r>
      <w:r>
        <w:rPr>
          <w:rFonts w:ascii="Times New Roman" w:hint="eastAsia"/>
          <w:b/>
          <w:sz w:val="22"/>
          <w:szCs w:val="22"/>
          <w:u w:val="single"/>
        </w:rPr>
        <w:t>(ii)</w:t>
      </w:r>
    </w:p>
    <w:p w14:paraId="3834E046" w14:textId="77777777" w:rsidR="005C44B8" w:rsidRDefault="005C44B8" w:rsidP="005C44B8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사</w:t>
      </w:r>
      <w:r>
        <w:rPr>
          <w:rFonts w:ascii="Times New Roman" w:hint="eastAsia"/>
          <w:b/>
          <w:sz w:val="22"/>
          <w:szCs w:val="22"/>
        </w:rPr>
        <w:t>직</w:t>
      </w:r>
      <w:r>
        <w:rPr>
          <w:rFonts w:ascii="Times New Roman"/>
          <w:b/>
          <w:sz w:val="22"/>
          <w:szCs w:val="22"/>
        </w:rPr>
        <w:t>서</w:t>
      </w:r>
      <w:r>
        <w:rPr>
          <w:rFonts w:ascii="Times New Roman"/>
          <w:b/>
          <w:sz w:val="22"/>
          <w:szCs w:val="22"/>
        </w:rPr>
        <w:t>(</w:t>
      </w:r>
      <w:r>
        <w:rPr>
          <w:rFonts w:ascii="Times New Roman"/>
          <w:b/>
          <w:sz w:val="22"/>
          <w:szCs w:val="22"/>
        </w:rPr>
        <w:t>양식</w:t>
      </w:r>
      <w:r>
        <w:rPr>
          <w:rFonts w:ascii="Times New Roman"/>
          <w:b/>
          <w:sz w:val="22"/>
          <w:szCs w:val="22"/>
        </w:rPr>
        <w:t>)</w:t>
      </w:r>
    </w:p>
    <w:p w14:paraId="5F8CB5FE" w14:textId="77777777" w:rsidR="005C44B8" w:rsidRDefault="005C44B8" w:rsidP="005C44B8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342EC5F0" w14:textId="77777777" w:rsidR="005C44B8" w:rsidRDefault="005C44B8" w:rsidP="005C44B8">
      <w:pPr>
        <w:spacing w:before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수신인</w:t>
      </w:r>
      <w:r>
        <w:rPr>
          <w:rFonts w:ascii="Times New Roman"/>
          <w:sz w:val="22"/>
          <w:szCs w:val="22"/>
        </w:rPr>
        <w:t xml:space="preserve">: </w:t>
      </w:r>
      <w:proofErr w:type="spellStart"/>
      <w:r>
        <w:rPr>
          <w:rFonts w:ascii="Times New Roman"/>
          <w:sz w:val="22"/>
          <w:szCs w:val="22"/>
        </w:rPr>
        <w:t>엠피닉스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</w:t>
      </w:r>
    </w:p>
    <w:p w14:paraId="016C5AEA" w14:textId="77777777" w:rsidR="005C44B8" w:rsidRDefault="005C44B8" w:rsidP="005C44B8">
      <w:pPr>
        <w:spacing w:before="0" w:line="360" w:lineRule="auto"/>
        <w:ind w:firstLine="800"/>
        <w:rPr>
          <w:rFonts w:ascii="Times New Roman"/>
          <w:sz w:val="22"/>
          <w:szCs w:val="22"/>
        </w:rPr>
      </w:pPr>
      <w:r>
        <w:rPr>
          <w:rFonts w:ascii="Times New Roman"/>
          <w:sz w:val="22"/>
        </w:rPr>
        <w:t>광주광역시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북구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첨단벤처소로</w:t>
      </w:r>
      <w:r>
        <w:rPr>
          <w:rFonts w:ascii="Times New Roman"/>
          <w:sz w:val="22"/>
        </w:rPr>
        <w:t xml:space="preserve"> 45(</w:t>
      </w:r>
      <w:proofErr w:type="spellStart"/>
      <w:r>
        <w:rPr>
          <w:rFonts w:ascii="Times New Roman"/>
          <w:sz w:val="22"/>
        </w:rPr>
        <w:t>월출동</w:t>
      </w:r>
      <w:proofErr w:type="spellEnd"/>
      <w:r>
        <w:rPr>
          <w:rFonts w:ascii="Times New Roman"/>
          <w:sz w:val="22"/>
        </w:rPr>
        <w:t>)</w:t>
      </w:r>
    </w:p>
    <w:p w14:paraId="34E86480" w14:textId="77777777" w:rsidR="005C44B8" w:rsidRDefault="005C44B8" w:rsidP="005C44B8">
      <w:pPr>
        <w:spacing w:line="360" w:lineRule="auto"/>
        <w:rPr>
          <w:rFonts w:ascii="Times New Roman"/>
          <w:sz w:val="22"/>
          <w:szCs w:val="22"/>
        </w:rPr>
      </w:pPr>
    </w:p>
    <w:p w14:paraId="526463C2" w14:textId="3A5FD7D9" w:rsidR="005C44B8" w:rsidRPr="0078395B" w:rsidRDefault="005C44B8" w:rsidP="005C44B8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본인은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엠피닉스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주식회사의</w:t>
      </w:r>
      <w:r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[</w:t>
      </w:r>
      <w:r w:rsidR="0078395B" w:rsidRPr="006E2777">
        <w:rPr>
          <w:rFonts w:ascii="Times New Roman" w:hint="eastAsia"/>
          <w:sz w:val="22"/>
          <w:szCs w:val="22"/>
        </w:rPr>
        <w:t>직책</w:t>
      </w:r>
      <w:r w:rsidR="0078395B" w:rsidRPr="006E2777">
        <w:rPr>
          <w:rFonts w:ascii="Times New Roman"/>
          <w:sz w:val="22"/>
          <w:szCs w:val="22"/>
        </w:rPr>
        <w:t>/</w:t>
      </w:r>
      <w:r w:rsidR="0078395B" w:rsidRPr="006E2777">
        <w:rPr>
          <w:rFonts w:ascii="Times New Roman" w:hint="eastAsia"/>
          <w:sz w:val="22"/>
          <w:szCs w:val="22"/>
        </w:rPr>
        <w:t>직위</w:t>
      </w:r>
      <w:r w:rsidRPr="0078395B">
        <w:rPr>
          <w:rFonts w:ascii="Times New Roman" w:hint="eastAsia"/>
          <w:sz w:val="22"/>
          <w:szCs w:val="22"/>
        </w:rPr>
        <w:t>]</w:t>
      </w:r>
      <w:r w:rsidRPr="0078395B">
        <w:rPr>
          <w:rFonts w:ascii="Times New Roman" w:hint="eastAsia"/>
          <w:sz w:val="22"/>
          <w:szCs w:val="22"/>
        </w:rPr>
        <w:t>로서</w:t>
      </w:r>
      <w:r w:rsidRPr="0078395B">
        <w:rPr>
          <w:rFonts w:ascii="Times New Roman"/>
          <w:sz w:val="22"/>
          <w:szCs w:val="22"/>
        </w:rPr>
        <w:t xml:space="preserve">, 2025. </w:t>
      </w:r>
      <w:r w:rsidR="00F12FD7" w:rsidRPr="0078395B">
        <w:rPr>
          <w:rFonts w:ascii="Times New Roman" w:hint="eastAsia"/>
          <w:sz w:val="22"/>
          <w:szCs w:val="22"/>
        </w:rPr>
        <w:t>11</w:t>
      </w:r>
      <w:r w:rsidRPr="0078395B">
        <w:rPr>
          <w:rFonts w:ascii="Times New Roman"/>
          <w:sz w:val="22"/>
          <w:szCs w:val="22"/>
        </w:rPr>
        <w:t xml:space="preserve">. </w:t>
      </w:r>
      <w:r w:rsidR="00F12FD7" w:rsidRPr="0078395B">
        <w:rPr>
          <w:rFonts w:ascii="Times New Roman" w:hint="eastAsia"/>
          <w:sz w:val="22"/>
          <w:szCs w:val="22"/>
        </w:rPr>
        <w:t>30.</w:t>
      </w:r>
      <w:r w:rsidRPr="0078395B">
        <w:rPr>
          <w:rFonts w:ascii="Times New Roman"/>
          <w:sz w:val="22"/>
          <w:szCs w:val="22"/>
        </w:rPr>
        <w:t>자로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귀사의</w:t>
      </w:r>
      <w:r w:rsidRPr="0078395B">
        <w:rPr>
          <w:rFonts w:ascii="Times New Roman"/>
          <w:sz w:val="22"/>
          <w:szCs w:val="22"/>
        </w:rPr>
        <w:t xml:space="preserve"> [</w:t>
      </w:r>
      <w:r w:rsidR="0078395B" w:rsidRPr="006E2777">
        <w:rPr>
          <w:rFonts w:ascii="Times New Roman" w:hint="eastAsia"/>
          <w:sz w:val="22"/>
          <w:szCs w:val="22"/>
        </w:rPr>
        <w:t>직책</w:t>
      </w:r>
      <w:r w:rsidR="0078395B" w:rsidRPr="006E2777">
        <w:rPr>
          <w:rFonts w:ascii="Times New Roman"/>
          <w:sz w:val="22"/>
          <w:szCs w:val="22"/>
        </w:rPr>
        <w:t>/</w:t>
      </w:r>
      <w:r w:rsidR="0078395B" w:rsidRPr="006E2777">
        <w:rPr>
          <w:rFonts w:ascii="Times New Roman" w:hint="eastAsia"/>
          <w:sz w:val="22"/>
          <w:szCs w:val="22"/>
        </w:rPr>
        <w:t>직위</w:t>
      </w:r>
      <w:r w:rsidRPr="0078395B">
        <w:rPr>
          <w:rFonts w:ascii="Times New Roman"/>
          <w:sz w:val="22"/>
          <w:szCs w:val="22"/>
        </w:rPr>
        <w:t>]</w:t>
      </w:r>
      <w:r w:rsidR="0078395B" w:rsidRPr="0078395B">
        <w:rPr>
          <w:rFonts w:ascii="Times New Roman" w:hint="eastAsia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직에서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모두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사</w:t>
      </w:r>
      <w:r w:rsidRPr="0078395B">
        <w:rPr>
          <w:rFonts w:ascii="Times New Roman" w:hint="eastAsia"/>
          <w:sz w:val="22"/>
          <w:szCs w:val="22"/>
        </w:rPr>
        <w:t>직</w:t>
      </w:r>
      <w:r w:rsidRPr="0078395B">
        <w:rPr>
          <w:rFonts w:ascii="Times New Roman"/>
          <w:sz w:val="22"/>
          <w:szCs w:val="22"/>
        </w:rPr>
        <w:t>합니다</w:t>
      </w:r>
      <w:r w:rsidRPr="0078395B">
        <w:rPr>
          <w:rFonts w:ascii="Times New Roman"/>
          <w:sz w:val="22"/>
          <w:szCs w:val="22"/>
        </w:rPr>
        <w:t>.</w:t>
      </w:r>
    </w:p>
    <w:p w14:paraId="7053E5F9" w14:textId="77777777" w:rsidR="005C44B8" w:rsidRPr="0078395B" w:rsidRDefault="005C44B8" w:rsidP="005C44B8">
      <w:pPr>
        <w:spacing w:line="360" w:lineRule="auto"/>
        <w:rPr>
          <w:rFonts w:ascii="Times New Roman"/>
          <w:sz w:val="22"/>
          <w:szCs w:val="22"/>
        </w:rPr>
      </w:pPr>
    </w:p>
    <w:p w14:paraId="5DAA778B" w14:textId="77777777" w:rsidR="005C44B8" w:rsidRPr="0078395B" w:rsidRDefault="005C44B8" w:rsidP="005C44B8">
      <w:pPr>
        <w:spacing w:line="360" w:lineRule="auto"/>
        <w:rPr>
          <w:rFonts w:ascii="Times New Roman"/>
          <w:sz w:val="22"/>
          <w:szCs w:val="22"/>
        </w:rPr>
      </w:pPr>
      <w:r w:rsidRPr="0078395B">
        <w:rPr>
          <w:rFonts w:ascii="Times New Roman"/>
          <w:sz w:val="22"/>
          <w:szCs w:val="22"/>
        </w:rPr>
        <w:t>본인의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사</w:t>
      </w:r>
      <w:r w:rsidRPr="0078395B">
        <w:rPr>
          <w:rFonts w:ascii="Times New Roman" w:hint="eastAsia"/>
          <w:sz w:val="22"/>
          <w:szCs w:val="22"/>
        </w:rPr>
        <w:t>직</w:t>
      </w:r>
      <w:r w:rsidRPr="0078395B">
        <w:rPr>
          <w:rFonts w:ascii="Times New Roman"/>
          <w:sz w:val="22"/>
          <w:szCs w:val="22"/>
        </w:rPr>
        <w:t>은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본인의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자발적인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의사에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기한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것으로서</w:t>
      </w:r>
      <w:r w:rsidRPr="0078395B">
        <w:rPr>
          <w:rFonts w:ascii="Times New Roman"/>
          <w:sz w:val="22"/>
          <w:szCs w:val="22"/>
        </w:rPr>
        <w:t xml:space="preserve">, </w:t>
      </w:r>
      <w:r w:rsidRPr="0078395B">
        <w:rPr>
          <w:rFonts w:ascii="Times New Roman"/>
          <w:sz w:val="22"/>
          <w:szCs w:val="22"/>
        </w:rPr>
        <w:t>본인은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귀사</w:t>
      </w:r>
      <w:r w:rsidRPr="0078395B">
        <w:rPr>
          <w:rFonts w:ascii="Times New Roman" w:hint="eastAsia"/>
          <w:sz w:val="22"/>
          <w:szCs w:val="22"/>
        </w:rPr>
        <w:t>로부터</w:t>
      </w:r>
      <w:r w:rsidRPr="0078395B">
        <w:rPr>
          <w:rFonts w:ascii="Times New Roman" w:hint="eastAsia"/>
          <w:sz w:val="22"/>
          <w:szCs w:val="22"/>
        </w:rPr>
        <w:t xml:space="preserve"> </w:t>
      </w:r>
      <w:r w:rsidRPr="0078395B">
        <w:rPr>
          <w:rFonts w:ascii="Times New Roman" w:hint="eastAsia"/>
          <w:sz w:val="22"/>
          <w:szCs w:val="22"/>
        </w:rPr>
        <w:t>임금</w:t>
      </w:r>
      <w:r w:rsidRPr="0078395B">
        <w:rPr>
          <w:rFonts w:ascii="Times New Roman" w:hint="eastAsia"/>
          <w:sz w:val="22"/>
          <w:szCs w:val="22"/>
        </w:rPr>
        <w:t xml:space="preserve"> </w:t>
      </w:r>
      <w:r w:rsidRPr="0078395B">
        <w:rPr>
          <w:rFonts w:ascii="Times New Roman" w:hint="eastAsia"/>
          <w:sz w:val="22"/>
          <w:szCs w:val="22"/>
        </w:rPr>
        <w:t>기타</w:t>
      </w:r>
      <w:r w:rsidRPr="0078395B">
        <w:rPr>
          <w:rFonts w:ascii="Times New Roman" w:hint="eastAsia"/>
          <w:sz w:val="22"/>
          <w:szCs w:val="22"/>
        </w:rPr>
        <w:t xml:space="preserve"> </w:t>
      </w:r>
      <w:r w:rsidRPr="0078395B">
        <w:rPr>
          <w:rFonts w:ascii="Times New Roman" w:hint="eastAsia"/>
          <w:sz w:val="22"/>
          <w:szCs w:val="22"/>
        </w:rPr>
        <w:t>일체의</w:t>
      </w:r>
      <w:r w:rsidRPr="0078395B">
        <w:rPr>
          <w:rFonts w:ascii="Times New Roman" w:hint="eastAsia"/>
          <w:sz w:val="22"/>
          <w:szCs w:val="22"/>
        </w:rPr>
        <w:t xml:space="preserve"> </w:t>
      </w:r>
      <w:proofErr w:type="spellStart"/>
      <w:r w:rsidRPr="0078395B">
        <w:rPr>
          <w:rFonts w:ascii="Times New Roman" w:hint="eastAsia"/>
          <w:sz w:val="22"/>
          <w:szCs w:val="22"/>
        </w:rPr>
        <w:t>금원을</w:t>
      </w:r>
      <w:proofErr w:type="spellEnd"/>
      <w:r w:rsidRPr="0078395B">
        <w:rPr>
          <w:rFonts w:ascii="Times New Roman" w:hint="eastAsia"/>
          <w:sz w:val="22"/>
          <w:szCs w:val="22"/>
        </w:rPr>
        <w:t xml:space="preserve"> </w:t>
      </w:r>
      <w:r w:rsidRPr="0078395B">
        <w:rPr>
          <w:rFonts w:ascii="Times New Roman" w:hint="eastAsia"/>
          <w:sz w:val="22"/>
          <w:szCs w:val="22"/>
        </w:rPr>
        <w:t>지급받았고</w:t>
      </w:r>
      <w:r w:rsidRPr="0078395B">
        <w:rPr>
          <w:rFonts w:ascii="Times New Roman" w:hint="eastAsia"/>
          <w:sz w:val="22"/>
          <w:szCs w:val="22"/>
        </w:rPr>
        <w:t>,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 w:hint="eastAsia"/>
          <w:sz w:val="22"/>
          <w:szCs w:val="22"/>
        </w:rPr>
        <w:t>귀사에</w:t>
      </w:r>
      <w:r w:rsidRPr="0078395B">
        <w:rPr>
          <w:rFonts w:ascii="Times New Roman" w:hint="eastAsia"/>
          <w:sz w:val="22"/>
          <w:szCs w:val="22"/>
        </w:rPr>
        <w:t xml:space="preserve"> </w:t>
      </w:r>
      <w:r w:rsidRPr="0078395B">
        <w:rPr>
          <w:rFonts w:ascii="Times New Roman" w:hint="eastAsia"/>
          <w:sz w:val="22"/>
          <w:szCs w:val="22"/>
        </w:rPr>
        <w:t>대하여</w:t>
      </w:r>
      <w:r w:rsidRPr="0078395B">
        <w:rPr>
          <w:rFonts w:ascii="Times New Roman" w:hint="eastAsia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퇴직금을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제외하고는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어떠한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채권도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보유하고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있지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않으며</w:t>
      </w:r>
      <w:r w:rsidRPr="0078395B">
        <w:rPr>
          <w:rFonts w:ascii="Times New Roman"/>
          <w:sz w:val="22"/>
          <w:szCs w:val="22"/>
        </w:rPr>
        <w:t xml:space="preserve">, </w:t>
      </w:r>
      <w:r w:rsidRPr="0078395B">
        <w:rPr>
          <w:rFonts w:ascii="Times New Roman"/>
          <w:sz w:val="22"/>
          <w:szCs w:val="22"/>
        </w:rPr>
        <w:t>귀사가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부담하는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일체의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채무와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책임을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면제하고</w:t>
      </w:r>
      <w:r w:rsidRPr="0078395B">
        <w:rPr>
          <w:rFonts w:ascii="Times New Roman"/>
          <w:sz w:val="22"/>
          <w:szCs w:val="22"/>
        </w:rPr>
        <w:t xml:space="preserve">, </w:t>
      </w:r>
      <w:proofErr w:type="spellStart"/>
      <w:r w:rsidRPr="0078395B">
        <w:rPr>
          <w:rFonts w:ascii="Times New Roman"/>
          <w:sz w:val="22"/>
          <w:szCs w:val="22"/>
        </w:rPr>
        <w:t>여하한</w:t>
      </w:r>
      <w:proofErr w:type="spellEnd"/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사유로든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사</w:t>
      </w:r>
      <w:r w:rsidRPr="0078395B">
        <w:rPr>
          <w:rFonts w:ascii="Times New Roman" w:hint="eastAsia"/>
          <w:sz w:val="22"/>
          <w:szCs w:val="22"/>
        </w:rPr>
        <w:t>직</w:t>
      </w:r>
      <w:r w:rsidRPr="0078395B">
        <w:rPr>
          <w:rFonts w:ascii="Times New Roman"/>
          <w:sz w:val="22"/>
          <w:szCs w:val="22"/>
        </w:rPr>
        <w:t>일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이후의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기간에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관한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잔여보수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및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퇴직금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등에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대한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권리를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행사하지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않을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것임을</w:t>
      </w:r>
      <w:r w:rsidRPr="0078395B">
        <w:rPr>
          <w:rFonts w:ascii="Times New Roman"/>
          <w:sz w:val="22"/>
          <w:szCs w:val="22"/>
        </w:rPr>
        <w:t xml:space="preserve"> </w:t>
      </w:r>
      <w:r w:rsidRPr="0078395B">
        <w:rPr>
          <w:rFonts w:ascii="Times New Roman"/>
          <w:sz w:val="22"/>
          <w:szCs w:val="22"/>
        </w:rPr>
        <w:t>확인합니다</w:t>
      </w:r>
      <w:r w:rsidRPr="0078395B">
        <w:rPr>
          <w:rFonts w:ascii="Times New Roman"/>
          <w:sz w:val="22"/>
          <w:szCs w:val="22"/>
        </w:rPr>
        <w:t>.</w:t>
      </w:r>
    </w:p>
    <w:p w14:paraId="6FB8F386" w14:textId="77777777" w:rsidR="005C44B8" w:rsidRPr="0078395B" w:rsidRDefault="005C44B8" w:rsidP="005C44B8">
      <w:pPr>
        <w:spacing w:line="360" w:lineRule="auto"/>
        <w:rPr>
          <w:rFonts w:ascii="Times New Roman"/>
        </w:rPr>
      </w:pPr>
    </w:p>
    <w:p w14:paraId="25634854" w14:textId="77777777" w:rsidR="005C44B8" w:rsidRPr="0078395B" w:rsidRDefault="005C44B8" w:rsidP="005C44B8">
      <w:pPr>
        <w:spacing w:line="360" w:lineRule="auto"/>
        <w:jc w:val="center"/>
        <w:rPr>
          <w:rFonts w:ascii="Times New Roman"/>
          <w:sz w:val="22"/>
          <w:szCs w:val="22"/>
        </w:rPr>
      </w:pPr>
      <w:r w:rsidRPr="0078395B">
        <w:rPr>
          <w:rFonts w:ascii="Times New Roman"/>
          <w:sz w:val="22"/>
          <w:szCs w:val="22"/>
        </w:rPr>
        <w:t>2025</w:t>
      </w:r>
      <w:r w:rsidRPr="0078395B">
        <w:rPr>
          <w:rFonts w:ascii="Times New Roman"/>
          <w:sz w:val="22"/>
          <w:szCs w:val="22"/>
        </w:rPr>
        <w:t>년</w:t>
      </w:r>
      <w:r w:rsidRPr="0078395B">
        <w:rPr>
          <w:rFonts w:ascii="Times New Roman"/>
          <w:sz w:val="22"/>
          <w:szCs w:val="22"/>
        </w:rPr>
        <w:t xml:space="preserve">   </w:t>
      </w:r>
      <w:r w:rsidRPr="0078395B">
        <w:rPr>
          <w:rFonts w:ascii="Times New Roman" w:hint="eastAsia"/>
          <w:sz w:val="22"/>
          <w:szCs w:val="22"/>
        </w:rPr>
        <w:t>[</w:t>
      </w:r>
      <w:r w:rsidRPr="0078395B">
        <w:rPr>
          <w:rFonts w:ascii="맑은 고딕" w:eastAsia="맑은 고딕" w:hAnsi="맑은 고딕" w:hint="eastAsia"/>
          <w:sz w:val="22"/>
          <w:szCs w:val="22"/>
        </w:rPr>
        <w:t>•</w:t>
      </w:r>
      <w:r w:rsidRPr="0078395B">
        <w:rPr>
          <w:rFonts w:ascii="Times New Roman" w:hint="eastAsia"/>
          <w:sz w:val="22"/>
          <w:szCs w:val="22"/>
        </w:rPr>
        <w:t>]</w:t>
      </w:r>
      <w:r w:rsidRPr="0078395B">
        <w:rPr>
          <w:rFonts w:ascii="Times New Roman"/>
          <w:sz w:val="22"/>
          <w:szCs w:val="22"/>
        </w:rPr>
        <w:t>월</w:t>
      </w:r>
      <w:r w:rsidRPr="0078395B">
        <w:rPr>
          <w:rFonts w:ascii="Times New Roman"/>
          <w:sz w:val="22"/>
          <w:szCs w:val="22"/>
        </w:rPr>
        <w:t xml:space="preserve">   </w:t>
      </w:r>
      <w:r w:rsidRPr="0078395B">
        <w:rPr>
          <w:rFonts w:ascii="Times New Roman" w:hint="eastAsia"/>
          <w:sz w:val="22"/>
          <w:szCs w:val="22"/>
        </w:rPr>
        <w:t>[</w:t>
      </w:r>
      <w:r w:rsidRPr="0078395B">
        <w:rPr>
          <w:rFonts w:ascii="맑은 고딕" w:eastAsia="맑은 고딕" w:hAnsi="맑은 고딕" w:hint="eastAsia"/>
          <w:sz w:val="22"/>
          <w:szCs w:val="22"/>
        </w:rPr>
        <w:t>•</w:t>
      </w:r>
      <w:r w:rsidRPr="0078395B">
        <w:rPr>
          <w:rFonts w:ascii="Times New Roman" w:hint="eastAsia"/>
          <w:sz w:val="22"/>
          <w:szCs w:val="22"/>
        </w:rPr>
        <w:t>]</w:t>
      </w:r>
      <w:r w:rsidRPr="0078395B">
        <w:rPr>
          <w:rFonts w:ascii="Times New Roman"/>
          <w:sz w:val="22"/>
          <w:szCs w:val="22"/>
        </w:rPr>
        <w:t>일</w:t>
      </w:r>
    </w:p>
    <w:p w14:paraId="6CDA80AD" w14:textId="77777777" w:rsidR="005C44B8" w:rsidRPr="0078395B" w:rsidRDefault="005C44B8" w:rsidP="005C44B8">
      <w:pPr>
        <w:spacing w:line="360" w:lineRule="auto"/>
        <w:rPr>
          <w:rFonts w:ascii="Times New Roman"/>
          <w:sz w:val="22"/>
          <w:szCs w:val="22"/>
        </w:rPr>
      </w:pPr>
    </w:p>
    <w:p w14:paraId="1587559A" w14:textId="05359ECC" w:rsidR="005C44B8" w:rsidRDefault="005C44B8" w:rsidP="005C44B8">
      <w:pPr>
        <w:spacing w:line="360" w:lineRule="auto"/>
        <w:rPr>
          <w:rFonts w:ascii="Times New Roman"/>
          <w:sz w:val="22"/>
          <w:szCs w:val="22"/>
        </w:rPr>
      </w:pPr>
      <w:r w:rsidRPr="0078395B">
        <w:rPr>
          <w:rFonts w:ascii="Times New Roman"/>
          <w:sz w:val="22"/>
          <w:szCs w:val="22"/>
        </w:rPr>
        <w:t>[</w:t>
      </w:r>
      <w:r w:rsidR="0078395B" w:rsidRPr="006E2777">
        <w:rPr>
          <w:rFonts w:ascii="Times New Roman" w:hint="eastAsia"/>
          <w:sz w:val="22"/>
          <w:szCs w:val="22"/>
        </w:rPr>
        <w:t>직책</w:t>
      </w:r>
      <w:r w:rsidR="0078395B" w:rsidRPr="006E2777">
        <w:rPr>
          <w:rFonts w:ascii="Times New Roman"/>
          <w:sz w:val="22"/>
          <w:szCs w:val="22"/>
        </w:rPr>
        <w:t>/</w:t>
      </w:r>
      <w:r w:rsidR="0078395B" w:rsidRPr="006E2777">
        <w:rPr>
          <w:rFonts w:ascii="Times New Roman" w:hint="eastAsia"/>
          <w:sz w:val="22"/>
          <w:szCs w:val="22"/>
        </w:rPr>
        <w:t>직위</w:t>
      </w:r>
      <w:r w:rsidRPr="0078395B">
        <w:rPr>
          <w:rFonts w:ascii="Times New Roman"/>
          <w:sz w:val="22"/>
          <w:szCs w:val="22"/>
        </w:rPr>
        <w:t>]</w:t>
      </w:r>
      <w:r w:rsidR="00F12FD7" w:rsidRPr="0078395B">
        <w:rPr>
          <w:rFonts w:ascii="Times New Roman" w:hint="eastAsia"/>
          <w:sz w:val="22"/>
          <w:szCs w:val="22"/>
        </w:rPr>
        <w:t xml:space="preserve"> </w:t>
      </w:r>
      <w:r w:rsidR="00F12FD7" w:rsidRPr="006E2777">
        <w:rPr>
          <w:rFonts w:ascii="Times New Roman" w:hint="eastAsia"/>
          <w:sz w:val="22"/>
          <w:szCs w:val="22"/>
        </w:rPr>
        <w:t>유</w:t>
      </w:r>
      <w:r w:rsidR="00F12FD7" w:rsidRPr="0078395B">
        <w:rPr>
          <w:rFonts w:ascii="Times New Roman" w:hint="eastAsia"/>
          <w:sz w:val="22"/>
          <w:szCs w:val="22"/>
        </w:rPr>
        <w:t xml:space="preserve"> </w:t>
      </w:r>
      <w:r w:rsidR="00F12FD7" w:rsidRPr="006E2777">
        <w:rPr>
          <w:rFonts w:ascii="Times New Roman" w:hint="eastAsia"/>
          <w:sz w:val="22"/>
          <w:szCs w:val="22"/>
        </w:rPr>
        <w:t>태</w:t>
      </w:r>
      <w:r w:rsidR="00F12FD7" w:rsidRPr="0078395B">
        <w:rPr>
          <w:rFonts w:ascii="Times New Roman" w:hint="eastAsia"/>
          <w:sz w:val="22"/>
          <w:szCs w:val="22"/>
        </w:rPr>
        <w:t xml:space="preserve"> </w:t>
      </w:r>
      <w:r w:rsidR="00F12FD7" w:rsidRPr="006E2777">
        <w:rPr>
          <w:rFonts w:ascii="Times New Roman" w:hint="eastAsia"/>
          <w:sz w:val="22"/>
          <w:szCs w:val="22"/>
        </w:rPr>
        <w:t>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ab/>
      </w:r>
      <w:r>
        <w:rPr>
          <w:rFonts w:ascii="Times New Roman"/>
          <w:sz w:val="22"/>
          <w:szCs w:val="22"/>
        </w:rPr>
        <w:tab/>
        <w:t>(</w:t>
      </w:r>
      <w:r>
        <w:rPr>
          <w:rFonts w:ascii="Times New Roman"/>
          <w:sz w:val="22"/>
          <w:szCs w:val="22"/>
        </w:rPr>
        <w:t>인</w:t>
      </w:r>
      <w:r>
        <w:rPr>
          <w:rFonts w:ascii="Times New Roman"/>
          <w:sz w:val="22"/>
          <w:szCs w:val="22"/>
        </w:rPr>
        <w:t>)</w:t>
      </w:r>
    </w:p>
    <w:p w14:paraId="03EBA607" w14:textId="77777777" w:rsidR="005C44B8" w:rsidRDefault="005C44B8" w:rsidP="005C44B8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생년월일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맑은 고딕" w:eastAsia="맑은 고딕" w:hAnsi="맑은 고딕" w:hint="eastAsia"/>
          <w:sz w:val="22"/>
          <w:szCs w:val="22"/>
        </w:rPr>
        <w:t>•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년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•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월</w:t>
      </w:r>
      <w:r>
        <w:rPr>
          <w:rFonts w:ascii="Times New Roman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•</w:t>
      </w:r>
      <w:r>
        <w:rPr>
          <w:rFonts w:ascii="Times New Roman" w:hint="eastAsia"/>
          <w:sz w:val="22"/>
          <w:szCs w:val="22"/>
        </w:rPr>
        <w:t>]</w:t>
      </w:r>
      <w:r>
        <w:rPr>
          <w:rFonts w:ascii="Times New Roman" w:hint="eastAsia"/>
          <w:sz w:val="22"/>
          <w:szCs w:val="22"/>
        </w:rPr>
        <w:t>일</w:t>
      </w:r>
    </w:p>
    <w:p w14:paraId="024D0D0C" w14:textId="77777777" w:rsidR="005C44B8" w:rsidRDefault="005C44B8" w:rsidP="005C44B8">
      <w:pPr>
        <w:spacing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주소</w:t>
      </w:r>
      <w:r>
        <w:rPr>
          <w:rFonts w:ascii="Times New Roman"/>
          <w:sz w:val="22"/>
          <w:szCs w:val="22"/>
        </w:rPr>
        <w:t xml:space="preserve">: </w:t>
      </w:r>
      <w:r>
        <w:rPr>
          <w:rFonts w:ascii="Times New Roman" w:hint="eastAsia"/>
          <w:sz w:val="22"/>
          <w:szCs w:val="22"/>
        </w:rPr>
        <w:t>[</w:t>
      </w:r>
      <w:r>
        <w:rPr>
          <w:rFonts w:ascii="맑은 고딕" w:eastAsia="맑은 고딕" w:hAnsi="맑은 고딕" w:hint="eastAsia"/>
          <w:sz w:val="22"/>
          <w:szCs w:val="22"/>
        </w:rPr>
        <w:t>•</w:t>
      </w:r>
      <w:r>
        <w:rPr>
          <w:rFonts w:ascii="Times New Roman" w:hint="eastAsia"/>
          <w:sz w:val="22"/>
          <w:szCs w:val="22"/>
        </w:rPr>
        <w:t>]</w:t>
      </w:r>
    </w:p>
    <w:p w14:paraId="60FA492B" w14:textId="77777777" w:rsidR="005C44B8" w:rsidRDefault="005C44B8" w:rsidP="005C44B8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</w:rPr>
      </w:pPr>
    </w:p>
    <w:p w14:paraId="7CD5DF38" w14:textId="77777777" w:rsidR="005C44B8" w:rsidRDefault="005C44B8" w:rsidP="005C44B8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p w14:paraId="33E16E11" w14:textId="77777777" w:rsidR="005C44B8" w:rsidRPr="00B35B0B" w:rsidRDefault="005C44B8" w:rsidP="005C44B8">
      <w:pPr>
        <w:widowControl/>
        <w:wordWrap/>
        <w:adjustRightInd/>
        <w:snapToGrid/>
        <w:spacing w:before="0" w:after="0" w:line="360" w:lineRule="auto"/>
        <w:jc w:val="left"/>
        <w:textAlignment w:val="auto"/>
        <w:rPr>
          <w:rFonts w:ascii="Times New Roman"/>
          <w:sz w:val="22"/>
          <w:szCs w:val="22"/>
          <w:u w:val="single"/>
          <w:lang w:val="en-GB"/>
        </w:rPr>
      </w:pPr>
      <w:r>
        <w:rPr>
          <w:rFonts w:ascii="Times New Roman"/>
          <w:sz w:val="22"/>
          <w:szCs w:val="22"/>
          <w:u w:val="single"/>
          <w:lang w:val="en-GB"/>
        </w:rPr>
        <w:t>첨부</w:t>
      </w:r>
      <w:r>
        <w:rPr>
          <w:rFonts w:ascii="Times New Roman"/>
          <w:sz w:val="22"/>
          <w:szCs w:val="22"/>
          <w:u w:val="single"/>
          <w:lang w:val="en-GB"/>
        </w:rPr>
        <w:t xml:space="preserve">. </w:t>
      </w:r>
      <w:r>
        <w:rPr>
          <w:rFonts w:ascii="Times New Roman"/>
          <w:sz w:val="22"/>
          <w:szCs w:val="22"/>
          <w:u w:val="single"/>
          <w:lang w:val="en-GB"/>
        </w:rPr>
        <w:t>개인</w:t>
      </w:r>
      <w:r>
        <w:rPr>
          <w:rFonts w:ascii="Times New Roman"/>
          <w:sz w:val="22"/>
          <w:szCs w:val="22"/>
          <w:u w:val="single"/>
          <w:lang w:val="en-GB"/>
        </w:rPr>
        <w:t xml:space="preserve"> </w:t>
      </w:r>
      <w:r>
        <w:rPr>
          <w:rFonts w:ascii="Times New Roman"/>
          <w:sz w:val="22"/>
          <w:szCs w:val="22"/>
          <w:u w:val="single"/>
          <w:lang w:val="en-GB"/>
        </w:rPr>
        <w:t>인감증명서</w:t>
      </w:r>
    </w:p>
    <w:p w14:paraId="04F9C950" w14:textId="4551F5F6" w:rsidR="006F78BB" w:rsidRDefault="005C44B8" w:rsidP="008E0FD4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lang w:val="en-GB"/>
        </w:rPr>
        <w:br w:type="page"/>
      </w:r>
      <w:bookmarkStart w:id="273" w:name="_Hlk200290124"/>
      <w:r w:rsidR="001E12B5">
        <w:rPr>
          <w:rFonts w:ascii="Times New Roman"/>
          <w:b/>
          <w:sz w:val="22"/>
          <w:szCs w:val="22"/>
          <w:u w:val="single"/>
        </w:rPr>
        <w:lastRenderedPageBreak/>
        <w:t>별지</w:t>
      </w:r>
      <w:r w:rsidR="001E12B5">
        <w:rPr>
          <w:rFonts w:ascii="Times New Roman"/>
          <w:b/>
          <w:sz w:val="22"/>
          <w:szCs w:val="22"/>
          <w:u w:val="single"/>
        </w:rPr>
        <w:t xml:space="preserve"> 7.1</w:t>
      </w:r>
    </w:p>
    <w:p w14:paraId="7DACB337" w14:textId="77777777" w:rsidR="006F78BB" w:rsidRDefault="001E12B5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proofErr w:type="spellStart"/>
      <w:r>
        <w:rPr>
          <w:rFonts w:ascii="Times New Roman" w:hint="eastAsia"/>
          <w:b/>
          <w:sz w:val="22"/>
          <w:szCs w:val="22"/>
        </w:rPr>
        <w:t>대표</w:t>
      </w: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 w:hint="eastAsia"/>
          <w:b/>
          <w:sz w:val="22"/>
          <w:szCs w:val="22"/>
        </w:rPr>
        <w:t>등</w:t>
      </w:r>
      <w:r>
        <w:rPr>
          <w:rFonts w:ascii="Times New Roman"/>
          <w:b/>
          <w:sz w:val="22"/>
          <w:szCs w:val="22"/>
        </w:rPr>
        <w:t>의</w:t>
      </w:r>
      <w:proofErr w:type="spellEnd"/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진술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및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보장</w:t>
      </w:r>
    </w:p>
    <w:p w14:paraId="65643BCE" w14:textId="77777777" w:rsidR="006F78BB" w:rsidRDefault="006F78BB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5157420D" w14:textId="77777777" w:rsidR="006F78BB" w:rsidRDefault="001E12B5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proofErr w:type="spellStart"/>
      <w:r>
        <w:rPr>
          <w:rFonts w:ascii="Times New Roman" w:hint="eastAsia"/>
          <w:sz w:val="22"/>
          <w:szCs w:val="22"/>
        </w:rPr>
        <w:t>대표</w:t>
      </w:r>
      <w:r>
        <w:rPr>
          <w:rFonts w:ascii="Times New Roman"/>
          <w:sz w:val="22"/>
          <w:szCs w:val="22"/>
        </w:rPr>
        <w:t>매도인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은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>.</w:t>
      </w:r>
    </w:p>
    <w:p w14:paraId="1B8DBC00" w14:textId="77777777" w:rsidR="006F78BB" w:rsidRDefault="006F78BB">
      <w:pPr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p w14:paraId="27720639" w14:textId="77777777" w:rsidR="006F78BB" w:rsidRDefault="001E12B5">
      <w:pPr>
        <w:pStyle w:val="af9"/>
        <w:numPr>
          <w:ilvl w:val="0"/>
          <w:numId w:val="59"/>
        </w:numPr>
        <w:autoSpaceDE w:val="0"/>
        <w:autoSpaceDN w:val="0"/>
        <w:spacing w:before="0" w:after="288" w:line="360" w:lineRule="auto"/>
        <w:ind w:leftChars="0"/>
        <w:rPr>
          <w:rFonts w:ascii="Times New Roman"/>
          <w:b/>
          <w:sz w:val="22"/>
          <w:szCs w:val="22"/>
        </w:rPr>
      </w:pPr>
      <w:proofErr w:type="spellStart"/>
      <w:r>
        <w:rPr>
          <w:rFonts w:ascii="Times New Roman" w:hint="eastAsia"/>
          <w:b/>
          <w:sz w:val="22"/>
          <w:szCs w:val="22"/>
        </w:rPr>
        <w:t>대표</w:t>
      </w:r>
      <w:r>
        <w:rPr>
          <w:rFonts w:ascii="Times New Roman"/>
          <w:b/>
          <w:sz w:val="22"/>
          <w:szCs w:val="22"/>
        </w:rPr>
        <w:t>매도인</w:t>
      </w:r>
      <w:r>
        <w:rPr>
          <w:rFonts w:ascii="Times New Roman" w:hint="eastAsia"/>
          <w:b/>
          <w:sz w:val="22"/>
          <w:szCs w:val="22"/>
        </w:rPr>
        <w:t>등</w:t>
      </w:r>
      <w:r>
        <w:rPr>
          <w:rFonts w:ascii="Times New Roman"/>
          <w:b/>
          <w:sz w:val="22"/>
          <w:szCs w:val="22"/>
        </w:rPr>
        <w:t>에</w:t>
      </w:r>
      <w:proofErr w:type="spellEnd"/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관한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사항</w:t>
      </w:r>
    </w:p>
    <w:p w14:paraId="5C65715A" w14:textId="77777777" w:rsidR="006F78BB" w:rsidRDefault="001E12B5"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권한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실행할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능력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권한을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날인함으로써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대표</w:t>
      </w:r>
      <w:r>
        <w:rPr>
          <w:rFonts w:ascii="Times New Roman"/>
          <w:sz w:val="22"/>
          <w:szCs w:val="23"/>
        </w:rPr>
        <w:t>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 w14:paraId="3ABA6FD3" w14:textId="77777777" w:rsidR="006F78BB" w:rsidRDefault="001E12B5"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동의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(ii) </w:t>
      </w:r>
      <w:proofErr w:type="spellStart"/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등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의무불이행을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구성하거나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이익을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상실시키지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대표매도인</w:t>
      </w:r>
      <w:r>
        <w:rPr>
          <w:rFonts w:ascii="Times New Roman" w:hint="eastAsia"/>
          <w:sz w:val="22"/>
          <w:szCs w:val="23"/>
        </w:rPr>
        <w:t>등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정부인허가나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</w:t>
      </w:r>
      <w:r>
        <w:rPr>
          <w:rFonts w:ascii="Times New Roman" w:hint="eastAsia"/>
          <w:sz w:val="22"/>
          <w:szCs w:val="23"/>
        </w:rPr>
        <w:t>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만약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사전동의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협의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완료하였다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또한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1D60BB3C" w14:textId="77777777" w:rsidR="006F78BB" w:rsidRDefault="001E12B5"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2"/>
          <w:u w:val="single"/>
        </w:rPr>
        <w:t>소송의</w:t>
      </w:r>
      <w:r>
        <w:rPr>
          <w:rFonts w:ascii="Times New Roman"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/>
          <w:sz w:val="22"/>
          <w:szCs w:val="22"/>
          <w:u w:val="single"/>
        </w:rPr>
        <w:t>부존재</w:t>
      </w:r>
      <w:proofErr w:type="spellEnd"/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proofErr w:type="spellStart"/>
      <w:r>
        <w:rPr>
          <w:rFonts w:ascii="Times New Roman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에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</w:p>
    <w:p w14:paraId="22FBAE83" w14:textId="77777777" w:rsidR="006F78BB" w:rsidRDefault="001E12B5"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proofErr w:type="spellStart"/>
      <w:r>
        <w:rPr>
          <w:rFonts w:ascii="Times New Roman" w:hint="eastAsia"/>
          <w:sz w:val="22"/>
          <w:szCs w:val="22"/>
          <w:u w:val="single"/>
        </w:rPr>
        <w:t>대표매도인등</w:t>
      </w:r>
      <w:proofErr w:type="spellEnd"/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보유</w:t>
      </w:r>
      <w:r>
        <w:rPr>
          <w:rFonts w:ascii="Times New Roman"/>
          <w:sz w:val="22"/>
          <w:szCs w:val="22"/>
          <w:u w:val="single"/>
        </w:rPr>
        <w:t>주식의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소유권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proofErr w:type="spellStart"/>
      <w:r>
        <w:rPr>
          <w:rFonts w:ascii="Times New Roman"/>
          <w:sz w:val="22"/>
          <w:szCs w:val="22"/>
        </w:rPr>
        <w:t>대표매도인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>은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매도할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대표매도인등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등록주주인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동시에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실질주주이며</w:t>
      </w:r>
      <w:proofErr w:type="spellEnd"/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 w:hint="eastAsia"/>
          <w:sz w:val="22"/>
          <w:szCs w:val="22"/>
        </w:rPr>
        <w:t>대표매도인등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 xml:space="preserve">. </w:t>
      </w:r>
      <w:proofErr w:type="spellStart"/>
      <w:r>
        <w:rPr>
          <w:rFonts w:ascii="Times New Roman" w:hint="eastAsia"/>
          <w:sz w:val="22"/>
          <w:szCs w:val="22"/>
        </w:rPr>
        <w:t>대표매도인등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제한부담도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대표매도인등</w:t>
      </w:r>
      <w:r>
        <w:rPr>
          <w:rFonts w:ascii="Times New Roman"/>
          <w:sz w:val="22"/>
          <w:szCs w:val="22"/>
        </w:rPr>
        <w:t>은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대표</w:t>
      </w:r>
      <w:r>
        <w:rPr>
          <w:rFonts w:ascii="Times New Roman" w:hint="eastAsia"/>
          <w:sz w:val="22"/>
          <w:szCs w:val="22"/>
        </w:rPr>
        <w:lastRenderedPageBreak/>
        <w:t>매도인등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권리행사에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제약이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  <w:proofErr w:type="spellStart"/>
      <w:r>
        <w:rPr>
          <w:rFonts w:ascii="Times New Roman" w:hint="eastAsia"/>
          <w:sz w:val="22"/>
          <w:szCs w:val="22"/>
        </w:rPr>
        <w:t>대표매도인등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발행되었고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/>
          <w:sz w:val="22"/>
          <w:szCs w:val="22"/>
        </w:rPr>
        <w:t>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대표매도인등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소유권이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제한부담도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이전된다</w:t>
      </w:r>
      <w:r>
        <w:rPr>
          <w:rFonts w:ascii="Times New Roman"/>
          <w:sz w:val="22"/>
          <w:szCs w:val="22"/>
        </w:rPr>
        <w:t>.</w:t>
      </w:r>
    </w:p>
    <w:p w14:paraId="2C629688" w14:textId="7F162DC0" w:rsidR="006F78BB" w:rsidRDefault="001E12B5">
      <w:pPr>
        <w:numPr>
          <w:ilvl w:val="0"/>
          <w:numId w:val="36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proofErr w:type="spellStart"/>
      <w:r>
        <w:rPr>
          <w:rFonts w:ascii="Times New Roman" w:hint="eastAsia"/>
          <w:sz w:val="22"/>
          <w:szCs w:val="23"/>
          <w:u w:val="single"/>
        </w:rPr>
        <w:t>경업</w:t>
      </w:r>
      <w:r>
        <w:rPr>
          <w:rFonts w:ascii="맑은 고딕" w:eastAsia="맑은 고딕" w:hAnsi="맑은 고딕" w:hint="eastAsia"/>
          <w:sz w:val="22"/>
          <w:szCs w:val="23"/>
          <w:u w:val="single"/>
        </w:rPr>
        <w:t>·</w:t>
      </w:r>
      <w:r>
        <w:rPr>
          <w:rFonts w:ascii="Times New Roman" w:hint="eastAsia"/>
          <w:sz w:val="22"/>
          <w:szCs w:val="23"/>
          <w:u w:val="single"/>
        </w:rPr>
        <w:t>유인금지</w:t>
      </w:r>
      <w:proofErr w:type="spellEnd"/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2"/>
        </w:rPr>
        <w:t>METAL</w:t>
      </w:r>
      <w:r w:rsidR="00B72637">
        <w:rPr>
          <w:rFonts w:ascii="Times New Roman" w:hint="eastAsia"/>
          <w:sz w:val="22"/>
          <w:szCs w:val="22"/>
        </w:rPr>
        <w:t>L</w:t>
      </w:r>
      <w:r>
        <w:rPr>
          <w:rFonts w:ascii="Times New Roman"/>
          <w:sz w:val="22"/>
          <w:szCs w:val="22"/>
        </w:rPr>
        <w:t>IFE</w:t>
      </w:r>
      <w:r>
        <w:rPr>
          <w:rFonts w:ascii="Times New Roman" w:hint="eastAsia"/>
          <w:sz w:val="22"/>
          <w:szCs w:val="22"/>
        </w:rPr>
        <w:t>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지배하고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법인으로서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 w:hint="eastAsia"/>
          <w:sz w:val="22"/>
          <w:szCs w:val="22"/>
        </w:rPr>
        <w:t>대상회사등이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직간접적으로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아니하고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고객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공급업체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거래처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경쟁관계에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이해관계를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대리하거나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자문을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제공하고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대표매도인</w:t>
      </w:r>
      <w:r>
        <w:rPr>
          <w:rFonts w:ascii="Times New Roman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는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영업정보나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인적·물적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자원을</w:t>
      </w:r>
      <w:r>
        <w:rPr>
          <w:rFonts w:ascii="Times New Roman"/>
          <w:sz w:val="22"/>
          <w:szCs w:val="22"/>
        </w:rPr>
        <w:t xml:space="preserve"> METALLIFE</w:t>
      </w:r>
      <w:r>
        <w:rPr>
          <w:rFonts w:ascii="Times New Roman" w:hint="eastAsia"/>
          <w:sz w:val="22"/>
          <w:szCs w:val="22"/>
        </w:rPr>
        <w:t>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영위하는데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이용하거나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유용하는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</w:t>
      </w:r>
      <w:r>
        <w:rPr>
          <w:rFonts w:ascii="Times New Roman"/>
          <w:sz w:val="22"/>
          <w:szCs w:val="22"/>
        </w:rPr>
        <w:t>(</w:t>
      </w:r>
      <w:proofErr w:type="spellStart"/>
      <w:r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목적으로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해당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임직원에게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접근하거나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이들에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대상회사등과의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고용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위임관계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종료를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권유하는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포함하되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이에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한정하지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 w:hint="eastAsia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  <w:proofErr w:type="spellStart"/>
      <w:r>
        <w:rPr>
          <w:rFonts w:ascii="Times New Roman" w:hint="eastAsia"/>
          <w:sz w:val="22"/>
          <w:szCs w:val="22"/>
        </w:rPr>
        <w:t>대표매도인등은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직접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특수관계인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자를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통하여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대상회사등이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직간접적으로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사업을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영위하고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지분인수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주식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관련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사채에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투자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등의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방식으로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투자하고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경쟁사의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경영진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고문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직원으로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참여하거나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자문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제공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지원하는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행위를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없고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영업정보를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이용하여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대상회사등과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경쟁하는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활동에도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직·간접적으로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관여하고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있지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아니하다</w:t>
      </w:r>
      <w:r>
        <w:rPr>
          <w:rFonts w:ascii="Times New Roman"/>
          <w:sz w:val="22"/>
          <w:szCs w:val="22"/>
        </w:rPr>
        <w:t>.</w:t>
      </w:r>
    </w:p>
    <w:p w14:paraId="5D35A90F" w14:textId="77777777" w:rsidR="006F78BB" w:rsidRDefault="001E12B5">
      <w:pPr>
        <w:pStyle w:val="af9"/>
        <w:numPr>
          <w:ilvl w:val="0"/>
          <w:numId w:val="59"/>
        </w:numPr>
        <w:autoSpaceDE w:val="0"/>
        <w:autoSpaceDN w:val="0"/>
        <w:spacing w:before="0" w:after="288" w:line="360" w:lineRule="auto"/>
        <w:ind w:leftChars="0"/>
        <w:rPr>
          <w:rFonts w:ascii="Times New Roman"/>
          <w:b/>
          <w:sz w:val="22"/>
          <w:szCs w:val="22"/>
        </w:rPr>
      </w:pPr>
      <w:bookmarkStart w:id="274" w:name="_DV_M107"/>
      <w:bookmarkEnd w:id="274"/>
      <w:proofErr w:type="spellStart"/>
      <w:r>
        <w:rPr>
          <w:rFonts w:ascii="Times New Roman"/>
          <w:b/>
          <w:sz w:val="22"/>
          <w:szCs w:val="22"/>
        </w:rPr>
        <w:t>대상회사</w:t>
      </w:r>
      <w:r>
        <w:rPr>
          <w:rFonts w:ascii="Times New Roman" w:hint="eastAsia"/>
          <w:b/>
          <w:sz w:val="22"/>
          <w:szCs w:val="22"/>
        </w:rPr>
        <w:t>등</w:t>
      </w:r>
      <w:r>
        <w:rPr>
          <w:rFonts w:ascii="Times New Roman"/>
          <w:b/>
          <w:sz w:val="22"/>
          <w:szCs w:val="22"/>
        </w:rPr>
        <w:t>에</w:t>
      </w:r>
      <w:proofErr w:type="spellEnd"/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관한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사항</w:t>
      </w:r>
    </w:p>
    <w:p w14:paraId="6EA3937E" w14:textId="77777777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설립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존속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대한민국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설립지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설립되어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존속하며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2"/>
        </w:rPr>
        <w:t>영위하고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능력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자격을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채무불이행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2"/>
        </w:rPr>
        <w:t>파산ㆍ회생ㆍ지급불능ㆍ지급유예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주주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채권자의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145E29F5" w14:textId="5C2D2CF8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대상회사의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자본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수권주식총수는</w:t>
      </w:r>
      <w:r>
        <w:rPr>
          <w:rFonts w:ascii="Times New Roman"/>
          <w:sz w:val="22"/>
          <w:szCs w:val="23"/>
        </w:rPr>
        <w:t xml:space="preserve"> 100,000,000</w:t>
      </w:r>
      <w:r>
        <w:rPr>
          <w:rFonts w:ascii="Times New Roman"/>
          <w:sz w:val="22"/>
          <w:szCs w:val="23"/>
        </w:rPr>
        <w:t>주이고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발행주식총수는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보통주식</w:t>
      </w:r>
      <w:r>
        <w:rPr>
          <w:rFonts w:ascii="Times New Roman"/>
          <w:sz w:val="22"/>
          <w:szCs w:val="23"/>
        </w:rPr>
        <w:t xml:space="preserve"> 3,115,278</w:t>
      </w:r>
      <w:r>
        <w:rPr>
          <w:rFonts w:ascii="Times New Roman"/>
          <w:sz w:val="22"/>
          <w:szCs w:val="23"/>
        </w:rPr>
        <w:t>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전환</w:t>
      </w:r>
      <w:r>
        <w:rPr>
          <w:rFonts w:ascii="Times New Roman" w:hint="eastAsia"/>
          <w:sz w:val="22"/>
          <w:szCs w:val="23"/>
        </w:rPr>
        <w:t>상환</w:t>
      </w:r>
      <w:r>
        <w:rPr>
          <w:rFonts w:ascii="Times New Roman"/>
          <w:sz w:val="22"/>
          <w:szCs w:val="23"/>
        </w:rPr>
        <w:t>우선주식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총</w:t>
      </w:r>
      <w:r>
        <w:rPr>
          <w:rFonts w:ascii="Times New Roman"/>
          <w:sz w:val="22"/>
          <w:szCs w:val="23"/>
        </w:rPr>
        <w:t xml:space="preserve"> 1,250,100 </w:t>
      </w:r>
      <w:r>
        <w:rPr>
          <w:rFonts w:ascii="Times New Roman"/>
          <w:sz w:val="22"/>
          <w:szCs w:val="23"/>
        </w:rPr>
        <w:t>주</w:t>
      </w:r>
      <w:r>
        <w:rPr>
          <w:rFonts w:ascii="Times New Roman" w:hint="eastAsia"/>
          <w:sz w:val="22"/>
          <w:szCs w:val="22"/>
        </w:rPr>
        <w:t>(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2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450,000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3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lastRenderedPageBreak/>
        <w:t>124,998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4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124,998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5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360,000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제</w:t>
      </w:r>
      <w:r>
        <w:rPr>
          <w:rFonts w:ascii="Times New Roman" w:hint="eastAsia"/>
          <w:sz w:val="22"/>
          <w:szCs w:val="22"/>
        </w:rPr>
        <w:t>6</w:t>
      </w:r>
      <w:r>
        <w:rPr>
          <w:rFonts w:ascii="Times New Roman" w:hint="eastAsia"/>
          <w:sz w:val="22"/>
          <w:szCs w:val="22"/>
        </w:rPr>
        <w:t>종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전환</w:t>
      </w:r>
      <w:r>
        <w:rPr>
          <w:rFonts w:ascii="Times New Roman" w:hint="eastAsia"/>
          <w:sz w:val="22"/>
          <w:szCs w:val="22"/>
        </w:rPr>
        <w:t>상환</w:t>
      </w:r>
      <w:r>
        <w:rPr>
          <w:rFonts w:ascii="Times New Roman"/>
          <w:sz w:val="22"/>
          <w:szCs w:val="22"/>
        </w:rPr>
        <w:t>우선주식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190,104</w:t>
      </w:r>
      <w:r>
        <w:rPr>
          <w:rFonts w:ascii="Times New Roman"/>
          <w:sz w:val="22"/>
          <w:szCs w:val="22"/>
        </w:rPr>
        <w:t>주</w:t>
      </w:r>
      <w:r>
        <w:rPr>
          <w:rFonts w:ascii="Times New Roman" w:hint="eastAsia"/>
          <w:sz w:val="22"/>
          <w:szCs w:val="22"/>
        </w:rPr>
        <w:t>)</w:t>
      </w:r>
      <w:r>
        <w:rPr>
          <w:rFonts w:ascii="Times New Roman"/>
          <w:sz w:val="22"/>
          <w:szCs w:val="23"/>
        </w:rPr>
        <w:t>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총</w:t>
      </w:r>
      <w:r>
        <w:rPr>
          <w:rFonts w:ascii="Times New Roman"/>
          <w:sz w:val="22"/>
          <w:szCs w:val="23"/>
        </w:rPr>
        <w:t xml:space="preserve"> 4,365,378</w:t>
      </w:r>
      <w:r>
        <w:rPr>
          <w:rFonts w:ascii="Times New Roman"/>
          <w:sz w:val="22"/>
          <w:szCs w:val="23"/>
        </w:rPr>
        <w:t>주</w:t>
      </w:r>
      <w:r>
        <w:rPr>
          <w:rFonts w:ascii="Times New Roman"/>
          <w:sz w:val="22"/>
          <w:szCs w:val="23"/>
        </w:rPr>
        <w:t>(1</w:t>
      </w:r>
      <w:r>
        <w:rPr>
          <w:rFonts w:ascii="Times New Roman"/>
          <w:sz w:val="22"/>
          <w:szCs w:val="23"/>
        </w:rPr>
        <w:t>주당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액면금액</w:t>
      </w:r>
      <w:r>
        <w:rPr>
          <w:rFonts w:ascii="Times New Roman"/>
          <w:sz w:val="22"/>
          <w:szCs w:val="23"/>
        </w:rPr>
        <w:t xml:space="preserve"> </w:t>
      </w:r>
      <w:r w:rsidR="00B72637">
        <w:rPr>
          <w:rFonts w:ascii="Times New Roman" w:hint="eastAsia"/>
          <w:sz w:val="22"/>
          <w:szCs w:val="23"/>
        </w:rPr>
        <w:t>금</w:t>
      </w:r>
      <w:r w:rsidR="00B72637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500</w:t>
      </w:r>
      <w:r>
        <w:rPr>
          <w:rFonts w:ascii="Times New Roman"/>
          <w:sz w:val="22"/>
          <w:szCs w:val="23"/>
        </w:rPr>
        <w:t>원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이다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대상회사의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발행주식은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발행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완납되었으며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추가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납입의무는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</w:rPr>
        <w:t>대상회사는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전환사채</w:t>
      </w:r>
      <w:r>
        <w:rPr>
          <w:rFonts w:ascii="Times New Roman"/>
          <w:sz w:val="22"/>
        </w:rPr>
        <w:t xml:space="preserve">, </w:t>
      </w:r>
      <w:proofErr w:type="spellStart"/>
      <w:r>
        <w:rPr>
          <w:rFonts w:ascii="Times New Roman"/>
          <w:sz w:val="22"/>
        </w:rPr>
        <w:t>신주인수권부사채</w:t>
      </w:r>
      <w:proofErr w:type="spellEnd"/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  <w:szCs w:val="22"/>
        </w:rPr>
        <w:t>주식매수선택권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신주인수권</w:t>
      </w:r>
      <w:r>
        <w:rPr>
          <w:rFonts w:ascii="Times New Roman"/>
          <w:sz w:val="22"/>
        </w:rPr>
        <w:t>(</w:t>
      </w:r>
      <w:r>
        <w:rPr>
          <w:rFonts w:ascii="Times New Roman"/>
          <w:sz w:val="22"/>
        </w:rPr>
        <w:t>관련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법령에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따라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주주에게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인정되는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신주인수권은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제외함</w:t>
      </w:r>
      <w:r>
        <w:rPr>
          <w:rFonts w:ascii="Times New Roman"/>
          <w:sz w:val="22"/>
        </w:rPr>
        <w:t xml:space="preserve">)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주식으로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전환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교환될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달리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대상회사의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신주발행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의무를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발생시킬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유가증권이나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권리가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부여되어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아니하고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이와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관련한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계약이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존재하지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않는다</w:t>
      </w:r>
      <w:r>
        <w:rPr>
          <w:rFonts w:ascii="Times New Roman"/>
          <w:sz w:val="22"/>
        </w:rPr>
        <w:t>.</w:t>
      </w:r>
    </w:p>
    <w:p w14:paraId="7B7C661B" w14:textId="77777777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u w:val="single"/>
        </w:rPr>
      </w:pPr>
      <w:r>
        <w:rPr>
          <w:rFonts w:ascii="Times New Roman" w:hint="eastAsia"/>
          <w:sz w:val="22"/>
          <w:u w:val="single"/>
        </w:rPr>
        <w:t>본건</w:t>
      </w:r>
      <w:r>
        <w:rPr>
          <w:rFonts w:ascii="Times New Roman" w:hint="eastAsia"/>
          <w:sz w:val="22"/>
          <w:u w:val="single"/>
        </w:rPr>
        <w:t xml:space="preserve"> </w:t>
      </w:r>
      <w:r>
        <w:rPr>
          <w:rFonts w:ascii="Times New Roman" w:hint="eastAsia"/>
          <w:sz w:val="22"/>
          <w:u w:val="single"/>
        </w:rPr>
        <w:t>자회사</w:t>
      </w:r>
      <w:r>
        <w:rPr>
          <w:rFonts w:ascii="Times New Roman" w:hint="eastAsia"/>
          <w:sz w:val="22"/>
        </w:rPr>
        <w:t xml:space="preserve">. 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대상회사의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유일한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자회사이다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 w:hint="eastAsia"/>
          <w:sz w:val="22"/>
        </w:rPr>
        <w:t>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체결일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현재</w:t>
      </w:r>
      <w:r>
        <w:rPr>
          <w:rFonts w:ascii="Times New Roman" w:hint="eastAsia"/>
          <w:sz w:val="22"/>
        </w:rPr>
        <w:t xml:space="preserve"> (</w:t>
      </w:r>
      <w:proofErr w:type="spellStart"/>
      <w:r>
        <w:rPr>
          <w:rFonts w:ascii="Times New Roman" w:hint="eastAsia"/>
          <w:sz w:val="22"/>
        </w:rPr>
        <w:t>i</w:t>
      </w:r>
      <w:proofErr w:type="spellEnd"/>
      <w:r>
        <w:rPr>
          <w:rFonts w:ascii="Times New Roman" w:hint="eastAsia"/>
          <w:sz w:val="22"/>
        </w:rPr>
        <w:t xml:space="preserve">)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출자지분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>1,000</w:t>
      </w:r>
      <w:r>
        <w:rPr>
          <w:rFonts w:ascii="Times New Roman" w:hint="eastAsia"/>
          <w:sz w:val="22"/>
        </w:rPr>
        <w:t>좌를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발행하였으며</w:t>
      </w:r>
      <w:r>
        <w:rPr>
          <w:rFonts w:ascii="Times New Roman"/>
          <w:sz w:val="22"/>
        </w:rPr>
        <w:t xml:space="preserve">, </w:t>
      </w:r>
      <w:r>
        <w:rPr>
          <w:rFonts w:ascii="Times New Roman" w:hint="eastAsia"/>
          <w:sz w:val="22"/>
        </w:rPr>
        <w:t>대상회사는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출자지분을</w:t>
      </w:r>
      <w:r>
        <w:rPr>
          <w:rFonts w:ascii="Times New Roman" w:hint="eastAsia"/>
          <w:sz w:val="22"/>
        </w:rPr>
        <w:t xml:space="preserve"> </w:t>
      </w:r>
      <w:proofErr w:type="spellStart"/>
      <w:r>
        <w:rPr>
          <w:rFonts w:ascii="Times New Roman" w:hint="eastAsia"/>
          <w:sz w:val="22"/>
        </w:rPr>
        <w:t>여하한</w:t>
      </w:r>
      <w:proofErr w:type="spellEnd"/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제한부담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없이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적법하고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유효하게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소유하고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있다</w:t>
      </w:r>
      <w:r>
        <w:rPr>
          <w:rFonts w:ascii="Times New Roman" w:hint="eastAsia"/>
          <w:sz w:val="22"/>
        </w:rPr>
        <w:t xml:space="preserve">.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  <w:szCs w:val="22"/>
        </w:rPr>
        <w:t>출자지분으로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전환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교환될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달리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출자지분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의무를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발생시킬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있는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유가증권이나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권리를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발행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또는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부여하거나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이와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관련한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계약을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체결한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없고</w:t>
      </w:r>
      <w:r>
        <w:rPr>
          <w:rFonts w:ascii="Times New Roman" w:hint="eastAsia"/>
          <w:sz w:val="22"/>
        </w:rPr>
        <w:t xml:space="preserve">, </w:t>
      </w:r>
      <w:r>
        <w:rPr>
          <w:rFonts w:ascii="Times New Roman" w:hint="eastAsia"/>
          <w:sz w:val="22"/>
        </w:rPr>
        <w:t>본건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자회사에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희석화</w:t>
      </w:r>
      <w:r>
        <w:rPr>
          <w:rFonts w:ascii="Times New Roman" w:hint="eastAsia"/>
          <w:sz w:val="22"/>
        </w:rPr>
        <w:t xml:space="preserve">(dilution) </w:t>
      </w:r>
      <w:r>
        <w:rPr>
          <w:rFonts w:ascii="Times New Roman" w:hint="eastAsia"/>
          <w:sz w:val="22"/>
        </w:rPr>
        <w:t>사유는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존재하지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않는다</w:t>
      </w:r>
      <w:r>
        <w:rPr>
          <w:rFonts w:ascii="Times New Roman" w:hint="eastAsia"/>
          <w:sz w:val="22"/>
        </w:rPr>
        <w:t>.</w:t>
      </w:r>
    </w:p>
    <w:p w14:paraId="6E660C4C" w14:textId="77777777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3"/>
          <w:u w:val="single"/>
        </w:rPr>
        <w:t>주주간계약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b/>
          <w:bCs/>
          <w:sz w:val="22"/>
          <w:szCs w:val="23"/>
          <w:u w:val="single"/>
        </w:rPr>
        <w:t>별첨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C</w:t>
      </w:r>
      <w:r>
        <w:rPr>
          <w:rFonts w:ascii="Times New Roman" w:hint="eastAsia"/>
          <w:sz w:val="22"/>
          <w:szCs w:val="23"/>
        </w:rPr>
        <w:t>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기재된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투자계약을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대상회사등을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대상회사등의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다른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상대방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하여</w:t>
      </w:r>
      <w:r>
        <w:rPr>
          <w:rFonts w:ascii="Times New Roman" w:hint="eastAsia"/>
          <w:sz w:val="22"/>
          <w:szCs w:val="23"/>
        </w:rPr>
        <w:t xml:space="preserve">, </w:t>
      </w:r>
      <w:proofErr w:type="spellStart"/>
      <w:r>
        <w:rPr>
          <w:rFonts w:ascii="Times New Roman" w:hint="eastAsia"/>
          <w:sz w:val="22"/>
          <w:szCs w:val="23"/>
        </w:rPr>
        <w:t>대상회사등의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설립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출자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경영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영업활동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체결된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주주간계약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유사한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 w:hint="eastAsia"/>
          <w:sz w:val="22"/>
          <w:szCs w:val="23"/>
        </w:rPr>
        <w:t>.</w:t>
      </w:r>
    </w:p>
    <w:p w14:paraId="5BF2AE6D" w14:textId="77777777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도산사유의</w:t>
      </w:r>
      <w:r>
        <w:rPr>
          <w:rFonts w:ascii="Times New Roman"/>
          <w:sz w:val="22"/>
          <w:szCs w:val="23"/>
          <w:u w:val="single"/>
        </w:rPr>
        <w:t xml:space="preserve"> </w:t>
      </w:r>
      <w:proofErr w:type="spellStart"/>
      <w:r>
        <w:rPr>
          <w:rFonts w:ascii="Times New Roman"/>
          <w:sz w:val="22"/>
          <w:szCs w:val="23"/>
          <w:u w:val="single"/>
        </w:rPr>
        <w:t>부존재</w:t>
      </w:r>
      <w:proofErr w:type="spellEnd"/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채무초과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변제기에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일반적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계속적으로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변제할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회생절차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파산절차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신청이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제기되었거나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채권단에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워크아웃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개시되었거나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발행어음이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부도처리된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081A7E51" w14:textId="4B84AA20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재무제표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기준재무제표는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한국채택국제회계기준</w:t>
      </w:r>
      <w:r>
        <w:rPr>
          <w:rFonts w:ascii="Times New Roman"/>
          <w:sz w:val="22"/>
          <w:szCs w:val="22"/>
        </w:rPr>
        <w:t>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작성</w:t>
      </w:r>
      <w:r>
        <w:rPr>
          <w:rFonts w:ascii="Times New Roman"/>
          <w:sz w:val="22"/>
          <w:szCs w:val="23"/>
        </w:rPr>
        <w:t>되었고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재무상황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경영성과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자본의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변동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현금흐름을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</w:t>
      </w:r>
      <w:r>
        <w:rPr>
          <w:rFonts w:ascii="Times New Roman"/>
          <w:sz w:val="22"/>
          <w:szCs w:val="22"/>
        </w:rPr>
        <w:t>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채무</w:t>
      </w:r>
      <w:r>
        <w:rPr>
          <w:rFonts w:ascii="Times New Roman"/>
          <w:sz w:val="22"/>
          <w:szCs w:val="22"/>
        </w:rPr>
        <w:t>(</w:t>
      </w:r>
      <w:r>
        <w:rPr>
          <w:rFonts w:ascii="Times New Roman"/>
          <w:sz w:val="22"/>
          <w:szCs w:val="22"/>
        </w:rPr>
        <w:t>우발채무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분쟁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중인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lastRenderedPageBreak/>
        <w:t>채무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일체의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포함함</w:t>
      </w:r>
      <w:r>
        <w:rPr>
          <w:rFonts w:ascii="Times New Roman"/>
          <w:sz w:val="22"/>
          <w:szCs w:val="22"/>
        </w:rPr>
        <w:t>)</w:t>
      </w:r>
      <w:r>
        <w:rPr>
          <w:rFonts w:ascii="Times New Roman"/>
          <w:sz w:val="22"/>
          <w:szCs w:val="22"/>
        </w:rPr>
        <w:t>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누락하지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아니하였다</w:t>
      </w:r>
      <w:r>
        <w:rPr>
          <w:rFonts w:ascii="Times New Roman"/>
          <w:sz w:val="22"/>
          <w:szCs w:val="22"/>
        </w:rPr>
        <w:t>.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/>
          <w:sz w:val="22"/>
          <w:szCs w:val="22"/>
        </w:rPr>
        <w:t>기준재무제표에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반영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공개된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것과</w:t>
      </w:r>
      <w:r>
        <w:rPr>
          <w:rFonts w:ascii="Times New Roman"/>
          <w:sz w:val="22"/>
          <w:szCs w:val="22"/>
        </w:rPr>
        <w:t xml:space="preserve"> (ii) </w:t>
      </w:r>
      <w:r>
        <w:rPr>
          <w:rFonts w:ascii="Times New Roman"/>
          <w:sz w:val="22"/>
          <w:szCs w:val="23"/>
        </w:rPr>
        <w:t>기준재무제표의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통상적인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사업과정으로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인하여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외에는</w:t>
      </w:r>
      <w:r>
        <w:rPr>
          <w:rFonts w:ascii="Times New Roman"/>
          <w:sz w:val="22"/>
          <w:szCs w:val="22"/>
        </w:rPr>
        <w:t xml:space="preserve">, </w:t>
      </w:r>
      <w:proofErr w:type="spellStart"/>
      <w:r>
        <w:rPr>
          <w:rFonts w:ascii="Times New Roman"/>
          <w:sz w:val="22"/>
          <w:szCs w:val="22"/>
        </w:rPr>
        <w:t>대상회사등의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재무제표에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반영되지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확정적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불확정적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우발적인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부채도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이러한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채무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부채가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발생할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사유나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</w:t>
      </w:r>
      <w:r>
        <w:rPr>
          <w:rFonts w:ascii="Times New Roman"/>
          <w:sz w:val="22"/>
          <w:szCs w:val="23"/>
        </w:rPr>
        <w:t>과정에서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회계실사를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자료는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정확하고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현황과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일치하며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부채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손익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현금흐름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경영성과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경영실적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재무상태를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확인한다</w:t>
      </w:r>
      <w:r>
        <w:rPr>
          <w:rFonts w:ascii="Times New Roman"/>
          <w:sz w:val="22"/>
          <w:szCs w:val="23"/>
        </w:rPr>
        <w:t>.</w:t>
      </w:r>
    </w:p>
    <w:p w14:paraId="7B6CA06B" w14:textId="77777777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인허가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취득하여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정부인허가에서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이들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</w:rPr>
        <w:t>대상회사</w:t>
      </w:r>
      <w:r>
        <w:rPr>
          <w:rFonts w:ascii="Times New Roman" w:hint="eastAsia"/>
          <w:sz w:val="22"/>
        </w:rPr>
        <w:t>등은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정부기관으로부터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정부인허가의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취소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정지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갱신거절에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통지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고지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받은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사실이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없으며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인허가의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무효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취소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정지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갱신거절을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초래할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어떠한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사유나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사정이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발생하였거나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발생할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우려가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존재하지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아니한다</w:t>
      </w:r>
      <w:r>
        <w:rPr>
          <w:rFonts w:ascii="Times New Roman"/>
          <w:sz w:val="22"/>
        </w:rPr>
        <w:t xml:space="preserve">.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내부규정</w:t>
      </w:r>
      <w:r>
        <w:rPr>
          <w:rFonts w:ascii="Times New Roman"/>
          <w:sz w:val="22"/>
          <w:szCs w:val="23"/>
        </w:rPr>
        <w:t>이나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적용되는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정부인허가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정부명령에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, (ii) </w:t>
      </w:r>
      <w:proofErr w:type="spellStart"/>
      <w:r>
        <w:rPr>
          <w:rFonts w:ascii="Times New Roman"/>
          <w:sz w:val="22"/>
          <w:szCs w:val="23"/>
        </w:rPr>
        <w:t>대상회사</w:t>
      </w:r>
      <w:r>
        <w:rPr>
          <w:rFonts w:ascii="Times New Roman" w:hint="eastAsia"/>
          <w:sz w:val="22"/>
          <w:szCs w:val="23"/>
        </w:rPr>
        <w:t>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정부인허가에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철회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11533584" w14:textId="77777777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법령준수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적용되는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</w:t>
      </w:r>
      <w:r>
        <w:rPr>
          <w:rFonts w:ascii="Times New Roman" w:hint="eastAsia"/>
          <w:sz w:val="22"/>
          <w:szCs w:val="23"/>
        </w:rPr>
        <w:t>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</w:t>
      </w:r>
      <w:r>
        <w:rPr>
          <w:rFonts w:ascii="Times New Roman"/>
          <w:sz w:val="22"/>
          <w:szCs w:val="23"/>
        </w:rPr>
        <w:t>으며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장래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발생시킬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벌과금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과태료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과징금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</w:rPr>
        <w:t>영업의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손실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영업상의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불이익을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고지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그러할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/>
          <w:sz w:val="22"/>
          <w:szCs w:val="22"/>
        </w:rPr>
        <w:t xml:space="preserve"> </w:t>
      </w:r>
    </w:p>
    <w:p w14:paraId="4038BA2E" w14:textId="77777777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정부보조금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등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보조금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혜택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“</w:t>
      </w:r>
      <w:proofErr w:type="spellStart"/>
      <w:r>
        <w:rPr>
          <w:rFonts w:ascii="Times New Roman"/>
          <w:b/>
          <w:sz w:val="22"/>
          <w:szCs w:val="23"/>
          <w:u w:val="single"/>
        </w:rPr>
        <w:t>혜택등</w:t>
      </w:r>
      <w:proofErr w:type="spellEnd"/>
      <w:r>
        <w:rPr>
          <w:rFonts w:ascii="Times New Roman"/>
          <w:sz w:val="22"/>
          <w:szCs w:val="23"/>
        </w:rPr>
        <w:t>”)</w:t>
      </w:r>
      <w:r>
        <w:rPr>
          <w:rFonts w:ascii="Times New Roman"/>
          <w:sz w:val="22"/>
          <w:szCs w:val="23"/>
        </w:rPr>
        <w:t>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</w:rPr>
        <w:t>법률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부정수급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혜택등의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환수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제재사유가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5B4B5D83" w14:textId="77777777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u w:val="single"/>
        </w:rPr>
        <w:lastRenderedPageBreak/>
        <w:t>자산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</w:p>
    <w:p w14:paraId="754F4C85" w14:textId="77777777" w:rsidR="006F78BB" w:rsidRDefault="001E12B5"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유형자산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부동산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동산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유체동산을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동일</w:t>
      </w:r>
      <w:r>
        <w:rPr>
          <w:rFonts w:ascii="Times New Roman" w:hint="eastAsia"/>
          <w:sz w:val="22"/>
          <w:szCs w:val="23"/>
        </w:rPr>
        <w:t>함</w:t>
      </w:r>
      <w:r>
        <w:rPr>
          <w:rFonts w:ascii="Times New Roman"/>
          <w:sz w:val="22"/>
          <w:szCs w:val="23"/>
        </w:rPr>
        <w:t>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임차권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자산에는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설정되어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 xml:space="preserve">. </w:t>
      </w:r>
    </w:p>
    <w:p w14:paraId="7E3773AA" w14:textId="77777777" w:rsidR="006F78BB" w:rsidRDefault="001E12B5"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유형자산은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사용목적에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운용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관리되고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마모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제외하고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충분히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가동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운영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활용될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상태이며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사업활동에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유용하고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계속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충분히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용도에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맞게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</w:p>
    <w:p w14:paraId="305D2995" w14:textId="77777777" w:rsidR="006F78BB" w:rsidRDefault="001E12B5"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재무제표에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재산을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처분하기로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 w14:paraId="01111778" w14:textId="77777777" w:rsidR="006F78BB" w:rsidRDefault="001E12B5"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부동산은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신고된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목적에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권리를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침해하고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유형자산과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몰수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징발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수용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진행중이지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같은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>.</w:t>
      </w:r>
    </w:p>
    <w:p w14:paraId="07BDFE03" w14:textId="77777777" w:rsidR="006F78BB" w:rsidRDefault="001E12B5">
      <w:pPr>
        <w:pStyle w:val="af9"/>
        <w:numPr>
          <w:ilvl w:val="3"/>
          <w:numId w:val="38"/>
        </w:numPr>
        <w:topLinePunct/>
        <w:autoSpaceDE w:val="0"/>
        <w:autoSpaceDN w:val="0"/>
        <w:spacing w:before="0" w:after="288" w:line="360" w:lineRule="auto"/>
        <w:ind w:leftChars="0" w:left="1418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임차인으로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임대차계약상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보증금을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전액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알고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보증금을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전액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못할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예상되는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 w14:paraId="1EC65B09" w14:textId="77777777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u w:val="single"/>
        </w:rPr>
        <w:t>재고자산</w:t>
      </w:r>
      <w:r>
        <w:rPr>
          <w:rFonts w:ascii="Times New Roman" w:hint="eastAsia"/>
          <w:sz w:val="22"/>
          <w:szCs w:val="23"/>
        </w:rPr>
        <w:t xml:space="preserve">. 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사업과정에서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재고금액의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감가에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사항을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, </w:t>
      </w:r>
      <w:proofErr w:type="spellStart"/>
      <w:r>
        <w:rPr>
          <w:rFonts w:ascii="Times New Roman" w:hint="eastAsia"/>
          <w:sz w:val="22"/>
          <w:szCs w:val="23"/>
        </w:rPr>
        <w:t>대상회사등의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재고자산은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품질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수량의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중요한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면에서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사업과정에서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할인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사용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가능하고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상품성이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있다</w:t>
      </w:r>
      <w:r>
        <w:rPr>
          <w:rFonts w:ascii="Times New Roman" w:hint="eastAsia"/>
          <w:sz w:val="22"/>
          <w:szCs w:val="23"/>
        </w:rPr>
        <w:t>.</w:t>
      </w:r>
    </w:p>
    <w:p w14:paraId="3A9F321D" w14:textId="77777777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u w:val="single"/>
        </w:rPr>
        <w:t>매출채권</w:t>
      </w:r>
      <w:r>
        <w:rPr>
          <w:rFonts w:ascii="Times New Roman" w:hint="eastAsia"/>
          <w:sz w:val="22"/>
          <w:szCs w:val="23"/>
        </w:rPr>
        <w:t xml:space="preserve">. </w:t>
      </w:r>
      <w:proofErr w:type="spellStart"/>
      <w:r>
        <w:rPr>
          <w:rFonts w:ascii="Times New Roman" w:hint="eastAsia"/>
          <w:sz w:val="22"/>
          <w:szCs w:val="23"/>
        </w:rPr>
        <w:t>대상회사등과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매출채권은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사업과정에서의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거래로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발생하였으며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기존의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매출채권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회수율에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회수할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 w:hint="eastAsia"/>
          <w:sz w:val="22"/>
          <w:szCs w:val="23"/>
        </w:rPr>
        <w:lastRenderedPageBreak/>
        <w:t>러한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매출채권에는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제한부담이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아니한다</w:t>
      </w:r>
      <w:r>
        <w:rPr>
          <w:rFonts w:ascii="Times New Roman" w:hint="eastAsia"/>
          <w:sz w:val="22"/>
          <w:szCs w:val="23"/>
        </w:rPr>
        <w:t>.</w:t>
      </w:r>
    </w:p>
    <w:p w14:paraId="08524975" w14:textId="77777777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지식재산권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</w:t>
      </w:r>
    </w:p>
    <w:p w14:paraId="57D8D13D" w14:textId="77777777" w:rsidR="006F78BB" w:rsidRDefault="001E12B5">
      <w:pPr>
        <w:pStyle w:val="af9"/>
        <w:numPr>
          <w:ilvl w:val="0"/>
          <w:numId w:val="64"/>
        </w:numPr>
        <w:topLinePunct/>
        <w:autoSpaceDE w:val="0"/>
        <w:autoSpaceDN w:val="0"/>
        <w:spacing w:before="0" w:after="288" w:line="360" w:lineRule="auto"/>
        <w:ind w:leftChars="0" w:left="1418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수행을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특허권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상표권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서비스표권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저작권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디자인권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컴퓨터프로그램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저작권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대해서는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자신이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출원한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출원하기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합리적이고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적절한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등록이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말소될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임직원의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직무발명을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승계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받았으며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직무발명자가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보상금을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포기한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경우를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내부규정에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정당한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보상금을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지급하였고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임직원의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직무발명에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금전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보상을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의무를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부담하고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아니하다</w:t>
      </w:r>
      <w:r>
        <w:rPr>
          <w:rFonts w:ascii="Times New Roman" w:hint="eastAsia"/>
          <w:sz w:val="22"/>
          <w:szCs w:val="23"/>
        </w:rPr>
        <w:t>.</w:t>
      </w:r>
    </w:p>
    <w:p w14:paraId="33DFF2CB" w14:textId="77777777" w:rsidR="006F78BB" w:rsidRDefault="001E12B5">
      <w:pPr>
        <w:pStyle w:val="af9"/>
        <w:numPr>
          <w:ilvl w:val="0"/>
          <w:numId w:val="64"/>
        </w:numPr>
        <w:topLinePunct/>
        <w:autoSpaceDE w:val="0"/>
        <w:autoSpaceDN w:val="0"/>
        <w:spacing w:before="0" w:after="288" w:line="360" w:lineRule="auto"/>
        <w:ind w:leftChars="0" w:left="1418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라이선스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가능하다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/>
          <w:sz w:val="22"/>
          <w:szCs w:val="23"/>
        </w:rPr>
        <w:t>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변제기에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지급기한이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도래하였으나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미이행된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추가적인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금원을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31722339" w14:textId="77777777" w:rsidR="006F78BB" w:rsidRDefault="001E12B5">
      <w:pPr>
        <w:pStyle w:val="af9"/>
        <w:numPr>
          <w:ilvl w:val="0"/>
          <w:numId w:val="64"/>
        </w:numPr>
        <w:topLinePunct/>
        <w:autoSpaceDE w:val="0"/>
        <w:autoSpaceDN w:val="0"/>
        <w:spacing w:before="0" w:after="288" w:line="360" w:lineRule="auto"/>
        <w:ind w:leftChars="0" w:left="1418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발생시킬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타인의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침해하였거나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사용권을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이유로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발생시킬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것으로서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</w:t>
      </w:r>
      <w:r>
        <w:rPr>
          <w:rFonts w:ascii="Times New Roman" w:hint="eastAsia"/>
          <w:sz w:val="22"/>
          <w:szCs w:val="23"/>
        </w:rPr>
        <w:t>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전부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중단을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요청하는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취지의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수령한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타인의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지식재산권을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침해한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02BE1482" w14:textId="77777777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중요계약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</w:p>
    <w:p w14:paraId="512567B0" w14:textId="77777777" w:rsidR="006F78BB" w:rsidRDefault="001E12B5">
      <w:pPr>
        <w:pStyle w:val="af9"/>
        <w:numPr>
          <w:ilvl w:val="0"/>
          <w:numId w:val="49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중요계약은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</w:t>
      </w:r>
      <w:r>
        <w:rPr>
          <w:rFonts w:ascii="Times New Roman"/>
          <w:sz w:val="22"/>
          <w:szCs w:val="23"/>
        </w:rPr>
        <w:t>·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존속하고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계약당사자에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법률적으</w:t>
      </w:r>
      <w:r>
        <w:rPr>
          <w:rFonts w:ascii="Times New Roman"/>
          <w:sz w:val="22"/>
          <w:szCs w:val="23"/>
        </w:rPr>
        <w:lastRenderedPageBreak/>
        <w:t>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구속력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구성하며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가능하다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무효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갱신거절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불이익한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변경을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통보받은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거래관계가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단절되거나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불이익하게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왔고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어느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채무불이행이나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변경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무효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위반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초래할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사정은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상대방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요하거나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2307A814" w14:textId="77777777" w:rsidR="006F78BB" w:rsidRDefault="001E12B5">
      <w:pPr>
        <w:pStyle w:val="af9"/>
        <w:numPr>
          <w:ilvl w:val="0"/>
          <w:numId w:val="49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2"/>
        </w:rPr>
        <w:t xml:space="preserve">Coherent </w:t>
      </w:r>
      <w:r>
        <w:rPr>
          <w:rFonts w:ascii="Times New Roman" w:hint="eastAsia"/>
          <w:sz w:val="22"/>
          <w:szCs w:val="22"/>
        </w:rPr>
        <w:t>계약</w:t>
      </w:r>
      <w:r>
        <w:rPr>
          <w:rFonts w:ascii="Times New Roman" w:hint="eastAsia"/>
          <w:sz w:val="22"/>
          <w:szCs w:val="23"/>
        </w:rPr>
        <w:t>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유효하게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존속하고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당사자의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계약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임의해지권의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행사가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발생하거나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발생할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우려는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아니하며</w:t>
      </w:r>
      <w:r>
        <w:rPr>
          <w:rFonts w:ascii="Times New Roman" w:hint="eastAsia"/>
          <w:sz w:val="22"/>
          <w:szCs w:val="23"/>
        </w:rPr>
        <w:t xml:space="preserve">, </w:t>
      </w:r>
      <w:proofErr w:type="spellStart"/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 xml:space="preserve">Coherent </w:t>
      </w:r>
      <w:r>
        <w:rPr>
          <w:rFonts w:ascii="Times New Roman" w:hint="eastAsia"/>
          <w:sz w:val="22"/>
          <w:szCs w:val="23"/>
        </w:rPr>
        <w:t>계약상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</w:t>
      </w:r>
      <w:r>
        <w:rPr>
          <w:rFonts w:ascii="Times New Roman" w:hint="eastAsia"/>
          <w:sz w:val="22"/>
          <w:szCs w:val="23"/>
        </w:rPr>
        <w:t>다</w:t>
      </w:r>
      <w:r>
        <w:rPr>
          <w:rFonts w:ascii="Times New Roman" w:hint="eastAsia"/>
          <w:sz w:val="22"/>
          <w:szCs w:val="23"/>
        </w:rPr>
        <w:t>.</w:t>
      </w:r>
    </w:p>
    <w:p w14:paraId="77C7C946" w14:textId="3B7F752D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proofErr w:type="spellStart"/>
      <w:r>
        <w:rPr>
          <w:rFonts w:ascii="Times New Roman" w:hint="eastAsia"/>
          <w:sz w:val="22"/>
          <w:szCs w:val="23"/>
          <w:u w:val="single"/>
        </w:rPr>
        <w:t>제조물책임</w:t>
      </w:r>
      <w:proofErr w:type="spellEnd"/>
      <w:r>
        <w:rPr>
          <w:rFonts w:ascii="Times New Roman" w:hint="eastAsia"/>
          <w:sz w:val="22"/>
          <w:szCs w:val="23"/>
        </w:rPr>
        <w:t xml:space="preserve">.  </w:t>
      </w:r>
      <w:proofErr w:type="spellStart"/>
      <w:r>
        <w:rPr>
          <w:rFonts w:ascii="Times New Roman" w:hint="eastAsia"/>
          <w:sz w:val="22"/>
          <w:szCs w:val="23"/>
        </w:rPr>
        <w:t>대상회사등이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운송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판매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교부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제공한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제품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재고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</w:t>
      </w:r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서비스에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>, (</w:t>
      </w:r>
      <w:proofErr w:type="spellStart"/>
      <w:r>
        <w:rPr>
          <w:rFonts w:ascii="Times New Roman" w:hint="eastAsia"/>
          <w:sz w:val="22"/>
          <w:szCs w:val="23"/>
        </w:rPr>
        <w:t>i</w:t>
      </w:r>
      <w:proofErr w:type="spellEnd"/>
      <w:r>
        <w:rPr>
          <w:rFonts w:ascii="Times New Roman" w:hint="eastAsia"/>
          <w:sz w:val="22"/>
          <w:szCs w:val="23"/>
        </w:rPr>
        <w:t xml:space="preserve">) </w:t>
      </w:r>
      <w:r>
        <w:rPr>
          <w:rFonts w:ascii="Times New Roman" w:hint="eastAsia"/>
          <w:sz w:val="22"/>
          <w:szCs w:val="23"/>
        </w:rPr>
        <w:t>하자를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이유로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정부기관이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정부기관에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소송이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그러한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소송이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예상되거나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우려가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없으며</w:t>
      </w:r>
      <w:r>
        <w:rPr>
          <w:rFonts w:ascii="Times New Roman" w:hint="eastAsia"/>
          <w:sz w:val="22"/>
          <w:szCs w:val="23"/>
        </w:rPr>
        <w:t xml:space="preserve">, (ii) </w:t>
      </w:r>
      <w:r>
        <w:rPr>
          <w:rFonts w:ascii="Times New Roman" w:hint="eastAsia"/>
          <w:sz w:val="22"/>
          <w:szCs w:val="23"/>
        </w:rPr>
        <w:t>통상적인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사업과정에서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것을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제외하고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과거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일반적인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제품의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반품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리콜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사후경고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소송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분쟁이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아니하고</w:t>
      </w:r>
      <w:r>
        <w:rPr>
          <w:rFonts w:ascii="Times New Roman" w:hint="eastAsia"/>
          <w:sz w:val="22"/>
          <w:szCs w:val="23"/>
        </w:rPr>
        <w:t xml:space="preserve"> (iii) </w:t>
      </w:r>
      <w:r>
        <w:rPr>
          <w:rFonts w:ascii="Times New Roman" w:hint="eastAsia"/>
          <w:sz w:val="22"/>
          <w:szCs w:val="23"/>
        </w:rPr>
        <w:t>과거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하자가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명시적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내지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묵시적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하자보증의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중대한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이와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관련한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제조물책임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클레임을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없다</w:t>
      </w:r>
    </w:p>
    <w:p w14:paraId="4681839B" w14:textId="77777777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인사</w:t>
      </w:r>
      <w:r>
        <w:rPr>
          <w:rFonts w:ascii="Times New Roman"/>
          <w:sz w:val="22"/>
          <w:szCs w:val="23"/>
          <w:u w:val="single"/>
        </w:rPr>
        <w:t xml:space="preserve">, </w:t>
      </w:r>
      <w:r>
        <w:rPr>
          <w:rFonts w:ascii="Times New Roman"/>
          <w:sz w:val="22"/>
          <w:szCs w:val="23"/>
          <w:u w:val="single"/>
        </w:rPr>
        <w:t>노무</w:t>
      </w:r>
      <w:r>
        <w:rPr>
          <w:rFonts w:ascii="Times New Roman"/>
          <w:sz w:val="22"/>
          <w:szCs w:val="23"/>
          <w:u w:val="single"/>
        </w:rPr>
        <w:t>.</w:t>
      </w:r>
    </w:p>
    <w:p w14:paraId="71A2B0D7" w14:textId="77777777" w:rsidR="006F78BB" w:rsidRDefault="001E12B5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취업규칙을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내부규정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임직원과의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내부규정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각종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상여금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퇴직금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근로시간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휴일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휴가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복리후생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근로조건을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 w14:paraId="096718A7" w14:textId="77777777" w:rsidR="006F78BB" w:rsidRDefault="001E12B5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계약직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파견근로자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도급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용역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근로자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독립계약자의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지위에서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수수료를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역무를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자들이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정규직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lastRenderedPageBreak/>
        <w:t>고용기간이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간주되도록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채용할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 w14:paraId="53296B8D" w14:textId="77777777" w:rsidR="006F78BB" w:rsidRDefault="001E12B5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  <w:u w:val="single"/>
        </w:rPr>
      </w:pPr>
      <w:proofErr w:type="spellStart"/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상법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및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대상회사등의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대상회사의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주주총회에서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승인받은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임원퇴직급지급규정을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포함하되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한정되지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에서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정하는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바에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따라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등기임원에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대하여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보수</w:t>
      </w:r>
      <w:r>
        <w:rPr>
          <w:rFonts w:ascii="Times New Roman" w:hint="eastAsia"/>
          <w:sz w:val="22"/>
          <w:szCs w:val="23"/>
        </w:rPr>
        <w:t>(</w:t>
      </w:r>
      <w:r>
        <w:rPr>
          <w:rFonts w:ascii="Times New Roman" w:hint="eastAsia"/>
          <w:sz w:val="22"/>
          <w:szCs w:val="23"/>
        </w:rPr>
        <w:t>퇴직금을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포함하되</w:t>
      </w:r>
      <w:r>
        <w:rPr>
          <w:rFonts w:ascii="Times New Roman" w:hint="eastAsia"/>
          <w:sz w:val="22"/>
          <w:szCs w:val="23"/>
        </w:rPr>
        <w:t>,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그에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한정되지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아니함</w:t>
      </w:r>
      <w:r>
        <w:rPr>
          <w:rFonts w:ascii="Times New Roman" w:hint="eastAsia"/>
          <w:sz w:val="22"/>
          <w:szCs w:val="23"/>
        </w:rPr>
        <w:t>)</w:t>
      </w:r>
      <w:r>
        <w:rPr>
          <w:rFonts w:ascii="Times New Roman" w:hint="eastAsia"/>
          <w:sz w:val="22"/>
          <w:szCs w:val="23"/>
        </w:rPr>
        <w:t>를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지급하였으며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미지급된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보수나</w:t>
      </w:r>
      <w:r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 w:hint="eastAsia"/>
          <w:sz w:val="22"/>
          <w:szCs w:val="23"/>
        </w:rPr>
        <w:t>미적립된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퇴직연금은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아니하다</w:t>
      </w:r>
      <w:r>
        <w:rPr>
          <w:rFonts w:ascii="Times New Roman" w:hint="eastAsia"/>
          <w:sz w:val="22"/>
          <w:szCs w:val="23"/>
        </w:rPr>
        <w:t>.</w:t>
      </w:r>
    </w:p>
    <w:p w14:paraId="770FD27E" w14:textId="23BF1A3D" w:rsidR="006F78BB" w:rsidRDefault="001E12B5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통상임금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평균임금을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법률이나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판례에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미지급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수당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임금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각종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지급금은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매도인들이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알고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장래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예상되는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근로관계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혹은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통상임금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역시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퇴직금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법정수당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보수의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합의된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이루어졌고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기준재무제표에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적절히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반영되어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미지급된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</w:p>
    <w:p w14:paraId="350B168C" w14:textId="77777777" w:rsidR="006F78BB" w:rsidRDefault="001E12B5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M&amp;A</w:t>
      </w:r>
      <w:r>
        <w:rPr>
          <w:rFonts w:ascii="Times New Roman"/>
          <w:sz w:val="22"/>
          <w:szCs w:val="23"/>
        </w:rPr>
        <w:t>보너스등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추가적인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금전지급의무나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추가적인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노무상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혜택을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부여할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부담하지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노동조합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 w14:paraId="056CCC8F" w14:textId="77777777" w:rsidR="006F78BB" w:rsidRDefault="001E12B5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복지정책에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복리에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대출이나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보증의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퇴직시의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혜택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금원을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지급하거나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약속한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 w14:paraId="39F0394E" w14:textId="104AAA72" w:rsidR="006F78BB" w:rsidRDefault="001E12B5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노동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제재처분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시정명령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산업안전보건법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규정에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산업재해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예방을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조치의무를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대상회사등에서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산업재해에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보상을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마쳤으며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대상회사등과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산업재해와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청구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민원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구상권의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소송</w:t>
      </w:r>
      <w:r w:rsidR="005E632C"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제기될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가능</w:t>
      </w:r>
      <w:r>
        <w:rPr>
          <w:rFonts w:ascii="Times New Roman"/>
          <w:sz w:val="22"/>
          <w:szCs w:val="23"/>
        </w:rPr>
        <w:lastRenderedPageBreak/>
        <w:t>성이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</w:p>
    <w:p w14:paraId="4FD33762" w14:textId="77777777" w:rsidR="006F78BB" w:rsidRDefault="001E12B5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proofErr w:type="spellStart"/>
      <w:r>
        <w:rPr>
          <w:rFonts w:ascii="Times New Roman"/>
          <w:sz w:val="22"/>
          <w:szCs w:val="23"/>
        </w:rPr>
        <w:t>대상회사등과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항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1</w:t>
      </w:r>
      <w:r>
        <w:rPr>
          <w:rFonts w:ascii="Times New Roman"/>
          <w:sz w:val="22"/>
          <w:szCs w:val="23"/>
        </w:rPr>
        <w:t>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7</w:t>
      </w:r>
      <w:r>
        <w:rPr>
          <w:rFonts w:ascii="Times New Roman"/>
          <w:sz w:val="22"/>
          <w:szCs w:val="23"/>
        </w:rPr>
        <w:t>호와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>.</w:t>
      </w:r>
    </w:p>
    <w:p w14:paraId="75008077" w14:textId="77777777" w:rsidR="006F78BB" w:rsidRDefault="001E12B5">
      <w:pPr>
        <w:pStyle w:val="af9"/>
        <w:numPr>
          <w:ilvl w:val="0"/>
          <w:numId w:val="48"/>
        </w:numPr>
        <w:topLinePunct/>
        <w:autoSpaceDE w:val="0"/>
        <w:autoSpaceDN w:val="0"/>
        <w:spacing w:before="0" w:after="288" w:line="360" w:lineRule="auto"/>
        <w:ind w:leftChars="0" w:left="1276" w:hanging="397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근로자들에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서면으로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파업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근로거부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쟁의행위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단체행동은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진행될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2F4D5B94" w14:textId="77777777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조세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pacing w:val="-2"/>
          <w:sz w:val="22"/>
          <w:szCs w:val="22"/>
        </w:rPr>
        <w:t>거래종결일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전에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부과되었거나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거래종결일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전에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발생한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사유로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인하여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거래종결일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후에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부과될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어떠한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조세채무도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부담하고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않으며</w:t>
      </w:r>
      <w:r>
        <w:rPr>
          <w:rFonts w:ascii="Times New Roman"/>
          <w:spacing w:val="-2"/>
          <w:sz w:val="22"/>
          <w:szCs w:val="22"/>
        </w:rPr>
        <w:t>,</w:t>
      </w:r>
      <w:r>
        <w:rPr>
          <w:rFonts w:ascii="Times New Roman"/>
          <w:sz w:val="22"/>
          <w:szCs w:val="23"/>
        </w:rPr>
        <w:t xml:space="preserve"> (ii)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납세신고를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납기가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도래한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조세를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납부하였으며</w:t>
      </w:r>
      <w:r>
        <w:rPr>
          <w:rFonts w:ascii="Times New Roman"/>
          <w:sz w:val="22"/>
          <w:szCs w:val="23"/>
        </w:rPr>
        <w:t xml:space="preserve">, (iii) </w:t>
      </w:r>
      <w:r>
        <w:rPr>
          <w:rFonts w:ascii="Times New Roman"/>
          <w:sz w:val="22"/>
          <w:szCs w:val="23"/>
        </w:rPr>
        <w:t>법률상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원천징수를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하여야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조세를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원천징수하여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납부하였고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체납한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pacing w:val="-2"/>
          <w:sz w:val="22"/>
          <w:szCs w:val="22"/>
        </w:rPr>
        <w:t xml:space="preserve">(iv) </w:t>
      </w:r>
      <w:proofErr w:type="spellStart"/>
      <w:r>
        <w:rPr>
          <w:rFonts w:ascii="Times New Roman"/>
          <w:spacing w:val="-2"/>
          <w:sz w:val="22"/>
          <w:szCs w:val="22"/>
        </w:rPr>
        <w:t>대상회사등의</w:t>
      </w:r>
      <w:proofErr w:type="spellEnd"/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세금과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관련하여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정부기관에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제출하여야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하는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보고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또는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신고의무는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관련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법령에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따라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모두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적법하게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적시에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이행되었으며</w:t>
      </w:r>
      <w:r>
        <w:rPr>
          <w:rFonts w:ascii="Times New Roman"/>
          <w:spacing w:val="-2"/>
          <w:sz w:val="22"/>
          <w:szCs w:val="22"/>
        </w:rPr>
        <w:t xml:space="preserve">, </w:t>
      </w:r>
      <w:r>
        <w:rPr>
          <w:rFonts w:ascii="Times New Roman"/>
          <w:spacing w:val="-2"/>
          <w:sz w:val="22"/>
          <w:szCs w:val="22"/>
        </w:rPr>
        <w:t>그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내용은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정확하고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완전하다</w:t>
      </w:r>
      <w:r>
        <w:rPr>
          <w:rFonts w:ascii="Times New Roman"/>
          <w:spacing w:val="-2"/>
          <w:sz w:val="22"/>
          <w:szCs w:val="22"/>
        </w:rPr>
        <w:t xml:space="preserve">. </w:t>
      </w:r>
      <w:r>
        <w:rPr>
          <w:rFonts w:ascii="Times New Roman"/>
          <w:sz w:val="22"/>
          <w:szCs w:val="23"/>
        </w:rPr>
        <w:t xml:space="preserve">(v)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세금과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준수하였으며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납세의무가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세금에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조사가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조세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세금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어떠한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(vi) </w:t>
      </w:r>
      <w:proofErr w:type="spellStart"/>
      <w:r>
        <w:rPr>
          <w:rFonts w:ascii="Times New Roman"/>
          <w:spacing w:val="-2"/>
          <w:sz w:val="22"/>
          <w:szCs w:val="22"/>
        </w:rPr>
        <w:t>대상회사등이</w:t>
      </w:r>
      <w:proofErr w:type="spellEnd"/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부담하거나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그에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부과될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조세와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관련하여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계류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중인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소송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기타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법적절차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및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정부기관에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의하여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미납된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것으로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주장되고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있는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조세는</w:t>
      </w:r>
      <w:r>
        <w:rPr>
          <w:rFonts w:ascii="Times New Roman"/>
          <w:spacing w:val="-2"/>
          <w:sz w:val="22"/>
          <w:szCs w:val="22"/>
        </w:rPr>
        <w:t xml:space="preserve"> </w:t>
      </w:r>
      <w:r>
        <w:rPr>
          <w:rFonts w:ascii="Times New Roman"/>
          <w:spacing w:val="-2"/>
          <w:sz w:val="22"/>
          <w:szCs w:val="22"/>
        </w:rPr>
        <w:t>없다</w:t>
      </w:r>
      <w:r>
        <w:rPr>
          <w:rFonts w:ascii="Times New Roman"/>
          <w:spacing w:val="-2"/>
          <w:sz w:val="22"/>
          <w:szCs w:val="22"/>
        </w:rPr>
        <w:t>.</w:t>
      </w:r>
    </w:p>
    <w:p w14:paraId="45BF0A77" w14:textId="55A4EFB0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bookmarkStart w:id="275" w:name="_DV_M169"/>
      <w:bookmarkEnd w:id="275"/>
      <w:r>
        <w:rPr>
          <w:rFonts w:ascii="Times New Roman" w:hint="eastAsia"/>
          <w:sz w:val="22"/>
          <w:szCs w:val="23"/>
          <w:u w:val="single"/>
        </w:rPr>
        <w:t>환경</w:t>
      </w:r>
      <w:r>
        <w:rPr>
          <w:rFonts w:ascii="Times New Roman"/>
          <w:sz w:val="22"/>
          <w:szCs w:val="23"/>
          <w:u w:val="single"/>
        </w:rPr>
        <w:t xml:space="preserve">, </w:t>
      </w:r>
      <w:r>
        <w:rPr>
          <w:rFonts w:ascii="Times New Roman" w:hint="eastAsia"/>
          <w:sz w:val="22"/>
          <w:szCs w:val="23"/>
          <w:u w:val="single"/>
        </w:rPr>
        <w:t>안전</w:t>
      </w:r>
      <w:r>
        <w:rPr>
          <w:rFonts w:ascii="Times New Roman"/>
          <w:sz w:val="22"/>
          <w:szCs w:val="23"/>
          <w:u w:val="single"/>
        </w:rPr>
        <w:t xml:space="preserve">, </w:t>
      </w:r>
      <w:r>
        <w:rPr>
          <w:rFonts w:ascii="Times New Roman" w:hint="eastAsia"/>
          <w:sz w:val="22"/>
          <w:szCs w:val="23"/>
          <w:u w:val="single"/>
        </w:rPr>
        <w:t>보건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proofErr w:type="spellStart"/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수행과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환경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정부승인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사항을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적법하게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확보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유지하고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 w:hint="eastAsia"/>
          <w:sz w:val="22"/>
          <w:szCs w:val="23"/>
        </w:rPr>
        <w:t>대상회사등</w:t>
      </w:r>
      <w:r>
        <w:rPr>
          <w:rFonts w:ascii="Times New Roman"/>
          <w:sz w:val="22"/>
          <w:szCs w:val="23"/>
        </w:rPr>
        <w:t>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소유하고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영업을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사용하는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자산은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폐기물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 w:hint="eastAsia"/>
          <w:sz w:val="22"/>
          <w:szCs w:val="23"/>
        </w:rPr>
        <w:t>소음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환경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 w:hint="eastAsia"/>
          <w:sz w:val="22"/>
          <w:szCs w:val="23"/>
        </w:rPr>
        <w:t>안전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 w:hint="eastAsia"/>
          <w:sz w:val="22"/>
          <w:szCs w:val="23"/>
        </w:rPr>
        <w:t>보건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법령의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위반과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정부기관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제재처분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받은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제재처분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조사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정화조치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시정의무를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사정이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존재하거나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제기될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우려가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없다</w:t>
      </w:r>
      <w:r>
        <w:rPr>
          <w:rFonts w:ascii="Times New Roman" w:hint="eastAsia"/>
          <w:sz w:val="22"/>
          <w:szCs w:val="23"/>
        </w:rPr>
        <w:t xml:space="preserve">. </w:t>
      </w:r>
      <w:proofErr w:type="spellStart"/>
      <w:r>
        <w:rPr>
          <w:rFonts w:ascii="Times New Roman" w:hint="eastAsia"/>
          <w:sz w:val="22"/>
          <w:szCs w:val="23"/>
        </w:rPr>
        <w:t>대상회사등에</w:t>
      </w:r>
      <w:proofErr w:type="spellEnd"/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최근</w:t>
      </w:r>
      <w:r>
        <w:rPr>
          <w:rFonts w:ascii="Times New Roman" w:hint="eastAsia"/>
          <w:sz w:val="22"/>
          <w:szCs w:val="23"/>
        </w:rPr>
        <w:t xml:space="preserve"> 5</w:t>
      </w:r>
      <w:r>
        <w:rPr>
          <w:rFonts w:ascii="Times New Roman" w:hint="eastAsia"/>
          <w:sz w:val="22"/>
          <w:szCs w:val="23"/>
        </w:rPr>
        <w:t>년간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환경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안전</w:t>
      </w:r>
      <w:r>
        <w:rPr>
          <w:rFonts w:ascii="Times New Roman" w:hint="eastAsia"/>
          <w:sz w:val="22"/>
          <w:szCs w:val="23"/>
        </w:rPr>
        <w:t xml:space="preserve">, </w:t>
      </w:r>
      <w:r>
        <w:rPr>
          <w:rFonts w:ascii="Times New Roman" w:hint="eastAsia"/>
          <w:sz w:val="22"/>
          <w:szCs w:val="23"/>
        </w:rPr>
        <w:t>보건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관련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사고나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업무상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재해가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발생한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사실이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없다</w:t>
      </w:r>
      <w:r>
        <w:rPr>
          <w:rFonts w:ascii="Times New Roman" w:hint="eastAsia"/>
          <w:sz w:val="22"/>
          <w:szCs w:val="23"/>
        </w:rPr>
        <w:t>.</w:t>
      </w:r>
    </w:p>
    <w:p w14:paraId="4D015EEE" w14:textId="77777777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보험</w:t>
      </w:r>
      <w:r>
        <w:rPr>
          <w:rFonts w:ascii="Times New Roman"/>
          <w:sz w:val="22"/>
          <w:szCs w:val="23"/>
        </w:rPr>
        <w:t xml:space="preserve">. 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요구되는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</w:t>
      </w:r>
      <w:r>
        <w:rPr>
          <w:rFonts w:ascii="Times New Roman"/>
          <w:sz w:val="22"/>
          <w:szCs w:val="23"/>
        </w:rPr>
        <w:lastRenderedPageBreak/>
        <w:t>회사등과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회사가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가입한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준수하고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유지하고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보험료를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미납하지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않았으며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보험계약의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>∙</w:t>
      </w:r>
      <w:r>
        <w:rPr>
          <w:rFonts w:ascii="Times New Roman"/>
          <w:sz w:val="22"/>
          <w:szCs w:val="23"/>
        </w:rPr>
        <w:t>해제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보험금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청구권에는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제한부담이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설정되어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아니하다</w:t>
      </w:r>
      <w:r>
        <w:rPr>
          <w:rFonts w:ascii="Times New Roman"/>
          <w:sz w:val="22"/>
          <w:szCs w:val="23"/>
        </w:rPr>
        <w:t xml:space="preserve">. </w:t>
      </w:r>
      <w:proofErr w:type="spellStart"/>
      <w:r>
        <w:rPr>
          <w:rFonts w:ascii="Times New Roman"/>
          <w:sz w:val="22"/>
          <w:szCs w:val="23"/>
        </w:rPr>
        <w:t>대상회사등이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가입한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보험은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해지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취소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갱신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거절의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통지를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받을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사유도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않는다</w:t>
      </w:r>
      <w:r>
        <w:rPr>
          <w:rFonts w:ascii="Times New Roman"/>
          <w:sz w:val="22"/>
          <w:szCs w:val="23"/>
        </w:rPr>
        <w:t>.</w:t>
      </w:r>
    </w:p>
    <w:p w14:paraId="48A3B949" w14:textId="77777777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bookmarkStart w:id="276" w:name="_DV_M8"/>
      <w:bookmarkEnd w:id="276"/>
      <w:r>
        <w:rPr>
          <w:rFonts w:ascii="Times New Roman"/>
          <w:sz w:val="22"/>
          <w:szCs w:val="23"/>
          <w:u w:val="single"/>
        </w:rPr>
        <w:t>소송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proofErr w:type="spellStart"/>
      <w:r>
        <w:rPr>
          <w:rFonts w:ascii="Times New Roman"/>
          <w:sz w:val="22"/>
        </w:rPr>
        <w:t>대상회사등의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사업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등과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관련하여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대상회사등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상대로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대상회사등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당사자로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제기하여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계속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중이거나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진행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중인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국내외의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민</w:t>
      </w:r>
      <w:r>
        <w:rPr>
          <w:rFonts w:ascii="Times New Roman"/>
          <w:sz w:val="22"/>
        </w:rPr>
        <w:t>∙</w:t>
      </w:r>
      <w:r>
        <w:rPr>
          <w:rFonts w:ascii="Times New Roman"/>
          <w:sz w:val="22"/>
        </w:rPr>
        <w:t>형사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행정상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절차는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존재하지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아니하고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그러한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절차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개시로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이어질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있는</w:t>
      </w:r>
      <w:r>
        <w:rPr>
          <w:rFonts w:ascii="Times New Roman"/>
          <w:sz w:val="22"/>
        </w:rPr>
        <w:t xml:space="preserve"> </w:t>
      </w:r>
      <w:bookmarkStart w:id="277" w:name="OLE_LINK2"/>
      <w:bookmarkStart w:id="278" w:name="OLE_LINK3"/>
      <w:r>
        <w:rPr>
          <w:rFonts w:ascii="Times New Roman"/>
          <w:sz w:val="22"/>
        </w:rPr>
        <w:t>분쟁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내지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우려도</w:t>
      </w:r>
      <w:r>
        <w:rPr>
          <w:rFonts w:ascii="Times New Roman"/>
          <w:sz w:val="22"/>
        </w:rPr>
        <w:t xml:space="preserve"> </w:t>
      </w:r>
      <w:bookmarkEnd w:id="277"/>
      <w:bookmarkEnd w:id="278"/>
      <w:r>
        <w:rPr>
          <w:rFonts w:ascii="Times New Roman"/>
          <w:sz w:val="22"/>
        </w:rPr>
        <w:t>없으며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  <w:szCs w:val="23"/>
        </w:rPr>
        <w:t xml:space="preserve">(ii) </w:t>
      </w:r>
      <w:r>
        <w:rPr>
          <w:rFonts w:ascii="Times New Roman"/>
          <w:sz w:val="22"/>
          <w:szCs w:val="23"/>
        </w:rPr>
        <w:t>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대상회사등이나</w:t>
      </w:r>
      <w:proofErr w:type="spellEnd"/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경영행위로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계속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그러한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개시로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이어질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분쟁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내지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위</w:t>
      </w:r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>), (ii)</w:t>
      </w:r>
      <w:r>
        <w:rPr>
          <w:rFonts w:ascii="Times New Roman"/>
          <w:sz w:val="22"/>
          <w:szCs w:val="23"/>
        </w:rPr>
        <w:t>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소송으로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인하여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손해는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없으며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우려도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4C0803C7" w14:textId="3F6CA1F2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특수관계인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거래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</w:t>
      </w:r>
      <w:r w:rsidR="00545614">
        <w:rPr>
          <w:rFonts w:ascii="Times New Roman" w:hint="eastAsia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대상회사등과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</w:t>
      </w:r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현재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특수관계인뿐만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과거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특수관계인이었던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이하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동일함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진행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독립당사자간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거래조건</w:t>
      </w:r>
      <w:r>
        <w:rPr>
          <w:rFonts w:ascii="Times New Roman"/>
          <w:sz w:val="22"/>
          <w:szCs w:val="23"/>
        </w:rPr>
        <w:t>(arm’s length basis)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공정하게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이루어지고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</w:t>
      </w:r>
      <w:r>
        <w:rPr>
          <w:rFonts w:ascii="Times New Roman" w:hint="eastAsia"/>
          <w:sz w:val="22"/>
          <w:szCs w:val="23"/>
        </w:rPr>
        <w:t>으며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함에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법령을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정부기관으로부터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대상회사등과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특수관계인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시정을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요구받은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대상회사등과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특수관계인과의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거래로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인하여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대상회사등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임직원의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부담이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증가하거나</w:t>
      </w:r>
      <w:r>
        <w:rPr>
          <w:rFonts w:ascii="Times New Roman"/>
          <w:sz w:val="22"/>
        </w:rPr>
        <w:t xml:space="preserve"> </w:t>
      </w:r>
      <w:proofErr w:type="spellStart"/>
      <w:r>
        <w:rPr>
          <w:rFonts w:ascii="Times New Roman"/>
          <w:sz w:val="22"/>
        </w:rPr>
        <w:t>대상회사등</w:t>
      </w:r>
      <w:proofErr w:type="spellEnd"/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및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그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임직원이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형사처벌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과징금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과태료</w:t>
      </w:r>
      <w:r>
        <w:rPr>
          <w:rFonts w:ascii="Times New Roman"/>
          <w:sz w:val="22"/>
        </w:rPr>
        <w:t xml:space="preserve">, </w:t>
      </w:r>
      <w:r>
        <w:rPr>
          <w:rFonts w:ascii="Times New Roman"/>
          <w:sz w:val="22"/>
        </w:rPr>
        <w:t>기타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형사적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또는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행정적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제재를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받을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우려가</w:t>
      </w:r>
      <w:r>
        <w:rPr>
          <w:rFonts w:ascii="Times New Roman"/>
          <w:sz w:val="22"/>
        </w:rPr>
        <w:t xml:space="preserve"> </w:t>
      </w:r>
      <w:r>
        <w:rPr>
          <w:rFonts w:ascii="Times New Roman"/>
          <w:sz w:val="22"/>
        </w:rPr>
        <w:t>없다</w:t>
      </w:r>
      <w:r>
        <w:rPr>
          <w:rFonts w:ascii="Times New Roman"/>
          <w:sz w:val="22"/>
        </w:rPr>
        <w:t>.</w:t>
      </w:r>
    </w:p>
    <w:p w14:paraId="6A85D676" w14:textId="5759E84D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t>중대한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부정적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영향의</w:t>
      </w:r>
      <w:r>
        <w:rPr>
          <w:rFonts w:ascii="Times New Roman"/>
          <w:sz w:val="22"/>
          <w:szCs w:val="23"/>
          <w:u w:val="single"/>
        </w:rPr>
        <w:t xml:space="preserve"> </w:t>
      </w:r>
      <w:proofErr w:type="spellStart"/>
      <w:r>
        <w:rPr>
          <w:rFonts w:ascii="Times New Roman"/>
          <w:sz w:val="22"/>
          <w:szCs w:val="23"/>
          <w:u w:val="single"/>
        </w:rPr>
        <w:t>부존재</w:t>
      </w:r>
      <w:proofErr w:type="spellEnd"/>
      <w:r>
        <w:rPr>
          <w:rFonts w:ascii="Times New Roman"/>
          <w:sz w:val="22"/>
          <w:szCs w:val="23"/>
        </w:rPr>
        <w:t xml:space="preserve">.  </w:t>
      </w:r>
      <w:r w:rsidR="005E632C">
        <w:rPr>
          <w:rFonts w:ascii="Times New Roman" w:hint="eastAsia"/>
          <w:sz w:val="22"/>
          <w:szCs w:val="23"/>
        </w:rPr>
        <w:t>기준일</w:t>
      </w:r>
      <w:r>
        <w:rPr>
          <w:rFonts w:ascii="Times New Roman"/>
          <w:sz w:val="22"/>
          <w:szCs w:val="23"/>
        </w:rPr>
        <w:t>로부터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거래종결일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사이에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사업과정에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영위하였고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 w:hint="eastAsia"/>
          <w:b/>
          <w:bCs/>
          <w:sz w:val="22"/>
          <w:szCs w:val="23"/>
          <w:u w:val="single"/>
        </w:rPr>
        <w:t>별지</w:t>
      </w:r>
      <w:r>
        <w:rPr>
          <w:rFonts w:ascii="Times New Roman" w:hint="eastAsia"/>
          <w:b/>
          <w:bCs/>
          <w:sz w:val="22"/>
          <w:szCs w:val="23"/>
          <w:u w:val="single"/>
        </w:rPr>
        <w:t xml:space="preserve"> </w:t>
      </w:r>
      <w:r>
        <w:rPr>
          <w:rFonts w:ascii="Times New Roman"/>
          <w:b/>
          <w:bCs/>
          <w:sz w:val="22"/>
          <w:szCs w:val="23"/>
          <w:u w:val="single"/>
        </w:rPr>
        <w:t>6.1(2)</w:t>
      </w:r>
      <w:r>
        <w:rPr>
          <w:rFonts w:ascii="Times New Roman"/>
          <w:sz w:val="22"/>
          <w:szCs w:val="23"/>
        </w:rPr>
        <w:t>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기재된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통상적인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사업과정을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벗어나는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행위를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</w:t>
      </w:r>
      <w:r>
        <w:rPr>
          <w:rFonts w:ascii="Times New Roman" w:hint="eastAsia"/>
          <w:sz w:val="22"/>
          <w:szCs w:val="23"/>
        </w:rPr>
        <w:t>으며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대상회사등에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부정적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영향이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발생하지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않았다</w:t>
      </w:r>
      <w:r>
        <w:rPr>
          <w:rFonts w:ascii="Times New Roman"/>
          <w:sz w:val="22"/>
          <w:szCs w:val="23"/>
        </w:rPr>
        <w:t>.</w:t>
      </w:r>
    </w:p>
    <w:p w14:paraId="2B815FA9" w14:textId="77777777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szCs w:val="23"/>
          <w:u w:val="single"/>
        </w:rPr>
      </w:pPr>
      <w:r>
        <w:rPr>
          <w:rFonts w:ascii="Times New Roman"/>
          <w:sz w:val="22"/>
          <w:szCs w:val="23"/>
          <w:u w:val="single"/>
        </w:rPr>
        <w:lastRenderedPageBreak/>
        <w:t>정보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공개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서류의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신빙성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매도인들의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자문사</w:t>
      </w:r>
      <w:proofErr w:type="spellEnd"/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</w:t>
      </w:r>
      <w:proofErr w:type="spellEnd"/>
      <w:r>
        <w:rPr>
          <w:rFonts w:ascii="Times New Roman"/>
          <w:sz w:val="22"/>
          <w:szCs w:val="23"/>
        </w:rPr>
        <w:t>(</w:t>
      </w:r>
      <w:r>
        <w:rPr>
          <w:rFonts w:ascii="Times New Roman"/>
          <w:sz w:val="22"/>
          <w:szCs w:val="23"/>
        </w:rPr>
        <w:t>임직원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</w:t>
      </w:r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대리인이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중요성의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진실하며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완전한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것이고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사항이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누락되지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않았으며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합리적인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관점에서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왜곡되어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해석될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위험이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없다</w:t>
      </w:r>
      <w:r>
        <w:rPr>
          <w:rFonts w:ascii="Times New Roman"/>
          <w:sz w:val="22"/>
          <w:szCs w:val="23"/>
        </w:rPr>
        <w:t>.</w:t>
      </w:r>
    </w:p>
    <w:p w14:paraId="1D3F945D" w14:textId="5B8149FF" w:rsidR="006F78BB" w:rsidRDefault="001E12B5">
      <w:pPr>
        <w:numPr>
          <w:ilvl w:val="0"/>
          <w:numId w:val="63"/>
        </w:numPr>
        <w:tabs>
          <w:tab w:val="clear" w:pos="850"/>
          <w:tab w:val="num" w:pos="1134"/>
        </w:tabs>
        <w:topLinePunct/>
        <w:autoSpaceDE w:val="0"/>
        <w:autoSpaceDN w:val="0"/>
        <w:spacing w:before="0" w:after="288" w:line="360" w:lineRule="auto"/>
        <w:ind w:left="993" w:hanging="568"/>
        <w:rPr>
          <w:rFonts w:ascii="Times New Roman"/>
          <w:sz w:val="22"/>
          <w:u w:val="single"/>
        </w:rPr>
      </w:pPr>
      <w:r>
        <w:rPr>
          <w:rFonts w:ascii="Times New Roman"/>
          <w:sz w:val="22"/>
          <w:szCs w:val="23"/>
          <w:u w:val="single"/>
        </w:rPr>
        <w:t>완전한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공개</w:t>
      </w:r>
      <w:r>
        <w:rPr>
          <w:rFonts w:ascii="Times New Roman"/>
          <w:sz w:val="22"/>
          <w:szCs w:val="23"/>
        </w:rPr>
        <w:t xml:space="preserve">. 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보장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확인서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매도인들</w:t>
      </w:r>
      <w:r>
        <w:rPr>
          <w:rFonts w:ascii="Times New Roman"/>
          <w:sz w:val="22"/>
          <w:szCs w:val="23"/>
        </w:rPr>
        <w:t xml:space="preserve">, </w:t>
      </w:r>
      <w:proofErr w:type="spellStart"/>
      <w:r>
        <w:rPr>
          <w:rFonts w:ascii="Times New Roman"/>
          <w:sz w:val="22"/>
          <w:szCs w:val="23"/>
        </w:rPr>
        <w:t>대상회사등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대표자들이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실사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과정을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전후로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매수인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대표자들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자문사에게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제공한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정보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알고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한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진실되고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정확하며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허위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진술을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포함하거나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중대한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사실을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누락하지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아니하였으며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사본의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원본과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일치한다</w:t>
      </w:r>
      <w:r>
        <w:rPr>
          <w:rFonts w:ascii="Times New Roman"/>
          <w:sz w:val="22"/>
          <w:szCs w:val="23"/>
        </w:rPr>
        <w:t>.</w:t>
      </w:r>
    </w:p>
    <w:p w14:paraId="2B2B6F94" w14:textId="77777777" w:rsidR="006F78BB" w:rsidRDefault="001E12B5">
      <w:pPr>
        <w:pStyle w:val="WYStandard"/>
        <w:topLinePunct/>
        <w:autoSpaceDE w:val="0"/>
        <w:autoSpaceDN w:val="0"/>
        <w:spacing w:line="360" w:lineRule="auto"/>
        <w:rPr>
          <w:rFonts w:eastAsia="바탕"/>
          <w:b/>
          <w:sz w:val="22"/>
          <w:szCs w:val="22"/>
        </w:rPr>
      </w:pPr>
      <w:r>
        <w:rPr>
          <w:rFonts w:eastAsia="바탕"/>
          <w:b/>
          <w:sz w:val="22"/>
          <w:szCs w:val="22"/>
        </w:rPr>
        <w:br w:type="page"/>
      </w:r>
    </w:p>
    <w:p w14:paraId="3C6458A8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7.</w:t>
      </w:r>
      <w:r>
        <w:rPr>
          <w:rFonts w:ascii="Times New Roman" w:hint="eastAsia"/>
          <w:b/>
          <w:sz w:val="22"/>
          <w:szCs w:val="22"/>
          <w:u w:val="single"/>
        </w:rPr>
        <w:t>2</w:t>
      </w:r>
    </w:p>
    <w:p w14:paraId="70AA0157" w14:textId="77777777" w:rsidR="006F78BB" w:rsidRDefault="001E12B5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 w:hint="eastAsia"/>
          <w:b/>
          <w:sz w:val="22"/>
          <w:szCs w:val="22"/>
        </w:rPr>
        <w:t>기타매도인들</w:t>
      </w:r>
      <w:r>
        <w:rPr>
          <w:rFonts w:ascii="Times New Roman"/>
          <w:b/>
          <w:sz w:val="22"/>
          <w:szCs w:val="22"/>
        </w:rPr>
        <w:t>의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진술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및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보장</w:t>
      </w:r>
    </w:p>
    <w:p w14:paraId="45025E6A" w14:textId="77777777" w:rsidR="006F78BB" w:rsidRDefault="006F78BB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06ECF36F" w14:textId="77777777" w:rsidR="006F78BB" w:rsidRDefault="001E12B5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>.</w:t>
      </w:r>
    </w:p>
    <w:p w14:paraId="4B43A484" w14:textId="77777777" w:rsidR="006F78BB" w:rsidRDefault="006F78BB">
      <w:pPr>
        <w:autoSpaceDE w:val="0"/>
        <w:autoSpaceDN w:val="0"/>
        <w:spacing w:before="0" w:after="0" w:line="360" w:lineRule="auto"/>
        <w:rPr>
          <w:rFonts w:ascii="Times New Roman"/>
          <w:b/>
          <w:sz w:val="22"/>
          <w:szCs w:val="22"/>
        </w:rPr>
      </w:pPr>
    </w:p>
    <w:p w14:paraId="7D0B48D2" w14:textId="77777777" w:rsidR="006F78BB" w:rsidRDefault="001E12B5"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권한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기타매도인들은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의도된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실행할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법적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능력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권한을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가지고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있으며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기타매도인들이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서명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날인함으로써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적법하고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유효한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</w:t>
      </w:r>
      <w:r>
        <w:rPr>
          <w:rFonts w:ascii="Times New Roman" w:hint="eastAsia"/>
          <w:sz w:val="22"/>
          <w:szCs w:val="23"/>
        </w:rPr>
        <w:t>고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계약조건에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기타매도인들에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대해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집행할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있다</w:t>
      </w:r>
      <w:r>
        <w:rPr>
          <w:rFonts w:ascii="Times New Roman"/>
          <w:sz w:val="22"/>
          <w:szCs w:val="23"/>
        </w:rPr>
        <w:t>.</w:t>
      </w:r>
    </w:p>
    <w:p w14:paraId="34F59D92" w14:textId="77777777" w:rsidR="006F78BB" w:rsidRDefault="001E12B5"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3"/>
          <w:u w:val="single"/>
        </w:rPr>
        <w:t>승인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및</w:t>
      </w:r>
      <w:r>
        <w:rPr>
          <w:rFonts w:ascii="Times New Roman"/>
          <w:sz w:val="22"/>
          <w:szCs w:val="23"/>
          <w:u w:val="single"/>
        </w:rPr>
        <w:t xml:space="preserve"> </w:t>
      </w:r>
      <w:r>
        <w:rPr>
          <w:rFonts w:ascii="Times New Roman"/>
          <w:sz w:val="22"/>
          <w:szCs w:val="23"/>
          <w:u w:val="single"/>
        </w:rPr>
        <w:t>동의</w:t>
      </w:r>
      <w:r>
        <w:rPr>
          <w:rFonts w:ascii="Times New Roman"/>
          <w:sz w:val="22"/>
          <w:szCs w:val="23"/>
          <w:u w:val="single"/>
        </w:rPr>
        <w:t>.</w:t>
      </w:r>
      <w:r>
        <w:rPr>
          <w:rFonts w:ascii="Times New Roman"/>
          <w:sz w:val="22"/>
          <w:szCs w:val="23"/>
        </w:rPr>
        <w:t xml:space="preserve">  </w:t>
      </w:r>
      <w:r>
        <w:rPr>
          <w:rFonts w:ascii="Times New Roman"/>
          <w:sz w:val="22"/>
          <w:szCs w:val="23"/>
        </w:rPr>
        <w:t>기타매도인들이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체결하고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(</w:t>
      </w:r>
      <w:proofErr w:type="spellStart"/>
      <w:r>
        <w:rPr>
          <w:rFonts w:ascii="Times New Roman"/>
          <w:sz w:val="22"/>
          <w:szCs w:val="23"/>
        </w:rPr>
        <w:t>i</w:t>
      </w:r>
      <w:proofErr w:type="spellEnd"/>
      <w:r>
        <w:rPr>
          <w:rFonts w:ascii="Times New Roman"/>
          <w:sz w:val="22"/>
          <w:szCs w:val="23"/>
        </w:rPr>
        <w:t xml:space="preserve">) </w:t>
      </w:r>
      <w:r>
        <w:rPr>
          <w:rFonts w:ascii="Times New Roman"/>
          <w:sz w:val="22"/>
          <w:szCs w:val="23"/>
        </w:rPr>
        <w:t>법령</w:t>
      </w:r>
      <w:r>
        <w:rPr>
          <w:rFonts w:ascii="Times New Roman"/>
          <w:sz w:val="22"/>
          <w:szCs w:val="23"/>
        </w:rPr>
        <w:t xml:space="preserve">, (ii) </w:t>
      </w:r>
      <w:r>
        <w:rPr>
          <w:rFonts w:ascii="Times New Roman"/>
          <w:sz w:val="22"/>
          <w:szCs w:val="23"/>
        </w:rPr>
        <w:t>기타매도인들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계약이나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약정에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위반되거나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의무불이행을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구성하거나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기한의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이익을</w:t>
      </w:r>
      <w:r>
        <w:rPr>
          <w:rFonts w:ascii="Times New Roman"/>
          <w:sz w:val="22"/>
          <w:szCs w:val="23"/>
        </w:rPr>
        <w:t xml:space="preserve"> </w:t>
      </w:r>
      <w:proofErr w:type="spellStart"/>
      <w:r>
        <w:rPr>
          <w:rFonts w:ascii="Times New Roman"/>
          <w:sz w:val="22"/>
          <w:szCs w:val="23"/>
        </w:rPr>
        <w:t>상실시키지</w:t>
      </w:r>
      <w:proofErr w:type="spellEnd"/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기타매도인들</w:t>
      </w:r>
      <w:r>
        <w:rPr>
          <w:rFonts w:ascii="Times New Roman" w:hint="eastAsia"/>
          <w:sz w:val="22"/>
          <w:szCs w:val="23"/>
        </w:rPr>
        <w:t>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당사자가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되어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계약들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중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체결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및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이행과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정부인허가나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필요적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제</w:t>
      </w:r>
      <w:r>
        <w:rPr>
          <w:rFonts w:ascii="Times New Roman" w:hint="eastAsia"/>
          <w:sz w:val="22"/>
          <w:szCs w:val="23"/>
        </w:rPr>
        <w:t>3</w:t>
      </w:r>
      <w:r>
        <w:rPr>
          <w:rFonts w:ascii="Times New Roman" w:hint="eastAsia"/>
          <w:sz w:val="22"/>
          <w:szCs w:val="23"/>
        </w:rPr>
        <w:t>자승인을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본건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관련하여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협의</w:t>
      </w:r>
      <w:r>
        <w:rPr>
          <w:rFonts w:ascii="Times New Roman" w:hint="eastAsia"/>
          <w:sz w:val="22"/>
          <w:szCs w:val="23"/>
        </w:rPr>
        <w:t>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것은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아니하며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만약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경우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필요한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사전동의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승인</w:t>
      </w:r>
      <w:r>
        <w:rPr>
          <w:rFonts w:ascii="Times New Roman"/>
          <w:sz w:val="22"/>
          <w:szCs w:val="23"/>
        </w:rPr>
        <w:t xml:space="preserve">, </w:t>
      </w:r>
      <w:r>
        <w:rPr>
          <w:rFonts w:ascii="Times New Roman"/>
          <w:sz w:val="22"/>
          <w:szCs w:val="23"/>
        </w:rPr>
        <w:t>협의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또는</w:t>
      </w:r>
      <w:r>
        <w:rPr>
          <w:rFonts w:ascii="Times New Roman" w:hint="eastAsia"/>
          <w:sz w:val="22"/>
          <w:szCs w:val="23"/>
        </w:rPr>
        <w:t xml:space="preserve"> </w:t>
      </w:r>
      <w:r>
        <w:rPr>
          <w:rFonts w:ascii="Times New Roman" w:hint="eastAsia"/>
          <w:sz w:val="22"/>
          <w:szCs w:val="23"/>
        </w:rPr>
        <w:t>통지</w:t>
      </w:r>
      <w:r>
        <w:rPr>
          <w:rFonts w:ascii="Times New Roman"/>
          <w:sz w:val="22"/>
          <w:szCs w:val="23"/>
        </w:rPr>
        <w:t>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모두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완료하였다</w:t>
      </w:r>
      <w:r>
        <w:rPr>
          <w:rFonts w:ascii="Times New Roman"/>
          <w:sz w:val="22"/>
          <w:szCs w:val="23"/>
        </w:rPr>
        <w:t xml:space="preserve">. </w:t>
      </w:r>
      <w:r>
        <w:rPr>
          <w:rFonts w:ascii="Times New Roman"/>
          <w:sz w:val="22"/>
          <w:szCs w:val="23"/>
        </w:rPr>
        <w:t>또한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본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계약에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따라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예정된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거래를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제한하는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계약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또는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절차는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존재하지</w:t>
      </w:r>
      <w:r>
        <w:rPr>
          <w:rFonts w:ascii="Times New Roman"/>
          <w:sz w:val="22"/>
          <w:szCs w:val="23"/>
        </w:rPr>
        <w:t xml:space="preserve"> </w:t>
      </w:r>
      <w:r>
        <w:rPr>
          <w:rFonts w:ascii="Times New Roman"/>
          <w:sz w:val="22"/>
          <w:szCs w:val="23"/>
        </w:rPr>
        <w:t>아니한다</w:t>
      </w:r>
      <w:r>
        <w:rPr>
          <w:rFonts w:ascii="Times New Roman"/>
          <w:sz w:val="22"/>
          <w:szCs w:val="23"/>
        </w:rPr>
        <w:t>.</w:t>
      </w:r>
    </w:p>
    <w:p w14:paraId="4DAAB87D" w14:textId="77777777" w:rsidR="006F78BB" w:rsidRDefault="001E12B5"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/>
          <w:sz w:val="22"/>
          <w:szCs w:val="22"/>
          <w:u w:val="single"/>
        </w:rPr>
        <w:t>소송의</w:t>
      </w:r>
      <w:r>
        <w:rPr>
          <w:rFonts w:ascii="Times New Roman"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/>
          <w:sz w:val="22"/>
          <w:szCs w:val="22"/>
          <w:u w:val="single"/>
        </w:rPr>
        <w:t>부존재</w:t>
      </w:r>
      <w:proofErr w:type="spellEnd"/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기타매도인들에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금지하거나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</w:p>
    <w:p w14:paraId="29747412" w14:textId="77777777" w:rsidR="006F78BB" w:rsidRDefault="001E12B5">
      <w:pPr>
        <w:numPr>
          <w:ilvl w:val="0"/>
          <w:numId w:val="60"/>
        </w:numPr>
        <w:topLinePunct/>
        <w:autoSpaceDE w:val="0"/>
        <w:autoSpaceDN w:val="0"/>
        <w:spacing w:before="0" w:after="288" w:line="360" w:lineRule="auto"/>
        <w:ind w:left="879" w:hanging="454"/>
        <w:rPr>
          <w:rFonts w:ascii="Times New Roman"/>
          <w:sz w:val="22"/>
          <w:szCs w:val="23"/>
        </w:rPr>
      </w:pPr>
      <w:r>
        <w:rPr>
          <w:rFonts w:ascii="Times New Roman" w:hint="eastAsia"/>
          <w:sz w:val="22"/>
          <w:szCs w:val="22"/>
          <w:u w:val="single"/>
        </w:rPr>
        <w:t>기타매도인들</w:t>
      </w:r>
      <w:r>
        <w:rPr>
          <w:rFonts w:ascii="Times New Roman" w:hint="eastAsia"/>
          <w:sz w:val="22"/>
          <w:szCs w:val="22"/>
          <w:u w:val="single"/>
        </w:rPr>
        <w:t xml:space="preserve"> </w:t>
      </w:r>
      <w:r>
        <w:rPr>
          <w:rFonts w:ascii="Times New Roman" w:hint="eastAsia"/>
          <w:sz w:val="22"/>
          <w:szCs w:val="22"/>
          <w:u w:val="single"/>
        </w:rPr>
        <w:t>보유</w:t>
      </w:r>
      <w:r>
        <w:rPr>
          <w:rFonts w:ascii="Times New Roman"/>
          <w:sz w:val="22"/>
          <w:szCs w:val="22"/>
          <w:u w:val="single"/>
        </w:rPr>
        <w:t>주식의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소유권</w:t>
      </w:r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기타매도인들은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등록주주인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동시에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실질주주이며</w:t>
      </w:r>
      <w:proofErr w:type="spellEnd"/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3"/>
        </w:rPr>
        <w:t>보유</w:t>
      </w:r>
      <w:r>
        <w:rPr>
          <w:rFonts w:ascii="Times New Roman"/>
          <w:sz w:val="22"/>
          <w:szCs w:val="23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소유권을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제한부담도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존재하지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</w:t>
      </w:r>
      <w:r>
        <w:rPr>
          <w:rFonts w:ascii="Times New Roman"/>
          <w:sz w:val="22"/>
          <w:szCs w:val="22"/>
        </w:rPr>
        <w:t>매도인들은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 w:hint="eastAsia"/>
          <w:sz w:val="22"/>
          <w:szCs w:val="22"/>
        </w:rPr>
        <w:t>그외</w:t>
      </w:r>
      <w:proofErr w:type="spellEnd"/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권리행사에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제약이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행위도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사실이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발행되었고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lastRenderedPageBreak/>
        <w:t>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거래</w:t>
      </w:r>
      <w:r>
        <w:rPr>
          <w:rFonts w:ascii="Times New Roman"/>
          <w:sz w:val="22"/>
          <w:szCs w:val="22"/>
        </w:rPr>
        <w:t>종결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기타매도인들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보유</w:t>
      </w:r>
      <w:r>
        <w:rPr>
          <w:rFonts w:ascii="Times New Roman"/>
          <w:sz w:val="22"/>
          <w:szCs w:val="22"/>
        </w:rPr>
        <w:t>주식에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완전한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소유권이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어떠한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제한부담도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이전된다</w:t>
      </w:r>
      <w:r>
        <w:rPr>
          <w:rFonts w:ascii="Times New Roman"/>
          <w:sz w:val="22"/>
          <w:szCs w:val="22"/>
        </w:rPr>
        <w:t>.</w:t>
      </w:r>
    </w:p>
    <w:p w14:paraId="73959626" w14:textId="77777777" w:rsidR="006F78BB" w:rsidRDefault="001E12B5">
      <w:pPr>
        <w:widowControl/>
        <w:wordWrap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bookmarkEnd w:id="273"/>
    <w:p w14:paraId="4CAE382C" w14:textId="77777777" w:rsidR="006F78BB" w:rsidRDefault="001E12B5">
      <w:pPr>
        <w:widowControl/>
        <w:wordWrap/>
        <w:adjustRightInd/>
        <w:snapToGrid/>
        <w:spacing w:before="0" w:after="0" w:line="360" w:lineRule="auto"/>
        <w:jc w:val="left"/>
        <w:textAlignment w:val="auto"/>
        <w:outlineLvl w:val="0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/>
          <w:b/>
          <w:sz w:val="22"/>
          <w:szCs w:val="22"/>
          <w:u w:val="single"/>
        </w:rPr>
        <w:lastRenderedPageBreak/>
        <w:t>별지</w:t>
      </w:r>
      <w:r>
        <w:rPr>
          <w:rFonts w:ascii="Times New Roman"/>
          <w:b/>
          <w:sz w:val="22"/>
          <w:szCs w:val="22"/>
          <w:u w:val="single"/>
        </w:rPr>
        <w:t xml:space="preserve"> 7.</w:t>
      </w:r>
      <w:r>
        <w:rPr>
          <w:rFonts w:ascii="Times New Roman" w:hint="eastAsia"/>
          <w:b/>
          <w:sz w:val="22"/>
          <w:szCs w:val="22"/>
          <w:u w:val="single"/>
        </w:rPr>
        <w:t>3</w:t>
      </w:r>
    </w:p>
    <w:p w14:paraId="52ADE04D" w14:textId="77777777" w:rsidR="006F78BB" w:rsidRDefault="001E12B5">
      <w:pPr>
        <w:autoSpaceDE w:val="0"/>
        <w:autoSpaceDN w:val="0"/>
        <w:spacing w:before="0" w:after="0" w:line="360" w:lineRule="auto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매수인의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진술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및</w:t>
      </w:r>
      <w:r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보장</w:t>
      </w:r>
    </w:p>
    <w:p w14:paraId="7382CE86" w14:textId="77777777" w:rsidR="006F78BB" w:rsidRDefault="006F78BB">
      <w:pPr>
        <w:autoSpaceDE w:val="0"/>
        <w:autoSpaceDN w:val="0"/>
        <w:spacing w:before="0" w:after="0" w:line="360" w:lineRule="auto"/>
        <w:jc w:val="left"/>
        <w:rPr>
          <w:rFonts w:ascii="Times New Roman"/>
          <w:sz w:val="22"/>
          <w:szCs w:val="22"/>
        </w:rPr>
      </w:pPr>
    </w:p>
    <w:p w14:paraId="7C39E1BD" w14:textId="77777777" w:rsidR="006F78BB" w:rsidRDefault="001E12B5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매도인에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거래종결일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다음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각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항의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 xml:space="preserve">. </w:t>
      </w:r>
      <w:r>
        <w:rPr>
          <w:rFonts w:ascii="Times New Roman"/>
          <w:sz w:val="22"/>
          <w:szCs w:val="22"/>
        </w:rPr>
        <w:t>다만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어느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기준으로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언급하고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사항은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특정일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진실하고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정확함을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진술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보장한다</w:t>
      </w:r>
      <w:r>
        <w:rPr>
          <w:rFonts w:ascii="Times New Roman"/>
          <w:sz w:val="22"/>
          <w:szCs w:val="22"/>
        </w:rPr>
        <w:t>.</w:t>
      </w:r>
    </w:p>
    <w:p w14:paraId="539601A0" w14:textId="77777777" w:rsidR="006F78BB" w:rsidRDefault="006F78BB">
      <w:pPr>
        <w:autoSpaceDE w:val="0"/>
        <w:autoSpaceDN w:val="0"/>
        <w:spacing w:before="0" w:after="0" w:line="360" w:lineRule="auto"/>
        <w:rPr>
          <w:rFonts w:ascii="Times New Roman"/>
          <w:sz w:val="22"/>
          <w:szCs w:val="22"/>
        </w:rPr>
      </w:pPr>
    </w:p>
    <w:p w14:paraId="3CC93B9B" w14:textId="3597F31F" w:rsidR="006F78BB" w:rsidRDefault="001E12B5"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회사의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조직과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수권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대한민국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법령에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설립되어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존속하는</w:t>
      </w:r>
      <w:r>
        <w:rPr>
          <w:rFonts w:ascii="Times New Roman"/>
          <w:sz w:val="22"/>
          <w:szCs w:val="22"/>
        </w:rPr>
        <w:t xml:space="preserve"> </w:t>
      </w:r>
      <w:r w:rsidRPr="006E2777">
        <w:rPr>
          <w:rFonts w:ascii="Times New Roman" w:hint="eastAsia"/>
          <w:sz w:val="22"/>
          <w:szCs w:val="22"/>
        </w:rPr>
        <w:t>법인</w:t>
      </w:r>
      <w:r>
        <w:rPr>
          <w:rFonts w:ascii="Times New Roman"/>
          <w:sz w:val="22"/>
          <w:szCs w:val="22"/>
        </w:rPr>
        <w:t>이고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필요한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유효하고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내부수권절차를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모두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거쳤다</w:t>
      </w:r>
      <w:r>
        <w:rPr>
          <w:rFonts w:ascii="Times New Roman"/>
          <w:sz w:val="22"/>
          <w:szCs w:val="22"/>
        </w:rPr>
        <w:t>.</w:t>
      </w:r>
    </w:p>
    <w:p w14:paraId="0F00730B" w14:textId="77777777" w:rsidR="006F78BB" w:rsidRDefault="001E12B5"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권한</w:t>
      </w:r>
      <w:r>
        <w:rPr>
          <w:rFonts w:ascii="Times New Roman"/>
          <w:sz w:val="22"/>
          <w:szCs w:val="22"/>
          <w:u w:val="single"/>
        </w:rPr>
        <w:t xml:space="preserve"> </w:t>
      </w:r>
      <w:r>
        <w:rPr>
          <w:rFonts w:ascii="Times New Roman"/>
          <w:sz w:val="22"/>
          <w:szCs w:val="22"/>
          <w:u w:val="single"/>
        </w:rPr>
        <w:t>등</w:t>
      </w:r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매수인은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체결하고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이행하기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필요한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권한과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자격을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가지고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적법하게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체결되어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구속력이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있으며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3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조건들에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따라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집행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가능하다</w:t>
      </w:r>
      <w:r>
        <w:rPr>
          <w:rFonts w:ascii="Times New Roman"/>
          <w:sz w:val="22"/>
          <w:szCs w:val="22"/>
        </w:rPr>
        <w:t>.</w:t>
      </w:r>
    </w:p>
    <w:p w14:paraId="1F4A1649" w14:textId="77777777" w:rsidR="006F78BB" w:rsidRDefault="001E12B5"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위반의</w:t>
      </w:r>
      <w:r>
        <w:rPr>
          <w:rFonts w:ascii="Times New Roman"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/>
          <w:sz w:val="22"/>
          <w:szCs w:val="22"/>
          <w:u w:val="single"/>
        </w:rPr>
        <w:t>부존재</w:t>
      </w:r>
      <w:proofErr w:type="spellEnd"/>
      <w:r>
        <w:rPr>
          <w:rFonts w:ascii="Times New Roman"/>
          <w:sz w:val="22"/>
          <w:szCs w:val="22"/>
        </w:rPr>
        <w:t xml:space="preserve">. 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교부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및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이행하는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것은</w:t>
      </w:r>
      <w:r>
        <w:rPr>
          <w:rFonts w:ascii="Times New Roman"/>
          <w:sz w:val="22"/>
          <w:szCs w:val="22"/>
        </w:rPr>
        <w:t xml:space="preserve"> (</w:t>
      </w:r>
      <w:proofErr w:type="spellStart"/>
      <w:r>
        <w:rPr>
          <w:rFonts w:ascii="Times New Roman"/>
          <w:sz w:val="22"/>
          <w:szCs w:val="22"/>
        </w:rPr>
        <w:t>i</w:t>
      </w:r>
      <w:proofErr w:type="spellEnd"/>
      <w:r>
        <w:rPr>
          <w:rFonts w:ascii="Times New Roman"/>
          <w:sz w:val="22"/>
          <w:szCs w:val="22"/>
        </w:rPr>
        <w:t xml:space="preserve">) </w:t>
      </w:r>
      <w:r>
        <w:rPr>
          <w:rFonts w:ascii="Times New Roman"/>
          <w:sz w:val="22"/>
          <w:szCs w:val="22"/>
        </w:rPr>
        <w:t>매수인의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정관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등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조직서류나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결의를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상충되지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않고</w:t>
      </w:r>
      <w:r>
        <w:rPr>
          <w:rFonts w:ascii="Times New Roman"/>
          <w:sz w:val="22"/>
          <w:szCs w:val="22"/>
        </w:rPr>
        <w:t xml:space="preserve">, (ii) </w:t>
      </w:r>
      <w:r>
        <w:rPr>
          <w:rFonts w:ascii="Times New Roman"/>
          <w:sz w:val="22"/>
          <w:szCs w:val="22"/>
        </w:rPr>
        <w:t>매수인에게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적용되는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법규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규칙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규정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영장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판결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금지명령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선고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결정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또는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판정을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3"/>
        </w:rPr>
        <w:t>상충되지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않으며</w:t>
      </w:r>
      <w:r>
        <w:rPr>
          <w:rFonts w:ascii="Times New Roman"/>
          <w:sz w:val="22"/>
          <w:szCs w:val="22"/>
        </w:rPr>
        <w:t xml:space="preserve">, (iii) </w:t>
      </w:r>
      <w:r>
        <w:rPr>
          <w:rFonts w:ascii="Times New Roman"/>
          <w:sz w:val="22"/>
          <w:szCs w:val="22"/>
        </w:rPr>
        <w:t>매수인이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당사자인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계약이나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약정에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위반되거나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의무불이행을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구성하거나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기한의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이익을</w:t>
      </w:r>
      <w:r>
        <w:rPr>
          <w:rFonts w:ascii="Times New Roman"/>
          <w:sz w:val="22"/>
          <w:szCs w:val="22"/>
        </w:rPr>
        <w:t xml:space="preserve"> </w:t>
      </w:r>
      <w:proofErr w:type="spellStart"/>
      <w:r>
        <w:rPr>
          <w:rFonts w:ascii="Times New Roman"/>
          <w:sz w:val="22"/>
          <w:szCs w:val="22"/>
        </w:rPr>
        <w:t>상실시키지</w:t>
      </w:r>
      <w:proofErr w:type="spellEnd"/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아니한다</w:t>
      </w:r>
      <w:r>
        <w:rPr>
          <w:rFonts w:ascii="Times New Roman"/>
          <w:sz w:val="22"/>
          <w:szCs w:val="22"/>
        </w:rPr>
        <w:t>.</w:t>
      </w:r>
    </w:p>
    <w:p w14:paraId="7845A537" w14:textId="77777777" w:rsidR="006F78BB" w:rsidRDefault="001E12B5">
      <w:pPr>
        <w:numPr>
          <w:ilvl w:val="0"/>
          <w:numId w:val="50"/>
        </w:numPr>
        <w:tabs>
          <w:tab w:val="num" w:pos="1700"/>
        </w:tabs>
        <w:topLinePunct/>
        <w:autoSpaceDE w:val="0"/>
        <w:autoSpaceDN w:val="0"/>
        <w:spacing w:before="0" w:after="288" w:line="360" w:lineRule="auto"/>
        <w:ind w:left="511" w:hanging="454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  <w:u w:val="single"/>
        </w:rPr>
        <w:t>소송의</w:t>
      </w:r>
      <w:r>
        <w:rPr>
          <w:rFonts w:ascii="Times New Roman"/>
          <w:sz w:val="22"/>
          <w:szCs w:val="22"/>
          <w:u w:val="single"/>
        </w:rPr>
        <w:t xml:space="preserve"> </w:t>
      </w:r>
      <w:proofErr w:type="spellStart"/>
      <w:r>
        <w:rPr>
          <w:rFonts w:ascii="Times New Roman"/>
          <w:sz w:val="22"/>
          <w:szCs w:val="22"/>
          <w:u w:val="single"/>
        </w:rPr>
        <w:t>부존재</w:t>
      </w:r>
      <w:proofErr w:type="spellEnd"/>
      <w:r>
        <w:rPr>
          <w:rFonts w:ascii="Times New Roman"/>
          <w:sz w:val="22"/>
          <w:szCs w:val="22"/>
          <w:u w:val="single"/>
        </w:rPr>
        <w:t>.</w:t>
      </w:r>
      <w:r>
        <w:rPr>
          <w:rFonts w:ascii="Times New Roman"/>
          <w:sz w:val="22"/>
          <w:szCs w:val="22"/>
        </w:rPr>
        <w:t xml:space="preserve">  </w:t>
      </w:r>
      <w:r>
        <w:rPr>
          <w:rFonts w:ascii="Times New Roman"/>
          <w:sz w:val="22"/>
          <w:szCs w:val="22"/>
        </w:rPr>
        <w:t>매수인에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대하여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본건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거래를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금지하거나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제한하는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내용의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제기되지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아니하였고</w:t>
      </w:r>
      <w:r>
        <w:rPr>
          <w:rFonts w:ascii="Times New Roman"/>
          <w:sz w:val="22"/>
          <w:szCs w:val="22"/>
        </w:rPr>
        <w:t xml:space="preserve">, </w:t>
      </w:r>
      <w:r>
        <w:rPr>
          <w:rFonts w:ascii="Times New Roman"/>
          <w:sz w:val="22"/>
          <w:szCs w:val="22"/>
        </w:rPr>
        <w:t>본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계약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체결일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현재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그러한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소송이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제기될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우려도</w:t>
      </w:r>
      <w:r>
        <w:rPr>
          <w:rFonts w:ascii="Times New Roman"/>
          <w:sz w:val="22"/>
          <w:szCs w:val="22"/>
        </w:rPr>
        <w:t xml:space="preserve"> </w:t>
      </w:r>
      <w:r>
        <w:rPr>
          <w:rFonts w:ascii="Times New Roman"/>
          <w:sz w:val="22"/>
          <w:szCs w:val="22"/>
        </w:rPr>
        <w:t>없다</w:t>
      </w:r>
      <w:r>
        <w:rPr>
          <w:rFonts w:ascii="Times New Roman"/>
          <w:sz w:val="22"/>
          <w:szCs w:val="22"/>
        </w:rPr>
        <w:t>.</w:t>
      </w:r>
    </w:p>
    <w:p w14:paraId="6F2C76EC" w14:textId="77777777" w:rsidR="006F78BB" w:rsidRDefault="006F78BB">
      <w:pPr>
        <w:widowControl/>
        <w:autoSpaceDE w:val="0"/>
        <w:autoSpaceDN w:val="0"/>
        <w:adjustRightInd/>
        <w:snapToGrid/>
        <w:spacing w:before="0" w:after="0" w:line="240" w:lineRule="auto"/>
        <w:jc w:val="left"/>
        <w:textAlignment w:val="auto"/>
        <w:rPr>
          <w:rFonts w:ascii="Times New Roman"/>
          <w:b/>
          <w:sz w:val="22"/>
          <w:szCs w:val="22"/>
        </w:rPr>
      </w:pPr>
    </w:p>
    <w:sectPr w:rsidR="006F78BB" w:rsidSect="00923A22">
      <w:pgSz w:w="11906" w:h="16838" w:code="9"/>
      <w:pgMar w:top="1701" w:right="1418" w:bottom="1701" w:left="1418" w:header="851" w:footer="851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08D94" w14:textId="77777777" w:rsidR="00006882" w:rsidRDefault="00006882">
      <w:pPr>
        <w:spacing w:before="0" w:after="0" w:line="240" w:lineRule="auto"/>
      </w:pPr>
      <w:r>
        <w:separator/>
      </w:r>
    </w:p>
  </w:endnote>
  <w:endnote w:type="continuationSeparator" w:id="0">
    <w:p w14:paraId="0839FE38" w14:textId="77777777" w:rsidR="00006882" w:rsidRDefault="00006882">
      <w:pPr>
        <w:spacing w:before="0" w:after="0" w:line="240" w:lineRule="auto"/>
      </w:pPr>
      <w:r>
        <w:continuationSeparator/>
      </w:r>
    </w:p>
  </w:endnote>
  <w:endnote w:type="continuationNotice" w:id="1">
    <w:p w14:paraId="5C14786A" w14:textId="77777777" w:rsidR="00006882" w:rsidRDefault="0000688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가는둥근제목체">
    <w:altName w:val="돋움체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□□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37A10" w14:textId="77777777" w:rsidR="006F78BB" w:rsidRDefault="001E12B5">
    <w:pPr>
      <w:pStyle w:val="a9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21EEBB2A" w14:textId="77777777" w:rsidR="006F78BB" w:rsidRDefault="006F78B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A3B4B" w14:textId="77777777" w:rsidR="006F78BB" w:rsidRDefault="006F78BB">
    <w:pPr>
      <w:pStyle w:val="a9"/>
      <w:jc w:val="center"/>
      <w:rPr>
        <w:rFonts w:ascii="Times New Roman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92F4E" w14:textId="77777777" w:rsidR="00256FA4" w:rsidRDefault="00256FA4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5162754"/>
      <w:docPartObj>
        <w:docPartGallery w:val="Page Numbers (Bottom of Page)"/>
        <w:docPartUnique/>
      </w:docPartObj>
    </w:sdtPr>
    <w:sdtEndPr>
      <w:rPr>
        <w:rFonts w:ascii="Times New Roman"/>
        <w:sz w:val="22"/>
      </w:rPr>
    </w:sdtEndPr>
    <w:sdtContent>
      <w:p w14:paraId="10E0F74A" w14:textId="77777777" w:rsidR="006F78BB" w:rsidRDefault="001E12B5">
        <w:pPr>
          <w:pStyle w:val="a9"/>
          <w:jc w:val="center"/>
          <w:rPr>
            <w:rFonts w:ascii="Times New Roman"/>
            <w:sz w:val="22"/>
          </w:rPr>
        </w:pPr>
        <w:r>
          <w:rPr>
            <w:rFonts w:ascii="Times New Roman"/>
            <w:sz w:val="22"/>
          </w:rPr>
          <w:fldChar w:fldCharType="begin"/>
        </w:r>
        <w:r>
          <w:rPr>
            <w:rFonts w:ascii="Times New Roman"/>
            <w:sz w:val="22"/>
          </w:rPr>
          <w:instrText>PAGE   \* MERGEFORMAT</w:instrText>
        </w:r>
        <w:r>
          <w:rPr>
            <w:rFonts w:ascii="Times New Roman"/>
            <w:sz w:val="22"/>
          </w:rPr>
          <w:fldChar w:fldCharType="separate"/>
        </w:r>
        <w:r>
          <w:rPr>
            <w:rFonts w:ascii="Times New Roman"/>
            <w:noProof/>
            <w:sz w:val="22"/>
            <w:lang w:val="ko-KR"/>
          </w:rPr>
          <w:t>18</w:t>
        </w:r>
        <w:r>
          <w:rPr>
            <w:rFonts w:ascii="Times New Roman"/>
            <w:sz w:val="22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5725891"/>
      <w:docPartObj>
        <w:docPartGallery w:val="Page Numbers (Bottom of Page)"/>
        <w:docPartUnique/>
      </w:docPartObj>
    </w:sdtPr>
    <w:sdtEndPr>
      <w:rPr>
        <w:rFonts w:ascii="Times New Roman"/>
        <w:sz w:val="22"/>
      </w:rPr>
    </w:sdtEndPr>
    <w:sdtContent>
      <w:p w14:paraId="1B224750" w14:textId="77777777" w:rsidR="006F78BB" w:rsidRDefault="001E12B5">
        <w:pPr>
          <w:pStyle w:val="a9"/>
          <w:jc w:val="center"/>
        </w:pPr>
        <w:r>
          <w:rPr>
            <w:rFonts w:ascii="Times New Roman"/>
            <w:sz w:val="22"/>
          </w:rPr>
          <w:fldChar w:fldCharType="begin"/>
        </w:r>
        <w:r>
          <w:rPr>
            <w:rFonts w:ascii="Times New Roman"/>
            <w:sz w:val="22"/>
          </w:rPr>
          <w:instrText>PAGE   \* MERGEFORMAT</w:instrText>
        </w:r>
        <w:r>
          <w:rPr>
            <w:rFonts w:ascii="Times New Roman"/>
            <w:sz w:val="22"/>
          </w:rPr>
          <w:fldChar w:fldCharType="separate"/>
        </w:r>
        <w:r>
          <w:rPr>
            <w:rFonts w:ascii="Times New Roman"/>
            <w:noProof/>
            <w:sz w:val="22"/>
            <w:lang w:val="ko-KR"/>
          </w:rPr>
          <w:t>80</w:t>
        </w:r>
        <w:r>
          <w:rPr>
            <w:rFonts w:ascii="Times New Roman"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E1774" w14:textId="77777777" w:rsidR="00006882" w:rsidRDefault="00006882">
      <w:pPr>
        <w:spacing w:before="0" w:after="0" w:line="240" w:lineRule="auto"/>
      </w:pPr>
      <w:r>
        <w:separator/>
      </w:r>
    </w:p>
  </w:footnote>
  <w:footnote w:type="continuationSeparator" w:id="0">
    <w:p w14:paraId="06F6830C" w14:textId="77777777" w:rsidR="00006882" w:rsidRDefault="00006882">
      <w:pPr>
        <w:spacing w:before="0" w:after="0" w:line="240" w:lineRule="auto"/>
      </w:pPr>
      <w:r>
        <w:continuationSeparator/>
      </w:r>
    </w:p>
  </w:footnote>
  <w:footnote w:type="continuationNotice" w:id="1">
    <w:p w14:paraId="498C018B" w14:textId="77777777" w:rsidR="00006882" w:rsidRDefault="00006882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78C0C" w14:textId="77777777" w:rsidR="00256FA4" w:rsidRDefault="00256FA4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996AF" w14:textId="77777777" w:rsidR="006F78BB" w:rsidRDefault="006F78BB">
    <w:pPr>
      <w:pStyle w:val="ab"/>
      <w:spacing w:line="240" w:lineRule="auto"/>
      <w:ind w:right="275"/>
      <w:jc w:val="right"/>
      <w:rPr>
        <w:rFonts w:ascii="Times New Roman"/>
        <w:bCs/>
        <w:i/>
        <w:sz w:val="18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8C833" w14:textId="77777777" w:rsidR="00256FA4" w:rsidRDefault="00256FA4">
    <w:pPr>
      <w:pStyle w:val="ab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13F5F" w14:textId="21174A28" w:rsidR="006F78BB" w:rsidRDefault="005A10ED">
    <w:pPr>
      <w:pStyle w:val="ab"/>
      <w:jc w:val="right"/>
    </w:pPr>
    <w:proofErr w:type="spellStart"/>
    <w:r>
      <w:rPr>
        <w:rFonts w:ascii="Times New Roman" w:hint="eastAsia"/>
        <w:i/>
        <w:sz w:val="20"/>
        <w:szCs w:val="22"/>
      </w:rPr>
      <w:t>Yulchon</w:t>
    </w:r>
    <w:proofErr w:type="spellEnd"/>
    <w:r>
      <w:rPr>
        <w:rFonts w:ascii="Times New Roman" w:hint="eastAsia"/>
        <w:i/>
        <w:sz w:val="20"/>
        <w:szCs w:val="22"/>
      </w:rPr>
      <w:t xml:space="preserve"> Revised_2025071</w:t>
    </w:r>
    <w:r w:rsidR="000A710D">
      <w:rPr>
        <w:rFonts w:ascii="Times New Roman" w:hint="eastAsia"/>
        <w:i/>
        <w:sz w:val="20"/>
        <w:szCs w:val="22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AC63EBE"/>
    <w:lvl w:ilvl="0">
      <w:start w:val="1"/>
      <w:numFmt w:val="none"/>
      <w:lvlText w:val=""/>
      <w:lvlJc w:val="left"/>
      <w:pPr>
        <w:tabs>
          <w:tab w:val="num" w:pos="360"/>
        </w:tabs>
      </w:pPr>
      <w:rPr>
        <w:rFonts w:ascii="바탕체" w:eastAsia="바탕체" w:cs="Times New Roman" w:hint="eastAsia"/>
        <w:sz w:val="28"/>
      </w:rPr>
    </w:lvl>
    <w:lvl w:ilvl="1">
      <w:start w:val="1"/>
      <w:numFmt w:val="decimal"/>
      <w:pStyle w:val="2"/>
      <w:lvlText w:val="%2."/>
      <w:lvlJc w:val="left"/>
      <w:pPr>
        <w:tabs>
          <w:tab w:val="num" w:pos="454"/>
        </w:tabs>
        <w:ind w:left="454" w:hanging="454"/>
      </w:pPr>
      <w:rPr>
        <w:rFonts w:ascii="돋움체" w:eastAsia="돋움체" w:cs="Times New Roman" w:hint="eastAsia"/>
        <w:sz w:val="28"/>
      </w:rPr>
    </w:lvl>
    <w:lvl w:ilvl="2">
      <w:start w:val="1"/>
      <w:numFmt w:val="ganada"/>
      <w:pStyle w:val="3"/>
      <w:lvlText w:val="%3."/>
      <w:lvlJc w:val="left"/>
      <w:pPr>
        <w:tabs>
          <w:tab w:val="num" w:pos="794"/>
        </w:tabs>
        <w:ind w:left="794" w:hanging="510"/>
      </w:pPr>
      <w:rPr>
        <w:rFonts w:ascii="바탕체" w:eastAsia="바탕체" w:cs="Times New Roman" w:hint="eastAsia"/>
        <w:b/>
        <w:i w:val="0"/>
        <w:spacing w:val="-4"/>
        <w:w w:val="95"/>
        <w:sz w:val="28"/>
      </w:rPr>
    </w:lvl>
    <w:lvl w:ilvl="3">
      <w:start w:val="1"/>
      <w:numFmt w:val="decimalFullWidth"/>
      <w:pStyle w:val="4"/>
      <w:lvlText w:val="(%4)"/>
      <w:lvlJc w:val="left"/>
      <w:pPr>
        <w:tabs>
          <w:tab w:val="num" w:pos="1077"/>
        </w:tabs>
        <w:ind w:left="1077" w:hanging="567"/>
      </w:pPr>
      <w:rPr>
        <w:rFonts w:ascii="바탕체" w:eastAsia="바탕체" w:cs="Times New Roman" w:hint="eastAsia"/>
        <w:b/>
        <w:i w:val="0"/>
        <w:spacing w:val="-10"/>
        <w:w w:val="95"/>
        <w:sz w:val="28"/>
      </w:rPr>
    </w:lvl>
    <w:lvl w:ilvl="4">
      <w:start w:val="1"/>
      <w:numFmt w:val="decimalEnclosedCircle"/>
      <w:pStyle w:val="5"/>
      <w:lvlText w:val="%5"/>
      <w:lvlJc w:val="left"/>
      <w:pPr>
        <w:tabs>
          <w:tab w:val="num" w:pos="1191"/>
        </w:tabs>
        <w:ind w:left="1191" w:hanging="454"/>
      </w:pPr>
      <w:rPr>
        <w:rFonts w:cs="Times New Roman" w:hint="eastAsia"/>
      </w:rPr>
    </w:lvl>
    <w:lvl w:ilvl="5">
      <w:start w:val="1"/>
      <w:numFmt w:val="none"/>
      <w:pStyle w:val="6"/>
      <w:lvlText w:val=""/>
      <w:lvlJc w:val="left"/>
      <w:pPr>
        <w:tabs>
          <w:tab w:val="num" w:pos="3175"/>
        </w:tabs>
        <w:ind w:left="3175" w:hanging="708"/>
      </w:pPr>
      <w:rPr>
        <w:rFonts w:cs="Times New Roman" w:hint="eastAsia"/>
      </w:rPr>
    </w:lvl>
    <w:lvl w:ilvl="6">
      <w:start w:val="1"/>
      <w:numFmt w:val="decimal"/>
      <w:pStyle w:val="7"/>
      <w:lvlText w:val="(%4).%5.%6.%7"/>
      <w:lvlJc w:val="left"/>
      <w:pPr>
        <w:tabs>
          <w:tab w:val="num" w:pos="0"/>
        </w:tabs>
        <w:ind w:left="3883" w:hanging="708"/>
      </w:pPr>
      <w:rPr>
        <w:rFonts w:cs="Times New Roman" w:hint="eastAsia"/>
      </w:rPr>
    </w:lvl>
    <w:lvl w:ilvl="7">
      <w:start w:val="1"/>
      <w:numFmt w:val="decimal"/>
      <w:pStyle w:val="8"/>
      <w:lvlText w:val="(%4).%5.%6.%7.%8"/>
      <w:lvlJc w:val="left"/>
      <w:pPr>
        <w:tabs>
          <w:tab w:val="num" w:pos="0"/>
        </w:tabs>
        <w:ind w:left="4591" w:hanging="708"/>
      </w:pPr>
      <w:rPr>
        <w:rFonts w:cs="Times New Roman" w:hint="eastAsia"/>
      </w:rPr>
    </w:lvl>
    <w:lvl w:ilvl="8">
      <w:start w:val="1"/>
      <w:numFmt w:val="decimal"/>
      <w:pStyle w:val="9"/>
      <w:lvlText w:val="(%4).%5.%6.%7.%8.%9"/>
      <w:lvlJc w:val="left"/>
      <w:pPr>
        <w:tabs>
          <w:tab w:val="num" w:pos="0"/>
        </w:tabs>
        <w:ind w:left="5299" w:hanging="708"/>
      </w:pPr>
      <w:rPr>
        <w:rFonts w:cs="Times New Roman" w:hint="eastAsia"/>
      </w:rPr>
    </w:lvl>
  </w:abstractNum>
  <w:abstractNum w:abstractNumId="1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2" w15:restartNumberingAfterBreak="0">
    <w:nsid w:val="015375D3"/>
    <w:multiLevelType w:val="hybridMultilevel"/>
    <w:tmpl w:val="E200D64A"/>
    <w:lvl w:ilvl="0" w:tplc="82403FB6">
      <w:start w:val="1"/>
      <w:numFmt w:val="decimal"/>
      <w:lvlText w:val="%1."/>
      <w:lvlJc w:val="left"/>
      <w:pPr>
        <w:ind w:left="1020" w:hanging="360"/>
      </w:pPr>
    </w:lvl>
    <w:lvl w:ilvl="1" w:tplc="764A8BEC">
      <w:start w:val="1"/>
      <w:numFmt w:val="decimal"/>
      <w:lvlText w:val="%2."/>
      <w:lvlJc w:val="left"/>
      <w:pPr>
        <w:ind w:left="1020" w:hanging="360"/>
      </w:pPr>
    </w:lvl>
    <w:lvl w:ilvl="2" w:tplc="480085C2">
      <w:start w:val="1"/>
      <w:numFmt w:val="decimal"/>
      <w:lvlText w:val="%3."/>
      <w:lvlJc w:val="left"/>
      <w:pPr>
        <w:ind w:left="1020" w:hanging="360"/>
      </w:pPr>
    </w:lvl>
    <w:lvl w:ilvl="3" w:tplc="F572B774">
      <w:start w:val="1"/>
      <w:numFmt w:val="decimal"/>
      <w:lvlText w:val="%4."/>
      <w:lvlJc w:val="left"/>
      <w:pPr>
        <w:ind w:left="1020" w:hanging="360"/>
      </w:pPr>
    </w:lvl>
    <w:lvl w:ilvl="4" w:tplc="54B4D74A">
      <w:start w:val="1"/>
      <w:numFmt w:val="decimal"/>
      <w:lvlText w:val="%5."/>
      <w:lvlJc w:val="left"/>
      <w:pPr>
        <w:ind w:left="1020" w:hanging="360"/>
      </w:pPr>
    </w:lvl>
    <w:lvl w:ilvl="5" w:tplc="B04E3E08">
      <w:start w:val="1"/>
      <w:numFmt w:val="decimal"/>
      <w:lvlText w:val="%6."/>
      <w:lvlJc w:val="left"/>
      <w:pPr>
        <w:ind w:left="1020" w:hanging="360"/>
      </w:pPr>
    </w:lvl>
    <w:lvl w:ilvl="6" w:tplc="281660DA">
      <w:start w:val="1"/>
      <w:numFmt w:val="decimal"/>
      <w:lvlText w:val="%7."/>
      <w:lvlJc w:val="left"/>
      <w:pPr>
        <w:ind w:left="1020" w:hanging="360"/>
      </w:pPr>
    </w:lvl>
    <w:lvl w:ilvl="7" w:tplc="F4423418">
      <w:start w:val="1"/>
      <w:numFmt w:val="decimal"/>
      <w:lvlText w:val="%8."/>
      <w:lvlJc w:val="left"/>
      <w:pPr>
        <w:ind w:left="1020" w:hanging="360"/>
      </w:pPr>
    </w:lvl>
    <w:lvl w:ilvl="8" w:tplc="0C3CC6DC">
      <w:start w:val="1"/>
      <w:numFmt w:val="decimal"/>
      <w:lvlText w:val="%9."/>
      <w:lvlJc w:val="left"/>
      <w:pPr>
        <w:ind w:left="1020" w:hanging="360"/>
      </w:pPr>
    </w:lvl>
  </w:abstractNum>
  <w:abstractNum w:abstractNumId="3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073D71AF"/>
    <w:multiLevelType w:val="hybridMultilevel"/>
    <w:tmpl w:val="7BFACB74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" w15:restartNumberingAfterBreak="0">
    <w:nsid w:val="0CBF284A"/>
    <w:multiLevelType w:val="hybridMultilevel"/>
    <w:tmpl w:val="A412E0DA"/>
    <w:lvl w:ilvl="0" w:tplc="A3BA84B0">
      <w:start w:val="1"/>
      <w:numFmt w:val="ganada"/>
      <w:pStyle w:val="a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0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7" w15:restartNumberingAfterBreak="0">
    <w:nsid w:val="0F3E02C0"/>
    <w:multiLevelType w:val="hybridMultilevel"/>
    <w:tmpl w:val="751C21F4"/>
    <w:lvl w:ilvl="0" w:tplc="7C7886E4">
      <w:start w:val="1"/>
      <w:numFmt w:val="decimal"/>
      <w:lvlText w:val="1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FB5409A"/>
    <w:multiLevelType w:val="hybridMultilevel"/>
    <w:tmpl w:val="28C20D3A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0BB174B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0" w15:restartNumberingAfterBreak="0">
    <w:nsid w:val="11A35CAC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1" w15:restartNumberingAfterBreak="0">
    <w:nsid w:val="13C23610"/>
    <w:multiLevelType w:val="hybridMultilevel"/>
    <w:tmpl w:val="6AE659FE"/>
    <w:lvl w:ilvl="0" w:tplc="DCFE7B0E">
      <w:start w:val="1"/>
      <w:numFmt w:val="bullet"/>
      <w:pStyle w:val="a1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154661CC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346" w:hanging="400"/>
      </w:pPr>
    </w:lvl>
    <w:lvl w:ilvl="2" w:tplc="FFFFFFFF" w:tentative="1">
      <w:start w:val="1"/>
      <w:numFmt w:val="lowerRoman"/>
      <w:lvlText w:val="%3."/>
      <w:lvlJc w:val="right"/>
      <w:pPr>
        <w:ind w:left="746" w:hanging="400"/>
      </w:pPr>
    </w:lvl>
    <w:lvl w:ilvl="3" w:tplc="FFFFFFFF" w:tentative="1">
      <w:start w:val="1"/>
      <w:numFmt w:val="decimal"/>
      <w:lvlText w:val="%4."/>
      <w:lvlJc w:val="left"/>
      <w:pPr>
        <w:ind w:left="1146" w:hanging="400"/>
      </w:pPr>
    </w:lvl>
    <w:lvl w:ilvl="4" w:tplc="FFFFFFFF" w:tentative="1">
      <w:start w:val="1"/>
      <w:numFmt w:val="upperLetter"/>
      <w:lvlText w:val="%5."/>
      <w:lvlJc w:val="left"/>
      <w:pPr>
        <w:ind w:left="1546" w:hanging="400"/>
      </w:pPr>
    </w:lvl>
    <w:lvl w:ilvl="5" w:tplc="FFFFFFFF" w:tentative="1">
      <w:start w:val="1"/>
      <w:numFmt w:val="lowerRoman"/>
      <w:lvlText w:val="%6."/>
      <w:lvlJc w:val="right"/>
      <w:pPr>
        <w:ind w:left="1946" w:hanging="400"/>
      </w:pPr>
    </w:lvl>
    <w:lvl w:ilvl="6" w:tplc="FFFFFFFF" w:tentative="1">
      <w:start w:val="1"/>
      <w:numFmt w:val="decimal"/>
      <w:lvlText w:val="%7."/>
      <w:lvlJc w:val="left"/>
      <w:pPr>
        <w:ind w:left="2346" w:hanging="400"/>
      </w:pPr>
    </w:lvl>
    <w:lvl w:ilvl="7" w:tplc="FFFFFFFF" w:tentative="1">
      <w:start w:val="1"/>
      <w:numFmt w:val="upperLetter"/>
      <w:lvlText w:val="%8."/>
      <w:lvlJc w:val="left"/>
      <w:pPr>
        <w:ind w:left="2746" w:hanging="400"/>
      </w:pPr>
    </w:lvl>
    <w:lvl w:ilvl="8" w:tplc="FFFFFFFF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13" w15:restartNumberingAfterBreak="0">
    <w:nsid w:val="16265B27"/>
    <w:multiLevelType w:val="hybridMultilevel"/>
    <w:tmpl w:val="8FEA8074"/>
    <w:lvl w:ilvl="0" w:tplc="4EF6C0C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6B313DB"/>
    <w:multiLevelType w:val="hybridMultilevel"/>
    <w:tmpl w:val="28C20D3A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16DD6352"/>
    <w:multiLevelType w:val="hybridMultilevel"/>
    <w:tmpl w:val="2B70B4EA"/>
    <w:lvl w:ilvl="0" w:tplc="1478B7F2">
      <w:start w:val="1"/>
      <w:numFmt w:val="decimal"/>
      <w:lvlText w:val="(%1)"/>
      <w:lvlJc w:val="left"/>
      <w:pPr>
        <w:ind w:left="1196" w:hanging="400"/>
      </w:pPr>
      <w:rPr>
        <w:rFonts w:ascii="Times New Roman" w:hAnsi="Times New Roman" w:cs="Times New Roman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19267676"/>
    <w:multiLevelType w:val="hybridMultilevel"/>
    <w:tmpl w:val="6CF46E4E"/>
    <w:lvl w:ilvl="0" w:tplc="192E6328">
      <w:start w:val="1"/>
      <w:numFmt w:val="bullet"/>
      <w:lvlText w:val="-"/>
      <w:lvlJc w:val="left"/>
      <w:pPr>
        <w:ind w:left="8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1CF528F0"/>
    <w:multiLevelType w:val="hybridMultilevel"/>
    <w:tmpl w:val="882A531E"/>
    <w:lvl w:ilvl="0" w:tplc="7CA4FB8A">
      <w:start w:val="1"/>
      <w:numFmt w:val="ganada"/>
      <w:pStyle w:val="a2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8" w15:restartNumberingAfterBreak="0">
    <w:nsid w:val="1D0D2A5F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19" w15:restartNumberingAfterBreak="0">
    <w:nsid w:val="1F8D1BE2"/>
    <w:multiLevelType w:val="hybridMultilevel"/>
    <w:tmpl w:val="76FAF948"/>
    <w:lvl w:ilvl="0" w:tplc="71680A10">
      <w:start w:val="1"/>
      <w:numFmt w:val="lowerRoman"/>
      <w:lvlText w:val="(%1)"/>
      <w:lvlJc w:val="left"/>
      <w:pPr>
        <w:tabs>
          <w:tab w:val="num" w:pos="2126"/>
        </w:tabs>
        <w:ind w:left="992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37" w:hanging="400"/>
      </w:pPr>
    </w:lvl>
    <w:lvl w:ilvl="2" w:tplc="0409001B" w:tentative="1">
      <w:start w:val="1"/>
      <w:numFmt w:val="lowerRoman"/>
      <w:lvlText w:val="%3."/>
      <w:lvlJc w:val="right"/>
      <w:pPr>
        <w:ind w:left="637" w:hanging="400"/>
      </w:pPr>
    </w:lvl>
    <w:lvl w:ilvl="3" w:tplc="0409000F" w:tentative="1">
      <w:start w:val="1"/>
      <w:numFmt w:val="decimal"/>
      <w:lvlText w:val="%4."/>
      <w:lvlJc w:val="left"/>
      <w:pPr>
        <w:ind w:left="1037" w:hanging="400"/>
      </w:pPr>
    </w:lvl>
    <w:lvl w:ilvl="4" w:tplc="04090019" w:tentative="1">
      <w:start w:val="1"/>
      <w:numFmt w:val="upperLetter"/>
      <w:lvlText w:val="%5."/>
      <w:lvlJc w:val="left"/>
      <w:pPr>
        <w:ind w:left="1437" w:hanging="400"/>
      </w:pPr>
    </w:lvl>
    <w:lvl w:ilvl="5" w:tplc="0409001B" w:tentative="1">
      <w:start w:val="1"/>
      <w:numFmt w:val="lowerRoman"/>
      <w:lvlText w:val="%6."/>
      <w:lvlJc w:val="right"/>
      <w:pPr>
        <w:ind w:left="1837" w:hanging="400"/>
      </w:pPr>
    </w:lvl>
    <w:lvl w:ilvl="6" w:tplc="0409000F" w:tentative="1">
      <w:start w:val="1"/>
      <w:numFmt w:val="decimal"/>
      <w:lvlText w:val="%7."/>
      <w:lvlJc w:val="left"/>
      <w:pPr>
        <w:ind w:left="2237" w:hanging="400"/>
      </w:pPr>
    </w:lvl>
    <w:lvl w:ilvl="7" w:tplc="04090019" w:tentative="1">
      <w:start w:val="1"/>
      <w:numFmt w:val="upperLetter"/>
      <w:lvlText w:val="%8."/>
      <w:lvlJc w:val="left"/>
      <w:pPr>
        <w:ind w:left="2637" w:hanging="400"/>
      </w:pPr>
    </w:lvl>
    <w:lvl w:ilvl="8" w:tplc="0409001B" w:tentative="1">
      <w:start w:val="1"/>
      <w:numFmt w:val="lowerRoman"/>
      <w:lvlText w:val="%9."/>
      <w:lvlJc w:val="right"/>
      <w:pPr>
        <w:ind w:left="3037" w:hanging="400"/>
      </w:pPr>
    </w:lvl>
  </w:abstractNum>
  <w:abstractNum w:abstractNumId="20" w15:restartNumberingAfterBreak="0">
    <w:nsid w:val="1FBD5A04"/>
    <w:multiLevelType w:val="hybridMultilevel"/>
    <w:tmpl w:val="172EAEAC"/>
    <w:lvl w:ilvl="0" w:tplc="97AADB08">
      <w:start w:val="1"/>
      <w:numFmt w:val="decimal"/>
      <w:lvlText w:val="%1."/>
      <w:lvlJc w:val="left"/>
      <w:pPr>
        <w:ind w:left="1721" w:hanging="36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2241" w:hanging="440"/>
      </w:pPr>
    </w:lvl>
    <w:lvl w:ilvl="2" w:tplc="0409001B" w:tentative="1">
      <w:start w:val="1"/>
      <w:numFmt w:val="lowerRoman"/>
      <w:lvlText w:val="%3."/>
      <w:lvlJc w:val="right"/>
      <w:pPr>
        <w:ind w:left="2681" w:hanging="440"/>
      </w:pPr>
    </w:lvl>
    <w:lvl w:ilvl="3" w:tplc="0409000F" w:tentative="1">
      <w:start w:val="1"/>
      <w:numFmt w:val="decimal"/>
      <w:lvlText w:val="%4."/>
      <w:lvlJc w:val="left"/>
      <w:pPr>
        <w:ind w:left="3121" w:hanging="440"/>
      </w:pPr>
    </w:lvl>
    <w:lvl w:ilvl="4" w:tplc="04090019" w:tentative="1">
      <w:start w:val="1"/>
      <w:numFmt w:val="upperLetter"/>
      <w:lvlText w:val="%5."/>
      <w:lvlJc w:val="left"/>
      <w:pPr>
        <w:ind w:left="3561" w:hanging="440"/>
      </w:pPr>
    </w:lvl>
    <w:lvl w:ilvl="5" w:tplc="0409001B" w:tentative="1">
      <w:start w:val="1"/>
      <w:numFmt w:val="lowerRoman"/>
      <w:lvlText w:val="%6."/>
      <w:lvlJc w:val="right"/>
      <w:pPr>
        <w:ind w:left="4001" w:hanging="440"/>
      </w:pPr>
    </w:lvl>
    <w:lvl w:ilvl="6" w:tplc="0409000F" w:tentative="1">
      <w:start w:val="1"/>
      <w:numFmt w:val="decimal"/>
      <w:lvlText w:val="%7."/>
      <w:lvlJc w:val="left"/>
      <w:pPr>
        <w:ind w:left="4441" w:hanging="440"/>
      </w:pPr>
    </w:lvl>
    <w:lvl w:ilvl="7" w:tplc="04090019" w:tentative="1">
      <w:start w:val="1"/>
      <w:numFmt w:val="upperLetter"/>
      <w:lvlText w:val="%8."/>
      <w:lvlJc w:val="left"/>
      <w:pPr>
        <w:ind w:left="4881" w:hanging="440"/>
      </w:pPr>
    </w:lvl>
    <w:lvl w:ilvl="8" w:tplc="0409001B" w:tentative="1">
      <w:start w:val="1"/>
      <w:numFmt w:val="lowerRoman"/>
      <w:lvlText w:val="%9."/>
      <w:lvlJc w:val="right"/>
      <w:pPr>
        <w:ind w:left="5321" w:hanging="440"/>
      </w:pPr>
    </w:lvl>
  </w:abstractNum>
  <w:abstractNum w:abstractNumId="21" w15:restartNumberingAfterBreak="0">
    <w:nsid w:val="23830C9A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346" w:hanging="400"/>
      </w:pPr>
    </w:lvl>
    <w:lvl w:ilvl="2" w:tplc="0409001B" w:tentative="1">
      <w:start w:val="1"/>
      <w:numFmt w:val="lowerRoman"/>
      <w:lvlText w:val="%3."/>
      <w:lvlJc w:val="right"/>
      <w:pPr>
        <w:ind w:left="746" w:hanging="400"/>
      </w:pPr>
    </w:lvl>
    <w:lvl w:ilvl="3" w:tplc="0409000F" w:tentative="1">
      <w:start w:val="1"/>
      <w:numFmt w:val="decimal"/>
      <w:lvlText w:val="%4."/>
      <w:lvlJc w:val="left"/>
      <w:pPr>
        <w:ind w:left="1146" w:hanging="400"/>
      </w:pPr>
    </w:lvl>
    <w:lvl w:ilvl="4" w:tplc="04090019" w:tentative="1">
      <w:start w:val="1"/>
      <w:numFmt w:val="upperLetter"/>
      <w:lvlText w:val="%5."/>
      <w:lvlJc w:val="left"/>
      <w:pPr>
        <w:ind w:left="1546" w:hanging="400"/>
      </w:pPr>
    </w:lvl>
    <w:lvl w:ilvl="5" w:tplc="0409001B" w:tentative="1">
      <w:start w:val="1"/>
      <w:numFmt w:val="lowerRoman"/>
      <w:lvlText w:val="%6."/>
      <w:lvlJc w:val="right"/>
      <w:pPr>
        <w:ind w:left="1946" w:hanging="400"/>
      </w:pPr>
    </w:lvl>
    <w:lvl w:ilvl="6" w:tplc="0409000F" w:tentative="1">
      <w:start w:val="1"/>
      <w:numFmt w:val="decimal"/>
      <w:lvlText w:val="%7."/>
      <w:lvlJc w:val="left"/>
      <w:pPr>
        <w:ind w:left="2346" w:hanging="400"/>
      </w:pPr>
    </w:lvl>
    <w:lvl w:ilvl="7" w:tplc="04090019" w:tentative="1">
      <w:start w:val="1"/>
      <w:numFmt w:val="upperLetter"/>
      <w:lvlText w:val="%8."/>
      <w:lvlJc w:val="left"/>
      <w:pPr>
        <w:ind w:left="2746" w:hanging="400"/>
      </w:pPr>
    </w:lvl>
    <w:lvl w:ilvl="8" w:tplc="0409001B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22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23" w15:restartNumberingAfterBreak="0">
    <w:nsid w:val="254F7B84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24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25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6" w15:restartNumberingAfterBreak="0">
    <w:nsid w:val="25F739A5"/>
    <w:multiLevelType w:val="hybridMultilevel"/>
    <w:tmpl w:val="7A0A470A"/>
    <w:lvl w:ilvl="0" w:tplc="D7F2146E">
      <w:start w:val="1"/>
      <w:numFmt w:val="decimal"/>
      <w:lvlText w:val="%1."/>
      <w:lvlJc w:val="left"/>
      <w:pPr>
        <w:ind w:left="1020" w:hanging="360"/>
      </w:pPr>
    </w:lvl>
    <w:lvl w:ilvl="1" w:tplc="36302538">
      <w:start w:val="1"/>
      <w:numFmt w:val="decimal"/>
      <w:lvlText w:val="%2."/>
      <w:lvlJc w:val="left"/>
      <w:pPr>
        <w:ind w:left="1020" w:hanging="360"/>
      </w:pPr>
    </w:lvl>
    <w:lvl w:ilvl="2" w:tplc="52D64924">
      <w:start w:val="1"/>
      <w:numFmt w:val="decimal"/>
      <w:lvlText w:val="%3."/>
      <w:lvlJc w:val="left"/>
      <w:pPr>
        <w:ind w:left="1020" w:hanging="360"/>
      </w:pPr>
    </w:lvl>
    <w:lvl w:ilvl="3" w:tplc="6AE08026">
      <w:start w:val="1"/>
      <w:numFmt w:val="decimal"/>
      <w:lvlText w:val="%4."/>
      <w:lvlJc w:val="left"/>
      <w:pPr>
        <w:ind w:left="1020" w:hanging="360"/>
      </w:pPr>
    </w:lvl>
    <w:lvl w:ilvl="4" w:tplc="99223902">
      <w:start w:val="1"/>
      <w:numFmt w:val="decimal"/>
      <w:lvlText w:val="%5."/>
      <w:lvlJc w:val="left"/>
      <w:pPr>
        <w:ind w:left="1020" w:hanging="360"/>
      </w:pPr>
    </w:lvl>
    <w:lvl w:ilvl="5" w:tplc="59B838DA">
      <w:start w:val="1"/>
      <w:numFmt w:val="decimal"/>
      <w:lvlText w:val="%6."/>
      <w:lvlJc w:val="left"/>
      <w:pPr>
        <w:ind w:left="1020" w:hanging="360"/>
      </w:pPr>
    </w:lvl>
    <w:lvl w:ilvl="6" w:tplc="6A62A582">
      <w:start w:val="1"/>
      <w:numFmt w:val="decimal"/>
      <w:lvlText w:val="%7."/>
      <w:lvlJc w:val="left"/>
      <w:pPr>
        <w:ind w:left="1020" w:hanging="360"/>
      </w:pPr>
    </w:lvl>
    <w:lvl w:ilvl="7" w:tplc="18C49810">
      <w:start w:val="1"/>
      <w:numFmt w:val="decimal"/>
      <w:lvlText w:val="%8."/>
      <w:lvlJc w:val="left"/>
      <w:pPr>
        <w:ind w:left="1020" w:hanging="360"/>
      </w:pPr>
    </w:lvl>
    <w:lvl w:ilvl="8" w:tplc="3AE0F60C">
      <w:start w:val="1"/>
      <w:numFmt w:val="decimal"/>
      <w:lvlText w:val="%9."/>
      <w:lvlJc w:val="left"/>
      <w:pPr>
        <w:ind w:left="1020" w:hanging="360"/>
      </w:pPr>
    </w:lvl>
  </w:abstractNum>
  <w:abstractNum w:abstractNumId="27" w15:restartNumberingAfterBreak="0">
    <w:nsid w:val="284A6190"/>
    <w:multiLevelType w:val="hybridMultilevel"/>
    <w:tmpl w:val="9536E2D6"/>
    <w:lvl w:ilvl="0" w:tplc="FFFFFFFF">
      <w:start w:val="1"/>
      <w:numFmt w:val="decimal"/>
      <w:lvlText w:val="4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2C4A5A53"/>
    <w:multiLevelType w:val="hybridMultilevel"/>
    <w:tmpl w:val="2D2A326E"/>
    <w:lvl w:ilvl="0" w:tplc="FFFFFFFF">
      <w:start w:val="1"/>
      <w:numFmt w:val="decimal"/>
      <w:lvlText w:val="%1."/>
      <w:lvlJc w:val="left"/>
      <w:pPr>
        <w:ind w:left="1721" w:hanging="360"/>
      </w:pPr>
      <w:rPr>
        <w:rFonts w:hint="default"/>
        <w:u w:val="none"/>
      </w:rPr>
    </w:lvl>
    <w:lvl w:ilvl="1" w:tplc="203058DE">
      <w:start w:val="1"/>
      <w:numFmt w:val="ganada"/>
      <w:lvlText w:val="%2."/>
      <w:lvlJc w:val="left"/>
      <w:pPr>
        <w:ind w:left="2201" w:hanging="40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681" w:hanging="440"/>
      </w:pPr>
    </w:lvl>
    <w:lvl w:ilvl="3" w:tplc="FFFFFFFF" w:tentative="1">
      <w:start w:val="1"/>
      <w:numFmt w:val="decimal"/>
      <w:lvlText w:val="%4."/>
      <w:lvlJc w:val="left"/>
      <w:pPr>
        <w:ind w:left="3121" w:hanging="440"/>
      </w:pPr>
    </w:lvl>
    <w:lvl w:ilvl="4" w:tplc="FFFFFFFF" w:tentative="1">
      <w:start w:val="1"/>
      <w:numFmt w:val="upperLetter"/>
      <w:lvlText w:val="%5."/>
      <w:lvlJc w:val="left"/>
      <w:pPr>
        <w:ind w:left="3561" w:hanging="440"/>
      </w:pPr>
    </w:lvl>
    <w:lvl w:ilvl="5" w:tplc="FFFFFFFF" w:tentative="1">
      <w:start w:val="1"/>
      <w:numFmt w:val="lowerRoman"/>
      <w:lvlText w:val="%6."/>
      <w:lvlJc w:val="right"/>
      <w:pPr>
        <w:ind w:left="4001" w:hanging="440"/>
      </w:pPr>
    </w:lvl>
    <w:lvl w:ilvl="6" w:tplc="FFFFFFFF" w:tentative="1">
      <w:start w:val="1"/>
      <w:numFmt w:val="decimal"/>
      <w:lvlText w:val="%7."/>
      <w:lvlJc w:val="left"/>
      <w:pPr>
        <w:ind w:left="4441" w:hanging="440"/>
      </w:pPr>
    </w:lvl>
    <w:lvl w:ilvl="7" w:tplc="FFFFFFFF" w:tentative="1">
      <w:start w:val="1"/>
      <w:numFmt w:val="upperLetter"/>
      <w:lvlText w:val="%8."/>
      <w:lvlJc w:val="left"/>
      <w:pPr>
        <w:ind w:left="4881" w:hanging="440"/>
      </w:pPr>
    </w:lvl>
    <w:lvl w:ilvl="8" w:tplc="FFFFFFFF" w:tentative="1">
      <w:start w:val="1"/>
      <w:numFmt w:val="lowerRoman"/>
      <w:lvlText w:val="%9."/>
      <w:lvlJc w:val="right"/>
      <w:pPr>
        <w:ind w:left="5321" w:hanging="440"/>
      </w:pPr>
    </w:lvl>
  </w:abstractNum>
  <w:abstractNum w:abstractNumId="29" w15:restartNumberingAfterBreak="0">
    <w:nsid w:val="2D276BF7"/>
    <w:multiLevelType w:val="hybridMultilevel"/>
    <w:tmpl w:val="14069FC0"/>
    <w:lvl w:ilvl="0" w:tplc="304AD5EA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0" w15:restartNumberingAfterBreak="0">
    <w:nsid w:val="2DD46C55"/>
    <w:multiLevelType w:val="hybridMultilevel"/>
    <w:tmpl w:val="9C56FD12"/>
    <w:lvl w:ilvl="0" w:tplc="D7E067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32A9325C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346" w:hanging="400"/>
      </w:pPr>
    </w:lvl>
    <w:lvl w:ilvl="2" w:tplc="FFFFFFFF" w:tentative="1">
      <w:start w:val="1"/>
      <w:numFmt w:val="lowerRoman"/>
      <w:lvlText w:val="%3."/>
      <w:lvlJc w:val="right"/>
      <w:pPr>
        <w:ind w:left="746" w:hanging="400"/>
      </w:pPr>
    </w:lvl>
    <w:lvl w:ilvl="3" w:tplc="FFFFFFFF" w:tentative="1">
      <w:start w:val="1"/>
      <w:numFmt w:val="decimal"/>
      <w:lvlText w:val="%4."/>
      <w:lvlJc w:val="left"/>
      <w:pPr>
        <w:ind w:left="1146" w:hanging="400"/>
      </w:pPr>
    </w:lvl>
    <w:lvl w:ilvl="4" w:tplc="FFFFFFFF" w:tentative="1">
      <w:start w:val="1"/>
      <w:numFmt w:val="upperLetter"/>
      <w:lvlText w:val="%5."/>
      <w:lvlJc w:val="left"/>
      <w:pPr>
        <w:ind w:left="1546" w:hanging="400"/>
      </w:pPr>
    </w:lvl>
    <w:lvl w:ilvl="5" w:tplc="FFFFFFFF" w:tentative="1">
      <w:start w:val="1"/>
      <w:numFmt w:val="lowerRoman"/>
      <w:lvlText w:val="%6."/>
      <w:lvlJc w:val="right"/>
      <w:pPr>
        <w:ind w:left="1946" w:hanging="400"/>
      </w:pPr>
    </w:lvl>
    <w:lvl w:ilvl="6" w:tplc="FFFFFFFF" w:tentative="1">
      <w:start w:val="1"/>
      <w:numFmt w:val="decimal"/>
      <w:lvlText w:val="%7."/>
      <w:lvlJc w:val="left"/>
      <w:pPr>
        <w:ind w:left="2346" w:hanging="400"/>
      </w:pPr>
    </w:lvl>
    <w:lvl w:ilvl="7" w:tplc="FFFFFFFF" w:tentative="1">
      <w:start w:val="1"/>
      <w:numFmt w:val="upperLetter"/>
      <w:lvlText w:val="%8."/>
      <w:lvlJc w:val="left"/>
      <w:pPr>
        <w:ind w:left="2746" w:hanging="400"/>
      </w:pPr>
    </w:lvl>
    <w:lvl w:ilvl="8" w:tplc="FFFFFFFF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32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33" w15:restartNumberingAfterBreak="0">
    <w:nsid w:val="349C73A7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346" w:hanging="400"/>
      </w:pPr>
    </w:lvl>
    <w:lvl w:ilvl="2" w:tplc="FFFFFFFF" w:tentative="1">
      <w:start w:val="1"/>
      <w:numFmt w:val="lowerRoman"/>
      <w:lvlText w:val="%3."/>
      <w:lvlJc w:val="right"/>
      <w:pPr>
        <w:ind w:left="746" w:hanging="400"/>
      </w:pPr>
    </w:lvl>
    <w:lvl w:ilvl="3" w:tplc="FFFFFFFF" w:tentative="1">
      <w:start w:val="1"/>
      <w:numFmt w:val="decimal"/>
      <w:lvlText w:val="%4."/>
      <w:lvlJc w:val="left"/>
      <w:pPr>
        <w:ind w:left="1146" w:hanging="400"/>
      </w:pPr>
    </w:lvl>
    <w:lvl w:ilvl="4" w:tplc="FFFFFFFF" w:tentative="1">
      <w:start w:val="1"/>
      <w:numFmt w:val="upperLetter"/>
      <w:lvlText w:val="%5."/>
      <w:lvlJc w:val="left"/>
      <w:pPr>
        <w:ind w:left="1546" w:hanging="400"/>
      </w:pPr>
    </w:lvl>
    <w:lvl w:ilvl="5" w:tplc="FFFFFFFF" w:tentative="1">
      <w:start w:val="1"/>
      <w:numFmt w:val="lowerRoman"/>
      <w:lvlText w:val="%6."/>
      <w:lvlJc w:val="right"/>
      <w:pPr>
        <w:ind w:left="1946" w:hanging="400"/>
      </w:pPr>
    </w:lvl>
    <w:lvl w:ilvl="6" w:tplc="FFFFFFFF" w:tentative="1">
      <w:start w:val="1"/>
      <w:numFmt w:val="decimal"/>
      <w:lvlText w:val="%7."/>
      <w:lvlJc w:val="left"/>
      <w:pPr>
        <w:ind w:left="2346" w:hanging="400"/>
      </w:pPr>
    </w:lvl>
    <w:lvl w:ilvl="7" w:tplc="FFFFFFFF" w:tentative="1">
      <w:start w:val="1"/>
      <w:numFmt w:val="upperLetter"/>
      <w:lvlText w:val="%8."/>
      <w:lvlJc w:val="left"/>
      <w:pPr>
        <w:ind w:left="2746" w:hanging="400"/>
      </w:pPr>
    </w:lvl>
    <w:lvl w:ilvl="8" w:tplc="FFFFFFFF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34" w15:restartNumberingAfterBreak="0">
    <w:nsid w:val="36076703"/>
    <w:multiLevelType w:val="hybridMultilevel"/>
    <w:tmpl w:val="688C4A76"/>
    <w:lvl w:ilvl="0" w:tplc="29BA257C">
      <w:start w:val="1"/>
      <w:numFmt w:val="decimal"/>
      <w:lvlText w:val="%1."/>
      <w:lvlJc w:val="left"/>
      <w:pPr>
        <w:ind w:left="720" w:hanging="360"/>
      </w:pPr>
    </w:lvl>
    <w:lvl w:ilvl="1" w:tplc="7338CE58">
      <w:start w:val="1"/>
      <w:numFmt w:val="decimal"/>
      <w:lvlText w:val="%2."/>
      <w:lvlJc w:val="left"/>
      <w:pPr>
        <w:ind w:left="720" w:hanging="360"/>
      </w:pPr>
    </w:lvl>
    <w:lvl w:ilvl="2" w:tplc="C218A4D0">
      <w:start w:val="1"/>
      <w:numFmt w:val="decimal"/>
      <w:lvlText w:val="%3."/>
      <w:lvlJc w:val="left"/>
      <w:pPr>
        <w:ind w:left="720" w:hanging="360"/>
      </w:pPr>
    </w:lvl>
    <w:lvl w:ilvl="3" w:tplc="3FFCF732">
      <w:start w:val="1"/>
      <w:numFmt w:val="decimal"/>
      <w:lvlText w:val="%4."/>
      <w:lvlJc w:val="left"/>
      <w:pPr>
        <w:ind w:left="720" w:hanging="360"/>
      </w:pPr>
    </w:lvl>
    <w:lvl w:ilvl="4" w:tplc="CEF0655E">
      <w:start w:val="1"/>
      <w:numFmt w:val="decimal"/>
      <w:lvlText w:val="%5."/>
      <w:lvlJc w:val="left"/>
      <w:pPr>
        <w:ind w:left="720" w:hanging="360"/>
      </w:pPr>
    </w:lvl>
    <w:lvl w:ilvl="5" w:tplc="5C98A870">
      <w:start w:val="1"/>
      <w:numFmt w:val="decimal"/>
      <w:lvlText w:val="%6."/>
      <w:lvlJc w:val="left"/>
      <w:pPr>
        <w:ind w:left="720" w:hanging="360"/>
      </w:pPr>
    </w:lvl>
    <w:lvl w:ilvl="6" w:tplc="684CC984">
      <w:start w:val="1"/>
      <w:numFmt w:val="decimal"/>
      <w:lvlText w:val="%7."/>
      <w:lvlJc w:val="left"/>
      <w:pPr>
        <w:ind w:left="720" w:hanging="360"/>
      </w:pPr>
    </w:lvl>
    <w:lvl w:ilvl="7" w:tplc="502ABDBA">
      <w:start w:val="1"/>
      <w:numFmt w:val="decimal"/>
      <w:lvlText w:val="%8."/>
      <w:lvlJc w:val="left"/>
      <w:pPr>
        <w:ind w:left="720" w:hanging="360"/>
      </w:pPr>
    </w:lvl>
    <w:lvl w:ilvl="8" w:tplc="3E7A2F6A">
      <w:start w:val="1"/>
      <w:numFmt w:val="decimal"/>
      <w:lvlText w:val="%9."/>
      <w:lvlJc w:val="left"/>
      <w:pPr>
        <w:ind w:left="720" w:hanging="360"/>
      </w:pPr>
    </w:lvl>
  </w:abstractNum>
  <w:abstractNum w:abstractNumId="35" w15:restartNumberingAfterBreak="0">
    <w:nsid w:val="374D41D1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6" w15:restartNumberingAfterBreak="0">
    <w:nsid w:val="38420A3F"/>
    <w:multiLevelType w:val="hybridMultilevel"/>
    <w:tmpl w:val="3D2899C0"/>
    <w:lvl w:ilvl="0" w:tplc="D7E06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38" w15:restartNumberingAfterBreak="0">
    <w:nsid w:val="3B5E5230"/>
    <w:multiLevelType w:val="hybridMultilevel"/>
    <w:tmpl w:val="7BFACB74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39" w15:restartNumberingAfterBreak="0">
    <w:nsid w:val="3C1B1660"/>
    <w:multiLevelType w:val="hybridMultilevel"/>
    <w:tmpl w:val="28C20D3A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3CB079A9"/>
    <w:multiLevelType w:val="hybridMultilevel"/>
    <w:tmpl w:val="25766D9C"/>
    <w:lvl w:ilvl="0" w:tplc="355C6C52">
      <w:start w:val="1"/>
      <w:numFmt w:val="lowerRoman"/>
      <w:lvlText w:val="%1)"/>
      <w:lvlJc w:val="left"/>
      <w:pPr>
        <w:ind w:left="2240" w:hanging="720"/>
      </w:pPr>
    </w:lvl>
    <w:lvl w:ilvl="1" w:tplc="04090019">
      <w:start w:val="1"/>
      <w:numFmt w:val="upperLetter"/>
      <w:lvlText w:val="%2."/>
      <w:lvlJc w:val="left"/>
      <w:pPr>
        <w:ind w:left="2400" w:hanging="440"/>
      </w:pPr>
    </w:lvl>
    <w:lvl w:ilvl="2" w:tplc="0409001B">
      <w:start w:val="1"/>
      <w:numFmt w:val="lowerRoman"/>
      <w:lvlText w:val="%3."/>
      <w:lvlJc w:val="right"/>
      <w:pPr>
        <w:ind w:left="2840" w:hanging="440"/>
      </w:pPr>
    </w:lvl>
    <w:lvl w:ilvl="3" w:tplc="0409000F">
      <w:start w:val="1"/>
      <w:numFmt w:val="decimal"/>
      <w:lvlText w:val="%4."/>
      <w:lvlJc w:val="left"/>
      <w:pPr>
        <w:ind w:left="3280" w:hanging="440"/>
      </w:pPr>
    </w:lvl>
    <w:lvl w:ilvl="4" w:tplc="04090019">
      <w:start w:val="1"/>
      <w:numFmt w:val="upperLetter"/>
      <w:lvlText w:val="%5."/>
      <w:lvlJc w:val="left"/>
      <w:pPr>
        <w:ind w:left="3720" w:hanging="440"/>
      </w:pPr>
    </w:lvl>
    <w:lvl w:ilvl="5" w:tplc="0409001B">
      <w:start w:val="1"/>
      <w:numFmt w:val="lowerRoman"/>
      <w:lvlText w:val="%6."/>
      <w:lvlJc w:val="right"/>
      <w:pPr>
        <w:ind w:left="4160" w:hanging="440"/>
      </w:pPr>
    </w:lvl>
    <w:lvl w:ilvl="6" w:tplc="0409000F">
      <w:start w:val="1"/>
      <w:numFmt w:val="decimal"/>
      <w:lvlText w:val="%7."/>
      <w:lvlJc w:val="left"/>
      <w:pPr>
        <w:ind w:left="4600" w:hanging="440"/>
      </w:pPr>
    </w:lvl>
    <w:lvl w:ilvl="7" w:tplc="04090019">
      <w:start w:val="1"/>
      <w:numFmt w:val="upperLetter"/>
      <w:lvlText w:val="%8."/>
      <w:lvlJc w:val="left"/>
      <w:pPr>
        <w:ind w:left="5040" w:hanging="440"/>
      </w:pPr>
    </w:lvl>
    <w:lvl w:ilvl="8" w:tplc="0409001B">
      <w:start w:val="1"/>
      <w:numFmt w:val="lowerRoman"/>
      <w:lvlText w:val="%9."/>
      <w:lvlJc w:val="right"/>
      <w:pPr>
        <w:ind w:left="5480" w:hanging="440"/>
      </w:pPr>
    </w:lvl>
  </w:abstractNum>
  <w:abstractNum w:abstractNumId="41" w15:restartNumberingAfterBreak="0">
    <w:nsid w:val="3CB36C89"/>
    <w:multiLevelType w:val="singleLevel"/>
    <w:tmpl w:val="B8A2A1A2"/>
    <w:lvl w:ilvl="0">
      <w:start w:val="1"/>
      <w:numFmt w:val="decimal"/>
      <w:pStyle w:val="1"/>
      <w:lvlText w:val="%1."/>
      <w:lvlJc w:val="left"/>
      <w:pPr>
        <w:tabs>
          <w:tab w:val="num" w:pos="624"/>
        </w:tabs>
        <w:ind w:left="624" w:hanging="511"/>
      </w:pPr>
      <w:rPr>
        <w:rFonts w:ascii="굴림체" w:eastAsia="굴림체" w:cs="Times New Roman" w:hint="eastAsia"/>
        <w:b/>
        <w:i w:val="0"/>
        <w:sz w:val="28"/>
      </w:rPr>
    </w:lvl>
  </w:abstractNum>
  <w:abstractNum w:abstractNumId="42" w15:restartNumberingAfterBreak="0">
    <w:nsid w:val="3FBE1E07"/>
    <w:multiLevelType w:val="hybridMultilevel"/>
    <w:tmpl w:val="70528564"/>
    <w:lvl w:ilvl="0" w:tplc="C0C280AC">
      <w:start w:val="1"/>
      <w:numFmt w:val="decimal"/>
      <w:pStyle w:val="10"/>
      <w:lvlText w:val="(%1)"/>
      <w:lvlJc w:val="left"/>
      <w:pPr>
        <w:tabs>
          <w:tab w:val="num" w:pos="1605"/>
        </w:tabs>
        <w:ind w:left="1605" w:hanging="81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upperLetter"/>
      <w:lvlText w:val="%2."/>
      <w:lvlJc w:val="left"/>
      <w:pPr>
        <w:tabs>
          <w:tab w:val="num" w:pos="1595"/>
        </w:tabs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5"/>
        </w:tabs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5"/>
        </w:tabs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95"/>
        </w:tabs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95"/>
        </w:tabs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95"/>
        </w:tabs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95"/>
        </w:tabs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95"/>
        </w:tabs>
        <w:ind w:left="4395" w:hanging="400"/>
      </w:pPr>
    </w:lvl>
  </w:abstractNum>
  <w:abstractNum w:abstractNumId="43" w15:restartNumberingAfterBreak="0">
    <w:nsid w:val="40B34F51"/>
    <w:multiLevelType w:val="multilevel"/>
    <w:tmpl w:val="3DC29FB6"/>
    <w:lvl w:ilvl="0">
      <w:start w:val="1"/>
      <w:numFmt w:val="decimal"/>
      <w:pStyle w:val="11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2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3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44" w15:restartNumberingAfterBreak="0">
    <w:nsid w:val="42DA59D6"/>
    <w:multiLevelType w:val="hybridMultilevel"/>
    <w:tmpl w:val="F30E2236"/>
    <w:lvl w:ilvl="0" w:tplc="C0CA77B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5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46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47" w15:restartNumberingAfterBreak="0">
    <w:nsid w:val="478B59AC"/>
    <w:multiLevelType w:val="hybridMultilevel"/>
    <w:tmpl w:val="EBDABF44"/>
    <w:lvl w:ilvl="0" w:tplc="0409000F">
      <w:start w:val="1"/>
      <w:numFmt w:val="decimal"/>
      <w:lvlText w:val="%1.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8" w15:restartNumberingAfterBreak="0">
    <w:nsid w:val="47CA4DF2"/>
    <w:multiLevelType w:val="hybridMultilevel"/>
    <w:tmpl w:val="28C20D3A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48010AF1"/>
    <w:multiLevelType w:val="hybridMultilevel"/>
    <w:tmpl w:val="C6B0C74A"/>
    <w:lvl w:ilvl="0" w:tplc="13D662B0">
      <w:start w:val="1"/>
      <w:numFmt w:val="decimal"/>
      <w:pStyle w:val="BKL"/>
      <w:lvlText w:val="(%1)"/>
      <w:lvlJc w:val="left"/>
      <w:pPr>
        <w:ind w:left="684" w:hanging="400"/>
      </w:pPr>
      <w:rPr>
        <w:rFonts w:hint="default"/>
        <w:b w:val="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50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51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52" w15:restartNumberingAfterBreak="0">
    <w:nsid w:val="49FF112C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53" w15:restartNumberingAfterBreak="0">
    <w:nsid w:val="4A7A6505"/>
    <w:multiLevelType w:val="hybridMultilevel"/>
    <w:tmpl w:val="F7BEC4CC"/>
    <w:lvl w:ilvl="0" w:tplc="3F32CD50">
      <w:start w:val="1"/>
      <w:numFmt w:val="decimal"/>
      <w:lvlText w:val="%1."/>
      <w:lvlJc w:val="left"/>
      <w:pPr>
        <w:ind w:left="76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4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55" w15:restartNumberingAfterBreak="0">
    <w:nsid w:val="4D88240D"/>
    <w:multiLevelType w:val="hybridMultilevel"/>
    <w:tmpl w:val="28C20D3A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6" w15:restartNumberingAfterBreak="0">
    <w:nsid w:val="4D906423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346" w:hanging="400"/>
      </w:pPr>
    </w:lvl>
    <w:lvl w:ilvl="2" w:tplc="0409001B" w:tentative="1">
      <w:start w:val="1"/>
      <w:numFmt w:val="lowerRoman"/>
      <w:lvlText w:val="%3."/>
      <w:lvlJc w:val="right"/>
      <w:pPr>
        <w:ind w:left="746" w:hanging="400"/>
      </w:pPr>
    </w:lvl>
    <w:lvl w:ilvl="3" w:tplc="0409000F" w:tentative="1">
      <w:start w:val="1"/>
      <w:numFmt w:val="decimal"/>
      <w:lvlText w:val="%4."/>
      <w:lvlJc w:val="left"/>
      <w:pPr>
        <w:ind w:left="1146" w:hanging="400"/>
      </w:pPr>
    </w:lvl>
    <w:lvl w:ilvl="4" w:tplc="04090019" w:tentative="1">
      <w:start w:val="1"/>
      <w:numFmt w:val="upperLetter"/>
      <w:lvlText w:val="%5."/>
      <w:lvlJc w:val="left"/>
      <w:pPr>
        <w:ind w:left="1546" w:hanging="400"/>
      </w:pPr>
    </w:lvl>
    <w:lvl w:ilvl="5" w:tplc="0409001B" w:tentative="1">
      <w:start w:val="1"/>
      <w:numFmt w:val="lowerRoman"/>
      <w:lvlText w:val="%6."/>
      <w:lvlJc w:val="right"/>
      <w:pPr>
        <w:ind w:left="1946" w:hanging="400"/>
      </w:pPr>
    </w:lvl>
    <w:lvl w:ilvl="6" w:tplc="0409000F" w:tentative="1">
      <w:start w:val="1"/>
      <w:numFmt w:val="decimal"/>
      <w:lvlText w:val="%7."/>
      <w:lvlJc w:val="left"/>
      <w:pPr>
        <w:ind w:left="2346" w:hanging="400"/>
      </w:pPr>
    </w:lvl>
    <w:lvl w:ilvl="7" w:tplc="04090019" w:tentative="1">
      <w:start w:val="1"/>
      <w:numFmt w:val="upperLetter"/>
      <w:lvlText w:val="%8."/>
      <w:lvlJc w:val="left"/>
      <w:pPr>
        <w:ind w:left="2746" w:hanging="400"/>
      </w:pPr>
    </w:lvl>
    <w:lvl w:ilvl="8" w:tplc="0409001B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57" w15:restartNumberingAfterBreak="0">
    <w:nsid w:val="4DD06C83"/>
    <w:multiLevelType w:val="hybridMultilevel"/>
    <w:tmpl w:val="8BC8E7C6"/>
    <w:lvl w:ilvl="0" w:tplc="69962BE0">
      <w:start w:val="1"/>
      <w:numFmt w:val="decimal"/>
      <w:lvlText w:val="8.%1"/>
      <w:lvlJc w:val="left"/>
      <w:pPr>
        <w:ind w:left="794" w:hanging="794"/>
      </w:pPr>
      <w:rPr>
        <w:rFonts w:cs="Arial" w:hint="eastAsia"/>
        <w:b w:val="0"/>
        <w:i w:val="0"/>
        <w:spacing w:val="0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4F7919EF"/>
    <w:multiLevelType w:val="hybridMultilevel"/>
    <w:tmpl w:val="19D8E044"/>
    <w:lvl w:ilvl="0" w:tplc="0409000F">
      <w:start w:val="1"/>
      <w:numFmt w:val="decimal"/>
      <w:lvlText w:val="%1.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9" w15:restartNumberingAfterBreak="0">
    <w:nsid w:val="51156737"/>
    <w:multiLevelType w:val="multilevel"/>
    <w:tmpl w:val="E352605E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0" w15:restartNumberingAfterBreak="0">
    <w:nsid w:val="535119E7"/>
    <w:multiLevelType w:val="hybridMultilevel"/>
    <w:tmpl w:val="D2EA0804"/>
    <w:lvl w:ilvl="0" w:tplc="D92CF7F4">
      <w:start w:val="1"/>
      <w:numFmt w:val="decimal"/>
      <w:lvlText w:val="7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1" w15:restartNumberingAfterBreak="0">
    <w:nsid w:val="56647299"/>
    <w:multiLevelType w:val="hybridMultilevel"/>
    <w:tmpl w:val="28C20D3A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2" w15:restartNumberingAfterBreak="0">
    <w:nsid w:val="579E7EEC"/>
    <w:multiLevelType w:val="hybridMultilevel"/>
    <w:tmpl w:val="7BFACB74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63" w15:restartNumberingAfterBreak="0">
    <w:nsid w:val="57FB7B35"/>
    <w:multiLevelType w:val="hybridMultilevel"/>
    <w:tmpl w:val="06EA85EC"/>
    <w:lvl w:ilvl="0" w:tplc="9E14E234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2C5ACE68">
      <w:start w:val="1"/>
      <w:numFmt w:val="lowerRoman"/>
      <w:lvlText w:val="%2)"/>
      <w:lvlJc w:val="left"/>
      <w:pPr>
        <w:ind w:left="1320" w:hanging="440"/>
      </w:pPr>
      <w:rPr>
        <w:rFonts w:ascii="Times New Roman" w:eastAsia="바탕" w:hAnsi="Times New Roman" w:cs="Times New Roman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4" w15:restartNumberingAfterBreak="0">
    <w:nsid w:val="5E8E27F9"/>
    <w:multiLevelType w:val="hybridMultilevel"/>
    <w:tmpl w:val="3E524480"/>
    <w:lvl w:ilvl="0" w:tplc="85DA6738">
      <w:start w:val="1"/>
      <w:numFmt w:val="bullet"/>
      <w:lvlText w:val="-"/>
      <w:lvlJc w:val="left"/>
      <w:pPr>
        <w:ind w:left="927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65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66" w15:restartNumberingAfterBreak="0">
    <w:nsid w:val="629A7BE5"/>
    <w:multiLevelType w:val="hybridMultilevel"/>
    <w:tmpl w:val="28C20D3A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7" w15:restartNumberingAfterBreak="0">
    <w:nsid w:val="63A451BF"/>
    <w:multiLevelType w:val="hybridMultilevel"/>
    <w:tmpl w:val="28C20D3A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8" w15:restartNumberingAfterBreak="0">
    <w:nsid w:val="641D7C4E"/>
    <w:multiLevelType w:val="hybridMultilevel"/>
    <w:tmpl w:val="F6909132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69" w15:restartNumberingAfterBreak="0">
    <w:nsid w:val="64BF410D"/>
    <w:multiLevelType w:val="hybridMultilevel"/>
    <w:tmpl w:val="7BFACB74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70" w15:restartNumberingAfterBreak="0">
    <w:nsid w:val="6A020D25"/>
    <w:multiLevelType w:val="hybridMultilevel"/>
    <w:tmpl w:val="2960B9B0"/>
    <w:lvl w:ilvl="0" w:tplc="31169968">
      <w:start w:val="1"/>
      <w:numFmt w:val="decimal"/>
      <w:lvlText w:val="5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1" w15:restartNumberingAfterBreak="0">
    <w:nsid w:val="6A114C25"/>
    <w:multiLevelType w:val="hybridMultilevel"/>
    <w:tmpl w:val="7BFACB74"/>
    <w:lvl w:ilvl="0" w:tplc="FFFFFFFF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1197" w:hanging="400"/>
      </w:pPr>
    </w:lvl>
    <w:lvl w:ilvl="2" w:tplc="FFFFFFFF" w:tentative="1">
      <w:start w:val="1"/>
      <w:numFmt w:val="lowerRoman"/>
      <w:lvlText w:val="%3."/>
      <w:lvlJc w:val="right"/>
      <w:pPr>
        <w:ind w:left="1597" w:hanging="400"/>
      </w:pPr>
    </w:lvl>
    <w:lvl w:ilvl="3" w:tplc="FFFFFFFF" w:tentative="1">
      <w:start w:val="1"/>
      <w:numFmt w:val="decimal"/>
      <w:lvlText w:val="%4."/>
      <w:lvlJc w:val="left"/>
      <w:pPr>
        <w:ind w:left="1997" w:hanging="400"/>
      </w:pPr>
    </w:lvl>
    <w:lvl w:ilvl="4" w:tplc="FFFFFFFF" w:tentative="1">
      <w:start w:val="1"/>
      <w:numFmt w:val="upperLetter"/>
      <w:lvlText w:val="%5."/>
      <w:lvlJc w:val="left"/>
      <w:pPr>
        <w:ind w:left="2397" w:hanging="400"/>
      </w:pPr>
    </w:lvl>
    <w:lvl w:ilvl="5" w:tplc="FFFFFFFF" w:tentative="1">
      <w:start w:val="1"/>
      <w:numFmt w:val="lowerRoman"/>
      <w:lvlText w:val="%6."/>
      <w:lvlJc w:val="right"/>
      <w:pPr>
        <w:ind w:left="2797" w:hanging="400"/>
      </w:pPr>
    </w:lvl>
    <w:lvl w:ilvl="6" w:tplc="FFFFFFFF" w:tentative="1">
      <w:start w:val="1"/>
      <w:numFmt w:val="decimal"/>
      <w:lvlText w:val="%7."/>
      <w:lvlJc w:val="left"/>
      <w:pPr>
        <w:ind w:left="3197" w:hanging="400"/>
      </w:pPr>
    </w:lvl>
    <w:lvl w:ilvl="7" w:tplc="FFFFFFFF" w:tentative="1">
      <w:start w:val="1"/>
      <w:numFmt w:val="upperLetter"/>
      <w:lvlText w:val="%8."/>
      <w:lvlJc w:val="left"/>
      <w:pPr>
        <w:ind w:left="3597" w:hanging="400"/>
      </w:pPr>
    </w:lvl>
    <w:lvl w:ilvl="8" w:tplc="FFFFFFFF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72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73" w15:restartNumberingAfterBreak="0">
    <w:nsid w:val="6CE27361"/>
    <w:multiLevelType w:val="hybridMultilevel"/>
    <w:tmpl w:val="9C56FD12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4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75" w15:restartNumberingAfterBreak="0">
    <w:nsid w:val="6EDB0448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76" w15:restartNumberingAfterBreak="0">
    <w:nsid w:val="6EE173C4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abstractNum w:abstractNumId="77" w15:restartNumberingAfterBreak="0">
    <w:nsid w:val="6F793ABE"/>
    <w:multiLevelType w:val="hybridMultilevel"/>
    <w:tmpl w:val="9686FDFC"/>
    <w:lvl w:ilvl="0" w:tplc="62364326">
      <w:start w:val="1"/>
      <w:numFmt w:val="decimal"/>
      <w:lvlText w:val="12.%1"/>
      <w:lvlJc w:val="left"/>
      <w:pPr>
        <w:ind w:left="794" w:hanging="794"/>
      </w:pPr>
      <w:rPr>
        <w:rFonts w:cs="Arial" w:hint="default"/>
        <w:b w:val="0"/>
        <w:i w:val="0"/>
        <w:spacing w:val="0"/>
        <w:lang w:eastAsia="ko-KR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8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79" w15:restartNumberingAfterBreak="0">
    <w:nsid w:val="728078DC"/>
    <w:multiLevelType w:val="hybridMultilevel"/>
    <w:tmpl w:val="28C20D3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0" w15:restartNumberingAfterBreak="0">
    <w:nsid w:val="72EB72FA"/>
    <w:multiLevelType w:val="hybridMultilevel"/>
    <w:tmpl w:val="669E2792"/>
    <w:lvl w:ilvl="0" w:tplc="B338DA3C">
      <w:start w:val="1"/>
      <w:numFmt w:val="decimal"/>
      <w:lvlText w:val="9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1" w15:restartNumberingAfterBreak="0">
    <w:nsid w:val="734500A4"/>
    <w:multiLevelType w:val="hybridMultilevel"/>
    <w:tmpl w:val="172EAEAC"/>
    <w:lvl w:ilvl="0" w:tplc="FFFFFFFF">
      <w:start w:val="1"/>
      <w:numFmt w:val="decimal"/>
      <w:lvlText w:val="%1."/>
      <w:lvlJc w:val="left"/>
      <w:pPr>
        <w:ind w:left="1721" w:hanging="360"/>
      </w:pPr>
      <w:rPr>
        <w:rFonts w:hint="default"/>
        <w:u w:val="none"/>
      </w:rPr>
    </w:lvl>
    <w:lvl w:ilvl="1" w:tplc="FFFFFFFF" w:tentative="1">
      <w:start w:val="1"/>
      <w:numFmt w:val="upperLetter"/>
      <w:lvlText w:val="%2."/>
      <w:lvlJc w:val="left"/>
      <w:pPr>
        <w:ind w:left="2241" w:hanging="440"/>
      </w:pPr>
    </w:lvl>
    <w:lvl w:ilvl="2" w:tplc="FFFFFFFF" w:tentative="1">
      <w:start w:val="1"/>
      <w:numFmt w:val="lowerRoman"/>
      <w:lvlText w:val="%3."/>
      <w:lvlJc w:val="right"/>
      <w:pPr>
        <w:ind w:left="2681" w:hanging="440"/>
      </w:pPr>
    </w:lvl>
    <w:lvl w:ilvl="3" w:tplc="FFFFFFFF" w:tentative="1">
      <w:start w:val="1"/>
      <w:numFmt w:val="decimal"/>
      <w:lvlText w:val="%4."/>
      <w:lvlJc w:val="left"/>
      <w:pPr>
        <w:ind w:left="3121" w:hanging="440"/>
      </w:pPr>
    </w:lvl>
    <w:lvl w:ilvl="4" w:tplc="FFFFFFFF" w:tentative="1">
      <w:start w:val="1"/>
      <w:numFmt w:val="upperLetter"/>
      <w:lvlText w:val="%5."/>
      <w:lvlJc w:val="left"/>
      <w:pPr>
        <w:ind w:left="3561" w:hanging="440"/>
      </w:pPr>
    </w:lvl>
    <w:lvl w:ilvl="5" w:tplc="FFFFFFFF" w:tentative="1">
      <w:start w:val="1"/>
      <w:numFmt w:val="lowerRoman"/>
      <w:lvlText w:val="%6."/>
      <w:lvlJc w:val="right"/>
      <w:pPr>
        <w:ind w:left="4001" w:hanging="440"/>
      </w:pPr>
    </w:lvl>
    <w:lvl w:ilvl="6" w:tplc="FFFFFFFF" w:tentative="1">
      <w:start w:val="1"/>
      <w:numFmt w:val="decimal"/>
      <w:lvlText w:val="%7."/>
      <w:lvlJc w:val="left"/>
      <w:pPr>
        <w:ind w:left="4441" w:hanging="440"/>
      </w:pPr>
    </w:lvl>
    <w:lvl w:ilvl="7" w:tplc="FFFFFFFF" w:tentative="1">
      <w:start w:val="1"/>
      <w:numFmt w:val="upperLetter"/>
      <w:lvlText w:val="%8."/>
      <w:lvlJc w:val="left"/>
      <w:pPr>
        <w:ind w:left="4881" w:hanging="440"/>
      </w:pPr>
    </w:lvl>
    <w:lvl w:ilvl="8" w:tplc="FFFFFFFF" w:tentative="1">
      <w:start w:val="1"/>
      <w:numFmt w:val="lowerRoman"/>
      <w:lvlText w:val="%9."/>
      <w:lvlJc w:val="right"/>
      <w:pPr>
        <w:ind w:left="5321" w:hanging="440"/>
      </w:pPr>
    </w:lvl>
  </w:abstractNum>
  <w:abstractNum w:abstractNumId="82" w15:restartNumberingAfterBreak="0">
    <w:nsid w:val="743D2B09"/>
    <w:multiLevelType w:val="multilevel"/>
    <w:tmpl w:val="4238F216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83" w15:restartNumberingAfterBreak="0">
    <w:nsid w:val="747327D0"/>
    <w:multiLevelType w:val="hybridMultilevel"/>
    <w:tmpl w:val="28C20D3A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4" w15:restartNumberingAfterBreak="0">
    <w:nsid w:val="75713E78"/>
    <w:multiLevelType w:val="hybridMultilevel"/>
    <w:tmpl w:val="0660EA28"/>
    <w:lvl w:ilvl="0" w:tplc="D81A107E">
      <w:start w:val="1"/>
      <w:numFmt w:val="bullet"/>
      <w:lvlText w:val="-"/>
      <w:lvlJc w:val="left"/>
      <w:pPr>
        <w:ind w:left="927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85" w15:restartNumberingAfterBreak="0">
    <w:nsid w:val="766268AB"/>
    <w:multiLevelType w:val="hybridMultilevel"/>
    <w:tmpl w:val="19D8E044"/>
    <w:lvl w:ilvl="0" w:tplc="0409000F">
      <w:start w:val="1"/>
      <w:numFmt w:val="decimal"/>
      <w:lvlText w:val="%1.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6" w15:restartNumberingAfterBreak="0">
    <w:nsid w:val="77287B68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850"/>
        </w:tabs>
        <w:ind w:left="850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346" w:hanging="400"/>
      </w:pPr>
    </w:lvl>
    <w:lvl w:ilvl="2" w:tplc="0409001B" w:tentative="1">
      <w:start w:val="1"/>
      <w:numFmt w:val="lowerRoman"/>
      <w:lvlText w:val="%3."/>
      <w:lvlJc w:val="right"/>
      <w:pPr>
        <w:ind w:left="746" w:hanging="400"/>
      </w:pPr>
    </w:lvl>
    <w:lvl w:ilvl="3" w:tplc="0409000F" w:tentative="1">
      <w:start w:val="1"/>
      <w:numFmt w:val="decimal"/>
      <w:lvlText w:val="%4."/>
      <w:lvlJc w:val="left"/>
      <w:pPr>
        <w:ind w:left="1146" w:hanging="400"/>
      </w:pPr>
    </w:lvl>
    <w:lvl w:ilvl="4" w:tplc="04090019" w:tentative="1">
      <w:start w:val="1"/>
      <w:numFmt w:val="upperLetter"/>
      <w:lvlText w:val="%5."/>
      <w:lvlJc w:val="left"/>
      <w:pPr>
        <w:ind w:left="1546" w:hanging="400"/>
      </w:pPr>
    </w:lvl>
    <w:lvl w:ilvl="5" w:tplc="0409001B" w:tentative="1">
      <w:start w:val="1"/>
      <w:numFmt w:val="lowerRoman"/>
      <w:lvlText w:val="%6."/>
      <w:lvlJc w:val="right"/>
      <w:pPr>
        <w:ind w:left="1946" w:hanging="400"/>
      </w:pPr>
    </w:lvl>
    <w:lvl w:ilvl="6" w:tplc="0409000F" w:tentative="1">
      <w:start w:val="1"/>
      <w:numFmt w:val="decimal"/>
      <w:lvlText w:val="%7."/>
      <w:lvlJc w:val="left"/>
      <w:pPr>
        <w:ind w:left="2346" w:hanging="400"/>
      </w:pPr>
    </w:lvl>
    <w:lvl w:ilvl="7" w:tplc="04090019" w:tentative="1">
      <w:start w:val="1"/>
      <w:numFmt w:val="upperLetter"/>
      <w:lvlText w:val="%8."/>
      <w:lvlJc w:val="left"/>
      <w:pPr>
        <w:ind w:left="2746" w:hanging="400"/>
      </w:pPr>
    </w:lvl>
    <w:lvl w:ilvl="8" w:tplc="0409001B" w:tentative="1">
      <w:start w:val="1"/>
      <w:numFmt w:val="lowerRoman"/>
      <w:lvlText w:val="%9."/>
      <w:lvlJc w:val="right"/>
      <w:pPr>
        <w:ind w:left="3146" w:hanging="400"/>
      </w:pPr>
    </w:lvl>
  </w:abstractNum>
  <w:abstractNum w:abstractNumId="87" w15:restartNumberingAfterBreak="0">
    <w:nsid w:val="795E5E0C"/>
    <w:multiLevelType w:val="hybridMultilevel"/>
    <w:tmpl w:val="97B0C470"/>
    <w:lvl w:ilvl="0" w:tplc="D6EE2444">
      <w:start w:val="1"/>
      <w:numFmt w:val="ganada"/>
      <w:lvlText w:val="%1."/>
      <w:lvlJc w:val="left"/>
      <w:pPr>
        <w:ind w:left="2161" w:hanging="440"/>
      </w:pPr>
      <w:rPr>
        <w:rFonts w:hint="eastAsia"/>
      </w:rPr>
    </w:lvl>
    <w:lvl w:ilvl="1" w:tplc="D6EE2444">
      <w:start w:val="1"/>
      <w:numFmt w:val="ganada"/>
      <w:lvlText w:val="%2."/>
      <w:lvlJc w:val="left"/>
      <w:pPr>
        <w:ind w:left="2601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3041" w:hanging="440"/>
      </w:pPr>
    </w:lvl>
    <w:lvl w:ilvl="3" w:tplc="0409000F" w:tentative="1">
      <w:start w:val="1"/>
      <w:numFmt w:val="decimal"/>
      <w:lvlText w:val="%4."/>
      <w:lvlJc w:val="left"/>
      <w:pPr>
        <w:ind w:left="3481" w:hanging="440"/>
      </w:pPr>
    </w:lvl>
    <w:lvl w:ilvl="4" w:tplc="04090019" w:tentative="1">
      <w:start w:val="1"/>
      <w:numFmt w:val="upperLetter"/>
      <w:lvlText w:val="%5."/>
      <w:lvlJc w:val="left"/>
      <w:pPr>
        <w:ind w:left="3921" w:hanging="440"/>
      </w:pPr>
    </w:lvl>
    <w:lvl w:ilvl="5" w:tplc="0409001B" w:tentative="1">
      <w:start w:val="1"/>
      <w:numFmt w:val="lowerRoman"/>
      <w:lvlText w:val="%6."/>
      <w:lvlJc w:val="right"/>
      <w:pPr>
        <w:ind w:left="4361" w:hanging="440"/>
      </w:pPr>
    </w:lvl>
    <w:lvl w:ilvl="6" w:tplc="0409000F" w:tentative="1">
      <w:start w:val="1"/>
      <w:numFmt w:val="decimal"/>
      <w:lvlText w:val="%7."/>
      <w:lvlJc w:val="left"/>
      <w:pPr>
        <w:ind w:left="4801" w:hanging="440"/>
      </w:pPr>
    </w:lvl>
    <w:lvl w:ilvl="7" w:tplc="04090019" w:tentative="1">
      <w:start w:val="1"/>
      <w:numFmt w:val="upperLetter"/>
      <w:lvlText w:val="%8."/>
      <w:lvlJc w:val="left"/>
      <w:pPr>
        <w:ind w:left="5241" w:hanging="440"/>
      </w:pPr>
    </w:lvl>
    <w:lvl w:ilvl="8" w:tplc="0409001B" w:tentative="1">
      <w:start w:val="1"/>
      <w:numFmt w:val="lowerRoman"/>
      <w:lvlText w:val="%9."/>
      <w:lvlJc w:val="right"/>
      <w:pPr>
        <w:ind w:left="5681" w:hanging="440"/>
      </w:pPr>
    </w:lvl>
  </w:abstractNum>
  <w:abstractNum w:abstractNumId="88" w15:restartNumberingAfterBreak="0">
    <w:nsid w:val="7A902C2C"/>
    <w:multiLevelType w:val="hybridMultilevel"/>
    <w:tmpl w:val="86E6C224"/>
    <w:lvl w:ilvl="0" w:tplc="DCC8997C">
      <w:start w:val="1"/>
      <w:numFmt w:val="decimal"/>
      <w:lvlText w:val="6.%1"/>
      <w:lvlJc w:val="left"/>
      <w:pPr>
        <w:ind w:left="794" w:hanging="794"/>
      </w:pPr>
      <w:rPr>
        <w:rFonts w:cs="Arial" w:hint="default"/>
        <w:b w:val="0"/>
        <w:i w:val="0"/>
        <w:spacing w:val="0"/>
      </w:rPr>
    </w:lvl>
    <w:lvl w:ilvl="1" w:tplc="4A9E1716">
      <w:start w:val="1"/>
      <w:numFmt w:val="decimal"/>
      <w:lvlText w:val="(%2)"/>
      <w:lvlJc w:val="left"/>
      <w:pPr>
        <w:ind w:left="1134" w:hanging="567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9" w15:restartNumberingAfterBreak="0">
    <w:nsid w:val="7F6B0389"/>
    <w:multiLevelType w:val="hybridMultilevel"/>
    <w:tmpl w:val="19D8E044"/>
    <w:lvl w:ilvl="0" w:tplc="0409000F">
      <w:start w:val="1"/>
      <w:numFmt w:val="decimal"/>
      <w:lvlText w:val="%1."/>
      <w:lvlJc w:val="left"/>
      <w:pPr>
        <w:ind w:left="20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0" w15:restartNumberingAfterBreak="0">
    <w:nsid w:val="7FC20188"/>
    <w:multiLevelType w:val="hybridMultilevel"/>
    <w:tmpl w:val="F6909132"/>
    <w:lvl w:ilvl="0" w:tplc="2FF2BE32">
      <w:start w:val="1"/>
      <w:numFmt w:val="decimal"/>
      <w:lvlText w:val="(%1)"/>
      <w:lvlJc w:val="left"/>
      <w:pPr>
        <w:tabs>
          <w:tab w:val="num" w:pos="1701"/>
        </w:tabs>
        <w:ind w:left="1701" w:hanging="850"/>
      </w:pPr>
      <w:rPr>
        <w:rFonts w:hint="default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197" w:hanging="400"/>
      </w:pPr>
    </w:lvl>
    <w:lvl w:ilvl="2" w:tplc="0409001B" w:tentative="1">
      <w:start w:val="1"/>
      <w:numFmt w:val="lowerRoman"/>
      <w:lvlText w:val="%3."/>
      <w:lvlJc w:val="right"/>
      <w:pPr>
        <w:ind w:left="1597" w:hanging="400"/>
      </w:pPr>
    </w:lvl>
    <w:lvl w:ilvl="3" w:tplc="0409000F" w:tentative="1">
      <w:start w:val="1"/>
      <w:numFmt w:val="decimal"/>
      <w:lvlText w:val="%4."/>
      <w:lvlJc w:val="left"/>
      <w:pPr>
        <w:ind w:left="1997" w:hanging="400"/>
      </w:pPr>
    </w:lvl>
    <w:lvl w:ilvl="4" w:tplc="04090019" w:tentative="1">
      <w:start w:val="1"/>
      <w:numFmt w:val="upperLetter"/>
      <w:lvlText w:val="%5."/>
      <w:lvlJc w:val="left"/>
      <w:pPr>
        <w:ind w:left="2397" w:hanging="400"/>
      </w:pPr>
    </w:lvl>
    <w:lvl w:ilvl="5" w:tplc="0409001B" w:tentative="1">
      <w:start w:val="1"/>
      <w:numFmt w:val="lowerRoman"/>
      <w:lvlText w:val="%6."/>
      <w:lvlJc w:val="right"/>
      <w:pPr>
        <w:ind w:left="2797" w:hanging="400"/>
      </w:pPr>
    </w:lvl>
    <w:lvl w:ilvl="6" w:tplc="0409000F" w:tentative="1">
      <w:start w:val="1"/>
      <w:numFmt w:val="decimal"/>
      <w:lvlText w:val="%7."/>
      <w:lvlJc w:val="left"/>
      <w:pPr>
        <w:ind w:left="3197" w:hanging="400"/>
      </w:pPr>
    </w:lvl>
    <w:lvl w:ilvl="7" w:tplc="04090019" w:tentative="1">
      <w:start w:val="1"/>
      <w:numFmt w:val="upperLetter"/>
      <w:lvlText w:val="%8."/>
      <w:lvlJc w:val="left"/>
      <w:pPr>
        <w:ind w:left="3597" w:hanging="400"/>
      </w:pPr>
    </w:lvl>
    <w:lvl w:ilvl="8" w:tplc="0409001B" w:tentative="1">
      <w:start w:val="1"/>
      <w:numFmt w:val="lowerRoman"/>
      <w:lvlText w:val="%9."/>
      <w:lvlJc w:val="right"/>
      <w:pPr>
        <w:ind w:left="3997" w:hanging="400"/>
      </w:pPr>
    </w:lvl>
  </w:abstractNum>
  <w:num w:numId="1" w16cid:durableId="408498663">
    <w:abstractNumId w:val="78"/>
  </w:num>
  <w:num w:numId="2" w16cid:durableId="1747191146">
    <w:abstractNumId w:val="24"/>
  </w:num>
  <w:num w:numId="3" w16cid:durableId="344749797">
    <w:abstractNumId w:val="72"/>
  </w:num>
  <w:num w:numId="4" w16cid:durableId="1273439328">
    <w:abstractNumId w:val="50"/>
  </w:num>
  <w:num w:numId="5" w16cid:durableId="935207337">
    <w:abstractNumId w:val="1"/>
  </w:num>
  <w:num w:numId="6" w16cid:durableId="2085518669">
    <w:abstractNumId w:val="32"/>
  </w:num>
  <w:num w:numId="7" w16cid:durableId="2107917611">
    <w:abstractNumId w:val="46"/>
  </w:num>
  <w:num w:numId="8" w16cid:durableId="1706717178">
    <w:abstractNumId w:val="37"/>
  </w:num>
  <w:num w:numId="9" w16cid:durableId="74479047">
    <w:abstractNumId w:val="0"/>
  </w:num>
  <w:num w:numId="10" w16cid:durableId="1804224864">
    <w:abstractNumId w:val="41"/>
  </w:num>
  <w:num w:numId="11" w16cid:durableId="859199339">
    <w:abstractNumId w:val="65"/>
  </w:num>
  <w:num w:numId="12" w16cid:durableId="240801325">
    <w:abstractNumId w:val="74"/>
  </w:num>
  <w:num w:numId="13" w16cid:durableId="1907376851">
    <w:abstractNumId w:val="6"/>
  </w:num>
  <w:num w:numId="14" w16cid:durableId="13851248">
    <w:abstractNumId w:val="54"/>
  </w:num>
  <w:num w:numId="15" w16cid:durableId="1044016112">
    <w:abstractNumId w:val="22"/>
  </w:num>
  <w:num w:numId="16" w16cid:durableId="1275209744">
    <w:abstractNumId w:val="45"/>
  </w:num>
  <w:num w:numId="17" w16cid:durableId="1623220008">
    <w:abstractNumId w:val="5"/>
  </w:num>
  <w:num w:numId="18" w16cid:durableId="724333802">
    <w:abstractNumId w:val="25"/>
  </w:num>
  <w:num w:numId="19" w16cid:durableId="1748650851">
    <w:abstractNumId w:val="17"/>
  </w:num>
  <w:num w:numId="20" w16cid:durableId="998001777">
    <w:abstractNumId w:val="43"/>
  </w:num>
  <w:num w:numId="21" w16cid:durableId="29302168">
    <w:abstractNumId w:val="3"/>
  </w:num>
  <w:num w:numId="22" w16cid:durableId="508907186">
    <w:abstractNumId w:val="11"/>
  </w:num>
  <w:num w:numId="23" w16cid:durableId="668555526">
    <w:abstractNumId w:val="82"/>
  </w:num>
  <w:num w:numId="24" w16cid:durableId="1655453307">
    <w:abstractNumId w:val="82"/>
    <w:lvlOverride w:ilvl="0">
      <w:lvl w:ilvl="0">
        <w:start w:val="1"/>
        <w:numFmt w:val="decimal"/>
        <w:lvlText w:val="제%1조"/>
        <w:lvlJc w:val="left"/>
        <w:pPr>
          <w:ind w:left="397" w:hanging="397"/>
        </w:pPr>
        <w:rPr>
          <w:rFonts w:cs="Arial" w:hint="default"/>
          <w:b/>
          <w:i w:val="0"/>
          <w:spacing w:val="0"/>
          <w:sz w:val="22"/>
          <w:szCs w:val="22"/>
        </w:rPr>
      </w:lvl>
    </w:lvlOverride>
    <w:lvlOverride w:ilvl="1">
      <w:lvl w:ilvl="1">
        <w:start w:val="1"/>
        <w:numFmt w:val="decimal"/>
        <w:lvlText w:val="Section %1.%2"/>
        <w:lvlJc w:val="left"/>
        <w:pPr>
          <w:ind w:left="1021" w:hanging="1021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pStyle w:val="WYCArticleLv3"/>
        <w:lvlText w:val="%1.%2.%3"/>
        <w:lvlJc w:val="left"/>
        <w:pPr>
          <w:ind w:left="1588" w:hanging="794"/>
        </w:pPr>
        <w:rPr>
          <w:rFonts w:ascii="Times New Roman" w:hAnsi="Times New Roman" w:cs="Times New Roman" w:hint="default"/>
          <w:color w:val="000000"/>
          <w:sz w:val="24"/>
        </w:rPr>
      </w:lvl>
    </w:lvlOverride>
    <w:lvlOverride w:ilvl="3">
      <w:lvl w:ilvl="3">
        <w:start w:val="1"/>
        <w:numFmt w:val="lowerRoman"/>
        <w:pStyle w:val="WYCArticleLv4"/>
        <w:lvlText w:val="(%4)"/>
        <w:lvlJc w:val="left"/>
        <w:pPr>
          <w:ind w:left="1473" w:hanging="623"/>
        </w:pPr>
        <w:rPr>
          <w:rFonts w:ascii="Times New Roman" w:hAnsi="Times New Roman" w:cs="Times New Roman" w:hint="default"/>
          <w:sz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cs="Times New Roman"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cs="Times New Roman"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cs="Times New Roman"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cs="Times New Roman"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cs="Times New Roman" w:hint="eastAsia"/>
        </w:rPr>
      </w:lvl>
    </w:lvlOverride>
  </w:num>
  <w:num w:numId="25" w16cid:durableId="231544280">
    <w:abstractNumId w:val="77"/>
  </w:num>
  <w:num w:numId="26" w16cid:durableId="1464424302">
    <w:abstractNumId w:val="51"/>
  </w:num>
  <w:num w:numId="27" w16cid:durableId="2033143094">
    <w:abstractNumId w:val="70"/>
  </w:num>
  <w:num w:numId="28" w16cid:durableId="1376154746">
    <w:abstractNumId w:val="88"/>
  </w:num>
  <w:num w:numId="29" w16cid:durableId="1739981440">
    <w:abstractNumId w:val="60"/>
  </w:num>
  <w:num w:numId="30" w16cid:durableId="1231817192">
    <w:abstractNumId w:val="80"/>
  </w:num>
  <w:num w:numId="31" w16cid:durableId="2048870912">
    <w:abstractNumId w:val="10"/>
  </w:num>
  <w:num w:numId="32" w16cid:durableId="42097629">
    <w:abstractNumId w:val="35"/>
  </w:num>
  <w:num w:numId="33" w16cid:durableId="384960994">
    <w:abstractNumId w:val="29"/>
  </w:num>
  <w:num w:numId="34" w16cid:durableId="1635987454">
    <w:abstractNumId w:val="18"/>
  </w:num>
  <w:num w:numId="35" w16cid:durableId="1429539663">
    <w:abstractNumId w:val="75"/>
  </w:num>
  <w:num w:numId="36" w16cid:durableId="539710165">
    <w:abstractNumId w:val="21"/>
  </w:num>
  <w:num w:numId="37" w16cid:durableId="1530295785">
    <w:abstractNumId w:val="7"/>
  </w:num>
  <w:num w:numId="38" w16cid:durableId="372846583">
    <w:abstractNumId w:val="57"/>
  </w:num>
  <w:num w:numId="39" w16cid:durableId="1637564560">
    <w:abstractNumId w:val="52"/>
  </w:num>
  <w:num w:numId="40" w16cid:durableId="1101873009">
    <w:abstractNumId w:val="4"/>
  </w:num>
  <w:num w:numId="41" w16cid:durableId="1174878024">
    <w:abstractNumId w:val="59"/>
  </w:num>
  <w:num w:numId="42" w16cid:durableId="215896079">
    <w:abstractNumId w:val="76"/>
  </w:num>
  <w:num w:numId="43" w16cid:durableId="1983654401">
    <w:abstractNumId w:val="42"/>
  </w:num>
  <w:num w:numId="44" w16cid:durableId="384717040">
    <w:abstractNumId w:val="9"/>
  </w:num>
  <w:num w:numId="45" w16cid:durableId="840511813">
    <w:abstractNumId w:val="30"/>
  </w:num>
  <w:num w:numId="46" w16cid:durableId="1154949365">
    <w:abstractNumId w:val="53"/>
  </w:num>
  <w:num w:numId="47" w16cid:durableId="1204100708">
    <w:abstractNumId w:val="86"/>
  </w:num>
  <w:num w:numId="48" w16cid:durableId="1558466682">
    <w:abstractNumId w:val="58"/>
  </w:num>
  <w:num w:numId="49" w16cid:durableId="1737052810">
    <w:abstractNumId w:val="89"/>
  </w:num>
  <w:num w:numId="50" w16cid:durableId="692878333">
    <w:abstractNumId w:val="15"/>
  </w:num>
  <w:num w:numId="51" w16cid:durableId="209463675">
    <w:abstractNumId w:val="23"/>
  </w:num>
  <w:num w:numId="52" w16cid:durableId="1953854779">
    <w:abstractNumId w:val="85"/>
  </w:num>
  <w:num w:numId="53" w16cid:durableId="368189702">
    <w:abstractNumId w:val="19"/>
  </w:num>
  <w:num w:numId="54" w16cid:durableId="1766458516">
    <w:abstractNumId w:val="56"/>
  </w:num>
  <w:num w:numId="55" w16cid:durableId="406466623">
    <w:abstractNumId w:val="27"/>
  </w:num>
  <w:num w:numId="56" w16cid:durableId="76290476">
    <w:abstractNumId w:val="68"/>
  </w:num>
  <w:num w:numId="57" w16cid:durableId="319848232">
    <w:abstractNumId w:val="73"/>
  </w:num>
  <w:num w:numId="58" w16cid:durableId="2106999015">
    <w:abstractNumId w:val="20"/>
  </w:num>
  <w:num w:numId="59" w16cid:durableId="423573562">
    <w:abstractNumId w:val="36"/>
  </w:num>
  <w:num w:numId="60" w16cid:durableId="1852985745">
    <w:abstractNumId w:val="33"/>
  </w:num>
  <w:num w:numId="61" w16cid:durableId="2122139348">
    <w:abstractNumId w:val="49"/>
  </w:num>
  <w:num w:numId="62" w16cid:durableId="519003318">
    <w:abstractNumId w:val="12"/>
  </w:num>
  <w:num w:numId="63" w16cid:durableId="583497003">
    <w:abstractNumId w:val="31"/>
  </w:num>
  <w:num w:numId="64" w16cid:durableId="1608199291">
    <w:abstractNumId w:val="47"/>
  </w:num>
  <w:num w:numId="65" w16cid:durableId="1719014928">
    <w:abstractNumId w:val="2"/>
  </w:num>
  <w:num w:numId="66" w16cid:durableId="1389066853">
    <w:abstractNumId w:val="34"/>
  </w:num>
  <w:num w:numId="67" w16cid:durableId="2022930325">
    <w:abstractNumId w:val="26"/>
  </w:num>
  <w:num w:numId="68" w16cid:durableId="132138912">
    <w:abstractNumId w:val="90"/>
  </w:num>
  <w:num w:numId="69" w16cid:durableId="1775664608">
    <w:abstractNumId w:val="69"/>
  </w:num>
  <w:num w:numId="70" w16cid:durableId="1301571962">
    <w:abstractNumId w:val="71"/>
  </w:num>
  <w:num w:numId="71" w16cid:durableId="1609660947">
    <w:abstractNumId w:val="38"/>
  </w:num>
  <w:num w:numId="72" w16cid:durableId="1693720917">
    <w:abstractNumId w:val="79"/>
  </w:num>
  <w:num w:numId="73" w16cid:durableId="1984043981">
    <w:abstractNumId w:val="66"/>
  </w:num>
  <w:num w:numId="74" w16cid:durableId="582032576">
    <w:abstractNumId w:val="14"/>
  </w:num>
  <w:num w:numId="75" w16cid:durableId="1800414712">
    <w:abstractNumId w:val="44"/>
  </w:num>
  <w:num w:numId="76" w16cid:durableId="1182282220">
    <w:abstractNumId w:val="62"/>
  </w:num>
  <w:num w:numId="77" w16cid:durableId="1193105520">
    <w:abstractNumId w:val="28"/>
  </w:num>
  <w:num w:numId="78" w16cid:durableId="944314846">
    <w:abstractNumId w:val="87"/>
  </w:num>
  <w:num w:numId="79" w16cid:durableId="1920167704">
    <w:abstractNumId w:val="13"/>
  </w:num>
  <w:num w:numId="80" w16cid:durableId="985428003">
    <w:abstractNumId w:val="81"/>
  </w:num>
  <w:num w:numId="81" w16cid:durableId="91937140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766340760">
    <w:abstractNumId w:val="16"/>
  </w:num>
  <w:num w:numId="83" w16cid:durableId="311641419">
    <w:abstractNumId w:val="8"/>
  </w:num>
  <w:num w:numId="84" w16cid:durableId="183373789">
    <w:abstractNumId w:val="64"/>
  </w:num>
  <w:num w:numId="85" w16cid:durableId="1048842033">
    <w:abstractNumId w:val="84"/>
  </w:num>
  <w:num w:numId="86" w16cid:durableId="1234051973">
    <w:abstractNumId w:val="63"/>
  </w:num>
  <w:num w:numId="87" w16cid:durableId="474445233">
    <w:abstractNumId w:val="39"/>
  </w:num>
  <w:num w:numId="88" w16cid:durableId="75129840">
    <w:abstractNumId w:val="83"/>
  </w:num>
  <w:num w:numId="89" w16cid:durableId="525868442">
    <w:abstractNumId w:val="61"/>
  </w:num>
  <w:num w:numId="90" w16cid:durableId="1180117237">
    <w:abstractNumId w:val="67"/>
  </w:num>
  <w:num w:numId="91" w16cid:durableId="135613278">
    <w:abstractNumId w:val="48"/>
  </w:num>
  <w:num w:numId="92" w16cid:durableId="1190993597">
    <w:abstractNumId w:val="55"/>
  </w:num>
  <w:numIdMacAtCleanup w:val="8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L Partners">
    <w15:presenceInfo w15:providerId="None" w15:userId="SL Partners"/>
  </w15:person>
  <w15:person w15:author="유 태환">
    <w15:presenceInfo w15:providerId="AD" w15:userId="S::mpn1@mpnics.onmicrosoft.com::26404aa9-02a8-408d-84a7-e2c1a64cd5e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trackRevisions/>
  <w:defaultTabStop w:val="800"/>
  <w:drawingGridHorizontalSpacing w:val="140"/>
  <w:drawingGridVerticalSpacing w:val="381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Status" w:val="true"/>
  </w:docVars>
  <w:rsids>
    <w:rsidRoot w:val="006F78BB"/>
    <w:rsid w:val="00006882"/>
    <w:rsid w:val="00015B99"/>
    <w:rsid w:val="00017D8D"/>
    <w:rsid w:val="00021BFA"/>
    <w:rsid w:val="00024A1B"/>
    <w:rsid w:val="000276ED"/>
    <w:rsid w:val="000375FE"/>
    <w:rsid w:val="00055AAC"/>
    <w:rsid w:val="000572F3"/>
    <w:rsid w:val="00062843"/>
    <w:rsid w:val="00070A6C"/>
    <w:rsid w:val="00090D76"/>
    <w:rsid w:val="000934AE"/>
    <w:rsid w:val="00095DCD"/>
    <w:rsid w:val="000A0BCB"/>
    <w:rsid w:val="000A55AB"/>
    <w:rsid w:val="000A710D"/>
    <w:rsid w:val="000C4E13"/>
    <w:rsid w:val="000E1A4F"/>
    <w:rsid w:val="000E46BA"/>
    <w:rsid w:val="00120A92"/>
    <w:rsid w:val="00122779"/>
    <w:rsid w:val="00142C9D"/>
    <w:rsid w:val="00142FF5"/>
    <w:rsid w:val="00146DD9"/>
    <w:rsid w:val="00152033"/>
    <w:rsid w:val="00187309"/>
    <w:rsid w:val="00192700"/>
    <w:rsid w:val="00193B45"/>
    <w:rsid w:val="00195AF6"/>
    <w:rsid w:val="001A4A0A"/>
    <w:rsid w:val="001B73AC"/>
    <w:rsid w:val="001C34DE"/>
    <w:rsid w:val="001C63E9"/>
    <w:rsid w:val="001D1E58"/>
    <w:rsid w:val="001E12B5"/>
    <w:rsid w:val="00201204"/>
    <w:rsid w:val="00202B4E"/>
    <w:rsid w:val="00212D13"/>
    <w:rsid w:val="0022589B"/>
    <w:rsid w:val="00241B32"/>
    <w:rsid w:val="0025172C"/>
    <w:rsid w:val="002544B8"/>
    <w:rsid w:val="00256FA4"/>
    <w:rsid w:val="00257184"/>
    <w:rsid w:val="00257BC2"/>
    <w:rsid w:val="00261B8A"/>
    <w:rsid w:val="0026579C"/>
    <w:rsid w:val="00270503"/>
    <w:rsid w:val="00270AD1"/>
    <w:rsid w:val="00274FE6"/>
    <w:rsid w:val="00287BF0"/>
    <w:rsid w:val="002927E2"/>
    <w:rsid w:val="00294DA4"/>
    <w:rsid w:val="002A6487"/>
    <w:rsid w:val="002C0340"/>
    <w:rsid w:val="002C2B28"/>
    <w:rsid w:val="002E1293"/>
    <w:rsid w:val="00330918"/>
    <w:rsid w:val="00331B21"/>
    <w:rsid w:val="003520D4"/>
    <w:rsid w:val="00353F0B"/>
    <w:rsid w:val="003556A7"/>
    <w:rsid w:val="003573C9"/>
    <w:rsid w:val="003B3810"/>
    <w:rsid w:val="003C38A6"/>
    <w:rsid w:val="003D25C4"/>
    <w:rsid w:val="003D7B95"/>
    <w:rsid w:val="003F17CF"/>
    <w:rsid w:val="00400471"/>
    <w:rsid w:val="00400519"/>
    <w:rsid w:val="00402899"/>
    <w:rsid w:val="00423DA0"/>
    <w:rsid w:val="004259E2"/>
    <w:rsid w:val="00436698"/>
    <w:rsid w:val="0045678B"/>
    <w:rsid w:val="00477B2E"/>
    <w:rsid w:val="004B4C07"/>
    <w:rsid w:val="004B520A"/>
    <w:rsid w:val="004B55A0"/>
    <w:rsid w:val="0050758C"/>
    <w:rsid w:val="00510064"/>
    <w:rsid w:val="00514534"/>
    <w:rsid w:val="00527CFD"/>
    <w:rsid w:val="0053750F"/>
    <w:rsid w:val="00537BC1"/>
    <w:rsid w:val="00545614"/>
    <w:rsid w:val="00563C92"/>
    <w:rsid w:val="0057302B"/>
    <w:rsid w:val="00577D43"/>
    <w:rsid w:val="00580AC6"/>
    <w:rsid w:val="005836B8"/>
    <w:rsid w:val="00597EB2"/>
    <w:rsid w:val="005A10ED"/>
    <w:rsid w:val="005C44B8"/>
    <w:rsid w:val="005C6E26"/>
    <w:rsid w:val="005E0A13"/>
    <w:rsid w:val="005E632C"/>
    <w:rsid w:val="00613AA4"/>
    <w:rsid w:val="00616331"/>
    <w:rsid w:val="0061779F"/>
    <w:rsid w:val="006177DB"/>
    <w:rsid w:val="0064057D"/>
    <w:rsid w:val="00641FB7"/>
    <w:rsid w:val="006513CC"/>
    <w:rsid w:val="00654758"/>
    <w:rsid w:val="00662209"/>
    <w:rsid w:val="0068180F"/>
    <w:rsid w:val="00684184"/>
    <w:rsid w:val="0068682C"/>
    <w:rsid w:val="00687819"/>
    <w:rsid w:val="006E2777"/>
    <w:rsid w:val="006E7004"/>
    <w:rsid w:val="006F78BB"/>
    <w:rsid w:val="007157B2"/>
    <w:rsid w:val="00722823"/>
    <w:rsid w:val="007330B2"/>
    <w:rsid w:val="0074249F"/>
    <w:rsid w:val="007515C0"/>
    <w:rsid w:val="00764F3F"/>
    <w:rsid w:val="0078395B"/>
    <w:rsid w:val="007A0697"/>
    <w:rsid w:val="007A37F2"/>
    <w:rsid w:val="007A6639"/>
    <w:rsid w:val="007B2706"/>
    <w:rsid w:val="007B5691"/>
    <w:rsid w:val="007E25F2"/>
    <w:rsid w:val="007E4ADE"/>
    <w:rsid w:val="007F3BE3"/>
    <w:rsid w:val="007F435D"/>
    <w:rsid w:val="007F593A"/>
    <w:rsid w:val="00831E0B"/>
    <w:rsid w:val="00843230"/>
    <w:rsid w:val="00846D84"/>
    <w:rsid w:val="0085114C"/>
    <w:rsid w:val="0087190F"/>
    <w:rsid w:val="00882C2A"/>
    <w:rsid w:val="00891E9B"/>
    <w:rsid w:val="008A76E6"/>
    <w:rsid w:val="008B6310"/>
    <w:rsid w:val="008C1B09"/>
    <w:rsid w:val="008C23BB"/>
    <w:rsid w:val="008D011B"/>
    <w:rsid w:val="008D0599"/>
    <w:rsid w:val="008E0FD4"/>
    <w:rsid w:val="008F5A33"/>
    <w:rsid w:val="00923A22"/>
    <w:rsid w:val="009330CF"/>
    <w:rsid w:val="00942747"/>
    <w:rsid w:val="00963A9C"/>
    <w:rsid w:val="00986864"/>
    <w:rsid w:val="0099191B"/>
    <w:rsid w:val="009B236A"/>
    <w:rsid w:val="009B4112"/>
    <w:rsid w:val="009B74E2"/>
    <w:rsid w:val="009C6A50"/>
    <w:rsid w:val="009D156F"/>
    <w:rsid w:val="009F349E"/>
    <w:rsid w:val="009F5136"/>
    <w:rsid w:val="009F6AC6"/>
    <w:rsid w:val="009F7FA2"/>
    <w:rsid w:val="00A142D3"/>
    <w:rsid w:val="00A22457"/>
    <w:rsid w:val="00A31BC0"/>
    <w:rsid w:val="00A31C8E"/>
    <w:rsid w:val="00A46122"/>
    <w:rsid w:val="00A578BA"/>
    <w:rsid w:val="00A65DEA"/>
    <w:rsid w:val="00A70425"/>
    <w:rsid w:val="00A74DD8"/>
    <w:rsid w:val="00A75537"/>
    <w:rsid w:val="00A75B67"/>
    <w:rsid w:val="00A85CD0"/>
    <w:rsid w:val="00AB1D5C"/>
    <w:rsid w:val="00AB3247"/>
    <w:rsid w:val="00AB4D04"/>
    <w:rsid w:val="00AD257A"/>
    <w:rsid w:val="00AD66DC"/>
    <w:rsid w:val="00AF6D1A"/>
    <w:rsid w:val="00AF72B5"/>
    <w:rsid w:val="00AF745C"/>
    <w:rsid w:val="00B32EC3"/>
    <w:rsid w:val="00B35B0B"/>
    <w:rsid w:val="00B36BE6"/>
    <w:rsid w:val="00B540DF"/>
    <w:rsid w:val="00B6688F"/>
    <w:rsid w:val="00B72637"/>
    <w:rsid w:val="00B77B7F"/>
    <w:rsid w:val="00B829A9"/>
    <w:rsid w:val="00B87D0C"/>
    <w:rsid w:val="00B946BC"/>
    <w:rsid w:val="00BB2513"/>
    <w:rsid w:val="00BB2764"/>
    <w:rsid w:val="00BB2B75"/>
    <w:rsid w:val="00BD70B7"/>
    <w:rsid w:val="00BE07C7"/>
    <w:rsid w:val="00BE3260"/>
    <w:rsid w:val="00BF16B9"/>
    <w:rsid w:val="00BF7EC6"/>
    <w:rsid w:val="00C01081"/>
    <w:rsid w:val="00C06824"/>
    <w:rsid w:val="00C11BB0"/>
    <w:rsid w:val="00C14201"/>
    <w:rsid w:val="00C34BAA"/>
    <w:rsid w:val="00C364A9"/>
    <w:rsid w:val="00C42DBB"/>
    <w:rsid w:val="00C5030A"/>
    <w:rsid w:val="00C56662"/>
    <w:rsid w:val="00C60574"/>
    <w:rsid w:val="00C71B4F"/>
    <w:rsid w:val="00C71E5B"/>
    <w:rsid w:val="00C7268F"/>
    <w:rsid w:val="00C93EF0"/>
    <w:rsid w:val="00C94CE0"/>
    <w:rsid w:val="00C94E75"/>
    <w:rsid w:val="00CA7F7D"/>
    <w:rsid w:val="00CB35EC"/>
    <w:rsid w:val="00CC2D27"/>
    <w:rsid w:val="00CC44B5"/>
    <w:rsid w:val="00CD3F05"/>
    <w:rsid w:val="00CE1C8A"/>
    <w:rsid w:val="00CE5A61"/>
    <w:rsid w:val="00CE5C87"/>
    <w:rsid w:val="00CE7275"/>
    <w:rsid w:val="00CF7916"/>
    <w:rsid w:val="00D30C21"/>
    <w:rsid w:val="00D45CAA"/>
    <w:rsid w:val="00D5776A"/>
    <w:rsid w:val="00D6720B"/>
    <w:rsid w:val="00D80E07"/>
    <w:rsid w:val="00D824F5"/>
    <w:rsid w:val="00D84504"/>
    <w:rsid w:val="00D85AD3"/>
    <w:rsid w:val="00D90107"/>
    <w:rsid w:val="00D94A4B"/>
    <w:rsid w:val="00DB0006"/>
    <w:rsid w:val="00DC2A52"/>
    <w:rsid w:val="00DC7EE2"/>
    <w:rsid w:val="00DD1C0F"/>
    <w:rsid w:val="00DF23D4"/>
    <w:rsid w:val="00E00E6B"/>
    <w:rsid w:val="00E23619"/>
    <w:rsid w:val="00E2490D"/>
    <w:rsid w:val="00E312C3"/>
    <w:rsid w:val="00E36EA8"/>
    <w:rsid w:val="00E537C4"/>
    <w:rsid w:val="00E54393"/>
    <w:rsid w:val="00E639F5"/>
    <w:rsid w:val="00E65D99"/>
    <w:rsid w:val="00E73567"/>
    <w:rsid w:val="00E754CC"/>
    <w:rsid w:val="00E81F36"/>
    <w:rsid w:val="00E8544F"/>
    <w:rsid w:val="00E9093A"/>
    <w:rsid w:val="00EB2189"/>
    <w:rsid w:val="00EC4D18"/>
    <w:rsid w:val="00EE21DF"/>
    <w:rsid w:val="00EF40C1"/>
    <w:rsid w:val="00EF6A4D"/>
    <w:rsid w:val="00EF6D8D"/>
    <w:rsid w:val="00F02F09"/>
    <w:rsid w:val="00F12FD7"/>
    <w:rsid w:val="00F3183D"/>
    <w:rsid w:val="00F37330"/>
    <w:rsid w:val="00F42EEC"/>
    <w:rsid w:val="00F73336"/>
    <w:rsid w:val="00FA11C6"/>
    <w:rsid w:val="00FA2037"/>
    <w:rsid w:val="00FD0078"/>
    <w:rsid w:val="00FD4F23"/>
    <w:rsid w:val="00FD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A879CE"/>
  <w15:chartTrackingRefBased/>
  <w15:docId w15:val="{86CD74B9-6D74-4AAB-8ED0-C3E2AA2E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A22457"/>
    <w:pPr>
      <w:widowControl w:val="0"/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바탕" w:eastAsia="바탕" w:hAnsi="Times New Roman"/>
      <w:sz w:val="28"/>
    </w:rPr>
  </w:style>
  <w:style w:type="paragraph" w:styleId="1">
    <w:name w:val="heading 1"/>
    <w:basedOn w:val="a3"/>
    <w:next w:val="a3"/>
    <w:link w:val="1Char"/>
    <w:qFormat/>
    <w:pPr>
      <w:numPr>
        <w:numId w:val="10"/>
      </w:numPr>
      <w:spacing w:before="360" w:after="120"/>
      <w:outlineLvl w:val="0"/>
    </w:pPr>
    <w:rPr>
      <w:rFonts w:eastAsia="굴림체"/>
      <w:b/>
    </w:rPr>
  </w:style>
  <w:style w:type="paragraph" w:styleId="2">
    <w:name w:val="heading 2"/>
    <w:basedOn w:val="a3"/>
    <w:next w:val="a3"/>
    <w:link w:val="2Char"/>
    <w:qFormat/>
    <w:pPr>
      <w:keepNext/>
      <w:numPr>
        <w:ilvl w:val="1"/>
        <w:numId w:val="9"/>
      </w:numPr>
      <w:snapToGrid/>
      <w:spacing w:before="480" w:after="120" w:line="240" w:lineRule="auto"/>
      <w:jc w:val="left"/>
      <w:outlineLvl w:val="1"/>
    </w:pPr>
    <w:rPr>
      <w:rFonts w:ascii="돋움체" w:eastAsia="돋움체"/>
      <w:b/>
    </w:rPr>
  </w:style>
  <w:style w:type="paragraph" w:styleId="3">
    <w:name w:val="heading 3"/>
    <w:basedOn w:val="a3"/>
    <w:next w:val="a3"/>
    <w:link w:val="3Char"/>
    <w:qFormat/>
    <w:pPr>
      <w:keepNext/>
      <w:numPr>
        <w:ilvl w:val="2"/>
        <w:numId w:val="9"/>
      </w:numPr>
      <w:tabs>
        <w:tab w:val="left" w:pos="425"/>
      </w:tabs>
      <w:spacing w:before="360"/>
      <w:outlineLvl w:val="2"/>
    </w:pPr>
  </w:style>
  <w:style w:type="paragraph" w:styleId="4">
    <w:name w:val="heading 4"/>
    <w:basedOn w:val="a3"/>
    <w:next w:val="a3"/>
    <w:link w:val="4Char"/>
    <w:qFormat/>
    <w:pPr>
      <w:keepNext/>
      <w:numPr>
        <w:ilvl w:val="3"/>
        <w:numId w:val="9"/>
      </w:numPr>
      <w:spacing w:before="240" w:after="120"/>
      <w:outlineLvl w:val="3"/>
    </w:pPr>
    <w:rPr>
      <w:rFonts w:ascii="바탕체"/>
    </w:rPr>
  </w:style>
  <w:style w:type="paragraph" w:styleId="5">
    <w:name w:val="heading 5"/>
    <w:basedOn w:val="a3"/>
    <w:next w:val="a4"/>
    <w:link w:val="5Char"/>
    <w:qFormat/>
    <w:pPr>
      <w:keepNext/>
      <w:numPr>
        <w:ilvl w:val="4"/>
        <w:numId w:val="9"/>
      </w:numPr>
      <w:spacing w:before="120" w:after="120" w:line="480" w:lineRule="atLeast"/>
      <w:outlineLvl w:val="4"/>
    </w:pPr>
    <w:rPr>
      <w:rFonts w:ascii="바탕체" w:hAnsi="Arial"/>
    </w:rPr>
  </w:style>
  <w:style w:type="paragraph" w:styleId="6">
    <w:name w:val="heading 6"/>
    <w:basedOn w:val="a3"/>
    <w:next w:val="a4"/>
    <w:link w:val="6Char"/>
    <w:qFormat/>
    <w:pPr>
      <w:keepNext/>
      <w:numPr>
        <w:ilvl w:val="5"/>
        <w:numId w:val="9"/>
      </w:numPr>
      <w:outlineLvl w:val="5"/>
    </w:pPr>
    <w:rPr>
      <w:rFonts w:ascii="바탕체"/>
      <w:b/>
      <w:sz w:val="32"/>
    </w:rPr>
  </w:style>
  <w:style w:type="paragraph" w:styleId="7">
    <w:name w:val="heading 7"/>
    <w:basedOn w:val="a3"/>
    <w:next w:val="a4"/>
    <w:link w:val="7Char"/>
    <w:qFormat/>
    <w:pPr>
      <w:keepNext/>
      <w:numPr>
        <w:ilvl w:val="6"/>
        <w:numId w:val="9"/>
      </w:numPr>
      <w:outlineLvl w:val="6"/>
    </w:pPr>
    <w:rPr>
      <w:rFonts w:ascii="바탕체"/>
      <w:sz w:val="32"/>
    </w:rPr>
  </w:style>
  <w:style w:type="paragraph" w:styleId="8">
    <w:name w:val="heading 8"/>
    <w:basedOn w:val="a3"/>
    <w:next w:val="a4"/>
    <w:link w:val="8Char"/>
    <w:qFormat/>
    <w:pPr>
      <w:keepNext/>
      <w:numPr>
        <w:ilvl w:val="7"/>
        <w:numId w:val="9"/>
      </w:numPr>
      <w:outlineLvl w:val="7"/>
    </w:pPr>
    <w:rPr>
      <w:rFonts w:ascii="바탕체"/>
      <w:sz w:val="32"/>
    </w:rPr>
  </w:style>
  <w:style w:type="paragraph" w:styleId="9">
    <w:name w:val="heading 9"/>
    <w:basedOn w:val="a3"/>
    <w:next w:val="a4"/>
    <w:link w:val="9Char"/>
    <w:qFormat/>
    <w:pPr>
      <w:keepNext/>
      <w:numPr>
        <w:ilvl w:val="8"/>
        <w:numId w:val="9"/>
      </w:numPr>
      <w:outlineLvl w:val="8"/>
    </w:pPr>
    <w:rPr>
      <w:rFonts w:ascii="바탕체"/>
      <w:sz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Char">
    <w:name w:val="제목 1 Char"/>
    <w:link w:val="1"/>
    <w:rPr>
      <w:rFonts w:ascii="바탕" w:eastAsia="굴림체" w:hAnsi="Times New Roman"/>
      <w:b/>
      <w:sz w:val="28"/>
    </w:rPr>
  </w:style>
  <w:style w:type="character" w:customStyle="1" w:styleId="2Char">
    <w:name w:val="제목 2 Char"/>
    <w:link w:val="2"/>
    <w:rPr>
      <w:rFonts w:ascii="돋움체" w:eastAsia="돋움체" w:hAnsi="Times New Roman"/>
      <w:b/>
      <w:sz w:val="28"/>
    </w:rPr>
  </w:style>
  <w:style w:type="character" w:customStyle="1" w:styleId="3Char">
    <w:name w:val="제목 3 Char"/>
    <w:link w:val="3"/>
    <w:rPr>
      <w:rFonts w:ascii="바탕" w:eastAsia="바탕" w:hAnsi="Times New Roman"/>
      <w:sz w:val="28"/>
    </w:rPr>
  </w:style>
  <w:style w:type="character" w:customStyle="1" w:styleId="4Char">
    <w:name w:val="제목 4 Char"/>
    <w:link w:val="4"/>
    <w:rPr>
      <w:rFonts w:ascii="바탕체" w:eastAsia="바탕" w:hAnsi="Times New Roman"/>
      <w:sz w:val="28"/>
    </w:rPr>
  </w:style>
  <w:style w:type="character" w:customStyle="1" w:styleId="5Char">
    <w:name w:val="제목 5 Char"/>
    <w:link w:val="5"/>
    <w:rPr>
      <w:rFonts w:ascii="바탕체" w:eastAsia="바탕" w:hAnsi="Arial"/>
      <w:sz w:val="28"/>
    </w:rPr>
  </w:style>
  <w:style w:type="character" w:customStyle="1" w:styleId="6Char">
    <w:name w:val="제목 6 Char"/>
    <w:link w:val="6"/>
    <w:rPr>
      <w:rFonts w:ascii="바탕체" w:eastAsia="바탕" w:hAnsi="Times New Roman"/>
      <w:b/>
      <w:sz w:val="32"/>
    </w:rPr>
  </w:style>
  <w:style w:type="character" w:customStyle="1" w:styleId="7Char">
    <w:name w:val="제목 7 Char"/>
    <w:link w:val="7"/>
    <w:rPr>
      <w:rFonts w:ascii="바탕체" w:eastAsia="바탕" w:hAnsi="Times New Roman"/>
      <w:sz w:val="32"/>
    </w:rPr>
  </w:style>
  <w:style w:type="character" w:customStyle="1" w:styleId="8Char">
    <w:name w:val="제목 8 Char"/>
    <w:link w:val="8"/>
    <w:rPr>
      <w:rFonts w:ascii="바탕체" w:eastAsia="바탕" w:hAnsi="Times New Roman"/>
      <w:sz w:val="32"/>
    </w:rPr>
  </w:style>
  <w:style w:type="character" w:customStyle="1" w:styleId="9Char">
    <w:name w:val="제목 9 Char"/>
    <w:link w:val="9"/>
    <w:rPr>
      <w:rFonts w:ascii="바탕체" w:eastAsia="바탕" w:hAnsi="Times New Roman"/>
      <w:sz w:val="32"/>
    </w:rPr>
  </w:style>
  <w:style w:type="paragraph" w:styleId="a4">
    <w:name w:val="Normal Indent"/>
    <w:basedOn w:val="a3"/>
    <w:pPr>
      <w:snapToGrid/>
      <w:ind w:left="851"/>
    </w:pPr>
    <w:rPr>
      <w:sz w:val="32"/>
    </w:rPr>
  </w:style>
  <w:style w:type="paragraph" w:customStyle="1" w:styleId="3-1">
    <w:name w:val="맞춤3-1"/>
    <w:basedOn w:val="a3"/>
    <w:pPr>
      <w:numPr>
        <w:numId w:val="4"/>
      </w:numPr>
      <w:snapToGrid/>
      <w:spacing w:before="240" w:after="120" w:line="480" w:lineRule="atLeast"/>
      <w:jc w:val="left"/>
    </w:pPr>
    <w:rPr>
      <w:sz w:val="32"/>
    </w:rPr>
  </w:style>
  <w:style w:type="paragraph" w:customStyle="1" w:styleId="a8">
    <w:name w:val="큰제목"/>
    <w:basedOn w:val="a3"/>
    <w:pPr>
      <w:keepNext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spacing w:line="360" w:lineRule="atLeast"/>
      <w:ind w:left="1134" w:right="1134"/>
      <w:jc w:val="center"/>
    </w:pPr>
    <w:rPr>
      <w:rFonts w:ascii="바탕체" w:eastAsia="가는둥근제목체"/>
      <w:b/>
      <w:spacing w:val="60"/>
      <w:sz w:val="40"/>
    </w:rPr>
  </w:style>
  <w:style w:type="paragraph" w:customStyle="1" w:styleId="14-1">
    <w:name w:val="표준14-1"/>
    <w:basedOn w:val="a3"/>
    <w:next w:val="14-2"/>
    <w:pPr>
      <w:numPr>
        <w:numId w:val="14"/>
      </w:numPr>
      <w:spacing w:before="240" w:after="120"/>
    </w:pPr>
  </w:style>
  <w:style w:type="paragraph" w:customStyle="1" w:styleId="14-2">
    <w:name w:val="표준14-2"/>
    <w:basedOn w:val="a3"/>
    <w:pPr>
      <w:numPr>
        <w:numId w:val="18"/>
      </w:numPr>
      <w:spacing w:before="120" w:after="120"/>
    </w:pPr>
  </w:style>
  <w:style w:type="paragraph" w:customStyle="1" w:styleId="14-3">
    <w:name w:val="표준14-3"/>
    <w:basedOn w:val="a3"/>
    <w:pPr>
      <w:numPr>
        <w:numId w:val="15"/>
      </w:numPr>
      <w:spacing w:before="80"/>
    </w:pPr>
  </w:style>
  <w:style w:type="paragraph" w:customStyle="1" w:styleId="14-4">
    <w:name w:val="표준14-4"/>
    <w:basedOn w:val="a3"/>
    <w:pPr>
      <w:numPr>
        <w:numId w:val="16"/>
      </w:numPr>
    </w:pPr>
    <w:rPr>
      <w:shd w:val="clear" w:color="auto" w:fill="FFFFFF"/>
    </w:rPr>
  </w:style>
  <w:style w:type="paragraph" w:customStyle="1" w:styleId="12-1">
    <w:name w:val="표준12-1"/>
    <w:basedOn w:val="14-1"/>
    <w:pPr>
      <w:numPr>
        <w:numId w:val="8"/>
      </w:numPr>
    </w:pPr>
    <w:rPr>
      <w:sz w:val="24"/>
    </w:rPr>
  </w:style>
  <w:style w:type="paragraph" w:customStyle="1" w:styleId="12-2">
    <w:name w:val="표준12-2"/>
    <w:basedOn w:val="14-2"/>
    <w:pPr>
      <w:numPr>
        <w:numId w:val="3"/>
      </w:numPr>
    </w:pPr>
    <w:rPr>
      <w:sz w:val="24"/>
    </w:rPr>
  </w:style>
  <w:style w:type="paragraph" w:customStyle="1" w:styleId="12-3">
    <w:name w:val="표준12-3"/>
    <w:basedOn w:val="14-3"/>
    <w:pPr>
      <w:numPr>
        <w:numId w:val="1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pPr>
      <w:numPr>
        <w:numId w:val="2"/>
      </w:numPr>
      <w:adjustRightInd/>
      <w:ind w:left="1077"/>
    </w:pPr>
    <w:rPr>
      <w:sz w:val="24"/>
    </w:rPr>
  </w:style>
  <w:style w:type="paragraph" w:customStyle="1" w:styleId="3-2">
    <w:name w:val="맞춤3-2"/>
    <w:basedOn w:val="a3"/>
    <w:pPr>
      <w:numPr>
        <w:numId w:val="5"/>
      </w:numPr>
      <w:snapToGrid/>
      <w:spacing w:before="180" w:after="120" w:line="480" w:lineRule="atLeast"/>
    </w:pPr>
    <w:rPr>
      <w:sz w:val="32"/>
    </w:rPr>
  </w:style>
  <w:style w:type="paragraph" w:customStyle="1" w:styleId="3-3">
    <w:name w:val="맞춤3-3"/>
    <w:basedOn w:val="a3"/>
    <w:pPr>
      <w:numPr>
        <w:numId w:val="6"/>
      </w:numPr>
      <w:snapToGrid/>
      <w:spacing w:before="120" w:after="120" w:line="460" w:lineRule="atLeast"/>
      <w:jc w:val="left"/>
    </w:pPr>
    <w:rPr>
      <w:sz w:val="32"/>
    </w:rPr>
  </w:style>
  <w:style w:type="paragraph" w:customStyle="1" w:styleId="3-4">
    <w:name w:val="맞춤3-4"/>
    <w:basedOn w:val="a3"/>
    <w:pPr>
      <w:numPr>
        <w:numId w:val="7"/>
      </w:numPr>
      <w:snapToGrid/>
      <w:spacing w:before="120" w:after="120" w:line="400" w:lineRule="atLeast"/>
      <w:jc w:val="left"/>
    </w:pPr>
    <w:rPr>
      <w:sz w:val="32"/>
    </w:rPr>
  </w:style>
  <w:style w:type="paragraph" w:customStyle="1" w:styleId="14-5">
    <w:name w:val="표준14-5"/>
    <w:basedOn w:val="a3"/>
    <w:rPr>
      <w:shd w:val="clear" w:color="auto" w:fill="FFFFFF"/>
    </w:rPr>
  </w:style>
  <w:style w:type="paragraph" w:customStyle="1" w:styleId="2-2">
    <w:name w:val="맞춤2-2"/>
    <w:basedOn w:val="a4"/>
    <w:pPr>
      <w:numPr>
        <w:numId w:val="11"/>
      </w:numPr>
      <w:spacing w:before="180" w:after="120" w:line="480" w:lineRule="atLeast"/>
      <w:jc w:val="left"/>
    </w:pPr>
  </w:style>
  <w:style w:type="paragraph" w:customStyle="1" w:styleId="1-1">
    <w:name w:val="맞춤1-1"/>
    <w:basedOn w:val="a4"/>
    <w:pPr>
      <w:numPr>
        <w:numId w:val="12"/>
      </w:numPr>
      <w:spacing w:before="240" w:after="120" w:line="480" w:lineRule="atLeast"/>
    </w:pPr>
  </w:style>
  <w:style w:type="paragraph" w:customStyle="1" w:styleId="1-3">
    <w:name w:val="맞춤1-3"/>
    <w:basedOn w:val="a4"/>
    <w:pPr>
      <w:numPr>
        <w:numId w:val="13"/>
      </w:numPr>
      <w:spacing w:before="120" w:after="120" w:line="460" w:lineRule="atLeast"/>
      <w:jc w:val="left"/>
    </w:pPr>
  </w:style>
  <w:style w:type="paragraph" w:customStyle="1" w:styleId="a2">
    <w:name w:val="가나다"/>
    <w:basedOn w:val="a3"/>
    <w:next w:val="a3"/>
    <w:pPr>
      <w:numPr>
        <w:numId w:val="19"/>
      </w:numPr>
      <w:spacing w:before="240" w:after="120" w:line="460" w:lineRule="atLeast"/>
    </w:pPr>
    <w:rPr>
      <w:rFonts w:ascii="굴림체" w:eastAsia="굴림체"/>
      <w:b/>
      <w:shd w:val="clear" w:color="auto" w:fill="FFFFFF"/>
    </w:rPr>
  </w:style>
  <w:style w:type="paragraph" w:customStyle="1" w:styleId="20">
    <w:name w:val="스타일2"/>
    <w:basedOn w:val="a2"/>
    <w:pPr>
      <w:numPr>
        <w:numId w:val="0"/>
      </w:numPr>
    </w:pPr>
  </w:style>
  <w:style w:type="paragraph" w:customStyle="1" w:styleId="a0">
    <w:name w:val="스타일가"/>
    <w:basedOn w:val="20"/>
    <w:autoRedefine/>
    <w:pPr>
      <w:numPr>
        <w:ilvl w:val="1"/>
        <w:numId w:val="17"/>
      </w:numPr>
    </w:pPr>
  </w:style>
  <w:style w:type="paragraph" w:customStyle="1" w:styleId="a">
    <w:name w:val="가나"/>
    <w:basedOn w:val="a0"/>
    <w:autoRedefine/>
    <w:pPr>
      <w:numPr>
        <w:ilvl w:val="0"/>
      </w:numPr>
    </w:pPr>
  </w:style>
  <w:style w:type="paragraph" w:styleId="a9">
    <w:name w:val="footer"/>
    <w:basedOn w:val="a3"/>
    <w:link w:val="Char"/>
    <w:uiPriority w:val="99"/>
    <w:pPr>
      <w:tabs>
        <w:tab w:val="center" w:pos="4252"/>
        <w:tab w:val="right" w:pos="8504"/>
      </w:tabs>
    </w:pPr>
  </w:style>
  <w:style w:type="character" w:customStyle="1" w:styleId="Char">
    <w:name w:val="바닥글 Char"/>
    <w:link w:val="a9"/>
    <w:uiPriority w:val="99"/>
    <w:rPr>
      <w:rFonts w:ascii="바탕" w:eastAsia="바탕" w:hAnsi="Times New Roman" w:cs="Times New Roman"/>
      <w:kern w:val="0"/>
      <w:sz w:val="28"/>
      <w:szCs w:val="20"/>
    </w:rPr>
  </w:style>
  <w:style w:type="character" w:styleId="aa">
    <w:name w:val="page number"/>
    <w:rPr>
      <w:rFonts w:cs="Times New Roman"/>
    </w:rPr>
  </w:style>
  <w:style w:type="paragraph" w:styleId="ab">
    <w:name w:val="header"/>
    <w:basedOn w:val="a3"/>
    <w:link w:val="Char0"/>
    <w:pPr>
      <w:tabs>
        <w:tab w:val="center" w:pos="4252"/>
        <w:tab w:val="right" w:pos="8504"/>
      </w:tabs>
    </w:pPr>
  </w:style>
  <w:style w:type="character" w:customStyle="1" w:styleId="Char0">
    <w:name w:val="머리글 Char"/>
    <w:link w:val="ab"/>
    <w:rPr>
      <w:rFonts w:ascii="바탕" w:eastAsia="바탕" w:hAnsi="Times New Roman" w:cs="Times New Roman"/>
      <w:kern w:val="0"/>
      <w:sz w:val="28"/>
      <w:szCs w:val="20"/>
    </w:rPr>
  </w:style>
  <w:style w:type="paragraph" w:customStyle="1" w:styleId="14">
    <w:name w:val="풍선 도움말 텍스트1"/>
    <w:basedOn w:val="a3"/>
    <w:semiHidden/>
    <w:rPr>
      <w:rFonts w:ascii="Arial" w:eastAsia="돋움" w:hAnsi="Arial"/>
      <w:sz w:val="18"/>
      <w:szCs w:val="18"/>
    </w:rPr>
  </w:style>
  <w:style w:type="paragraph" w:styleId="ac">
    <w:name w:val="Balloon Text"/>
    <w:basedOn w:val="a3"/>
    <w:link w:val="Char1"/>
    <w:semiHidden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link w:val="ac"/>
    <w:semiHidden/>
    <w:rPr>
      <w:rFonts w:ascii="Tahoma" w:eastAsia="바탕" w:hAnsi="Tahoma" w:cs="Tahoma"/>
      <w:kern w:val="0"/>
      <w:sz w:val="16"/>
      <w:szCs w:val="16"/>
    </w:rPr>
  </w:style>
  <w:style w:type="paragraph" w:styleId="ad">
    <w:name w:val="Note Heading"/>
    <w:basedOn w:val="a3"/>
    <w:next w:val="a3"/>
    <w:link w:val="Char2"/>
    <w:pPr>
      <w:jc w:val="center"/>
    </w:pPr>
    <w:rPr>
      <w:rFonts w:ascii="Times New Roman"/>
      <w:b/>
      <w:szCs w:val="28"/>
    </w:rPr>
  </w:style>
  <w:style w:type="character" w:customStyle="1" w:styleId="Char2">
    <w:name w:val="각주/미주 머리글 Char"/>
    <w:link w:val="ad"/>
    <w:rPr>
      <w:rFonts w:ascii="Times New Roman" w:eastAsia="바탕" w:hAnsi="Times New Roman" w:cs="Times New Roman"/>
      <w:b/>
      <w:kern w:val="0"/>
      <w:sz w:val="28"/>
      <w:szCs w:val="28"/>
    </w:rPr>
  </w:style>
  <w:style w:type="paragraph" w:styleId="ae">
    <w:name w:val="Closing"/>
    <w:basedOn w:val="a3"/>
    <w:link w:val="Char3"/>
    <w:pPr>
      <w:ind w:leftChars="2100" w:left="100"/>
    </w:pPr>
    <w:rPr>
      <w:rFonts w:ascii="Times New Roman"/>
      <w:b/>
      <w:szCs w:val="28"/>
    </w:rPr>
  </w:style>
  <w:style w:type="character" w:customStyle="1" w:styleId="Char3">
    <w:name w:val="맺음말 Char"/>
    <w:link w:val="ae"/>
    <w:rPr>
      <w:rFonts w:ascii="Times New Roman" w:eastAsia="바탕" w:hAnsi="Times New Roman" w:cs="Times New Roman"/>
      <w:b/>
      <w:kern w:val="0"/>
      <w:sz w:val="28"/>
      <w:szCs w:val="28"/>
    </w:rPr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 w:hAnsi="Times New Roman"/>
      <w:sz w:val="24"/>
      <w:szCs w:val="24"/>
    </w:rPr>
  </w:style>
  <w:style w:type="character" w:styleId="af">
    <w:name w:val="Strong"/>
    <w:qFormat/>
    <w:rPr>
      <w:rFonts w:cs="Times New Roman"/>
      <w:b/>
      <w:bCs/>
    </w:rPr>
  </w:style>
  <w:style w:type="table" w:styleId="af0">
    <w:name w:val="Table Grid"/>
    <w:basedOn w:val="a6"/>
    <w:uiPriority w:val="59"/>
    <w:pPr>
      <w:widowControl w:val="0"/>
      <w:wordWrap w:val="0"/>
      <w:autoSpaceDE w:val="0"/>
      <w:autoSpaceDN w:val="0"/>
      <w:jc w:val="both"/>
    </w:pPr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3"/>
    <w:next w:val="a3"/>
    <w:pPr>
      <w:tabs>
        <w:tab w:val="center" w:pos="4320"/>
        <w:tab w:val="right" w:pos="8640"/>
      </w:tabs>
      <w:wordWrap/>
      <w:autoSpaceDE w:val="0"/>
      <w:autoSpaceDN w:val="0"/>
      <w:snapToGrid/>
      <w:spacing w:before="0" w:after="0" w:line="240" w:lineRule="auto"/>
      <w:jc w:val="left"/>
      <w:textAlignment w:val="auto"/>
    </w:pPr>
    <w:rPr>
      <w:rFonts w:ascii="Times New Roman"/>
      <w:sz w:val="24"/>
      <w:szCs w:val="24"/>
    </w:rPr>
  </w:style>
  <w:style w:type="paragraph" w:styleId="af1">
    <w:name w:val="Date"/>
    <w:aliases w:val="d"/>
    <w:basedOn w:val="a3"/>
    <w:next w:val="a3"/>
    <w:link w:val="Char4"/>
    <w:pPr>
      <w:wordWrap/>
      <w:autoSpaceDE w:val="0"/>
      <w:autoSpaceDN w:val="0"/>
      <w:snapToGrid/>
      <w:spacing w:before="0" w:after="0" w:line="240" w:lineRule="auto"/>
      <w:textAlignment w:val="auto"/>
    </w:pPr>
    <w:rPr>
      <w:rFonts w:ascii="Courier" w:hAnsi="Courier" w:cs="Courier"/>
      <w:sz w:val="24"/>
      <w:szCs w:val="24"/>
    </w:rPr>
  </w:style>
  <w:style w:type="character" w:customStyle="1" w:styleId="Char4">
    <w:name w:val="날짜 Char"/>
    <w:aliases w:val="d Char"/>
    <w:link w:val="af1"/>
    <w:rPr>
      <w:rFonts w:ascii="Courier" w:eastAsia="바탕" w:hAnsi="Courier" w:cs="Courier"/>
      <w:kern w:val="0"/>
      <w:sz w:val="24"/>
      <w:szCs w:val="24"/>
    </w:rPr>
  </w:style>
  <w:style w:type="paragraph" w:customStyle="1" w:styleId="Footer1">
    <w:name w:val="Footer1"/>
    <w:basedOn w:val="a3"/>
    <w:pPr>
      <w:tabs>
        <w:tab w:val="center" w:pos="4252"/>
        <w:tab w:val="right" w:pos="8504"/>
      </w:tabs>
      <w:wordWrap/>
      <w:autoSpaceDE w:val="0"/>
      <w:autoSpaceDN w:val="0"/>
      <w:snapToGrid/>
      <w:spacing w:before="0" w:after="0" w:line="240" w:lineRule="auto"/>
      <w:textAlignment w:val="auto"/>
    </w:pPr>
    <w:rPr>
      <w:rFonts w:cs="바탕"/>
      <w:kern w:val="2"/>
      <w:sz w:val="20"/>
    </w:rPr>
  </w:style>
  <w:style w:type="character" w:customStyle="1" w:styleId="DeltaViewInsertion">
    <w:name w:val="DeltaView Insertion"/>
    <w:uiPriority w:val="99"/>
    <w:rPr>
      <w:color w:val="0000FF"/>
      <w:spacing w:val="0"/>
      <w:u w:val="double"/>
    </w:rPr>
  </w:style>
  <w:style w:type="paragraph" w:customStyle="1" w:styleId="11">
    <w:name w:val="제1조"/>
    <w:basedOn w:val="a3"/>
    <w:pPr>
      <w:widowControl/>
      <w:numPr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b/>
      <w:kern w:val="2"/>
      <w:sz w:val="24"/>
      <w:szCs w:val="24"/>
    </w:rPr>
  </w:style>
  <w:style w:type="paragraph" w:customStyle="1" w:styleId="12">
    <w:name w:val="1항"/>
    <w:basedOn w:val="a3"/>
    <w:pPr>
      <w:widowControl/>
      <w:numPr>
        <w:ilvl w:val="1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kern w:val="2"/>
      <w:sz w:val="24"/>
      <w:szCs w:val="24"/>
    </w:rPr>
  </w:style>
  <w:style w:type="paragraph" w:customStyle="1" w:styleId="13">
    <w:name w:val="1호"/>
    <w:basedOn w:val="a3"/>
    <w:pPr>
      <w:widowControl/>
      <w:numPr>
        <w:ilvl w:val="2"/>
        <w:numId w:val="20"/>
      </w:numPr>
      <w:autoSpaceDE w:val="0"/>
      <w:autoSpaceDN w:val="0"/>
      <w:adjustRightInd/>
      <w:snapToGrid/>
      <w:spacing w:before="0" w:after="300" w:line="240" w:lineRule="auto"/>
      <w:textAlignment w:val="auto"/>
    </w:pPr>
    <w:rPr>
      <w:rFonts w:ascii="Times New Roman"/>
      <w:kern w:val="2"/>
      <w:sz w:val="24"/>
      <w:szCs w:val="24"/>
    </w:rPr>
  </w:style>
  <w:style w:type="paragraph" w:customStyle="1" w:styleId="CellHead">
    <w:name w:val="CellHead"/>
    <w:basedOn w:val="a3"/>
    <w:uiPriority w:val="99"/>
    <w:pPr>
      <w:keepNext/>
      <w:widowControl/>
      <w:wordWrap/>
      <w:adjustRightInd/>
      <w:snapToGrid/>
      <w:spacing w:line="259" w:lineRule="auto"/>
      <w:jc w:val="left"/>
      <w:textAlignment w:val="auto"/>
    </w:pPr>
    <w:rPr>
      <w:rFonts w:ascii="Times New Roman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3"/>
    <w:uiPriority w:val="99"/>
    <w:pPr>
      <w:widowControl/>
      <w:wordWrap/>
      <w:adjustRightInd/>
      <w:snapToGrid/>
      <w:spacing w:line="290" w:lineRule="auto"/>
      <w:jc w:val="left"/>
      <w:textAlignment w:val="auto"/>
    </w:pPr>
    <w:rPr>
      <w:rFonts w:ascii="Times New Roman"/>
      <w:kern w:val="20"/>
      <w:sz w:val="22"/>
      <w:lang w:val="en-GB" w:eastAsia="en-US"/>
    </w:rPr>
  </w:style>
  <w:style w:type="numbering" w:customStyle="1" w:styleId="AgreementL2">
    <w:name w:val="Agreement_L2"/>
    <w:uiPriority w:val="99"/>
    <w:pPr>
      <w:numPr>
        <w:numId w:val="21"/>
      </w:numPr>
    </w:pPr>
  </w:style>
  <w:style w:type="character" w:styleId="af2">
    <w:name w:val="annotation reference"/>
    <w:rPr>
      <w:sz w:val="18"/>
      <w:szCs w:val="18"/>
    </w:rPr>
  </w:style>
  <w:style w:type="paragraph" w:styleId="af3">
    <w:name w:val="annotation text"/>
    <w:basedOn w:val="a3"/>
    <w:link w:val="Char5"/>
    <w:pPr>
      <w:jc w:val="left"/>
    </w:pPr>
  </w:style>
  <w:style w:type="character" w:customStyle="1" w:styleId="Char5">
    <w:name w:val="메모 텍스트 Char"/>
    <w:link w:val="af3"/>
    <w:rPr>
      <w:rFonts w:ascii="바탕" w:eastAsia="바탕" w:hAnsi="Times New Roman" w:cs="Times New Roman"/>
      <w:kern w:val="0"/>
      <w:sz w:val="28"/>
      <w:szCs w:val="20"/>
    </w:rPr>
  </w:style>
  <w:style w:type="paragraph" w:styleId="af4">
    <w:name w:val="annotation subject"/>
    <w:basedOn w:val="af3"/>
    <w:next w:val="af3"/>
    <w:link w:val="Char6"/>
    <w:rPr>
      <w:b/>
      <w:bCs/>
    </w:rPr>
  </w:style>
  <w:style w:type="character" w:customStyle="1" w:styleId="Char6">
    <w:name w:val="메모 주제 Char"/>
    <w:link w:val="af4"/>
    <w:rPr>
      <w:rFonts w:ascii="바탕" w:eastAsia="바탕" w:hAnsi="Times New Roman" w:cs="Times New Roman"/>
      <w:b/>
      <w:bCs/>
      <w:kern w:val="0"/>
      <w:sz w:val="28"/>
      <w:szCs w:val="20"/>
    </w:rPr>
  </w:style>
  <w:style w:type="paragraph" w:styleId="af5">
    <w:name w:val="Revision"/>
    <w:hidden/>
    <w:uiPriority w:val="99"/>
    <w:semiHidden/>
    <w:rPr>
      <w:rFonts w:ascii="바탕" w:eastAsia="바탕" w:hAnsi="Times New Roman"/>
      <w:sz w:val="28"/>
    </w:rPr>
  </w:style>
  <w:style w:type="paragraph" w:customStyle="1" w:styleId="af6">
    <w:name w:val="바탕글"/>
    <w:basedOn w:val="a3"/>
    <w:pPr>
      <w:widowControl/>
      <w:wordWrap/>
      <w:adjustRightInd/>
      <w:spacing w:before="0" w:after="0" w:line="384" w:lineRule="auto"/>
      <w:textAlignment w:val="auto"/>
    </w:pPr>
    <w:rPr>
      <w:rFonts w:hAnsi="바탕" w:cs="굴림"/>
      <w:color w:val="000000"/>
      <w:sz w:val="20"/>
    </w:rPr>
  </w:style>
  <w:style w:type="paragraph" w:styleId="af7">
    <w:name w:val="footnote text"/>
    <w:basedOn w:val="a3"/>
    <w:link w:val="Char7"/>
    <w:semiHidden/>
    <w:pPr>
      <w:jc w:val="left"/>
    </w:pPr>
  </w:style>
  <w:style w:type="character" w:styleId="af8">
    <w:name w:val="footnote reference"/>
    <w:semiHidden/>
    <w:rPr>
      <w:vertAlign w:val="superscript"/>
    </w:rPr>
  </w:style>
  <w:style w:type="paragraph" w:customStyle="1" w:styleId="a1">
    <w:name w:val="글머리표(원)"/>
    <w:basedOn w:val="a3"/>
    <w:pPr>
      <w:widowControl/>
      <w:numPr>
        <w:numId w:val="22"/>
      </w:numPr>
      <w:autoSpaceDE w:val="0"/>
      <w:autoSpaceDN w:val="0"/>
      <w:adjustRightInd/>
      <w:snapToGrid/>
      <w:spacing w:before="0" w:after="0" w:line="300" w:lineRule="auto"/>
      <w:textAlignment w:val="auto"/>
    </w:pPr>
    <w:rPr>
      <w:rFonts w:ascii="Times New Roman" w:eastAsia="바탕체"/>
      <w:sz w:val="24"/>
      <w:szCs w:val="24"/>
    </w:rPr>
  </w:style>
  <w:style w:type="paragraph" w:customStyle="1" w:styleId="WYBody">
    <w:name w:val="WY_Body"/>
    <w:basedOn w:val="a3"/>
    <w:link w:val="WYBodyChar"/>
    <w:pPr>
      <w:widowControl/>
      <w:snapToGrid/>
      <w:spacing w:before="0" w:after="240" w:line="240" w:lineRule="auto"/>
      <w:textAlignment w:val="auto"/>
    </w:pPr>
    <w:rPr>
      <w:rFonts w:ascii="Times New Roman" w:eastAsia="바탕체"/>
      <w:sz w:val="24"/>
    </w:rPr>
  </w:style>
  <w:style w:type="paragraph" w:styleId="15">
    <w:name w:val="toc 1"/>
    <w:basedOn w:val="a3"/>
    <w:next w:val="a3"/>
    <w:uiPriority w:val="39"/>
    <w:pPr>
      <w:widowControl/>
      <w:wordWrap/>
      <w:adjustRightInd/>
      <w:snapToGrid/>
      <w:spacing w:before="280" w:after="140" w:line="290" w:lineRule="auto"/>
      <w:jc w:val="left"/>
      <w:textAlignment w:val="auto"/>
    </w:pPr>
    <w:rPr>
      <w:rFonts w:ascii="Arial" w:hAnsi="Arial"/>
      <w:kern w:val="20"/>
      <w:sz w:val="22"/>
      <w:szCs w:val="24"/>
      <w:lang w:val="en-GB" w:eastAsia="en-US"/>
    </w:rPr>
  </w:style>
  <w:style w:type="character" w:customStyle="1" w:styleId="WYBodyChar">
    <w:name w:val="WY_Body Char"/>
    <w:link w:val="WYBody"/>
    <w:locked/>
    <w:rPr>
      <w:rFonts w:eastAsia="바탕체"/>
      <w:sz w:val="24"/>
      <w:lang w:val="en-US" w:eastAsia="ko-KR" w:bidi="ar-SA"/>
    </w:rPr>
  </w:style>
  <w:style w:type="paragraph" w:customStyle="1" w:styleId="WYStandard">
    <w:name w:val="WY_Standard"/>
    <w:basedOn w:val="a3"/>
    <w:link w:val="WYStandardChar"/>
    <w:pPr>
      <w:widowControl/>
      <w:snapToGrid/>
      <w:spacing w:before="0" w:after="0" w:line="240" w:lineRule="auto"/>
      <w:textAlignment w:val="auto"/>
    </w:pPr>
    <w:rPr>
      <w:rFonts w:ascii="Times New Roman" w:eastAsia="바탕체"/>
      <w:sz w:val="24"/>
    </w:rPr>
  </w:style>
  <w:style w:type="character" w:customStyle="1" w:styleId="WYStandardChar">
    <w:name w:val="WY_Standard Char"/>
    <w:link w:val="WYStandard"/>
    <w:locked/>
    <w:rPr>
      <w:rFonts w:eastAsia="바탕체"/>
      <w:sz w:val="24"/>
      <w:lang w:val="en-US" w:eastAsia="ko-KR" w:bidi="ar-SA"/>
    </w:rPr>
  </w:style>
  <w:style w:type="paragraph" w:styleId="af9">
    <w:name w:val="List Paragraph"/>
    <w:aliases w:val="Source,Driving Outline,설명문단CxSpLast,설명문단,箇?条ß,箇条書,abc,bullet 1,List Paragraph1,Header 1,Bullet List,Notice"/>
    <w:basedOn w:val="a3"/>
    <w:link w:val="Char8"/>
    <w:uiPriority w:val="34"/>
    <w:qFormat/>
    <w:pPr>
      <w:ind w:leftChars="400" w:left="800"/>
    </w:pPr>
  </w:style>
  <w:style w:type="paragraph" w:customStyle="1" w:styleId="Article2L1">
    <w:name w:val="Article2_L1"/>
    <w:basedOn w:val="a3"/>
    <w:next w:val="a3"/>
    <w:pPr>
      <w:keepNext/>
      <w:widowControl/>
      <w:tabs>
        <w:tab w:val="num" w:pos="504"/>
      </w:tabs>
      <w:wordWrap/>
      <w:adjustRightInd/>
      <w:snapToGrid/>
      <w:spacing w:before="480" w:after="240" w:line="240" w:lineRule="auto"/>
      <w:ind w:left="504" w:hanging="216"/>
      <w:jc w:val="center"/>
      <w:textAlignment w:val="auto"/>
      <w:outlineLvl w:val="0"/>
    </w:pPr>
    <w:rPr>
      <w:rFonts w:ascii="Times New Roman" w:eastAsia="PMingLiU"/>
      <w:sz w:val="24"/>
      <w:lang w:eastAsia="en-US"/>
    </w:rPr>
  </w:style>
  <w:style w:type="paragraph" w:customStyle="1" w:styleId="WYCArticleLv1">
    <w:name w:val="WY C_Article Lv1"/>
    <w:basedOn w:val="a3"/>
    <w:link w:val="WYCArticleLv1Char"/>
    <w:uiPriority w:val="99"/>
    <w:pPr>
      <w:widowControl/>
      <w:tabs>
        <w:tab w:val="left" w:pos="1560"/>
      </w:tabs>
      <w:wordWrap/>
      <w:snapToGrid/>
      <w:spacing w:before="480" w:after="160" w:line="340" w:lineRule="exact"/>
      <w:textAlignment w:val="auto"/>
    </w:pPr>
    <w:rPr>
      <w:rFonts w:ascii="Times New Roman" w:eastAsia="Times New Roman"/>
      <w:b/>
      <w:sz w:val="24"/>
    </w:rPr>
  </w:style>
  <w:style w:type="character" w:customStyle="1" w:styleId="WYCArticleLv1Char">
    <w:name w:val="WY C_Article Lv1 Char"/>
    <w:link w:val="WYCArticleLv1"/>
    <w:uiPriority w:val="99"/>
    <w:locked/>
    <w:rPr>
      <w:rFonts w:ascii="Times New Roman" w:eastAsia="Times New Roman" w:hAnsi="Times New Roman"/>
      <w:b/>
      <w:sz w:val="24"/>
    </w:rPr>
  </w:style>
  <w:style w:type="paragraph" w:customStyle="1" w:styleId="WYCArticleLv2">
    <w:name w:val="WY C_Article Lv2"/>
    <w:basedOn w:val="a3"/>
    <w:link w:val="WYCArticleLv2Char"/>
    <w:uiPriority w:val="99"/>
    <w:pPr>
      <w:widowControl/>
      <w:tabs>
        <w:tab w:val="left" w:pos="1560"/>
      </w:tabs>
      <w:wordWrap/>
      <w:snapToGrid/>
      <w:spacing w:before="240" w:after="120" w:line="340" w:lineRule="exact"/>
      <w:textAlignment w:val="auto"/>
    </w:pPr>
    <w:rPr>
      <w:rFonts w:ascii="Times New Roman" w:eastAsia="바탕체"/>
      <w:b/>
      <w:sz w:val="24"/>
      <w:lang w:eastAsia="en-US"/>
    </w:rPr>
  </w:style>
  <w:style w:type="paragraph" w:customStyle="1" w:styleId="WYCArticleLv3">
    <w:name w:val="WY C_Article Lv3"/>
    <w:basedOn w:val="a3"/>
    <w:link w:val="WYCArticleLv3Char"/>
    <w:uiPriority w:val="99"/>
    <w:pPr>
      <w:widowControl/>
      <w:numPr>
        <w:ilvl w:val="2"/>
        <w:numId w:val="23"/>
      </w:numPr>
      <w:wordWrap/>
      <w:snapToGrid/>
      <w:spacing w:before="180" w:after="120" w:line="340" w:lineRule="exact"/>
      <w:textAlignment w:val="auto"/>
    </w:pPr>
    <w:rPr>
      <w:rFonts w:ascii="Times New Roman" w:eastAsia="맑은 고딕"/>
      <w:sz w:val="24"/>
    </w:rPr>
  </w:style>
  <w:style w:type="paragraph" w:customStyle="1" w:styleId="WYCArticleLv4">
    <w:name w:val="WY C_Article Lv4"/>
    <w:basedOn w:val="a3"/>
    <w:uiPriority w:val="99"/>
    <w:pPr>
      <w:widowControl/>
      <w:numPr>
        <w:ilvl w:val="3"/>
        <w:numId w:val="23"/>
      </w:numPr>
      <w:wordWrap/>
      <w:snapToGrid/>
      <w:spacing w:before="180" w:after="120" w:line="340" w:lineRule="exact"/>
      <w:textAlignment w:val="auto"/>
    </w:pPr>
    <w:rPr>
      <w:rFonts w:ascii="Times New Roman" w:eastAsia="바탕체"/>
      <w:sz w:val="24"/>
    </w:rPr>
  </w:style>
  <w:style w:type="character" w:customStyle="1" w:styleId="WYCArticleLv2Char">
    <w:name w:val="WY C_Article Lv2 Char"/>
    <w:link w:val="WYCArticleLv2"/>
    <w:uiPriority w:val="99"/>
    <w:locked/>
    <w:rPr>
      <w:rFonts w:ascii="Times New Roman" w:eastAsia="바탕체" w:hAnsi="Times New Roman"/>
      <w:b/>
      <w:sz w:val="24"/>
      <w:lang w:eastAsia="en-US"/>
    </w:rPr>
  </w:style>
  <w:style w:type="paragraph" w:styleId="TOC">
    <w:name w:val="TOC Heading"/>
    <w:basedOn w:val="1"/>
    <w:next w:val="a3"/>
    <w:uiPriority w:val="39"/>
    <w:qFormat/>
    <w:pPr>
      <w:keepNext/>
      <w:keepLines/>
      <w:widowControl/>
      <w:numPr>
        <w:numId w:val="0"/>
      </w:numPr>
      <w:wordWrap/>
      <w:adjustRightInd/>
      <w:snapToGrid/>
      <w:spacing w:before="480" w:after="0" w:line="276" w:lineRule="auto"/>
      <w:jc w:val="left"/>
      <w:textAlignment w:val="auto"/>
      <w:outlineLvl w:val="9"/>
    </w:pPr>
    <w:rPr>
      <w:rFonts w:ascii="맑은 고딕" w:eastAsia="맑은 고딕" w:hAnsi="맑은 고딕"/>
      <w:bCs/>
      <w:color w:val="365F91"/>
      <w:szCs w:val="28"/>
    </w:rPr>
  </w:style>
  <w:style w:type="paragraph" w:customStyle="1" w:styleId="Article2L2">
    <w:name w:val="Article2_L2"/>
    <w:basedOn w:val="Article2L1"/>
    <w:next w:val="a3"/>
    <w:pPr>
      <w:numPr>
        <w:numId w:val="26"/>
      </w:numPr>
      <w:tabs>
        <w:tab w:val="left" w:pos="3240"/>
      </w:tabs>
      <w:spacing w:before="100" w:beforeAutospacing="1"/>
      <w:jc w:val="left"/>
      <w:outlineLvl w:val="1"/>
    </w:pPr>
  </w:style>
  <w:style w:type="paragraph" w:styleId="21">
    <w:name w:val="toc 2"/>
    <w:basedOn w:val="a3"/>
    <w:next w:val="a3"/>
    <w:autoRedefine/>
    <w:uiPriority w:val="39"/>
    <w:unhideWhenUsed/>
    <w:pPr>
      <w:ind w:leftChars="200" w:left="425"/>
    </w:pPr>
  </w:style>
  <w:style w:type="paragraph" w:customStyle="1" w:styleId="WYCArticleBody">
    <w:name w:val="WY C_Article Body ."/>
    <w:basedOn w:val="a3"/>
    <w:uiPriority w:val="99"/>
    <w:pPr>
      <w:widowControl/>
      <w:wordWrap/>
      <w:snapToGrid/>
      <w:spacing w:before="180" w:after="120" w:line="340" w:lineRule="exact"/>
      <w:ind w:leftChars="780" w:left="1560"/>
      <w:textAlignment w:val="auto"/>
    </w:pPr>
    <w:rPr>
      <w:rFonts w:ascii="Times New Roman" w:eastAsia="맑은 고딕"/>
      <w:sz w:val="24"/>
    </w:rPr>
  </w:style>
  <w:style w:type="character" w:customStyle="1" w:styleId="WYCArticleLv3Char">
    <w:name w:val="WY C_Article Lv3 Char"/>
    <w:link w:val="WYCArticleLv3"/>
    <w:uiPriority w:val="99"/>
    <w:locked/>
    <w:rPr>
      <w:rFonts w:ascii="Times New Roman" w:hAnsi="Times New Roman"/>
      <w:sz w:val="24"/>
    </w:rPr>
  </w:style>
  <w:style w:type="paragraph" w:styleId="afa">
    <w:name w:val="Normal (Web)"/>
    <w:basedOn w:val="a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/>
      <w:sz w:val="24"/>
      <w:szCs w:val="24"/>
    </w:rPr>
  </w:style>
  <w:style w:type="character" w:customStyle="1" w:styleId="Char7">
    <w:name w:val="각주 텍스트 Char"/>
    <w:link w:val="af7"/>
    <w:semiHidden/>
    <w:rPr>
      <w:rFonts w:ascii="바탕" w:eastAsia="바탕" w:hAnsi="Times New Roman"/>
      <w:sz w:val="28"/>
    </w:rPr>
  </w:style>
  <w:style w:type="paragraph" w:styleId="afb">
    <w:name w:val="endnote text"/>
    <w:basedOn w:val="a3"/>
    <w:link w:val="Char9"/>
    <w:uiPriority w:val="99"/>
    <w:semiHidden/>
    <w:unhideWhenUsed/>
    <w:pPr>
      <w:jc w:val="left"/>
    </w:pPr>
  </w:style>
  <w:style w:type="character" w:customStyle="1" w:styleId="Char9">
    <w:name w:val="미주 텍스트 Char"/>
    <w:link w:val="afb"/>
    <w:uiPriority w:val="99"/>
    <w:semiHidden/>
    <w:rPr>
      <w:rFonts w:ascii="바탕" w:eastAsia="바탕" w:hAnsi="Times New Roman"/>
      <w:sz w:val="28"/>
    </w:rPr>
  </w:style>
  <w:style w:type="character" w:styleId="afc">
    <w:name w:val="endnote reference"/>
    <w:uiPriority w:val="99"/>
    <w:semiHidden/>
    <w:unhideWhenUsed/>
    <w:rPr>
      <w:vertAlign w:val="superscript"/>
    </w:rPr>
  </w:style>
  <w:style w:type="paragraph" w:customStyle="1" w:styleId="afd">
    <w:name w:val="다음"/>
    <w:basedOn w:val="a3"/>
    <w:link w:val="Chara"/>
    <w:qFormat/>
    <w:pPr>
      <w:autoSpaceDE w:val="0"/>
      <w:autoSpaceDN w:val="0"/>
      <w:adjustRightInd/>
      <w:snapToGrid/>
      <w:spacing w:before="400" w:after="400" w:line="432" w:lineRule="auto"/>
      <w:jc w:val="center"/>
      <w:textAlignment w:val="auto"/>
      <w:outlineLvl w:val="1"/>
    </w:pPr>
    <w:rPr>
      <w:rFonts w:ascii="맑은 고딕" w:eastAsia="맑은 고딕" w:hAnsi="맑은 고딕"/>
      <w:b/>
      <w:kern w:val="2"/>
      <w:sz w:val="24"/>
      <w:szCs w:val="24"/>
      <w:lang w:bidi="he-IL"/>
    </w:rPr>
  </w:style>
  <w:style w:type="character" w:customStyle="1" w:styleId="Chara">
    <w:name w:val="다음 Char"/>
    <w:basedOn w:val="a5"/>
    <w:link w:val="afd"/>
    <w:rPr>
      <w:b/>
      <w:kern w:val="2"/>
      <w:sz w:val="24"/>
      <w:szCs w:val="24"/>
      <w:lang w:bidi="he-IL"/>
    </w:rPr>
  </w:style>
  <w:style w:type="character" w:styleId="afe">
    <w:name w:val="Hyperlink"/>
    <w:basedOn w:val="a5"/>
    <w:uiPriority w:val="99"/>
    <w:unhideWhenUsed/>
    <w:rPr>
      <w:color w:val="0563C1" w:themeColor="hyperlink"/>
      <w:u w:val="single"/>
    </w:rPr>
  </w:style>
  <w:style w:type="paragraph" w:customStyle="1" w:styleId="10">
    <w:name w:val="(1)항"/>
    <w:basedOn w:val="a3"/>
    <w:qFormat/>
    <w:pPr>
      <w:numPr>
        <w:numId w:val="43"/>
      </w:numPr>
      <w:autoSpaceDE w:val="0"/>
      <w:autoSpaceDN w:val="0"/>
      <w:adjustRightInd/>
      <w:spacing w:before="0" w:after="0" w:line="320" w:lineRule="atLeast"/>
      <w:textAlignment w:val="auto"/>
    </w:pPr>
    <w:rPr>
      <w:rFonts w:ascii="Times New Roman" w:hAnsi="바탕"/>
      <w:kern w:val="2"/>
      <w:sz w:val="23"/>
      <w:szCs w:val="23"/>
      <w:u w:val="single"/>
    </w:rPr>
  </w:style>
  <w:style w:type="paragraph" w:customStyle="1" w:styleId="16">
    <w:name w:val="(1)줄없이"/>
    <w:basedOn w:val="10"/>
    <w:qFormat/>
    <w:rPr>
      <w:u w:val="none"/>
    </w:rPr>
  </w:style>
  <w:style w:type="paragraph" w:customStyle="1" w:styleId="aff">
    <w:name w:val="법무_표준"/>
    <w:pPr>
      <w:wordWrap w:val="0"/>
      <w:autoSpaceDE w:val="0"/>
      <w:autoSpaceDN w:val="0"/>
      <w:spacing w:line="300" w:lineRule="auto"/>
      <w:jc w:val="both"/>
    </w:pPr>
    <w:rPr>
      <w:rFonts w:ascii="Times New Roman" w:eastAsia="바탕체" w:hAnsi="Times New Roman"/>
      <w:sz w:val="24"/>
      <w:szCs w:val="24"/>
    </w:rPr>
  </w:style>
  <w:style w:type="character" w:styleId="aff0">
    <w:name w:val="FollowedHyperlink"/>
    <w:basedOn w:val="a5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a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customStyle="1" w:styleId="font5">
    <w:name w:val="font5"/>
    <w:basedOn w:val="a3"/>
    <w:pPr>
      <w:widowControl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ascii="맑은 고딕" w:eastAsia="맑은 고딕" w:hAnsi="맑은 고딕" w:cs="굴림"/>
      <w:sz w:val="16"/>
      <w:szCs w:val="16"/>
    </w:rPr>
  </w:style>
  <w:style w:type="paragraph" w:customStyle="1" w:styleId="xl65">
    <w:name w:val="xl65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 w:cs="굴림"/>
      <w:sz w:val="24"/>
      <w:szCs w:val="24"/>
    </w:rPr>
  </w:style>
  <w:style w:type="paragraph" w:customStyle="1" w:styleId="xl66">
    <w:name w:val="xl66"/>
    <w:basedOn w:val="a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wordWrap/>
      <w:adjustRightInd/>
      <w:snapToGrid/>
      <w:spacing w:before="100" w:beforeAutospacing="1" w:after="100" w:afterAutospacing="1" w:line="240" w:lineRule="auto"/>
      <w:jc w:val="left"/>
      <w:textAlignment w:val="auto"/>
    </w:pPr>
    <w:rPr>
      <w:rFonts w:hAnsi="바탕" w:cs="굴림"/>
      <w:b/>
      <w:bCs/>
      <w:sz w:val="24"/>
      <w:szCs w:val="24"/>
    </w:rPr>
  </w:style>
  <w:style w:type="character" w:customStyle="1" w:styleId="Char8">
    <w:name w:val="목록 단락 Char"/>
    <w:aliases w:val="Source Char,Driving Outline Char,설명문단CxSpLast Char,설명문단 Char,箇?条ß Char,箇条書 Char,abc Char,bullet 1 Char,List Paragraph1 Char,Header 1 Char,Bullet List Char,Notice Char"/>
    <w:link w:val="af9"/>
    <w:uiPriority w:val="34"/>
    <w:locked/>
    <w:rPr>
      <w:rFonts w:ascii="바탕" w:eastAsia="바탕" w:hAnsi="Times New Roman"/>
      <w:sz w:val="28"/>
    </w:rPr>
  </w:style>
  <w:style w:type="table" w:customStyle="1" w:styleId="0TableGrid1">
    <w:name w:val="_0Table Grid1"/>
    <w:basedOn w:val="a6"/>
    <w:next w:val="af0"/>
    <w:uiPriority w:val="59"/>
    <w:pPr>
      <w:jc w:val="both"/>
    </w:pPr>
    <w:rPr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KL">
    <w:name w:val="BKL 별지 정의 목록"/>
    <w:basedOn w:val="a3"/>
    <w:pPr>
      <w:widowControl/>
      <w:numPr>
        <w:numId w:val="61"/>
      </w:numPr>
      <w:autoSpaceDE w:val="0"/>
      <w:autoSpaceDN w:val="0"/>
      <w:spacing w:before="0" w:after="240" w:line="360" w:lineRule="atLeast"/>
      <w:textAlignment w:val="auto"/>
    </w:pPr>
    <w:rPr>
      <w:rFonts w:ascii="Times New Roman" w:cstheme="minorBidi"/>
      <w:snapToGrid w:val="0"/>
      <w:kern w:val="2"/>
      <w:sz w:val="22"/>
    </w:rPr>
  </w:style>
  <w:style w:type="paragraph" w:customStyle="1" w:styleId="ParaAttribute6">
    <w:name w:val="ParaAttribute6"/>
    <w:pPr>
      <w:widowControl w:val="0"/>
      <w:wordWrap w:val="0"/>
      <w:jc w:val="both"/>
    </w:pPr>
    <w:rPr>
      <w:rFonts w:ascii="Times New Roman" w:eastAsia="□□" w:hAnsi="Times New Roman"/>
    </w:rPr>
  </w:style>
  <w:style w:type="character" w:customStyle="1" w:styleId="CharAttribute8">
    <w:name w:val="CharAttribute8"/>
    <w:rPr>
      <w:rFonts w:ascii="Times New Roman" w:eastAsia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9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5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28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1E8F706D5433A49987C26ADAF33D53F" ma:contentTypeVersion="6" ma:contentTypeDescription="새 문서를 만듭니다." ma:contentTypeScope="" ma:versionID="5e420f36c78aabffb6d3260786ce4e5c">
  <xsd:schema xmlns:xsd="http://www.w3.org/2001/XMLSchema" xmlns:xs="http://www.w3.org/2001/XMLSchema" xmlns:p="http://schemas.microsoft.com/office/2006/metadata/properties" xmlns:ns3="7da1481c-e2f3-4c28-8217-1ca74a3cc783" targetNamespace="http://schemas.microsoft.com/office/2006/metadata/properties" ma:root="true" ma:fieldsID="2f728a343a868a843887ee34493bae27" ns3:_="">
    <xsd:import namespace="7da1481c-e2f3-4c28-8217-1ca74a3cc7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1481c-e2f3-4c28-8217-1ca74a3cc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roperties xmlns="http://www.imanage.com/work/xmlschema">
  <documentid>_AM!12261252.1</documentid>
  <senderid>UHPARK19149</senderid>
  <senderemail>UHPARK@YULCHON.COM</senderemail>
  <lastmodified>2025-07-19T22:25:00.0000000+09:00</lastmodified>
  <database>_AM</database>
</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4B3144-7726-4BD2-A84F-7F7FB3F44B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E0F3B2-A473-403E-A3DB-0FBD508C5B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D2145A2-3E12-4757-972D-B779A51744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a1481c-e2f3-4c28-8217-1ca74a3cc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B312CF5-8076-40CB-829A-F104397E678B}">
  <ds:schemaRefs>
    <ds:schemaRef ds:uri="http://www.imanage.com/work/xmlschema"/>
  </ds:schemaRefs>
</ds:datastoreItem>
</file>

<file path=customXml/itemProps5.xml><?xml version="1.0" encoding="utf-8"?>
<ds:datastoreItem xmlns:ds="http://schemas.openxmlformats.org/officeDocument/2006/customXml" ds:itemID="{A35DE8BC-119F-43C1-BC2B-C3B7E2CF3D5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100</Pages>
  <Words>10092</Words>
  <Characters>57526</Characters>
  <Application>Microsoft Office Word</Application>
  <DocSecurity>0</DocSecurity>
  <Lines>479</Lines>
  <Paragraphs>134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Yulchon</dc:creator>
  <cp:keywords/>
  <dc:description/>
  <cp:lastModifiedBy>SL Partners</cp:lastModifiedBy>
  <cp:revision>7</cp:revision>
  <cp:lastPrinted>2025-07-11T00:46:00Z</cp:lastPrinted>
  <dcterms:created xsi:type="dcterms:W3CDTF">2025-07-22T07:32:00Z</dcterms:created>
  <dcterms:modified xsi:type="dcterms:W3CDTF">2025-07-22T07:32:00Z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L_MSG_ID1">
    <vt:lpwstr>0FAAcuWl1SbNzhEnq1rXWPLaOwyCLKNbRTvIuCLo1yrSnMSv7cuIwzKvjjOvvA3muGsbfnWtQD7NAgGX
R8415ScLfxgdxmG9oVKqeagU7/Z65D1nqqR984hdgPiQiiPkISElNqkeoo8z5PnyhnFJSftfJ0aG
KSsrkCKJ2IjvmJfZtGUdhzL8zDaHdMJBA/9pa2pO1iORi74RbNK5qSoNO140WMLfn6/ftWYCLu9j
hYddDzb1xQSsT8iA0</vt:lpwstr>
  </property>
  <property fmtid="{D5CDD505-2E9C-101B-9397-08002B2CF9AE}" pid="3" name="MAIL_MSG_ID2">
    <vt:lpwstr>O4pW6YNfEdoca2fhWEMQpkYm2qmfQQNX36PI7y03X1v6prHl1ejmmprLAr2
H967sB0fRdFVBhUExm44smo7LaDrW6+yBmJMXzyKKOVk4jYVP3Pft5FsoJk=</vt:lpwstr>
  </property>
  <property fmtid="{D5CDD505-2E9C-101B-9397-08002B2CF9AE}" pid="4" name="RESPONSE_SENDER_NAME">
    <vt:lpwstr>sAAAb0xRtPDW5UuiMojjjVDebHVm/aONcIttHQoQELodkQU=</vt:lpwstr>
  </property>
  <property fmtid="{D5CDD505-2E9C-101B-9397-08002B2CF9AE}" pid="5" name="EMAIL_OWNER_ADDRESS">
    <vt:lpwstr>4AAA9mrMv1QjWAvMnN2zV0JjMU6D0jkRjX8Yd2pTlNy/xZh87TuUXfNC6Q==</vt:lpwstr>
  </property>
  <property fmtid="{D5CDD505-2E9C-101B-9397-08002B2CF9AE}" pid="6" name="YCSerialNumber">
    <vt:lpwstr>YC-_AM-7233462-5</vt:lpwstr>
  </property>
  <property fmtid="{D5CDD505-2E9C-101B-9397-08002B2CF9AE}" pid="7" name="ContentTypeId">
    <vt:lpwstr>0x01010031E8F706D5433A49987C26ADAF33D53F</vt:lpwstr>
  </property>
  <property fmtid="{D5CDD505-2E9C-101B-9397-08002B2CF9AE}" pid="8" name="MSIP_Label_defa4170-0d19-0005-0004-bc88714345d2_Enabled">
    <vt:lpwstr>true</vt:lpwstr>
  </property>
  <property fmtid="{D5CDD505-2E9C-101B-9397-08002B2CF9AE}" pid="9" name="MSIP_Label_defa4170-0d19-0005-0004-bc88714345d2_SetDate">
    <vt:lpwstr>2025-06-05T00:26:05Z</vt:lpwstr>
  </property>
  <property fmtid="{D5CDD505-2E9C-101B-9397-08002B2CF9AE}" pid="10" name="MSIP_Label_defa4170-0d19-0005-0004-bc88714345d2_Method">
    <vt:lpwstr>Standard</vt:lpwstr>
  </property>
  <property fmtid="{D5CDD505-2E9C-101B-9397-08002B2CF9AE}" pid="11" name="MSIP_Label_defa4170-0d19-0005-0004-bc88714345d2_Name">
    <vt:lpwstr>defa4170-0d19-0005-0004-bc88714345d2</vt:lpwstr>
  </property>
  <property fmtid="{D5CDD505-2E9C-101B-9397-08002B2CF9AE}" pid="12" name="MSIP_Label_defa4170-0d19-0005-0004-bc88714345d2_SiteId">
    <vt:lpwstr>98aec3aa-eeb3-4a62-8855-86f648c2b350</vt:lpwstr>
  </property>
  <property fmtid="{D5CDD505-2E9C-101B-9397-08002B2CF9AE}" pid="13" name="MSIP_Label_defa4170-0d19-0005-0004-bc88714345d2_ActionId">
    <vt:lpwstr>d8780f29-afd9-4b23-a1b8-1d3997c5c83a</vt:lpwstr>
  </property>
  <property fmtid="{D5CDD505-2E9C-101B-9397-08002B2CF9AE}" pid="14" name="MSIP_Label_defa4170-0d19-0005-0004-bc88714345d2_ContentBits">
    <vt:lpwstr>0</vt:lpwstr>
  </property>
  <property fmtid="{D5CDD505-2E9C-101B-9397-08002B2CF9AE}" pid="15" name="MSIP_Label_defa4170-0d19-0005-0004-bc88714345d2_Tag">
    <vt:lpwstr>10, 3, 0, 1</vt:lpwstr>
  </property>
</Properties>
</file>