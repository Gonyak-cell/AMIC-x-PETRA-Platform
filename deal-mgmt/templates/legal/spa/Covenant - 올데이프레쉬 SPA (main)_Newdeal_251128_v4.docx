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86377" w14:textId="77777777" w:rsidR="000433EE" w:rsidRPr="00933D6F" w:rsidRDefault="000433EE" w:rsidP="00631CEE">
      <w:pPr>
        <w:topLinePunct/>
        <w:spacing w:after="540"/>
        <w:jc w:val="center"/>
        <w:rPr>
          <w:b/>
          <w:sz w:val="28"/>
          <w:szCs w:val="28"/>
        </w:rPr>
      </w:pPr>
      <w:bookmarkStart w:id="0" w:name="OLE_LINK1"/>
      <w:r w:rsidRPr="00933D6F">
        <w:rPr>
          <w:rFonts w:hint="eastAsia"/>
          <w:b/>
          <w:sz w:val="28"/>
          <w:szCs w:val="28"/>
        </w:rPr>
        <w:t>주식매매계약서</w:t>
      </w:r>
    </w:p>
    <w:p w14:paraId="3A4C91FD" w14:textId="4BF71FB3" w:rsidR="000433EE" w:rsidRPr="00933D6F" w:rsidRDefault="000433EE" w:rsidP="000433EE">
      <w:pPr>
        <w:pStyle w:val="BKL2"/>
      </w:pPr>
      <w:r w:rsidRPr="00933D6F">
        <w:rPr>
          <w:rFonts w:hint="eastAsia"/>
        </w:rPr>
        <w:t>본</w:t>
      </w:r>
      <w:r w:rsidRPr="00933D6F">
        <w:t xml:space="preserve"> </w:t>
      </w:r>
      <w:r w:rsidRPr="00933D6F">
        <w:rPr>
          <w:rFonts w:hint="eastAsia"/>
        </w:rPr>
        <w:t>주식매매계약</w:t>
      </w:r>
      <w:r w:rsidRPr="00933D6F">
        <w:rPr>
          <w:rFonts w:hint="eastAsia"/>
        </w:rPr>
        <w:t>(</w:t>
      </w:r>
      <w:r w:rsidRPr="00933D6F">
        <w:t>“</w:t>
      </w:r>
      <w:r w:rsidRPr="00933D6F">
        <w:rPr>
          <w:rFonts w:hint="eastAsia"/>
          <w:u w:val="single"/>
        </w:rPr>
        <w:t>본</w:t>
      </w:r>
      <w:r w:rsidRPr="00933D6F">
        <w:rPr>
          <w:rFonts w:hint="eastAsia"/>
          <w:u w:val="single"/>
        </w:rPr>
        <w:t xml:space="preserve"> </w:t>
      </w:r>
      <w:r w:rsidRPr="00933D6F">
        <w:rPr>
          <w:rFonts w:hint="eastAsia"/>
          <w:u w:val="single"/>
        </w:rPr>
        <w:t>계약</w:t>
      </w:r>
      <w:r w:rsidRPr="00933D6F">
        <w:t>”</w:t>
      </w:r>
      <w:r w:rsidRPr="00933D6F">
        <w:rPr>
          <w:rFonts w:hint="eastAsia"/>
        </w:rPr>
        <w:t>)</w:t>
      </w:r>
      <w:r w:rsidRPr="00933D6F">
        <w:rPr>
          <w:rFonts w:hint="eastAsia"/>
        </w:rPr>
        <w:t>은</w:t>
      </w:r>
      <w:r w:rsidRPr="00933D6F">
        <w:t xml:space="preserve"> 20</w:t>
      </w:r>
      <w:r w:rsidR="00D4445A" w:rsidRPr="00933D6F">
        <w:t>2</w:t>
      </w:r>
      <w:r w:rsidR="00622B66" w:rsidRPr="00933D6F">
        <w:t>5</w:t>
      </w:r>
      <w:r w:rsidR="004E124C" w:rsidRPr="00933D6F">
        <w:rPr>
          <w:rFonts w:hint="eastAsia"/>
        </w:rPr>
        <w:t>년</w:t>
      </w:r>
      <w:r w:rsidRPr="00933D6F">
        <w:t xml:space="preserve"> </w:t>
      </w:r>
      <w:r w:rsidR="00583D33">
        <w:rPr>
          <w:rFonts w:hint="eastAsia"/>
        </w:rPr>
        <w:t>11</w:t>
      </w:r>
      <w:r w:rsidR="004E124C" w:rsidRPr="00933D6F">
        <w:rPr>
          <w:rFonts w:hint="eastAsia"/>
        </w:rPr>
        <w:t>월</w:t>
      </w:r>
      <w:r w:rsidRPr="00933D6F">
        <w:t xml:space="preserve"> </w:t>
      </w:r>
      <w:r w:rsidR="003277A4">
        <w:rPr>
          <w:rFonts w:cs="Times New Roman" w:hint="eastAsia"/>
          <w:snapToGrid/>
          <w:spacing w:val="3"/>
          <w:kern w:val="0"/>
          <w:szCs w:val="22"/>
        </w:rPr>
        <w:t>[*]</w:t>
      </w:r>
      <w:r w:rsidR="004E124C" w:rsidRPr="00933D6F">
        <w:rPr>
          <w:rFonts w:hint="eastAsia"/>
        </w:rPr>
        <w:t>일</w:t>
      </w:r>
      <w:r w:rsidR="00622B66" w:rsidRPr="00933D6F">
        <w:t>(“</w:t>
      </w:r>
      <w:r w:rsidR="00622B66" w:rsidRPr="00933D6F">
        <w:rPr>
          <w:rFonts w:hint="eastAsia"/>
          <w:u w:val="single"/>
        </w:rPr>
        <w:t>본</w:t>
      </w:r>
      <w:r w:rsidR="00622B66" w:rsidRPr="00933D6F">
        <w:rPr>
          <w:rFonts w:hint="eastAsia"/>
          <w:u w:val="single"/>
        </w:rPr>
        <w:t xml:space="preserve"> </w:t>
      </w:r>
      <w:r w:rsidR="00622B66" w:rsidRPr="00933D6F">
        <w:rPr>
          <w:rFonts w:hint="eastAsia"/>
          <w:u w:val="single"/>
        </w:rPr>
        <w:t>계약</w:t>
      </w:r>
      <w:r w:rsidR="00622B66" w:rsidRPr="00933D6F">
        <w:rPr>
          <w:rFonts w:hint="eastAsia"/>
          <w:u w:val="single"/>
        </w:rPr>
        <w:t xml:space="preserve"> </w:t>
      </w:r>
      <w:r w:rsidR="00622B66" w:rsidRPr="00933D6F">
        <w:rPr>
          <w:rFonts w:hint="eastAsia"/>
          <w:u w:val="single"/>
        </w:rPr>
        <w:t>체결일</w:t>
      </w:r>
      <w:r w:rsidR="00622B66" w:rsidRPr="00933D6F">
        <w:t>”)</w:t>
      </w:r>
      <w:r w:rsidR="00487926" w:rsidRPr="00933D6F">
        <w:rPr>
          <w:rFonts w:hint="eastAsia"/>
        </w:rPr>
        <w:t xml:space="preserve"> </w:t>
      </w:r>
      <w:r w:rsidRPr="00933D6F">
        <w:rPr>
          <w:rFonts w:hint="eastAsia"/>
        </w:rPr>
        <w:t>아래의</w:t>
      </w:r>
      <w:r w:rsidRPr="00933D6F">
        <w:t xml:space="preserve"> </w:t>
      </w:r>
      <w:r w:rsidRPr="00933D6F">
        <w:rPr>
          <w:rFonts w:hint="eastAsia"/>
        </w:rPr>
        <w:t>당사자들</w:t>
      </w:r>
      <w:r w:rsidRPr="00933D6F">
        <w:t xml:space="preserve"> </w:t>
      </w:r>
      <w:r w:rsidRPr="00933D6F">
        <w:rPr>
          <w:rFonts w:hint="eastAsia"/>
        </w:rPr>
        <w:t>사이에서</w:t>
      </w:r>
      <w:r w:rsidRPr="00933D6F">
        <w:t xml:space="preserve"> </w:t>
      </w:r>
      <w:r w:rsidRPr="00933D6F">
        <w:rPr>
          <w:rFonts w:hint="eastAsia"/>
        </w:rPr>
        <w:t>체결되었다</w:t>
      </w:r>
      <w:r w:rsidRPr="00933D6F">
        <w:t>.</w:t>
      </w:r>
    </w:p>
    <w:p w14:paraId="268974DF" w14:textId="59BF752E" w:rsidR="007D4A8F" w:rsidRPr="00933D6F" w:rsidRDefault="0014691A" w:rsidP="00262A3F">
      <w:pPr>
        <w:pStyle w:val="BKL3"/>
        <w:numPr>
          <w:ilvl w:val="0"/>
          <w:numId w:val="11"/>
        </w:numPr>
        <w:ind w:left="851" w:hanging="851"/>
      </w:pPr>
      <w:bookmarkStart w:id="1" w:name="_Hlk193886783"/>
      <w:bookmarkStart w:id="2" w:name="_Hlk199944884"/>
      <w:bookmarkStart w:id="3" w:name="_Hlk185525866"/>
      <w:r>
        <w:rPr>
          <w:rFonts w:hint="eastAsia"/>
        </w:rPr>
        <w:t>서울특별시</w:t>
      </w:r>
      <w:r>
        <w:rPr>
          <w:rFonts w:hint="eastAsia"/>
        </w:rPr>
        <w:t xml:space="preserve"> </w:t>
      </w:r>
      <w:r>
        <w:rPr>
          <w:rFonts w:hint="eastAsia"/>
        </w:rPr>
        <w:t>송파구</w:t>
      </w:r>
      <w:r>
        <w:rPr>
          <w:rFonts w:hint="eastAsia"/>
        </w:rPr>
        <w:t xml:space="preserve"> </w:t>
      </w:r>
      <w:r>
        <w:rPr>
          <w:rFonts w:hint="eastAsia"/>
        </w:rPr>
        <w:t>송파대로</w:t>
      </w:r>
      <w:r>
        <w:rPr>
          <w:rFonts w:hint="eastAsia"/>
        </w:rPr>
        <w:t xml:space="preserve"> 345, 314</w:t>
      </w:r>
      <w:r>
        <w:rPr>
          <w:rFonts w:hint="eastAsia"/>
        </w:rPr>
        <w:t>동</w:t>
      </w:r>
      <w:r>
        <w:rPr>
          <w:rFonts w:hint="eastAsia"/>
        </w:rPr>
        <w:t xml:space="preserve"> 2901</w:t>
      </w:r>
      <w:r>
        <w:rPr>
          <w:rFonts w:hint="eastAsia"/>
        </w:rPr>
        <w:t>호</w:t>
      </w:r>
      <w:r>
        <w:rPr>
          <w:rFonts w:hint="eastAsia"/>
        </w:rPr>
        <w:t>(</w:t>
      </w:r>
      <w:r>
        <w:rPr>
          <w:rFonts w:hint="eastAsia"/>
        </w:rPr>
        <w:t>가락동</w:t>
      </w:r>
      <w:r>
        <w:rPr>
          <w:rFonts w:hint="eastAsia"/>
        </w:rPr>
        <w:t xml:space="preserve">, </w:t>
      </w:r>
      <w:r>
        <w:rPr>
          <w:rFonts w:hint="eastAsia"/>
        </w:rPr>
        <w:t>헬리오시티</w:t>
      </w:r>
      <w:r>
        <w:rPr>
          <w:rFonts w:hint="eastAsia"/>
        </w:rPr>
        <w:t>)</w:t>
      </w:r>
      <w:bookmarkEnd w:id="1"/>
      <w:r w:rsidR="00262A3F" w:rsidRPr="00933D6F">
        <w:rPr>
          <w:rFonts w:hint="eastAsia"/>
        </w:rPr>
        <w:t>에</w:t>
      </w:r>
      <w:r w:rsidR="00262A3F" w:rsidRPr="00933D6F">
        <w:rPr>
          <w:rFonts w:hint="eastAsia"/>
        </w:rPr>
        <w:t xml:space="preserve"> </w:t>
      </w:r>
      <w:r w:rsidR="00262A3F" w:rsidRPr="00933D6F">
        <w:rPr>
          <w:rFonts w:hint="eastAsia"/>
        </w:rPr>
        <w:t>주소를</w:t>
      </w:r>
      <w:r w:rsidR="00262A3F" w:rsidRPr="00933D6F">
        <w:t xml:space="preserve"> </w:t>
      </w:r>
      <w:r w:rsidR="00262A3F" w:rsidRPr="00933D6F">
        <w:rPr>
          <w:rFonts w:hint="eastAsia"/>
        </w:rPr>
        <w:t>두고</w:t>
      </w:r>
      <w:r w:rsidR="00262A3F" w:rsidRPr="00933D6F">
        <w:rPr>
          <w:rFonts w:hint="eastAsia"/>
        </w:rPr>
        <w:t xml:space="preserve"> </w:t>
      </w:r>
      <w:r w:rsidR="00262A3F" w:rsidRPr="00933D6F">
        <w:rPr>
          <w:rFonts w:hint="eastAsia"/>
        </w:rPr>
        <w:t>있는</w:t>
      </w:r>
      <w:r w:rsidR="00262A3F" w:rsidRPr="00933D6F">
        <w:t xml:space="preserve"> </w:t>
      </w:r>
      <w:r w:rsidR="0069440E" w:rsidRPr="00933D6F">
        <w:rPr>
          <w:rFonts w:hint="eastAsia"/>
          <w:szCs w:val="22"/>
        </w:rPr>
        <w:t>이종근</w:t>
      </w:r>
      <w:r w:rsidR="00262A3F" w:rsidRPr="00933D6F">
        <w:rPr>
          <w:rFonts w:hint="eastAsia"/>
          <w:szCs w:val="22"/>
        </w:rPr>
        <w:t>(</w:t>
      </w:r>
      <w:r w:rsidR="00262A3F" w:rsidRPr="00933D6F">
        <w:rPr>
          <w:rFonts w:hint="eastAsia"/>
          <w:szCs w:val="22"/>
        </w:rPr>
        <w:t>생년월일</w:t>
      </w:r>
      <w:r w:rsidR="00262A3F" w:rsidRPr="00933D6F">
        <w:rPr>
          <w:rFonts w:hint="eastAsia"/>
          <w:szCs w:val="22"/>
        </w:rPr>
        <w:t>:</w:t>
      </w:r>
      <w:r w:rsidR="00262A3F" w:rsidRPr="00933D6F">
        <w:rPr>
          <w:szCs w:val="22"/>
        </w:rPr>
        <w:t xml:space="preserve"> </w:t>
      </w:r>
      <w:r w:rsidR="001F219E" w:rsidRPr="00933D6F">
        <w:rPr>
          <w:rFonts w:hint="eastAsia"/>
          <w:szCs w:val="22"/>
        </w:rPr>
        <w:t>1965</w:t>
      </w:r>
      <w:r w:rsidR="00262A3F" w:rsidRPr="00933D6F">
        <w:rPr>
          <w:rFonts w:hint="eastAsia"/>
          <w:szCs w:val="22"/>
        </w:rPr>
        <w:t>년</w:t>
      </w:r>
      <w:r w:rsidR="00262A3F" w:rsidRPr="00933D6F">
        <w:rPr>
          <w:rFonts w:hint="eastAsia"/>
          <w:szCs w:val="22"/>
        </w:rPr>
        <w:t xml:space="preserve"> </w:t>
      </w:r>
      <w:r w:rsidR="001F219E" w:rsidRPr="00933D6F">
        <w:rPr>
          <w:rFonts w:hint="eastAsia"/>
          <w:szCs w:val="22"/>
        </w:rPr>
        <w:t>9</w:t>
      </w:r>
      <w:r w:rsidR="00262A3F" w:rsidRPr="00933D6F">
        <w:rPr>
          <w:rFonts w:hint="eastAsia"/>
          <w:szCs w:val="22"/>
        </w:rPr>
        <w:t>월</w:t>
      </w:r>
      <w:r w:rsidR="00262A3F" w:rsidRPr="00933D6F">
        <w:rPr>
          <w:rFonts w:hint="eastAsia"/>
          <w:szCs w:val="22"/>
        </w:rPr>
        <w:t xml:space="preserve"> </w:t>
      </w:r>
      <w:r w:rsidR="001F219E" w:rsidRPr="00933D6F">
        <w:rPr>
          <w:rFonts w:hint="eastAsia"/>
          <w:szCs w:val="22"/>
        </w:rPr>
        <w:t>8</w:t>
      </w:r>
      <w:r w:rsidR="00262A3F" w:rsidRPr="00933D6F">
        <w:rPr>
          <w:rFonts w:hint="eastAsia"/>
          <w:szCs w:val="22"/>
        </w:rPr>
        <w:t>일</w:t>
      </w:r>
      <w:r w:rsidR="00262A3F" w:rsidRPr="00933D6F">
        <w:rPr>
          <w:rFonts w:hint="eastAsia"/>
          <w:szCs w:val="22"/>
        </w:rPr>
        <w:t>)</w:t>
      </w:r>
      <w:bookmarkEnd w:id="2"/>
      <w:r w:rsidR="0069440E" w:rsidRPr="00933D6F">
        <w:t>(“</w:t>
      </w:r>
      <w:r w:rsidR="00262A3F" w:rsidRPr="00933D6F">
        <w:rPr>
          <w:rFonts w:hint="eastAsia"/>
          <w:u w:val="single"/>
        </w:rPr>
        <w:t>매도인</w:t>
      </w:r>
      <w:r w:rsidR="0069440E" w:rsidRPr="00933D6F">
        <w:t>”)</w:t>
      </w:r>
      <w:bookmarkEnd w:id="3"/>
    </w:p>
    <w:p w14:paraId="5E814FEC" w14:textId="6287F915" w:rsidR="000433EE" w:rsidRDefault="005F296E" w:rsidP="00262A3F">
      <w:pPr>
        <w:pStyle w:val="BKL3"/>
        <w:numPr>
          <w:ilvl w:val="0"/>
          <w:numId w:val="11"/>
        </w:numPr>
        <w:ind w:left="851" w:hanging="851"/>
      </w:pPr>
      <w:bookmarkStart w:id="4" w:name="_Hlk199944763"/>
      <w:r w:rsidRPr="00933D6F">
        <w:rPr>
          <w:rFonts w:hint="eastAsia"/>
        </w:rPr>
        <w:t>[</w:t>
      </w:r>
      <w:r w:rsidRPr="00DD3E33">
        <w:rPr>
          <w:highlight w:val="yellow"/>
        </w:rPr>
        <w:t>*</w:t>
      </w:r>
      <w:r w:rsidRPr="00933D6F">
        <w:t>]</w:t>
      </w:r>
      <w:r w:rsidR="001F219E" w:rsidRPr="00933D6F">
        <w:rPr>
          <w:rFonts w:hint="eastAsia"/>
        </w:rPr>
        <w:t>에</w:t>
      </w:r>
      <w:r w:rsidR="001F219E" w:rsidRPr="00933D6F">
        <w:rPr>
          <w:rFonts w:hint="eastAsia"/>
        </w:rPr>
        <w:t xml:space="preserve"> </w:t>
      </w:r>
      <w:r w:rsidR="001F219E" w:rsidRPr="00933D6F">
        <w:rPr>
          <w:rFonts w:hint="eastAsia"/>
        </w:rPr>
        <w:t>본점을</w:t>
      </w:r>
      <w:r w:rsidR="001F219E" w:rsidRPr="00933D6F">
        <w:rPr>
          <w:rFonts w:hint="eastAsia"/>
        </w:rPr>
        <w:t xml:space="preserve"> </w:t>
      </w:r>
      <w:r w:rsidR="001F219E" w:rsidRPr="00933D6F">
        <w:rPr>
          <w:rFonts w:hint="eastAsia"/>
        </w:rPr>
        <w:t>두고</w:t>
      </w:r>
      <w:r w:rsidR="001F219E" w:rsidRPr="00933D6F">
        <w:rPr>
          <w:rFonts w:hint="eastAsia"/>
        </w:rPr>
        <w:t xml:space="preserve"> </w:t>
      </w:r>
      <w:r w:rsidR="001F219E" w:rsidRPr="00933D6F">
        <w:rPr>
          <w:rFonts w:hint="eastAsia"/>
        </w:rPr>
        <w:t>있는</w:t>
      </w:r>
      <w:r w:rsidR="001F219E" w:rsidRPr="00933D6F">
        <w:rPr>
          <w:rFonts w:hint="eastAsia"/>
        </w:rPr>
        <w:t xml:space="preserve"> </w:t>
      </w:r>
      <w:r w:rsidR="00733D67">
        <w:rPr>
          <w:rFonts w:hint="eastAsia"/>
        </w:rPr>
        <w:t>[</w:t>
      </w:r>
      <w:r w:rsidR="007E4EAF">
        <w:rPr>
          <w:rFonts w:hint="eastAsia"/>
          <w:highlight w:val="yellow"/>
        </w:rPr>
        <w:t>지케이에프홀딩스</w:t>
      </w:r>
      <w:r w:rsidR="007E4EAF">
        <w:rPr>
          <w:rFonts w:hint="eastAsia"/>
          <w:highlight w:val="yellow"/>
        </w:rPr>
        <w:t xml:space="preserve"> </w:t>
      </w:r>
      <w:r w:rsidR="007E4EAF">
        <w:rPr>
          <w:rFonts w:hint="eastAsia"/>
          <w:highlight w:val="yellow"/>
        </w:rPr>
        <w:t>유한회사</w:t>
      </w:r>
      <w:r w:rsidR="00733D67">
        <w:rPr>
          <w:rFonts w:hint="eastAsia"/>
        </w:rPr>
        <w:t>]</w:t>
      </w:r>
      <w:r w:rsidR="0072214F" w:rsidRPr="00933D6F">
        <w:t>(“</w:t>
      </w:r>
      <w:r w:rsidR="0072214F" w:rsidRPr="00933D6F">
        <w:rPr>
          <w:rFonts w:hint="eastAsia"/>
          <w:u w:val="single"/>
        </w:rPr>
        <w:t>매수인</w:t>
      </w:r>
      <w:r w:rsidR="0072214F" w:rsidRPr="00933D6F">
        <w:t>”)</w:t>
      </w:r>
    </w:p>
    <w:p w14:paraId="6CFE8CBC" w14:textId="2DEFABB5" w:rsidR="00A805A6" w:rsidRPr="00933D6F" w:rsidRDefault="00A805A6" w:rsidP="00A805A6">
      <w:pPr>
        <w:pStyle w:val="BKL3"/>
        <w:ind w:left="851"/>
      </w:pPr>
    </w:p>
    <w:bookmarkEnd w:id="4"/>
    <w:p w14:paraId="21E40241" w14:textId="77777777" w:rsidR="000433EE" w:rsidRPr="00933D6F" w:rsidRDefault="000433EE" w:rsidP="000433EE">
      <w:pPr>
        <w:pStyle w:val="BKL2"/>
        <w:jc w:val="center"/>
        <w:rPr>
          <w:b/>
        </w:rPr>
      </w:pPr>
      <w:r w:rsidRPr="00933D6F">
        <w:rPr>
          <w:rFonts w:hint="eastAsia"/>
          <w:b/>
        </w:rPr>
        <w:t>전</w:t>
      </w:r>
      <w:r w:rsidRPr="00933D6F">
        <w:rPr>
          <w:rFonts w:hint="eastAsia"/>
          <w:b/>
        </w:rPr>
        <w:tab/>
      </w:r>
      <w:r w:rsidRPr="00933D6F">
        <w:rPr>
          <w:rFonts w:hint="eastAsia"/>
          <w:b/>
        </w:rPr>
        <w:t>문</w:t>
      </w:r>
    </w:p>
    <w:p w14:paraId="43373235" w14:textId="0EA9A38C" w:rsidR="000433EE" w:rsidRPr="00933D6F" w:rsidRDefault="00A5557C" w:rsidP="008E282B">
      <w:pPr>
        <w:pStyle w:val="BKL3"/>
        <w:numPr>
          <w:ilvl w:val="0"/>
          <w:numId w:val="17"/>
        </w:numPr>
        <w:ind w:left="851" w:hanging="851"/>
        <w:rPr>
          <w:szCs w:val="22"/>
        </w:rPr>
      </w:pPr>
      <w:r w:rsidRPr="00780255">
        <w:rPr>
          <w:rFonts w:hint="eastAsia"/>
          <w:szCs w:val="22"/>
        </w:rPr>
        <w:t>주식회사</w:t>
      </w:r>
      <w:r w:rsidRPr="00780255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올데이프레쉬</w:t>
      </w:r>
      <w:r w:rsidRPr="00780255">
        <w:rPr>
          <w:rFonts w:hint="eastAsia"/>
          <w:szCs w:val="22"/>
        </w:rPr>
        <w:t>(</w:t>
      </w:r>
      <w:r w:rsidRPr="00780255">
        <w:rPr>
          <w:szCs w:val="22"/>
        </w:rPr>
        <w:t>“</w:t>
      </w:r>
      <w:r w:rsidRPr="00780255">
        <w:rPr>
          <w:rFonts w:hint="eastAsia"/>
          <w:szCs w:val="22"/>
          <w:u w:val="single"/>
        </w:rPr>
        <w:t>대상회사</w:t>
      </w:r>
      <w:r w:rsidRPr="00780255">
        <w:rPr>
          <w:szCs w:val="22"/>
        </w:rPr>
        <w:t>”</w:t>
      </w:r>
      <w:r w:rsidRPr="00780255">
        <w:rPr>
          <w:rFonts w:hint="eastAsia"/>
          <w:szCs w:val="22"/>
        </w:rPr>
        <w:t>)</w:t>
      </w:r>
      <w:r>
        <w:rPr>
          <w:rFonts w:hint="eastAsia"/>
          <w:szCs w:val="22"/>
        </w:rPr>
        <w:t>는</w:t>
      </w:r>
      <w:r w:rsidRPr="00780255">
        <w:rPr>
          <w:rFonts w:hint="eastAsia"/>
          <w:szCs w:val="22"/>
        </w:rPr>
        <w:t xml:space="preserve"> </w:t>
      </w:r>
      <w:bookmarkStart w:id="5" w:name="_Hlk185525829"/>
      <w:bookmarkStart w:id="6" w:name="_Hlk199944780"/>
      <w:bookmarkStart w:id="7" w:name="_Hlk199944814"/>
      <w:r>
        <w:rPr>
          <w:rFonts w:hint="eastAsia"/>
          <w:szCs w:val="22"/>
        </w:rPr>
        <w:t>서울특별시</w:t>
      </w:r>
      <w:r w:rsidRPr="00780255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송파</w:t>
      </w:r>
      <w:r w:rsidRPr="00780255">
        <w:rPr>
          <w:rFonts w:hint="eastAsia"/>
          <w:szCs w:val="22"/>
        </w:rPr>
        <w:t>구</w:t>
      </w:r>
      <w:r w:rsidRPr="00780255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중대로</w:t>
      </w:r>
      <w:r>
        <w:rPr>
          <w:rFonts w:hint="eastAsia"/>
          <w:szCs w:val="22"/>
        </w:rPr>
        <w:t>1</w:t>
      </w:r>
      <w:r w:rsidR="00B61756">
        <w:rPr>
          <w:rFonts w:hint="eastAsia"/>
          <w:szCs w:val="22"/>
        </w:rPr>
        <w:t>2</w:t>
      </w:r>
      <w:r>
        <w:rPr>
          <w:rFonts w:hint="eastAsia"/>
          <w:szCs w:val="22"/>
        </w:rPr>
        <w:t>길</w:t>
      </w:r>
      <w:r>
        <w:rPr>
          <w:rFonts w:hint="eastAsia"/>
          <w:szCs w:val="22"/>
        </w:rPr>
        <w:t xml:space="preserve"> </w:t>
      </w:r>
      <w:r w:rsidR="00B61756">
        <w:rPr>
          <w:rFonts w:hint="eastAsia"/>
          <w:szCs w:val="22"/>
        </w:rPr>
        <w:t>10</w:t>
      </w:r>
      <w:r>
        <w:rPr>
          <w:szCs w:val="22"/>
        </w:rPr>
        <w:t xml:space="preserve">, </w:t>
      </w:r>
      <w:r w:rsidR="00B61756">
        <w:rPr>
          <w:rFonts w:hint="eastAsia"/>
          <w:szCs w:val="22"/>
        </w:rPr>
        <w:t>5</w:t>
      </w:r>
      <w:r>
        <w:rPr>
          <w:rFonts w:hint="eastAsia"/>
          <w:szCs w:val="22"/>
        </w:rPr>
        <w:t>층</w:t>
      </w:r>
      <w:r>
        <w:rPr>
          <w:rFonts w:hint="eastAsia"/>
          <w:szCs w:val="22"/>
        </w:rPr>
        <w:t>(</w:t>
      </w:r>
      <w:r>
        <w:rPr>
          <w:rFonts w:hint="eastAsia"/>
          <w:szCs w:val="22"/>
        </w:rPr>
        <w:t>가락동</w:t>
      </w:r>
      <w:r>
        <w:rPr>
          <w:rFonts w:hint="eastAsia"/>
          <w:szCs w:val="22"/>
        </w:rPr>
        <w:t>)</w:t>
      </w:r>
      <w:r w:rsidRPr="00780255">
        <w:rPr>
          <w:rFonts w:hint="eastAsia"/>
          <w:szCs w:val="22"/>
        </w:rPr>
        <w:t>에</w:t>
      </w:r>
      <w:r w:rsidRPr="00780255">
        <w:rPr>
          <w:rFonts w:hint="eastAsia"/>
          <w:szCs w:val="22"/>
        </w:rPr>
        <w:t xml:space="preserve"> </w:t>
      </w:r>
      <w:r w:rsidRPr="00780255">
        <w:rPr>
          <w:rFonts w:hint="eastAsia"/>
          <w:szCs w:val="22"/>
        </w:rPr>
        <w:t>본점을</w:t>
      </w:r>
      <w:r w:rsidRPr="00780255">
        <w:rPr>
          <w:rFonts w:hint="eastAsia"/>
          <w:szCs w:val="22"/>
        </w:rPr>
        <w:t xml:space="preserve"> </w:t>
      </w:r>
      <w:r w:rsidRPr="00780255">
        <w:rPr>
          <w:rFonts w:hint="eastAsia"/>
          <w:szCs w:val="22"/>
        </w:rPr>
        <w:t>두고</w:t>
      </w:r>
      <w:bookmarkEnd w:id="5"/>
      <w:r w:rsidRPr="00780255">
        <w:rPr>
          <w:rFonts w:hint="eastAsia"/>
          <w:szCs w:val="22"/>
        </w:rPr>
        <w:t xml:space="preserve"> </w:t>
      </w:r>
      <w:bookmarkEnd w:id="6"/>
      <w:r>
        <w:rPr>
          <w:rFonts w:hint="eastAsia"/>
          <w:szCs w:val="22"/>
        </w:rPr>
        <w:t>프랜차이즈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가맹사업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가맹점관리업</w:t>
      </w:r>
      <w:r w:rsidRPr="00780255">
        <w:rPr>
          <w:rFonts w:hint="eastAsia"/>
          <w:szCs w:val="22"/>
        </w:rPr>
        <w:t xml:space="preserve"> </w:t>
      </w:r>
      <w:r w:rsidRPr="00780255">
        <w:rPr>
          <w:rFonts w:hint="eastAsia"/>
          <w:szCs w:val="22"/>
        </w:rPr>
        <w:t>등</w:t>
      </w:r>
      <w:r>
        <w:rPr>
          <w:rFonts w:hint="eastAsia"/>
          <w:szCs w:val="22"/>
        </w:rPr>
        <w:t>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영위하는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회사이다</w:t>
      </w:r>
      <w:r>
        <w:rPr>
          <w:rFonts w:hint="eastAsia"/>
          <w:szCs w:val="22"/>
        </w:rPr>
        <w:t>.</w:t>
      </w:r>
      <w:bookmarkEnd w:id="7"/>
    </w:p>
    <w:p w14:paraId="038ADA01" w14:textId="290D6069" w:rsidR="007F43A6" w:rsidRDefault="00E63701" w:rsidP="008E282B">
      <w:pPr>
        <w:pStyle w:val="BKL3"/>
        <w:numPr>
          <w:ilvl w:val="0"/>
          <w:numId w:val="17"/>
        </w:numPr>
        <w:ind w:left="851" w:hanging="851"/>
        <w:rPr>
          <w:szCs w:val="22"/>
        </w:rPr>
      </w:pPr>
      <w:r>
        <w:rPr>
          <w:rFonts w:hint="eastAsia"/>
          <w:szCs w:val="22"/>
        </w:rPr>
        <w:t>매도인</w:t>
      </w:r>
      <w:r w:rsidR="00A5557C" w:rsidRPr="008E2BD9">
        <w:rPr>
          <w:rFonts w:hint="eastAsia"/>
          <w:szCs w:val="22"/>
        </w:rPr>
        <w:t>은</w:t>
      </w:r>
      <w:r w:rsidR="00A5557C" w:rsidRPr="008E2BD9">
        <w:rPr>
          <w:rFonts w:hint="eastAsia"/>
          <w:szCs w:val="22"/>
        </w:rPr>
        <w:t xml:space="preserve"> </w:t>
      </w:r>
      <w:r w:rsidR="00A5557C" w:rsidRPr="008E2BD9">
        <w:rPr>
          <w:rFonts w:hint="eastAsia"/>
          <w:szCs w:val="22"/>
        </w:rPr>
        <w:t>본</w:t>
      </w:r>
      <w:r w:rsidR="00A5557C" w:rsidRPr="008E2BD9">
        <w:rPr>
          <w:rFonts w:hint="eastAsia"/>
          <w:szCs w:val="22"/>
        </w:rPr>
        <w:t xml:space="preserve"> </w:t>
      </w:r>
      <w:r w:rsidR="00A5557C" w:rsidRPr="008E2BD9">
        <w:rPr>
          <w:rFonts w:hint="eastAsia"/>
          <w:szCs w:val="22"/>
        </w:rPr>
        <w:t>계약</w:t>
      </w:r>
      <w:r w:rsidR="00A5557C" w:rsidRPr="008E2BD9">
        <w:rPr>
          <w:rFonts w:hint="eastAsia"/>
          <w:szCs w:val="22"/>
        </w:rPr>
        <w:t xml:space="preserve"> </w:t>
      </w:r>
      <w:r w:rsidR="00A5557C" w:rsidRPr="008E2BD9">
        <w:rPr>
          <w:rFonts w:hint="eastAsia"/>
          <w:szCs w:val="22"/>
        </w:rPr>
        <w:t>체결일</w:t>
      </w:r>
      <w:r w:rsidR="00A5557C" w:rsidRPr="008E2BD9">
        <w:rPr>
          <w:rFonts w:hint="eastAsia"/>
          <w:szCs w:val="22"/>
        </w:rPr>
        <w:t xml:space="preserve"> </w:t>
      </w:r>
      <w:r w:rsidR="00A5557C" w:rsidRPr="008E2BD9">
        <w:rPr>
          <w:rFonts w:hint="eastAsia"/>
          <w:szCs w:val="22"/>
        </w:rPr>
        <w:t>현재</w:t>
      </w:r>
      <w:r w:rsidR="00A5557C" w:rsidRPr="008E2BD9">
        <w:rPr>
          <w:rFonts w:hint="eastAsia"/>
          <w:szCs w:val="22"/>
        </w:rPr>
        <w:t xml:space="preserve"> </w:t>
      </w:r>
      <w:r w:rsidR="00A5557C" w:rsidRPr="008E2BD9">
        <w:rPr>
          <w:rFonts w:hint="eastAsia"/>
          <w:szCs w:val="22"/>
        </w:rPr>
        <w:t>대상회사</w:t>
      </w:r>
      <w:r w:rsidR="00A5557C" w:rsidRPr="008E2BD9">
        <w:rPr>
          <w:rFonts w:hint="eastAsia"/>
          <w:szCs w:val="22"/>
        </w:rPr>
        <w:t xml:space="preserve"> </w:t>
      </w:r>
      <w:r w:rsidR="00A5557C" w:rsidRPr="008E2BD9">
        <w:rPr>
          <w:rFonts w:hint="eastAsia"/>
          <w:szCs w:val="22"/>
        </w:rPr>
        <w:t>발행의</w:t>
      </w:r>
      <w:r w:rsidR="00A5557C" w:rsidRPr="008E2BD9">
        <w:rPr>
          <w:szCs w:val="22"/>
        </w:rPr>
        <w:t xml:space="preserve"> </w:t>
      </w:r>
      <w:r w:rsidR="00A5557C" w:rsidRPr="008E2BD9">
        <w:rPr>
          <w:rFonts w:hint="eastAsia"/>
          <w:szCs w:val="22"/>
        </w:rPr>
        <w:t>보통주식</w:t>
      </w:r>
      <w:bookmarkStart w:id="8" w:name="_Hlk212913101"/>
      <w:r w:rsidR="00A5557C" w:rsidRPr="008E2BD9">
        <w:rPr>
          <w:rFonts w:hint="eastAsia"/>
          <w:szCs w:val="22"/>
        </w:rPr>
        <w:t>(</w:t>
      </w:r>
      <w:r w:rsidR="00A5557C" w:rsidRPr="008E2BD9">
        <w:rPr>
          <w:szCs w:val="22"/>
        </w:rPr>
        <w:t>1</w:t>
      </w:r>
      <w:r w:rsidR="00A5557C" w:rsidRPr="008E2BD9">
        <w:rPr>
          <w:rFonts w:hint="eastAsia"/>
          <w:szCs w:val="22"/>
        </w:rPr>
        <w:t>주당</w:t>
      </w:r>
      <w:r w:rsidR="00A5557C" w:rsidRPr="008E2BD9">
        <w:rPr>
          <w:rFonts w:hint="eastAsia"/>
          <w:szCs w:val="22"/>
        </w:rPr>
        <w:t xml:space="preserve"> </w:t>
      </w:r>
      <w:r w:rsidR="00A5557C" w:rsidRPr="008E2BD9">
        <w:rPr>
          <w:rFonts w:hint="eastAsia"/>
          <w:szCs w:val="22"/>
        </w:rPr>
        <w:t>액면가</w:t>
      </w:r>
      <w:r w:rsidR="00A5557C" w:rsidRPr="008E2BD9">
        <w:rPr>
          <w:rFonts w:hint="eastAsia"/>
          <w:szCs w:val="22"/>
        </w:rPr>
        <w:t xml:space="preserve"> </w:t>
      </w:r>
      <w:r w:rsidR="00A5557C" w:rsidRPr="008E2BD9">
        <w:rPr>
          <w:rFonts w:hint="eastAsia"/>
          <w:szCs w:val="22"/>
        </w:rPr>
        <w:t>금</w:t>
      </w:r>
      <w:r w:rsidR="00A5557C" w:rsidRPr="008E2BD9">
        <w:rPr>
          <w:rFonts w:hint="eastAsia"/>
          <w:szCs w:val="22"/>
        </w:rPr>
        <w:t xml:space="preserve"> </w:t>
      </w:r>
      <w:r w:rsidR="00B728E4">
        <w:rPr>
          <w:rFonts w:hint="eastAsia"/>
        </w:rPr>
        <w:t>100</w:t>
      </w:r>
      <w:r w:rsidR="00A5557C" w:rsidRPr="008E2BD9">
        <w:rPr>
          <w:rFonts w:hint="eastAsia"/>
          <w:szCs w:val="22"/>
        </w:rPr>
        <w:t>원</w:t>
      </w:r>
      <w:r w:rsidR="00A5557C" w:rsidRPr="008E2BD9">
        <w:rPr>
          <w:rFonts w:hint="eastAsia"/>
          <w:szCs w:val="22"/>
        </w:rPr>
        <w:t>)</w:t>
      </w:r>
      <w:r w:rsidR="00A5557C" w:rsidRPr="008E2BD9">
        <w:rPr>
          <w:szCs w:val="22"/>
        </w:rPr>
        <w:t xml:space="preserve"> </w:t>
      </w:r>
      <w:r w:rsidR="00B728E4">
        <w:rPr>
          <w:rFonts w:hint="eastAsia"/>
        </w:rPr>
        <w:t>200,000</w:t>
      </w:r>
      <w:r w:rsidR="00A5557C" w:rsidRPr="008E2BD9">
        <w:rPr>
          <w:rFonts w:hint="eastAsia"/>
          <w:szCs w:val="22"/>
        </w:rPr>
        <w:t>주</w:t>
      </w:r>
      <w:r w:rsidR="00A5557C" w:rsidRPr="008E2BD9">
        <w:rPr>
          <w:rFonts w:hint="eastAsia"/>
          <w:szCs w:val="22"/>
        </w:rPr>
        <w:t>(</w:t>
      </w:r>
      <w:r w:rsidR="00A5557C" w:rsidRPr="008E2BD9">
        <w:rPr>
          <w:rFonts w:hint="eastAsia"/>
          <w:szCs w:val="22"/>
        </w:rPr>
        <w:t>대상회사</w:t>
      </w:r>
      <w:r w:rsidR="00A5557C" w:rsidRPr="008E2BD9">
        <w:rPr>
          <w:rFonts w:hint="eastAsia"/>
          <w:szCs w:val="22"/>
        </w:rPr>
        <w:t xml:space="preserve"> </w:t>
      </w:r>
      <w:r w:rsidR="00A5557C" w:rsidRPr="008E2BD9">
        <w:rPr>
          <w:rFonts w:hint="eastAsia"/>
          <w:szCs w:val="22"/>
        </w:rPr>
        <w:t>발행주식총수의</w:t>
      </w:r>
      <w:r w:rsidR="00A5557C" w:rsidRPr="008E2BD9">
        <w:rPr>
          <w:rFonts w:hint="eastAsia"/>
          <w:szCs w:val="22"/>
        </w:rPr>
        <w:t xml:space="preserve"> </w:t>
      </w:r>
      <w:r w:rsidR="00A5557C" w:rsidRPr="008E2BD9">
        <w:rPr>
          <w:szCs w:val="22"/>
        </w:rPr>
        <w:t>100%)</w:t>
      </w:r>
      <w:r w:rsidR="00A5557C" w:rsidRPr="008E2BD9">
        <w:rPr>
          <w:rFonts w:hint="eastAsia"/>
          <w:szCs w:val="22"/>
        </w:rPr>
        <w:t>를</w:t>
      </w:r>
      <w:bookmarkEnd w:id="8"/>
      <w:r w:rsidR="00A5557C" w:rsidRPr="008E2BD9">
        <w:rPr>
          <w:rFonts w:hint="eastAsia"/>
          <w:szCs w:val="22"/>
        </w:rPr>
        <w:t xml:space="preserve"> </w:t>
      </w:r>
      <w:r w:rsidR="00A5557C" w:rsidRPr="008E2BD9">
        <w:rPr>
          <w:rFonts w:hint="eastAsia"/>
          <w:szCs w:val="22"/>
        </w:rPr>
        <w:t>소유하고</w:t>
      </w:r>
      <w:r w:rsidR="00A5557C" w:rsidRPr="008E2BD9">
        <w:rPr>
          <w:rFonts w:hint="eastAsia"/>
          <w:szCs w:val="22"/>
        </w:rPr>
        <w:t xml:space="preserve"> </w:t>
      </w:r>
      <w:r w:rsidR="00A5557C" w:rsidRPr="008E2BD9">
        <w:rPr>
          <w:rFonts w:hint="eastAsia"/>
          <w:szCs w:val="22"/>
        </w:rPr>
        <w:t>있다</w:t>
      </w:r>
      <w:r w:rsidR="00A5557C" w:rsidRPr="008E2BD9">
        <w:rPr>
          <w:rFonts w:hint="eastAsia"/>
          <w:szCs w:val="22"/>
        </w:rPr>
        <w:t>.</w:t>
      </w:r>
    </w:p>
    <w:p w14:paraId="5C3FA88B" w14:textId="20008F05" w:rsidR="0005575F" w:rsidRPr="00933D6F" w:rsidRDefault="00A47235" w:rsidP="008E282B">
      <w:pPr>
        <w:pStyle w:val="BKL3"/>
        <w:numPr>
          <w:ilvl w:val="0"/>
          <w:numId w:val="17"/>
        </w:numPr>
        <w:ind w:left="851" w:hanging="851"/>
        <w:rPr>
          <w:szCs w:val="22"/>
        </w:rPr>
      </w:pPr>
      <w:r w:rsidRPr="00933D6F">
        <w:rPr>
          <w:rFonts w:hint="eastAsia"/>
          <w:szCs w:val="22"/>
        </w:rPr>
        <w:t>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계약에서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정한</w:t>
      </w:r>
      <w:r w:rsidRPr="00933D6F">
        <w:rPr>
          <w:rFonts w:hint="eastAsia"/>
          <w:szCs w:val="22"/>
        </w:rPr>
        <w:t xml:space="preserve"> </w:t>
      </w:r>
      <w:r w:rsidR="00347B52" w:rsidRPr="00933D6F">
        <w:rPr>
          <w:rFonts w:hint="eastAsia"/>
          <w:szCs w:val="22"/>
        </w:rPr>
        <w:t>내용과</w:t>
      </w:r>
      <w:r w:rsidR="00347B52"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조건에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따라</w:t>
      </w:r>
      <w:r w:rsidRPr="00933D6F">
        <w:rPr>
          <w:rFonts w:hint="eastAsia"/>
          <w:szCs w:val="22"/>
        </w:rPr>
        <w:t xml:space="preserve">, </w:t>
      </w:r>
      <w:r w:rsidR="00E63701">
        <w:rPr>
          <w:rFonts w:hint="eastAsia"/>
          <w:szCs w:val="22"/>
        </w:rPr>
        <w:t>매도인</w:t>
      </w:r>
      <w:r w:rsidR="007F43A6">
        <w:rPr>
          <w:rFonts w:hint="eastAsia"/>
          <w:szCs w:val="22"/>
        </w:rPr>
        <w:t>은</w:t>
      </w:r>
      <w:r w:rsidR="007F43A6">
        <w:rPr>
          <w:rFonts w:hint="eastAsia"/>
          <w:szCs w:val="22"/>
        </w:rPr>
        <w:t xml:space="preserve"> </w:t>
      </w:r>
      <w:r w:rsidR="00E63701">
        <w:rPr>
          <w:rFonts w:hint="eastAsia"/>
          <w:szCs w:val="22"/>
        </w:rPr>
        <w:t>매도인</w:t>
      </w:r>
      <w:r w:rsidR="007F43A6">
        <w:rPr>
          <w:rFonts w:hint="eastAsia"/>
          <w:szCs w:val="22"/>
        </w:rPr>
        <w:t>이</w:t>
      </w:r>
      <w:r w:rsidR="007D4A8F" w:rsidRPr="00933D6F">
        <w:rPr>
          <w:rFonts w:hint="eastAsia"/>
          <w:szCs w:val="22"/>
        </w:rPr>
        <w:t xml:space="preserve"> </w:t>
      </w:r>
      <w:r w:rsidR="007D4A8F" w:rsidRPr="00933D6F">
        <w:rPr>
          <w:rFonts w:hint="eastAsia"/>
          <w:szCs w:val="22"/>
        </w:rPr>
        <w:t>소유한</w:t>
      </w:r>
      <w:r w:rsidR="007D4A8F" w:rsidRPr="00933D6F">
        <w:rPr>
          <w:rFonts w:hint="eastAsia"/>
          <w:szCs w:val="22"/>
        </w:rPr>
        <w:t xml:space="preserve"> </w:t>
      </w:r>
      <w:r w:rsidR="00FC502E">
        <w:rPr>
          <w:rFonts w:hint="eastAsia"/>
          <w:szCs w:val="22"/>
        </w:rPr>
        <w:t>대상</w:t>
      </w:r>
      <w:r w:rsidR="007F43A6">
        <w:rPr>
          <w:rFonts w:hint="eastAsia"/>
          <w:szCs w:val="22"/>
        </w:rPr>
        <w:t>회사</w:t>
      </w:r>
      <w:r w:rsidR="007F43A6">
        <w:rPr>
          <w:rFonts w:hint="eastAsia"/>
          <w:szCs w:val="22"/>
        </w:rPr>
        <w:t xml:space="preserve"> </w:t>
      </w:r>
      <w:r w:rsidR="007F43A6">
        <w:rPr>
          <w:rFonts w:hint="eastAsia"/>
          <w:szCs w:val="22"/>
        </w:rPr>
        <w:t>발행의</w:t>
      </w:r>
      <w:r w:rsidR="007F43A6">
        <w:rPr>
          <w:rFonts w:hint="eastAsia"/>
          <w:szCs w:val="22"/>
        </w:rPr>
        <w:t xml:space="preserve"> </w:t>
      </w:r>
      <w:r w:rsidR="007F43A6">
        <w:rPr>
          <w:rFonts w:hint="eastAsia"/>
          <w:szCs w:val="22"/>
        </w:rPr>
        <w:t>보통주식</w:t>
      </w:r>
      <w:r w:rsidR="007F43A6">
        <w:rPr>
          <w:rFonts w:hint="eastAsia"/>
          <w:szCs w:val="22"/>
        </w:rPr>
        <w:t xml:space="preserve"> </w:t>
      </w:r>
      <w:r w:rsidR="0015541C">
        <w:rPr>
          <w:rFonts w:hint="eastAsia"/>
          <w:szCs w:val="22"/>
        </w:rPr>
        <w:t>200,000</w:t>
      </w:r>
      <w:r w:rsidR="007F43A6">
        <w:rPr>
          <w:rFonts w:hint="eastAsia"/>
          <w:szCs w:val="22"/>
        </w:rPr>
        <w:t>주</w:t>
      </w:r>
      <w:r w:rsidR="007F43A6">
        <w:rPr>
          <w:rFonts w:hint="eastAsia"/>
          <w:szCs w:val="22"/>
        </w:rPr>
        <w:t>(</w:t>
      </w:r>
      <w:r w:rsidR="007F43A6">
        <w:rPr>
          <w:szCs w:val="22"/>
        </w:rPr>
        <w:t>“</w:t>
      </w:r>
      <w:r w:rsidR="007F43A6" w:rsidRPr="007F43A6">
        <w:rPr>
          <w:rFonts w:hint="eastAsia"/>
          <w:szCs w:val="22"/>
          <w:u w:val="single"/>
        </w:rPr>
        <w:t>대상주식</w:t>
      </w:r>
      <w:r w:rsidR="007F43A6">
        <w:rPr>
          <w:szCs w:val="22"/>
        </w:rPr>
        <w:t>”)</w:t>
      </w:r>
      <w:r w:rsidR="007F43A6">
        <w:rPr>
          <w:rFonts w:hint="eastAsia"/>
          <w:szCs w:val="22"/>
        </w:rPr>
        <w:t>를</w:t>
      </w:r>
      <w:r w:rsidR="007F43A6">
        <w:rPr>
          <w:rFonts w:hint="eastAsia"/>
          <w:szCs w:val="22"/>
        </w:rPr>
        <w:t xml:space="preserve"> </w:t>
      </w:r>
      <w:r w:rsidR="000433EE" w:rsidRPr="00933D6F">
        <w:rPr>
          <w:rFonts w:hint="eastAsia"/>
          <w:szCs w:val="22"/>
        </w:rPr>
        <w:t>매수인에게</w:t>
      </w:r>
      <w:r w:rsidR="000433EE" w:rsidRPr="00933D6F">
        <w:rPr>
          <w:rFonts w:hint="eastAsia"/>
          <w:szCs w:val="22"/>
        </w:rPr>
        <w:t xml:space="preserve"> </w:t>
      </w:r>
      <w:r w:rsidR="000433EE" w:rsidRPr="00933D6F">
        <w:rPr>
          <w:rFonts w:hint="eastAsia"/>
          <w:szCs w:val="22"/>
        </w:rPr>
        <w:t>매도하고자</w:t>
      </w:r>
      <w:r w:rsidR="000433EE" w:rsidRPr="00933D6F">
        <w:rPr>
          <w:rFonts w:hint="eastAsia"/>
          <w:szCs w:val="22"/>
        </w:rPr>
        <w:t xml:space="preserve"> </w:t>
      </w:r>
      <w:r w:rsidR="000433EE" w:rsidRPr="00933D6F">
        <w:rPr>
          <w:rFonts w:hint="eastAsia"/>
          <w:szCs w:val="22"/>
        </w:rPr>
        <w:t>하고</w:t>
      </w:r>
      <w:r w:rsidR="000433EE" w:rsidRPr="00933D6F">
        <w:rPr>
          <w:rFonts w:hint="eastAsia"/>
          <w:szCs w:val="22"/>
        </w:rPr>
        <w:t xml:space="preserve">, </w:t>
      </w:r>
      <w:r w:rsidR="000433EE" w:rsidRPr="00933D6F">
        <w:rPr>
          <w:rFonts w:hint="eastAsia"/>
          <w:szCs w:val="22"/>
        </w:rPr>
        <w:t>매수인은</w:t>
      </w:r>
      <w:r w:rsidR="000433EE" w:rsidRPr="00933D6F">
        <w:rPr>
          <w:rFonts w:hint="eastAsia"/>
          <w:szCs w:val="22"/>
        </w:rPr>
        <w:t xml:space="preserve"> </w:t>
      </w:r>
      <w:r w:rsidR="000433EE" w:rsidRPr="00933D6F">
        <w:rPr>
          <w:rFonts w:hint="eastAsia"/>
          <w:szCs w:val="22"/>
        </w:rPr>
        <w:t>이를</w:t>
      </w:r>
      <w:r w:rsidR="000433EE" w:rsidRPr="00933D6F">
        <w:rPr>
          <w:rFonts w:hint="eastAsia"/>
          <w:szCs w:val="22"/>
        </w:rPr>
        <w:t xml:space="preserve"> </w:t>
      </w:r>
      <w:r w:rsidR="00E63701">
        <w:rPr>
          <w:rFonts w:hint="eastAsia"/>
          <w:szCs w:val="22"/>
        </w:rPr>
        <w:t>매도인</w:t>
      </w:r>
      <w:r w:rsidR="007F43A6">
        <w:rPr>
          <w:rFonts w:hint="eastAsia"/>
          <w:szCs w:val="22"/>
        </w:rPr>
        <w:t>으</w:t>
      </w:r>
      <w:r w:rsidR="00D4445A" w:rsidRPr="00933D6F">
        <w:rPr>
          <w:szCs w:val="22"/>
        </w:rPr>
        <w:t>로부터</w:t>
      </w:r>
      <w:r w:rsidR="000433EE" w:rsidRPr="00933D6F">
        <w:rPr>
          <w:rFonts w:hint="eastAsia"/>
          <w:szCs w:val="22"/>
        </w:rPr>
        <w:t xml:space="preserve"> </w:t>
      </w:r>
      <w:r w:rsidR="000433EE" w:rsidRPr="00933D6F">
        <w:rPr>
          <w:rFonts w:hint="eastAsia"/>
          <w:szCs w:val="22"/>
        </w:rPr>
        <w:t>매수하고자</w:t>
      </w:r>
      <w:r w:rsidR="000433EE" w:rsidRPr="00933D6F">
        <w:rPr>
          <w:rFonts w:hint="eastAsia"/>
          <w:szCs w:val="22"/>
        </w:rPr>
        <w:t xml:space="preserve"> </w:t>
      </w:r>
      <w:r w:rsidR="000433EE" w:rsidRPr="00933D6F">
        <w:rPr>
          <w:rFonts w:hint="eastAsia"/>
          <w:szCs w:val="22"/>
        </w:rPr>
        <w:t>한다</w:t>
      </w:r>
      <w:r w:rsidR="000433EE" w:rsidRPr="00933D6F">
        <w:rPr>
          <w:rFonts w:hint="eastAsia"/>
          <w:szCs w:val="22"/>
        </w:rPr>
        <w:t>.</w:t>
      </w:r>
      <w:r w:rsidR="0005575F" w:rsidRPr="00933D6F">
        <w:rPr>
          <w:szCs w:val="22"/>
        </w:rPr>
        <w:t xml:space="preserve"> </w:t>
      </w:r>
    </w:p>
    <w:p w14:paraId="1131CE51" w14:textId="3B001787" w:rsidR="000433EE" w:rsidRPr="00933D6F" w:rsidRDefault="000433EE" w:rsidP="000433EE">
      <w:pPr>
        <w:pStyle w:val="BKL2"/>
        <w:rPr>
          <w:szCs w:val="22"/>
        </w:rPr>
      </w:pPr>
      <w:r w:rsidRPr="00933D6F">
        <w:rPr>
          <w:rFonts w:hint="eastAsia"/>
          <w:szCs w:val="22"/>
        </w:rPr>
        <w:t>이에</w:t>
      </w:r>
      <w:r w:rsidRPr="00933D6F">
        <w:rPr>
          <w:rFonts w:hint="eastAsia"/>
          <w:szCs w:val="22"/>
        </w:rPr>
        <w:t xml:space="preserve"> </w:t>
      </w:r>
      <w:r w:rsidR="00E63701">
        <w:rPr>
          <w:rFonts w:hint="eastAsia"/>
          <w:szCs w:val="22"/>
        </w:rPr>
        <w:t>매도인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및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매수인</w:t>
      </w:r>
      <w:r w:rsidRPr="00933D6F">
        <w:rPr>
          <w:rFonts w:hint="eastAsia"/>
          <w:szCs w:val="22"/>
        </w:rPr>
        <w:t>(</w:t>
      </w:r>
      <w:r w:rsidRPr="00933D6F">
        <w:rPr>
          <w:rFonts w:hint="eastAsia"/>
          <w:szCs w:val="22"/>
        </w:rPr>
        <w:t>총칭하여</w:t>
      </w:r>
      <w:r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“</w:t>
      </w:r>
      <w:r w:rsidRPr="00933D6F">
        <w:rPr>
          <w:rFonts w:hint="eastAsia"/>
          <w:szCs w:val="22"/>
          <w:u w:val="single"/>
        </w:rPr>
        <w:t>당사자들</w:t>
      </w:r>
      <w:r w:rsidRPr="00933D6F">
        <w:rPr>
          <w:szCs w:val="22"/>
        </w:rPr>
        <w:t>”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개별적으로</w:t>
      </w:r>
      <w:r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“</w:t>
      </w:r>
      <w:r w:rsidRPr="00933D6F">
        <w:rPr>
          <w:rFonts w:hint="eastAsia"/>
          <w:szCs w:val="22"/>
          <w:u w:val="single"/>
        </w:rPr>
        <w:t>당사자</w:t>
      </w:r>
      <w:r w:rsidRPr="00933D6F">
        <w:rPr>
          <w:szCs w:val="22"/>
        </w:rPr>
        <w:t>”</w:t>
      </w:r>
      <w:r w:rsidR="001513C6" w:rsidRPr="00933D6F">
        <w:rPr>
          <w:szCs w:val="22"/>
        </w:rPr>
        <w:t xml:space="preserve">, </w:t>
      </w:r>
      <w:r w:rsidR="001513C6" w:rsidRPr="00933D6F">
        <w:rPr>
          <w:rFonts w:hint="eastAsia"/>
          <w:szCs w:val="22"/>
        </w:rPr>
        <w:t>문언상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어느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당사자와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그에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대응되는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상대방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당사자의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두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당사자를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전제로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하는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경우</w:t>
      </w:r>
      <w:r w:rsidR="001513C6" w:rsidRPr="00933D6F">
        <w:rPr>
          <w:rFonts w:hint="eastAsia"/>
          <w:szCs w:val="22"/>
        </w:rPr>
        <w:t xml:space="preserve"> </w:t>
      </w:r>
      <w:r w:rsidR="00E63701">
        <w:rPr>
          <w:rFonts w:hint="eastAsia"/>
          <w:szCs w:val="22"/>
        </w:rPr>
        <w:t>매도인</w:t>
      </w:r>
      <w:r w:rsidR="001513C6" w:rsidRPr="00933D6F">
        <w:rPr>
          <w:rFonts w:hint="eastAsia"/>
          <w:szCs w:val="22"/>
        </w:rPr>
        <w:t>을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하나의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당사자로</w:t>
      </w:r>
      <w:r w:rsidR="001513C6" w:rsidRPr="00933D6F">
        <w:rPr>
          <w:rFonts w:hint="eastAsia"/>
          <w:szCs w:val="22"/>
        </w:rPr>
        <w:t xml:space="preserve">, </w:t>
      </w:r>
      <w:r w:rsidR="001513C6" w:rsidRPr="00933D6F">
        <w:rPr>
          <w:rFonts w:hint="eastAsia"/>
          <w:szCs w:val="22"/>
        </w:rPr>
        <w:t>매수인을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다른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하나의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당사자로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간주함</w:t>
      </w:r>
      <w:r w:rsidRPr="00933D6F">
        <w:rPr>
          <w:rFonts w:hint="eastAsia"/>
          <w:szCs w:val="22"/>
        </w:rPr>
        <w:t>)</w:t>
      </w:r>
      <w:r w:rsidRPr="00933D6F">
        <w:rPr>
          <w:rFonts w:hint="eastAsia"/>
          <w:szCs w:val="22"/>
        </w:rPr>
        <w:t>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아래와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같이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합의한다</w:t>
      </w:r>
      <w:r w:rsidRPr="00933D6F">
        <w:rPr>
          <w:rFonts w:hint="eastAsia"/>
          <w:szCs w:val="22"/>
        </w:rPr>
        <w:t>.</w:t>
      </w:r>
    </w:p>
    <w:p w14:paraId="3EC4A988" w14:textId="77777777" w:rsidR="00A76EA4" w:rsidRPr="00933D6F" w:rsidRDefault="00A76EA4" w:rsidP="00F55EB1">
      <w:pPr>
        <w:pStyle w:val="BKLH1-1"/>
        <w:rPr>
          <w:szCs w:val="22"/>
        </w:rPr>
      </w:pPr>
      <w:bookmarkStart w:id="9" w:name="_Toc325125165"/>
      <w:bookmarkStart w:id="10" w:name="_Toc58933185"/>
      <w:bookmarkEnd w:id="0"/>
      <w:r w:rsidRPr="00933D6F">
        <w:rPr>
          <w:szCs w:val="22"/>
        </w:rPr>
        <w:t>용어의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정의</w:t>
      </w:r>
      <w:bookmarkEnd w:id="9"/>
      <w:bookmarkEnd w:id="10"/>
    </w:p>
    <w:p w14:paraId="19A8916A" w14:textId="77777777" w:rsidR="00C17F83" w:rsidRPr="00933D6F" w:rsidRDefault="00F55EB1" w:rsidP="00EA5BC5">
      <w:pPr>
        <w:pStyle w:val="BKLH3-1"/>
      </w:pPr>
      <w:r w:rsidRPr="00933D6F">
        <w:t>본</w:t>
      </w:r>
      <w:r w:rsidRPr="00933D6F">
        <w:t xml:space="preserve"> </w:t>
      </w:r>
      <w:r w:rsidRPr="00933D6F">
        <w:t>계약에서</w:t>
      </w:r>
      <w:r w:rsidRPr="00933D6F">
        <w:t xml:space="preserve"> </w:t>
      </w:r>
      <w:r w:rsidRPr="00933D6F">
        <w:t>사용되는</w:t>
      </w:r>
      <w:r w:rsidRPr="00933D6F">
        <w:t xml:space="preserve"> </w:t>
      </w:r>
      <w:r w:rsidRPr="00933D6F">
        <w:t>다음의</w:t>
      </w:r>
      <w:r w:rsidRPr="00933D6F">
        <w:t xml:space="preserve"> </w:t>
      </w:r>
      <w:r w:rsidRPr="00933D6F">
        <w:t>용어는</w:t>
      </w:r>
      <w:r w:rsidRPr="00933D6F">
        <w:t xml:space="preserve"> </w:t>
      </w:r>
      <w:r w:rsidRPr="00933D6F">
        <w:t>본</w:t>
      </w:r>
      <w:r w:rsidRPr="00933D6F">
        <w:t xml:space="preserve"> </w:t>
      </w:r>
      <w:r w:rsidRPr="00933D6F">
        <w:t>계약에서</w:t>
      </w:r>
      <w:r w:rsidRPr="00933D6F">
        <w:t xml:space="preserve"> </w:t>
      </w:r>
      <w:r w:rsidRPr="00933D6F">
        <w:t>달리</w:t>
      </w:r>
      <w:r w:rsidRPr="00933D6F">
        <w:t xml:space="preserve"> </w:t>
      </w:r>
      <w:r w:rsidRPr="00933D6F">
        <w:t>정의되지</w:t>
      </w:r>
      <w:r w:rsidRPr="00933D6F">
        <w:t xml:space="preserve"> </w:t>
      </w:r>
      <w:r w:rsidRPr="00933D6F">
        <w:t>아니하는</w:t>
      </w:r>
      <w:r w:rsidRPr="00933D6F">
        <w:t xml:space="preserve"> </w:t>
      </w:r>
      <w:r w:rsidRPr="00933D6F">
        <w:t>한</w:t>
      </w:r>
      <w:r w:rsidRPr="00933D6F">
        <w:t xml:space="preserve"> </w:t>
      </w:r>
      <w:r w:rsidR="007D4A8F" w:rsidRPr="00933D6F">
        <w:rPr>
          <w:rFonts w:hint="eastAsia"/>
          <w:u w:val="single"/>
        </w:rPr>
        <w:t>별지</w:t>
      </w:r>
      <w:r w:rsidR="007D4A8F" w:rsidRPr="00933D6F">
        <w:rPr>
          <w:rFonts w:hint="eastAsia"/>
          <w:u w:val="single"/>
        </w:rPr>
        <w:t xml:space="preserve"> 1</w:t>
      </w:r>
      <w:r w:rsidR="007D4A8F" w:rsidRPr="00933D6F">
        <w:rPr>
          <w:rFonts w:hint="eastAsia"/>
        </w:rPr>
        <w:t>에서</w:t>
      </w:r>
      <w:r w:rsidRPr="00933D6F">
        <w:t xml:space="preserve"> </w:t>
      </w:r>
      <w:r w:rsidR="007D4A8F" w:rsidRPr="00933D6F">
        <w:rPr>
          <w:rFonts w:hint="eastAsia"/>
        </w:rPr>
        <w:t>정한</w:t>
      </w:r>
      <w:r w:rsidRPr="00933D6F">
        <w:t xml:space="preserve"> </w:t>
      </w:r>
      <w:r w:rsidRPr="00933D6F">
        <w:t>의미를</w:t>
      </w:r>
      <w:r w:rsidRPr="00933D6F">
        <w:t xml:space="preserve"> </w:t>
      </w:r>
      <w:r w:rsidRPr="00933D6F">
        <w:t>가진다</w:t>
      </w:r>
      <w:r w:rsidRPr="00933D6F">
        <w:t>.</w:t>
      </w:r>
    </w:p>
    <w:p w14:paraId="72DF3C2A" w14:textId="090B1F4D" w:rsidR="00EA5BC5" w:rsidRPr="00933D6F" w:rsidRDefault="00EA5BC5" w:rsidP="00EA5BC5">
      <w:pPr>
        <w:pStyle w:val="BKLH3-1"/>
      </w:pPr>
      <w:bookmarkStart w:id="11" w:name="_Hlk185632968"/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달리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규정된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제외하고</w:t>
      </w:r>
      <w:r w:rsidRPr="00933D6F">
        <w:rPr>
          <w:szCs w:val="22"/>
        </w:rPr>
        <w:t xml:space="preserve">, (i) </w:t>
      </w:r>
      <w:r w:rsidRPr="00933D6F">
        <w:rPr>
          <w:rFonts w:hint="eastAsia"/>
          <w:szCs w:val="22"/>
        </w:rPr>
        <w:t>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계약에서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언급된</w:t>
      </w:r>
      <w:r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기타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합의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서류</w:t>
      </w:r>
      <w:r w:rsidRPr="00933D6F">
        <w:rPr>
          <w:rFonts w:hint="eastAsia"/>
          <w:szCs w:val="22"/>
        </w:rPr>
        <w:t>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그것들이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유효하게</w:t>
      </w:r>
      <w:r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변경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수정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보완된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상태를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의미하는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것이고</w:t>
      </w:r>
      <w:r w:rsidRPr="00933D6F">
        <w:rPr>
          <w:szCs w:val="22"/>
        </w:rPr>
        <w:t xml:space="preserve">, (ii)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계약에서</w:t>
      </w:r>
      <w:r w:rsidRPr="00933D6F">
        <w:rPr>
          <w:szCs w:val="22"/>
        </w:rPr>
        <w:t xml:space="preserve"> “</w:t>
      </w:r>
      <w:r w:rsidRPr="00933D6F">
        <w:rPr>
          <w:szCs w:val="22"/>
        </w:rPr>
        <w:t>포함한다</w:t>
      </w:r>
      <w:r w:rsidRPr="00933D6F">
        <w:rPr>
          <w:szCs w:val="22"/>
        </w:rPr>
        <w:t>”</w:t>
      </w:r>
      <w:r w:rsidRPr="00933D6F">
        <w:rPr>
          <w:szCs w:val="22"/>
        </w:rPr>
        <w:t>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취지의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용어가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사용된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경우에는</w:t>
      </w:r>
      <w:r w:rsidRPr="00933D6F">
        <w:rPr>
          <w:szCs w:val="22"/>
        </w:rPr>
        <w:t xml:space="preserve"> “</w:t>
      </w:r>
      <w:r w:rsidRPr="00933D6F">
        <w:rPr>
          <w:szCs w:val="22"/>
        </w:rPr>
        <w:t>포함하되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한정하지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아니한다</w:t>
      </w:r>
      <w:r w:rsidRPr="00933D6F">
        <w:rPr>
          <w:szCs w:val="22"/>
        </w:rPr>
        <w:t>”</w:t>
      </w:r>
      <w:r w:rsidRPr="00933D6F">
        <w:rPr>
          <w:szCs w:val="22"/>
        </w:rPr>
        <w:t>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취지가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병기되어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있는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것과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마찬가지로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간주되며</w:t>
      </w:r>
      <w:r w:rsidRPr="00933D6F">
        <w:rPr>
          <w:szCs w:val="22"/>
        </w:rPr>
        <w:t xml:space="preserve">, (iii) </w:t>
      </w:r>
      <w:r w:rsidRPr="00933D6F">
        <w:rPr>
          <w:szCs w:val="22"/>
        </w:rPr>
        <w:t>단수로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쓰인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용어는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복수를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포함하는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것으로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간주되고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반대도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같으며</w:t>
      </w:r>
      <w:r w:rsidRPr="00933D6F">
        <w:rPr>
          <w:szCs w:val="22"/>
        </w:rPr>
        <w:t xml:space="preserve">, (iv)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계약에서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언급된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일수는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lastRenderedPageBreak/>
        <w:t>명시적으로</w:t>
      </w:r>
      <w:r w:rsidRPr="00933D6F">
        <w:rPr>
          <w:szCs w:val="22"/>
        </w:rPr>
        <w:t xml:space="preserve"> “</w:t>
      </w:r>
      <w:r w:rsidRPr="00933D6F">
        <w:rPr>
          <w:szCs w:val="22"/>
        </w:rPr>
        <w:t>영업일</w:t>
      </w:r>
      <w:r w:rsidRPr="00933D6F">
        <w:rPr>
          <w:szCs w:val="22"/>
        </w:rPr>
        <w:t>”</w:t>
      </w:r>
      <w:r w:rsidRPr="00933D6F">
        <w:rPr>
          <w:szCs w:val="22"/>
        </w:rPr>
        <w:t>이라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표시하지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않는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달력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상의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일수를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의미한다</w:t>
      </w:r>
      <w:r w:rsidRPr="00933D6F">
        <w:rPr>
          <w:szCs w:val="22"/>
        </w:rPr>
        <w:t xml:space="preserve">.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언급된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별지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별표와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별첨은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내용이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그대로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서술된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것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같이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일부로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간주되고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계약상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각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조항의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표제는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오로지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편의의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목적을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위한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것으로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계약의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해석</w:t>
      </w:r>
      <w:r w:rsidRPr="00933D6F">
        <w:rPr>
          <w:szCs w:val="22"/>
        </w:rPr>
        <w:t>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영향을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미치지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아니한다</w:t>
      </w:r>
      <w:r w:rsidRPr="00933D6F">
        <w:rPr>
          <w:szCs w:val="22"/>
        </w:rPr>
        <w:t>.</w:t>
      </w:r>
      <w:bookmarkEnd w:id="11"/>
    </w:p>
    <w:p w14:paraId="7913FAFC" w14:textId="77777777" w:rsidR="00A76EA4" w:rsidRPr="00933D6F" w:rsidRDefault="00A76EA4" w:rsidP="00F55EB1">
      <w:pPr>
        <w:pStyle w:val="BKLH1-1"/>
        <w:rPr>
          <w:szCs w:val="22"/>
        </w:rPr>
      </w:pPr>
      <w:bookmarkStart w:id="12" w:name="_Toc325125166"/>
      <w:bookmarkStart w:id="13" w:name="_Toc58933186"/>
      <w:r w:rsidRPr="00933D6F">
        <w:rPr>
          <w:szCs w:val="22"/>
        </w:rPr>
        <w:t>대상주식의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매매</w:t>
      </w:r>
      <w:bookmarkEnd w:id="12"/>
      <w:bookmarkEnd w:id="13"/>
    </w:p>
    <w:p w14:paraId="0E908CC3" w14:textId="77777777" w:rsidR="00075FC6" w:rsidRPr="00933D6F" w:rsidRDefault="00075FC6" w:rsidP="00596595">
      <w:pPr>
        <w:pStyle w:val="BKLH2-11"/>
        <w:rPr>
          <w:szCs w:val="22"/>
        </w:rPr>
      </w:pPr>
      <w:bookmarkStart w:id="14" w:name="_Toc58933187"/>
      <w:r w:rsidRPr="00933D6F">
        <w:rPr>
          <w:rFonts w:hint="eastAsia"/>
          <w:szCs w:val="22"/>
        </w:rPr>
        <w:t>대상주식의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매매</w:t>
      </w:r>
      <w:bookmarkEnd w:id="14"/>
    </w:p>
    <w:p w14:paraId="5A74C804" w14:textId="6B9986D6" w:rsidR="003213AE" w:rsidRPr="00933D6F" w:rsidRDefault="003952B7" w:rsidP="00F30D42">
      <w:pPr>
        <w:pStyle w:val="BKLBodyText"/>
        <w:rPr>
          <w:szCs w:val="22"/>
        </w:rPr>
      </w:pP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계약에서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정하는</w:t>
      </w:r>
      <w:r w:rsidRPr="00933D6F">
        <w:rPr>
          <w:szCs w:val="22"/>
        </w:rPr>
        <w:t xml:space="preserve"> </w:t>
      </w:r>
      <w:r w:rsidR="00320044" w:rsidRPr="00933D6F">
        <w:rPr>
          <w:rFonts w:hint="eastAsia"/>
          <w:szCs w:val="22"/>
        </w:rPr>
        <w:t>내용과</w:t>
      </w:r>
      <w:r w:rsidR="00320044"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조건에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따라</w:t>
      </w:r>
      <w:r w:rsidRPr="00933D6F">
        <w:rPr>
          <w:szCs w:val="22"/>
        </w:rPr>
        <w:t xml:space="preserve">, </w:t>
      </w:r>
      <w:r w:rsidR="00E63701">
        <w:rPr>
          <w:rFonts w:hint="eastAsia"/>
          <w:szCs w:val="22"/>
        </w:rPr>
        <w:t>매도인</w:t>
      </w:r>
      <w:r w:rsidR="000E3E01" w:rsidRPr="00933D6F">
        <w:rPr>
          <w:rFonts w:hint="eastAsia"/>
          <w:szCs w:val="22"/>
        </w:rPr>
        <w:t>은</w:t>
      </w:r>
      <w:r w:rsidR="00A76EA4" w:rsidRPr="00933D6F">
        <w:rPr>
          <w:szCs w:val="22"/>
        </w:rPr>
        <w:t xml:space="preserve"> </w:t>
      </w:r>
      <w:r w:rsidR="00E53765" w:rsidRPr="00933D6F">
        <w:rPr>
          <w:szCs w:val="22"/>
        </w:rPr>
        <w:t>매수인</w:t>
      </w:r>
      <w:r w:rsidR="00A76EA4" w:rsidRPr="00933D6F">
        <w:rPr>
          <w:szCs w:val="22"/>
        </w:rPr>
        <w:t>에게</w:t>
      </w:r>
      <w:r w:rsidR="00A76EA4" w:rsidRPr="00933D6F">
        <w:rPr>
          <w:szCs w:val="22"/>
        </w:rPr>
        <w:t xml:space="preserve"> </w:t>
      </w:r>
      <w:r w:rsidR="001513C6" w:rsidRPr="00933D6F">
        <w:rPr>
          <w:rFonts w:hint="eastAsia"/>
          <w:szCs w:val="22"/>
        </w:rPr>
        <w:t>여하한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제한부담이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없는</w:t>
      </w:r>
      <w:r w:rsidR="001513C6" w:rsidRPr="00933D6F">
        <w:rPr>
          <w:rFonts w:hint="eastAsia"/>
          <w:szCs w:val="22"/>
        </w:rPr>
        <w:t xml:space="preserve"> </w:t>
      </w:r>
      <w:r w:rsidR="001513C6" w:rsidRPr="00933D6F">
        <w:rPr>
          <w:rFonts w:hint="eastAsia"/>
          <w:szCs w:val="22"/>
        </w:rPr>
        <w:t>상태로</w:t>
      </w:r>
      <w:r w:rsidR="001513C6" w:rsidRPr="00933D6F">
        <w:rPr>
          <w:rFonts w:hint="eastAsia"/>
          <w:szCs w:val="22"/>
        </w:rPr>
        <w:t xml:space="preserve"> </w:t>
      </w:r>
      <w:r w:rsidR="000E3E01" w:rsidRPr="00933D6F">
        <w:rPr>
          <w:rFonts w:hint="eastAsia"/>
          <w:szCs w:val="22"/>
        </w:rPr>
        <w:t>대상주식을</w:t>
      </w:r>
      <w:r w:rsidR="000E3E01" w:rsidRPr="00933D6F">
        <w:rPr>
          <w:rFonts w:hint="eastAsia"/>
          <w:szCs w:val="22"/>
        </w:rPr>
        <w:t xml:space="preserve"> </w:t>
      </w:r>
      <w:r w:rsidR="000E3E01" w:rsidRPr="00933D6F">
        <w:rPr>
          <w:rFonts w:hint="eastAsia"/>
          <w:szCs w:val="22"/>
        </w:rPr>
        <w:t>매도하고</w:t>
      </w:r>
      <w:r w:rsidR="000E3E01" w:rsidRPr="00933D6F">
        <w:rPr>
          <w:rFonts w:hint="eastAsia"/>
          <w:szCs w:val="22"/>
        </w:rPr>
        <w:t>,</w:t>
      </w:r>
      <w:r w:rsidR="000E3E01" w:rsidRPr="00933D6F">
        <w:rPr>
          <w:szCs w:val="22"/>
        </w:rPr>
        <w:t xml:space="preserve"> </w:t>
      </w:r>
      <w:r w:rsidR="00E53765" w:rsidRPr="00933D6F">
        <w:rPr>
          <w:szCs w:val="22"/>
        </w:rPr>
        <w:t>매수인</w:t>
      </w:r>
      <w:r w:rsidR="00A76EA4" w:rsidRPr="00933D6F">
        <w:rPr>
          <w:szCs w:val="22"/>
        </w:rPr>
        <w:t>은</w:t>
      </w:r>
      <w:r w:rsidR="00A76EA4" w:rsidRPr="00933D6F">
        <w:rPr>
          <w:szCs w:val="22"/>
        </w:rPr>
        <w:t xml:space="preserve"> </w:t>
      </w:r>
      <w:r w:rsidR="00E63701">
        <w:rPr>
          <w:rFonts w:hint="eastAsia"/>
          <w:szCs w:val="22"/>
        </w:rPr>
        <w:t>매도인</w:t>
      </w:r>
      <w:r w:rsidR="00E63701">
        <w:rPr>
          <w:szCs w:val="22"/>
        </w:rPr>
        <w:t>으로부터</w:t>
      </w:r>
      <w:r w:rsidR="00A76EA4" w:rsidRPr="00933D6F">
        <w:rPr>
          <w:szCs w:val="22"/>
        </w:rPr>
        <w:t xml:space="preserve"> </w:t>
      </w:r>
      <w:r w:rsidR="00A76EA4" w:rsidRPr="00933D6F">
        <w:rPr>
          <w:szCs w:val="22"/>
        </w:rPr>
        <w:t>대상주식을</w:t>
      </w:r>
      <w:r w:rsidR="00A76EA4" w:rsidRPr="00933D6F">
        <w:rPr>
          <w:szCs w:val="22"/>
        </w:rPr>
        <w:t xml:space="preserve"> </w:t>
      </w:r>
      <w:r w:rsidR="00A76EA4" w:rsidRPr="00933D6F">
        <w:rPr>
          <w:szCs w:val="22"/>
        </w:rPr>
        <w:t>매수하기로</w:t>
      </w:r>
      <w:r w:rsidR="00A76EA4" w:rsidRPr="00933D6F">
        <w:rPr>
          <w:szCs w:val="22"/>
        </w:rPr>
        <w:t xml:space="preserve"> </w:t>
      </w:r>
      <w:r w:rsidR="00A76EA4" w:rsidRPr="00933D6F">
        <w:rPr>
          <w:szCs w:val="22"/>
        </w:rPr>
        <w:t>한다</w:t>
      </w:r>
      <w:r w:rsidR="00A76EA4" w:rsidRPr="00933D6F">
        <w:rPr>
          <w:szCs w:val="22"/>
        </w:rPr>
        <w:t>.</w:t>
      </w:r>
      <w:r w:rsidR="00F10D78" w:rsidRPr="00933D6F">
        <w:rPr>
          <w:szCs w:val="22"/>
        </w:rPr>
        <w:t xml:space="preserve"> </w:t>
      </w:r>
    </w:p>
    <w:p w14:paraId="4D2A1D9D" w14:textId="77777777" w:rsidR="00075FC6" w:rsidRPr="00933D6F" w:rsidRDefault="00075FC6" w:rsidP="000E3E01">
      <w:pPr>
        <w:pStyle w:val="BKLH2-11"/>
        <w:rPr>
          <w:szCs w:val="22"/>
        </w:rPr>
      </w:pPr>
      <w:bookmarkStart w:id="15" w:name="_Toc58933188"/>
      <w:r w:rsidRPr="00933D6F">
        <w:rPr>
          <w:rFonts w:hint="eastAsia"/>
          <w:szCs w:val="22"/>
        </w:rPr>
        <w:t>매매대금</w:t>
      </w:r>
      <w:bookmarkEnd w:id="15"/>
    </w:p>
    <w:p w14:paraId="12342C1B" w14:textId="0C4DBE3F" w:rsidR="000F7543" w:rsidRPr="00FD6A1E" w:rsidRDefault="000E3E01" w:rsidP="003F3D6A">
      <w:pPr>
        <w:pStyle w:val="BKLBodyText"/>
      </w:pPr>
      <w:r w:rsidRPr="00933D6F">
        <w:t>본</w:t>
      </w:r>
      <w:r w:rsidRPr="00933D6F">
        <w:t xml:space="preserve"> </w:t>
      </w:r>
      <w:r w:rsidRPr="00933D6F">
        <w:t>계약에</w:t>
      </w:r>
      <w:r w:rsidRPr="00933D6F">
        <w:t xml:space="preserve"> </w:t>
      </w:r>
      <w:r w:rsidRPr="00933D6F">
        <w:t>따라</w:t>
      </w:r>
      <w:r w:rsidRPr="00933D6F">
        <w:t xml:space="preserve"> </w:t>
      </w:r>
      <w:r w:rsidRPr="00933D6F">
        <w:t>매수인이</w:t>
      </w:r>
      <w:r w:rsidRPr="00933D6F">
        <w:t xml:space="preserve"> </w:t>
      </w:r>
      <w:r w:rsidR="00E63701">
        <w:rPr>
          <w:rFonts w:hint="eastAsia"/>
        </w:rPr>
        <w:t>매도인</w:t>
      </w:r>
      <w:r w:rsidRPr="00933D6F">
        <w:t>에게</w:t>
      </w:r>
      <w:r w:rsidRPr="00933D6F">
        <w:t xml:space="preserve"> </w:t>
      </w:r>
      <w:r w:rsidRPr="00933D6F">
        <w:t>지급해야</w:t>
      </w:r>
      <w:r w:rsidRPr="00933D6F">
        <w:t xml:space="preserve"> </w:t>
      </w:r>
      <w:r w:rsidRPr="00933D6F">
        <w:t>할</w:t>
      </w:r>
      <w:r w:rsidRPr="00933D6F">
        <w:t xml:space="preserve"> </w:t>
      </w:r>
      <w:r w:rsidRPr="00933D6F">
        <w:t>대상주식의</w:t>
      </w:r>
      <w:r w:rsidRPr="00933D6F">
        <w:t xml:space="preserve"> </w:t>
      </w:r>
      <w:r w:rsidR="00697E3E">
        <w:rPr>
          <w:rFonts w:hint="eastAsia"/>
        </w:rPr>
        <w:t>총</w:t>
      </w:r>
      <w:r w:rsidR="00697E3E">
        <w:rPr>
          <w:rFonts w:hint="eastAsia"/>
        </w:rPr>
        <w:t xml:space="preserve"> </w:t>
      </w:r>
      <w:r w:rsidRPr="00933D6F">
        <w:t>매매대금</w:t>
      </w:r>
      <w:r w:rsidR="001513C6" w:rsidRPr="00933D6F">
        <w:rPr>
          <w:rFonts w:hint="eastAsia"/>
        </w:rPr>
        <w:t>은</w:t>
      </w:r>
      <w:r w:rsidR="001513C6" w:rsidRPr="00933D6F">
        <w:rPr>
          <w:rFonts w:hint="eastAsia"/>
        </w:rPr>
        <w:t xml:space="preserve"> </w:t>
      </w:r>
      <w:r w:rsidR="00A5557C">
        <w:rPr>
          <w:rFonts w:hint="eastAsia"/>
          <w:szCs w:val="22"/>
        </w:rPr>
        <w:t>금</w:t>
      </w:r>
      <w:r w:rsidR="00A5557C">
        <w:rPr>
          <w:szCs w:val="22"/>
        </w:rPr>
        <w:t xml:space="preserve"> </w:t>
      </w:r>
      <w:r w:rsidR="00292C8B">
        <w:rPr>
          <w:rFonts w:hint="eastAsia"/>
          <w:szCs w:val="22"/>
        </w:rPr>
        <w:t>일천팔백억</w:t>
      </w:r>
      <w:r w:rsidR="00B04E86">
        <w:rPr>
          <w:rFonts w:hint="eastAsia"/>
          <w:szCs w:val="22"/>
        </w:rPr>
        <w:t>원</w:t>
      </w:r>
      <w:r w:rsidR="003F5A74">
        <w:rPr>
          <w:rFonts w:hint="eastAsia"/>
          <w:szCs w:val="22"/>
        </w:rPr>
        <w:t>(</w:t>
      </w:r>
      <w:r w:rsidR="00746EB2" w:rsidRPr="00725532">
        <w:t>₩</w:t>
      </w:r>
      <w:r w:rsidR="00292C8B">
        <w:rPr>
          <w:rFonts w:hint="eastAsia"/>
        </w:rPr>
        <w:t>180,000,000,000</w:t>
      </w:r>
      <w:r w:rsidR="003F5A74">
        <w:rPr>
          <w:rFonts w:hint="eastAsia"/>
          <w:szCs w:val="22"/>
        </w:rPr>
        <w:t>)</w:t>
      </w:r>
      <w:r w:rsidR="00A5557C">
        <w:rPr>
          <w:rFonts w:hint="eastAsia"/>
          <w:szCs w:val="22"/>
        </w:rPr>
        <w:t>(</w:t>
      </w:r>
      <w:r w:rsidR="00A5557C">
        <w:rPr>
          <w:szCs w:val="22"/>
        </w:rPr>
        <w:t>“</w:t>
      </w:r>
      <w:r w:rsidR="00A5557C" w:rsidRPr="00A46506">
        <w:rPr>
          <w:rFonts w:hint="eastAsia"/>
          <w:szCs w:val="22"/>
          <w:u w:val="single"/>
        </w:rPr>
        <w:t>매매대금</w:t>
      </w:r>
      <w:r w:rsidR="00A5557C">
        <w:rPr>
          <w:szCs w:val="22"/>
        </w:rPr>
        <w:t>”)</w:t>
      </w:r>
      <w:r w:rsidR="00A5557C">
        <w:rPr>
          <w:rFonts w:hint="eastAsia"/>
          <w:szCs w:val="22"/>
        </w:rPr>
        <w:t>으로</w:t>
      </w:r>
      <w:r w:rsidR="00A5557C">
        <w:rPr>
          <w:rFonts w:hint="eastAsia"/>
          <w:szCs w:val="22"/>
        </w:rPr>
        <w:t xml:space="preserve"> </w:t>
      </w:r>
      <w:bookmarkStart w:id="16" w:name="_Toc325125168"/>
      <w:bookmarkStart w:id="17" w:name="_Toc381654349"/>
      <w:r w:rsidR="00EB27EC">
        <w:rPr>
          <w:rFonts w:hint="eastAsia"/>
        </w:rPr>
        <w:t>한다</w:t>
      </w:r>
      <w:r w:rsidR="00EB27EC">
        <w:rPr>
          <w:rFonts w:hint="eastAsia"/>
        </w:rPr>
        <w:t>.</w:t>
      </w:r>
    </w:p>
    <w:p w14:paraId="62BDC055" w14:textId="12C56166" w:rsidR="00FD6A1E" w:rsidRDefault="00FD6A1E" w:rsidP="00FD6A1E">
      <w:pPr>
        <w:pStyle w:val="BKLH2-11"/>
        <w:rPr>
          <w:u w:val="none"/>
        </w:rPr>
      </w:pPr>
      <w:r>
        <w:rPr>
          <w:rFonts w:hint="eastAsia"/>
        </w:rPr>
        <w:t>성과연동</w:t>
      </w:r>
      <w:r w:rsidR="009D7E90">
        <w:rPr>
          <w:rFonts w:hint="eastAsia"/>
        </w:rPr>
        <w:t>대금</w:t>
      </w:r>
      <w:r w:rsidR="00966351">
        <w:rPr>
          <w:rFonts w:hint="eastAsia"/>
        </w:rPr>
        <w:t>(earn-out)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지급</w:t>
      </w:r>
      <w:r w:rsidRPr="00912AAA">
        <w:rPr>
          <w:rFonts w:hint="eastAsia"/>
          <w:u w:val="none"/>
        </w:rPr>
        <w:t>.</w:t>
      </w:r>
    </w:p>
    <w:p w14:paraId="278EA6C0" w14:textId="6A303B2F" w:rsidR="0079774A" w:rsidRDefault="003A4874" w:rsidP="0079774A">
      <w:pPr>
        <w:pStyle w:val="BKLH3-1"/>
        <w:outlineLvl w:val="9"/>
      </w:pPr>
      <w:r w:rsidRPr="002E6DF7">
        <w:t>당사자들은</w:t>
      </w:r>
      <w:r w:rsidRPr="002E6DF7">
        <w:t xml:space="preserve"> </w:t>
      </w:r>
      <w:r>
        <w:rPr>
          <w:rFonts w:hint="eastAsia"/>
        </w:rPr>
        <w:t xml:space="preserve">2026 </w:t>
      </w:r>
      <w:r w:rsidR="002E6DF7" w:rsidRPr="002E6DF7">
        <w:t>사업연도</w:t>
      </w:r>
      <w:r w:rsidR="002E6DF7" w:rsidRPr="002E6DF7">
        <w:t>(“</w:t>
      </w:r>
      <w:r w:rsidRPr="003A4874">
        <w:rPr>
          <w:rFonts w:hint="eastAsia"/>
          <w:u w:val="single"/>
        </w:rPr>
        <w:t>본건</w:t>
      </w:r>
      <w:r w:rsidRPr="003A4874">
        <w:rPr>
          <w:rFonts w:hint="eastAsia"/>
          <w:u w:val="single"/>
        </w:rPr>
        <w:t xml:space="preserve"> </w:t>
      </w:r>
      <w:r w:rsidR="00F965A8">
        <w:rPr>
          <w:u w:val="single"/>
        </w:rPr>
        <w:t>성과연도</w:t>
      </w:r>
      <w:r w:rsidR="002E6DF7" w:rsidRPr="002E6DF7">
        <w:t>”)</w:t>
      </w:r>
      <w:r w:rsidR="002E6DF7" w:rsidRPr="002E6DF7">
        <w:t>의</w:t>
      </w:r>
      <w:r w:rsidR="002E6DF7" w:rsidRPr="002E6DF7">
        <w:t xml:space="preserve"> </w:t>
      </w:r>
      <w:r w:rsidR="002E6DF7" w:rsidRPr="002E6DF7">
        <w:t>성과가</w:t>
      </w:r>
      <w:r w:rsidR="002E6DF7" w:rsidRPr="002E6DF7">
        <w:t xml:space="preserve"> </w:t>
      </w:r>
      <w:r w:rsidR="002E6DF7" w:rsidRPr="002E6DF7">
        <w:t>본</w:t>
      </w:r>
      <w:r w:rsidR="002E6DF7" w:rsidRPr="002E6DF7">
        <w:t xml:space="preserve"> </w:t>
      </w:r>
      <w:r w:rsidR="002E6DF7" w:rsidRPr="002E6DF7">
        <w:t>조에</w:t>
      </w:r>
      <w:r w:rsidR="002E6DF7" w:rsidRPr="002E6DF7">
        <w:t xml:space="preserve"> </w:t>
      </w:r>
      <w:r w:rsidR="002E6DF7" w:rsidRPr="002E6DF7">
        <w:t>정한</w:t>
      </w:r>
      <w:r w:rsidR="002E6DF7" w:rsidRPr="002E6DF7">
        <w:t xml:space="preserve"> </w:t>
      </w:r>
      <w:r w:rsidR="002E6DF7" w:rsidRPr="002E6DF7">
        <w:t>지급조건을</w:t>
      </w:r>
      <w:r w:rsidR="002E6DF7" w:rsidRPr="002E6DF7">
        <w:t xml:space="preserve"> </w:t>
      </w:r>
      <w:r w:rsidR="002E6DF7" w:rsidRPr="002E6DF7">
        <w:t>충족하는</w:t>
      </w:r>
      <w:r w:rsidR="002E6DF7" w:rsidRPr="002E6DF7">
        <w:t xml:space="preserve"> </w:t>
      </w:r>
      <w:r w:rsidR="002E6DF7" w:rsidRPr="002E6DF7">
        <w:t>경우</w:t>
      </w:r>
      <w:r w:rsidR="002E6DF7" w:rsidRPr="002E6DF7">
        <w:t xml:space="preserve"> </w:t>
      </w:r>
      <w:r w:rsidR="002E6DF7" w:rsidRPr="002E6DF7">
        <w:t>매수인</w:t>
      </w:r>
      <w:r w:rsidR="00A8575C">
        <w:rPr>
          <w:rFonts w:hint="eastAsia"/>
        </w:rPr>
        <w:t>은</w:t>
      </w:r>
      <w:r w:rsidR="002E6DF7" w:rsidRPr="002E6DF7">
        <w:t xml:space="preserve"> </w:t>
      </w:r>
      <w:r w:rsidR="002E6DF7" w:rsidRPr="002E6DF7">
        <w:t>매도인에게</w:t>
      </w:r>
      <w:r w:rsidR="002E6DF7" w:rsidRPr="002E6DF7">
        <w:t xml:space="preserve"> </w:t>
      </w:r>
      <w:r w:rsidR="002E6DF7" w:rsidRPr="002E6DF7">
        <w:t>금</w:t>
      </w:r>
      <w:r w:rsidR="002E6DF7" w:rsidRPr="002E6DF7">
        <w:t xml:space="preserve"> </w:t>
      </w:r>
      <w:r w:rsidR="00DB6950">
        <w:rPr>
          <w:rFonts w:hint="eastAsia"/>
        </w:rPr>
        <w:t>이백억</w:t>
      </w:r>
      <w:r w:rsidR="00B04E86">
        <w:rPr>
          <w:rFonts w:hint="eastAsia"/>
        </w:rPr>
        <w:t>원</w:t>
      </w:r>
      <w:r w:rsidR="003153CB">
        <w:rPr>
          <w:rFonts w:hint="eastAsia"/>
        </w:rPr>
        <w:t>(</w:t>
      </w:r>
      <w:r w:rsidR="00746EB2" w:rsidRPr="00725532">
        <w:t>₩</w:t>
      </w:r>
      <w:r w:rsidR="00DB6950">
        <w:rPr>
          <w:rFonts w:hint="eastAsia"/>
        </w:rPr>
        <w:t>20,000,000,000</w:t>
      </w:r>
      <w:r w:rsidR="003153CB">
        <w:rPr>
          <w:rFonts w:hint="eastAsia"/>
        </w:rPr>
        <w:t>)</w:t>
      </w:r>
      <w:r w:rsidR="002E6DF7" w:rsidRPr="002E6DF7">
        <w:t>을</w:t>
      </w:r>
      <w:r w:rsidR="002E6DF7" w:rsidRPr="002E6DF7">
        <w:t xml:space="preserve"> </w:t>
      </w:r>
      <w:r w:rsidR="002E6DF7" w:rsidRPr="002E6DF7">
        <w:t>조건부</w:t>
      </w:r>
      <w:r w:rsidR="002E6DF7" w:rsidRPr="002E6DF7">
        <w:t xml:space="preserve"> </w:t>
      </w:r>
      <w:r w:rsidR="002E6DF7" w:rsidRPr="002E6DF7">
        <w:t>추가</w:t>
      </w:r>
      <w:r w:rsidR="002E6DF7" w:rsidRPr="002E6DF7">
        <w:t xml:space="preserve"> </w:t>
      </w:r>
      <w:r w:rsidR="002E6DF7" w:rsidRPr="002E6DF7">
        <w:t>매매대금</w:t>
      </w:r>
      <w:r w:rsidR="002E6DF7" w:rsidRPr="002E6DF7">
        <w:t>(“</w:t>
      </w:r>
      <w:r w:rsidR="002E6DF7" w:rsidRPr="00E64AFD">
        <w:rPr>
          <w:u w:val="single"/>
        </w:rPr>
        <w:t>성과연동대금</w:t>
      </w:r>
      <w:r w:rsidR="002E6DF7" w:rsidRPr="002E6DF7">
        <w:t>”)</w:t>
      </w:r>
      <w:r w:rsidR="002E6DF7" w:rsidRPr="002E6DF7">
        <w:t>으로</w:t>
      </w:r>
      <w:r w:rsidR="002E6DF7" w:rsidRPr="002E6DF7">
        <w:t xml:space="preserve"> </w:t>
      </w:r>
      <w:r w:rsidR="002E6DF7" w:rsidRPr="002E6DF7">
        <w:t>지급하기로</w:t>
      </w:r>
      <w:r w:rsidR="002E6DF7" w:rsidRPr="002E6DF7">
        <w:t xml:space="preserve"> </w:t>
      </w:r>
      <w:r w:rsidR="002E6DF7" w:rsidRPr="002E6DF7">
        <w:t>한다</w:t>
      </w:r>
      <w:r w:rsidR="002E6DF7" w:rsidRPr="002E6DF7">
        <w:t xml:space="preserve">. </w:t>
      </w:r>
    </w:p>
    <w:p w14:paraId="6FC73289" w14:textId="47C8696B" w:rsidR="00FB6B5C" w:rsidRDefault="00C16142" w:rsidP="0079774A">
      <w:pPr>
        <w:pStyle w:val="BKLH3-1"/>
        <w:outlineLvl w:val="9"/>
      </w:pPr>
      <w:r>
        <w:rPr>
          <w:rFonts w:hint="eastAsia"/>
        </w:rPr>
        <w:t>본건</w:t>
      </w:r>
      <w:r w:rsidR="005366CF" w:rsidRPr="005366CF">
        <w:t xml:space="preserve"> </w:t>
      </w:r>
      <w:r w:rsidR="00F965A8">
        <w:t>성과연도</w:t>
      </w:r>
      <w:r w:rsidR="005366CF" w:rsidRPr="005366CF">
        <w:t>의</w:t>
      </w:r>
      <w:r w:rsidR="005366CF" w:rsidRPr="005366CF">
        <w:t xml:space="preserve"> </w:t>
      </w:r>
      <w:r w:rsidR="005366CF" w:rsidRPr="005366CF">
        <w:t>일반기업회계기준에</w:t>
      </w:r>
      <w:r w:rsidR="005366CF" w:rsidRPr="005366CF">
        <w:t xml:space="preserve"> </w:t>
      </w:r>
      <w:r w:rsidR="005366CF" w:rsidRPr="005366CF">
        <w:t>따른</w:t>
      </w:r>
      <w:r w:rsidR="005366CF" w:rsidRPr="005366CF">
        <w:t xml:space="preserve"> EBITDA</w:t>
      </w:r>
      <w:r w:rsidR="005366CF" w:rsidRPr="005366CF">
        <w:t>에서</w:t>
      </w:r>
      <w:r w:rsidR="005366CF" w:rsidRPr="005366CF">
        <w:t xml:space="preserve"> </w:t>
      </w:r>
      <w:r w:rsidR="00FB6B5C">
        <w:rPr>
          <w:rFonts w:hint="eastAsia"/>
        </w:rPr>
        <w:t>다음</w:t>
      </w:r>
      <w:r w:rsidR="00FB6B5C">
        <w:rPr>
          <w:rFonts w:hint="eastAsia"/>
        </w:rPr>
        <w:t xml:space="preserve"> </w:t>
      </w:r>
      <w:r w:rsidR="00FB6B5C">
        <w:rPr>
          <w:rFonts w:hint="eastAsia"/>
        </w:rPr>
        <w:t>각</w:t>
      </w:r>
      <w:r w:rsidR="00FB6B5C">
        <w:rPr>
          <w:rFonts w:hint="eastAsia"/>
        </w:rPr>
        <w:t xml:space="preserve"> </w:t>
      </w:r>
      <w:r w:rsidR="00FB6B5C">
        <w:rPr>
          <w:rFonts w:hint="eastAsia"/>
        </w:rPr>
        <w:t>호에서</w:t>
      </w:r>
      <w:r w:rsidR="00FB6B5C">
        <w:rPr>
          <w:rFonts w:hint="eastAsia"/>
        </w:rPr>
        <w:t xml:space="preserve"> </w:t>
      </w:r>
      <w:r w:rsidR="00FB6B5C">
        <w:rPr>
          <w:rFonts w:hint="eastAsia"/>
        </w:rPr>
        <w:t>정한</w:t>
      </w:r>
      <w:r w:rsidR="00FB6B5C">
        <w:rPr>
          <w:rFonts w:hint="eastAsia"/>
        </w:rPr>
        <w:t xml:space="preserve"> </w:t>
      </w:r>
      <w:r w:rsidR="00FB6B5C">
        <w:rPr>
          <w:rFonts w:hint="eastAsia"/>
        </w:rPr>
        <w:t>항목을</w:t>
      </w:r>
      <w:r w:rsidR="00FB6B5C">
        <w:rPr>
          <w:rFonts w:hint="eastAsia"/>
        </w:rPr>
        <w:t xml:space="preserve"> </w:t>
      </w:r>
      <w:r w:rsidR="00FB6B5C">
        <w:rPr>
          <w:rFonts w:hint="eastAsia"/>
        </w:rPr>
        <w:t>합산하여</w:t>
      </w:r>
      <w:r w:rsidR="00FB6B5C">
        <w:rPr>
          <w:rFonts w:hint="eastAsia"/>
        </w:rPr>
        <w:t xml:space="preserve"> </w:t>
      </w:r>
      <w:r w:rsidR="00FB6B5C">
        <w:rPr>
          <w:rFonts w:hint="eastAsia"/>
        </w:rPr>
        <w:t>가감한</w:t>
      </w:r>
      <w:r w:rsidR="00FB6B5C">
        <w:rPr>
          <w:rFonts w:hint="eastAsia"/>
        </w:rPr>
        <w:t xml:space="preserve"> </w:t>
      </w:r>
      <w:r w:rsidR="00FB6B5C" w:rsidRPr="005366CF">
        <w:t>금액</w:t>
      </w:r>
      <w:r w:rsidR="00FB6B5C" w:rsidRPr="005366CF">
        <w:t>(“</w:t>
      </w:r>
      <w:r w:rsidR="00FB6B5C" w:rsidRPr="008B3BF3">
        <w:rPr>
          <w:u w:val="single"/>
        </w:rPr>
        <w:t>조정</w:t>
      </w:r>
      <w:r w:rsidR="00FB6B5C" w:rsidRPr="008B3BF3">
        <w:rPr>
          <w:u w:val="single"/>
        </w:rPr>
        <w:t xml:space="preserve"> EBITDA</w:t>
      </w:r>
      <w:r w:rsidR="00FB6B5C" w:rsidRPr="005366CF">
        <w:t>”)</w:t>
      </w:r>
      <w:r w:rsidR="00FB6B5C" w:rsidRPr="005366CF">
        <w:t>이</w:t>
      </w:r>
      <w:r w:rsidR="00FB6B5C">
        <w:rPr>
          <w:rFonts w:hint="eastAsia"/>
        </w:rPr>
        <w:t xml:space="preserve"> </w:t>
      </w:r>
      <w:r w:rsidR="00A3309B">
        <w:rPr>
          <w:rFonts w:hint="eastAsia"/>
        </w:rPr>
        <w:t>금</w:t>
      </w:r>
      <w:r w:rsidR="00A3309B">
        <w:rPr>
          <w:rFonts w:hint="eastAsia"/>
        </w:rPr>
        <w:t xml:space="preserve"> </w:t>
      </w:r>
      <w:r w:rsidR="00174990">
        <w:rPr>
          <w:rFonts w:hint="eastAsia"/>
        </w:rPr>
        <w:t>오</w:t>
      </w:r>
      <w:r w:rsidR="00233A76">
        <w:rPr>
          <w:rFonts w:hint="eastAsia"/>
        </w:rPr>
        <w:t>백억</w:t>
      </w:r>
      <w:r w:rsidR="004D48F2">
        <w:rPr>
          <w:rFonts w:hint="eastAsia"/>
        </w:rPr>
        <w:t>원</w:t>
      </w:r>
      <w:r w:rsidR="00233A76">
        <w:rPr>
          <w:rFonts w:hint="eastAsia"/>
        </w:rPr>
        <w:t>(</w:t>
      </w:r>
      <w:r w:rsidR="00746EB2" w:rsidRPr="00725532">
        <w:t>₩</w:t>
      </w:r>
      <w:r w:rsidR="00174990">
        <w:rPr>
          <w:rFonts w:hint="eastAsia"/>
        </w:rPr>
        <w:t>5</w:t>
      </w:r>
      <w:r w:rsidR="00233A76">
        <w:rPr>
          <w:rFonts w:hint="eastAsia"/>
        </w:rPr>
        <w:t>0,000,000,000)</w:t>
      </w:r>
      <w:r w:rsidR="00FB6B5C">
        <w:rPr>
          <w:rFonts w:hint="eastAsia"/>
        </w:rPr>
        <w:t xml:space="preserve"> </w:t>
      </w:r>
      <w:r w:rsidR="00FB6B5C">
        <w:rPr>
          <w:rFonts w:hint="eastAsia"/>
        </w:rPr>
        <w:t>이상에</w:t>
      </w:r>
      <w:r w:rsidR="00FB6B5C">
        <w:rPr>
          <w:rFonts w:hint="eastAsia"/>
        </w:rPr>
        <w:t xml:space="preserve"> </w:t>
      </w:r>
      <w:r w:rsidR="00FB6B5C">
        <w:rPr>
          <w:rFonts w:hint="eastAsia"/>
        </w:rPr>
        <w:t>해당하는</w:t>
      </w:r>
      <w:r w:rsidR="00FB6B5C">
        <w:rPr>
          <w:rFonts w:hint="eastAsia"/>
        </w:rPr>
        <w:t xml:space="preserve"> </w:t>
      </w:r>
      <w:r w:rsidR="00FB6B5C">
        <w:rPr>
          <w:rFonts w:hint="eastAsia"/>
        </w:rPr>
        <w:t>경우</w:t>
      </w:r>
      <w:r w:rsidR="00FB6B5C">
        <w:rPr>
          <w:rFonts w:hint="eastAsia"/>
        </w:rPr>
        <w:t xml:space="preserve">, </w:t>
      </w:r>
      <w:r w:rsidR="00FB6B5C" w:rsidRPr="005366CF">
        <w:t>성과연동대금</w:t>
      </w:r>
      <w:r w:rsidR="00FB6B5C" w:rsidRPr="005366CF">
        <w:t xml:space="preserve"> </w:t>
      </w:r>
      <w:r w:rsidR="00FB6B5C" w:rsidRPr="005366CF">
        <w:t>지급조건이</w:t>
      </w:r>
      <w:r w:rsidR="00FB6B5C" w:rsidRPr="005366CF">
        <w:t xml:space="preserve"> </w:t>
      </w:r>
      <w:r w:rsidR="00FB6B5C" w:rsidRPr="005366CF">
        <w:t>충족된</w:t>
      </w:r>
      <w:r w:rsidR="00FB6B5C" w:rsidRPr="005366CF">
        <w:t xml:space="preserve"> </w:t>
      </w:r>
      <w:r w:rsidR="00FB6B5C" w:rsidRPr="005366CF">
        <w:t>것으로</w:t>
      </w:r>
      <w:r w:rsidR="00FB6B5C" w:rsidRPr="005366CF">
        <w:t xml:space="preserve"> </w:t>
      </w:r>
      <w:r w:rsidR="00FB6B5C" w:rsidRPr="005366CF">
        <w:t>본다</w:t>
      </w:r>
      <w:r w:rsidR="00FB6B5C" w:rsidRPr="005366CF">
        <w:t>.</w:t>
      </w:r>
    </w:p>
    <w:p w14:paraId="461763C9" w14:textId="77777777" w:rsidR="00FB6B5C" w:rsidRDefault="00FF1E9C" w:rsidP="00F169CA">
      <w:pPr>
        <w:pStyle w:val="BKLH3-1"/>
        <w:numPr>
          <w:ilvl w:val="0"/>
          <w:numId w:val="23"/>
        </w:numPr>
        <w:outlineLvl w:val="9"/>
      </w:pPr>
      <w:r w:rsidRPr="005366CF">
        <w:t>본건</w:t>
      </w:r>
      <w:r w:rsidRPr="005366CF">
        <w:t xml:space="preserve"> </w:t>
      </w:r>
      <w:r w:rsidRPr="005366CF">
        <w:t>전체</w:t>
      </w:r>
      <w:r w:rsidRPr="005366CF">
        <w:t xml:space="preserve"> </w:t>
      </w:r>
      <w:r w:rsidRPr="005366CF">
        <w:t>거래와</w:t>
      </w:r>
      <w:r w:rsidRPr="005366CF">
        <w:t xml:space="preserve"> </w:t>
      </w:r>
      <w:r w:rsidRPr="005366CF">
        <w:t>직접</w:t>
      </w:r>
      <w:r w:rsidRPr="005366CF">
        <w:t xml:space="preserve"> </w:t>
      </w:r>
      <w:r w:rsidRPr="005366CF">
        <w:t>관련된</w:t>
      </w:r>
      <w:r w:rsidRPr="005366CF">
        <w:t xml:space="preserve"> </w:t>
      </w:r>
      <w:r w:rsidRPr="005366CF">
        <w:t>거래비용</w:t>
      </w:r>
    </w:p>
    <w:p w14:paraId="633BC04C" w14:textId="77777777" w:rsidR="00FB6B5C" w:rsidRDefault="00FF1E9C" w:rsidP="00F169CA">
      <w:pPr>
        <w:pStyle w:val="BKLH3-1"/>
        <w:numPr>
          <w:ilvl w:val="0"/>
          <w:numId w:val="23"/>
        </w:numPr>
        <w:outlineLvl w:val="9"/>
      </w:pPr>
      <w:r w:rsidRPr="005366CF">
        <w:t>구조조정</w:t>
      </w:r>
      <w:r w:rsidRPr="005366CF">
        <w:t>·</w:t>
      </w:r>
      <w:r w:rsidRPr="005366CF">
        <w:t>조직개편</w:t>
      </w:r>
      <w:r w:rsidRPr="005366CF">
        <w:t xml:space="preserve"> </w:t>
      </w:r>
      <w:r w:rsidRPr="005366CF">
        <w:t>등</w:t>
      </w:r>
      <w:r w:rsidRPr="005366CF">
        <w:t xml:space="preserve"> </w:t>
      </w:r>
      <w:r w:rsidRPr="005366CF">
        <w:t>일회성</w:t>
      </w:r>
      <w:r w:rsidRPr="005366CF">
        <w:t>·</w:t>
      </w:r>
      <w:r w:rsidRPr="005366CF">
        <w:t>비경상</w:t>
      </w:r>
      <w:r w:rsidRPr="005366CF">
        <w:t xml:space="preserve"> </w:t>
      </w:r>
      <w:r w:rsidRPr="005366CF">
        <w:t>비용</w:t>
      </w:r>
      <w:r w:rsidRPr="005366CF">
        <w:t xml:space="preserve"> </w:t>
      </w:r>
      <w:r w:rsidRPr="005366CF">
        <w:t>및</w:t>
      </w:r>
      <w:r w:rsidRPr="005366CF">
        <w:t xml:space="preserve"> </w:t>
      </w:r>
      <w:r w:rsidRPr="005366CF">
        <w:t>손실</w:t>
      </w:r>
    </w:p>
    <w:p w14:paraId="2DFCF1C4" w14:textId="77777777" w:rsidR="00FB6B5C" w:rsidRDefault="00FF1E9C" w:rsidP="00F169CA">
      <w:pPr>
        <w:pStyle w:val="BKLH3-1"/>
        <w:numPr>
          <w:ilvl w:val="0"/>
          <w:numId w:val="23"/>
        </w:numPr>
        <w:outlineLvl w:val="9"/>
      </w:pPr>
      <w:r w:rsidRPr="005366CF">
        <w:t>회계정책</w:t>
      </w:r>
      <w:r w:rsidRPr="005366CF">
        <w:t xml:space="preserve"> </w:t>
      </w:r>
      <w:r w:rsidRPr="005366CF">
        <w:t>또는</w:t>
      </w:r>
      <w:r w:rsidRPr="005366CF">
        <w:t xml:space="preserve"> </w:t>
      </w:r>
      <w:r w:rsidRPr="005366CF">
        <w:t>회계추정</w:t>
      </w:r>
      <w:r w:rsidRPr="005366CF">
        <w:t xml:space="preserve"> </w:t>
      </w:r>
      <w:r w:rsidRPr="005366CF">
        <w:t>변경에</w:t>
      </w:r>
      <w:r w:rsidRPr="005366CF">
        <w:t xml:space="preserve"> </w:t>
      </w:r>
      <w:r w:rsidRPr="005366CF">
        <w:t>기인한</w:t>
      </w:r>
      <w:r w:rsidRPr="005366CF">
        <w:t xml:space="preserve"> </w:t>
      </w:r>
      <w:r w:rsidRPr="005366CF">
        <w:t>효과</w:t>
      </w:r>
      <w:r w:rsidRPr="005366CF">
        <w:t>(</w:t>
      </w:r>
      <w:r w:rsidRPr="005366CF">
        <w:t>중복계상</w:t>
      </w:r>
      <w:r w:rsidRPr="005366CF">
        <w:t xml:space="preserve"> </w:t>
      </w:r>
      <w:r w:rsidRPr="005366CF">
        <w:t>방지</w:t>
      </w:r>
      <w:r w:rsidRPr="005366CF">
        <w:t xml:space="preserve"> </w:t>
      </w:r>
      <w:r w:rsidRPr="005366CF">
        <w:t>범위</w:t>
      </w:r>
      <w:r w:rsidRPr="005366CF">
        <w:t xml:space="preserve"> </w:t>
      </w:r>
      <w:r w:rsidRPr="005366CF">
        <w:t>내</w:t>
      </w:r>
      <w:r w:rsidRPr="005366CF">
        <w:t>)</w:t>
      </w:r>
    </w:p>
    <w:p w14:paraId="208EDD01" w14:textId="77777777" w:rsidR="00FB6B5C" w:rsidRDefault="00FF1E9C" w:rsidP="00F169CA">
      <w:pPr>
        <w:pStyle w:val="BKLH3-1"/>
        <w:numPr>
          <w:ilvl w:val="0"/>
          <w:numId w:val="23"/>
        </w:numPr>
        <w:outlineLvl w:val="9"/>
      </w:pPr>
      <w:r w:rsidRPr="005366CF">
        <w:t>통상</w:t>
      </w:r>
      <w:r w:rsidRPr="005366CF">
        <w:t xml:space="preserve"> </w:t>
      </w:r>
      <w:r w:rsidRPr="005366CF">
        <w:t>영업과</w:t>
      </w:r>
      <w:r w:rsidRPr="005366CF">
        <w:t xml:space="preserve"> </w:t>
      </w:r>
      <w:r w:rsidRPr="005366CF">
        <w:t>무관한</w:t>
      </w:r>
      <w:r w:rsidRPr="005366CF">
        <w:t xml:space="preserve"> </w:t>
      </w:r>
      <w:r w:rsidRPr="005366CF">
        <w:t>소송</w:t>
      </w:r>
      <w:r w:rsidRPr="005366CF">
        <w:t>·</w:t>
      </w:r>
      <w:r w:rsidRPr="005366CF">
        <w:t>분쟁의</w:t>
      </w:r>
      <w:r w:rsidRPr="005366CF">
        <w:t xml:space="preserve"> </w:t>
      </w:r>
      <w:r w:rsidRPr="005366CF">
        <w:t>일회성</w:t>
      </w:r>
      <w:r w:rsidRPr="005366CF">
        <w:t xml:space="preserve"> </w:t>
      </w:r>
      <w:r w:rsidRPr="005366CF">
        <w:t>합의금</w:t>
      </w:r>
      <w:r w:rsidRPr="005366CF">
        <w:t>·</w:t>
      </w:r>
      <w:r w:rsidRPr="005366CF">
        <w:t>배상금</w:t>
      </w:r>
    </w:p>
    <w:p w14:paraId="185CFC6C" w14:textId="48C35270" w:rsidR="008B3BF3" w:rsidRDefault="00FF1E9C" w:rsidP="00F169CA">
      <w:pPr>
        <w:pStyle w:val="BKLH3-1"/>
        <w:numPr>
          <w:ilvl w:val="0"/>
          <w:numId w:val="23"/>
        </w:numPr>
        <w:outlineLvl w:val="9"/>
      </w:pPr>
      <w:r w:rsidRPr="005366CF">
        <w:t>기타</w:t>
      </w:r>
      <w:r w:rsidRPr="005366CF">
        <w:t xml:space="preserve"> </w:t>
      </w:r>
      <w:r w:rsidRPr="005366CF">
        <w:t>당사자</w:t>
      </w:r>
      <w:r w:rsidRPr="005366CF">
        <w:t xml:space="preserve"> </w:t>
      </w:r>
      <w:r w:rsidRPr="005366CF">
        <w:t>합의로</w:t>
      </w:r>
      <w:r w:rsidRPr="005366CF">
        <w:t xml:space="preserve"> </w:t>
      </w:r>
      <w:r w:rsidRPr="005366CF">
        <w:t>조정하기로</w:t>
      </w:r>
      <w:r w:rsidRPr="005366CF">
        <w:t xml:space="preserve"> </w:t>
      </w:r>
      <w:r w:rsidRPr="005366CF">
        <w:t>한</w:t>
      </w:r>
      <w:r w:rsidRPr="005366CF">
        <w:t xml:space="preserve"> </w:t>
      </w:r>
      <w:r w:rsidRPr="005366CF">
        <w:t>항목</w:t>
      </w:r>
    </w:p>
    <w:p w14:paraId="1BCCF3B4" w14:textId="21E1384D" w:rsidR="002501D4" w:rsidRDefault="00546901" w:rsidP="002501D4">
      <w:pPr>
        <w:pStyle w:val="BKLH3-1"/>
        <w:outlineLvl w:val="9"/>
      </w:pPr>
      <w:r w:rsidRPr="00546901">
        <w:lastRenderedPageBreak/>
        <w:t>매수인은</w:t>
      </w:r>
      <w:r w:rsidRPr="00546901">
        <w:t xml:space="preserve"> </w:t>
      </w:r>
      <w:r w:rsidR="0063462E">
        <w:rPr>
          <w:rFonts w:hint="eastAsia"/>
        </w:rPr>
        <w:t>본건</w:t>
      </w:r>
      <w:r w:rsidRPr="00546901">
        <w:t xml:space="preserve"> </w:t>
      </w:r>
      <w:r w:rsidR="00F965A8">
        <w:t>성과연도</w:t>
      </w:r>
      <w:r w:rsidRPr="00546901">
        <w:t xml:space="preserve"> </w:t>
      </w:r>
      <w:r w:rsidRPr="00546901">
        <w:t>종료일</w:t>
      </w:r>
      <w:r w:rsidRPr="002501D4">
        <w:t>(</w:t>
      </w:r>
      <w:r w:rsidRPr="002501D4">
        <w:t>각</w:t>
      </w:r>
      <w:r w:rsidRPr="002501D4">
        <w:t xml:space="preserve"> </w:t>
      </w:r>
      <w:r w:rsidRPr="002501D4">
        <w:t>해당</w:t>
      </w:r>
      <w:r w:rsidRPr="002501D4">
        <w:t xml:space="preserve"> </w:t>
      </w:r>
      <w:r w:rsidRPr="002501D4">
        <w:t>사업연도</w:t>
      </w:r>
      <w:r w:rsidRPr="002501D4">
        <w:t xml:space="preserve"> </w:t>
      </w:r>
      <w:r w:rsidRPr="002501D4">
        <w:t>말일</w:t>
      </w:r>
      <w:r w:rsidRPr="002501D4">
        <w:t xml:space="preserve">, </w:t>
      </w:r>
      <w:r w:rsidRPr="002501D4">
        <w:t>이하</w:t>
      </w:r>
      <w:r w:rsidRPr="002501D4">
        <w:t xml:space="preserve"> </w:t>
      </w:r>
      <w:r w:rsidRPr="002501D4">
        <w:t>같다</w:t>
      </w:r>
      <w:r w:rsidRPr="002501D4">
        <w:t>)</w:t>
      </w:r>
      <w:r w:rsidRPr="00546901">
        <w:t>로부터</w:t>
      </w:r>
      <w:r w:rsidRPr="00546901">
        <w:t xml:space="preserve"> 90</w:t>
      </w:r>
      <w:r w:rsidRPr="00546901">
        <w:t>일</w:t>
      </w:r>
      <w:r w:rsidRPr="00546901">
        <w:t xml:space="preserve"> </w:t>
      </w:r>
      <w:r w:rsidRPr="00546901">
        <w:t>이내에</w:t>
      </w:r>
      <w:r w:rsidRPr="00546901">
        <w:t xml:space="preserve"> </w:t>
      </w:r>
      <w:r w:rsidRPr="00546901">
        <w:t>조정</w:t>
      </w:r>
      <w:r w:rsidRPr="00546901">
        <w:t xml:space="preserve"> EBITDA </w:t>
      </w:r>
      <w:r w:rsidRPr="00546901">
        <w:t>산정근거와</w:t>
      </w:r>
      <w:r w:rsidRPr="00546901">
        <w:t xml:space="preserve"> </w:t>
      </w:r>
      <w:r w:rsidRPr="00546901">
        <w:t>정상화</w:t>
      </w:r>
      <w:r w:rsidRPr="00546901">
        <w:t xml:space="preserve"> </w:t>
      </w:r>
      <w:r w:rsidRPr="00546901">
        <w:t>항목을</w:t>
      </w:r>
      <w:r w:rsidRPr="00546901">
        <w:t xml:space="preserve"> </w:t>
      </w:r>
      <w:r w:rsidRPr="00546901">
        <w:t>특정</w:t>
      </w:r>
      <w:r w:rsidRPr="00546901">
        <w:t>·</w:t>
      </w:r>
      <w:r w:rsidRPr="00546901">
        <w:t>증빙한</w:t>
      </w:r>
      <w:r w:rsidRPr="00546901">
        <w:t xml:space="preserve"> </w:t>
      </w:r>
      <w:r w:rsidRPr="00546901">
        <w:t>서면</w:t>
      </w:r>
      <w:r w:rsidRPr="00546901">
        <w:t>(“</w:t>
      </w:r>
      <w:r w:rsidRPr="00D032C2">
        <w:rPr>
          <w:u w:val="single"/>
        </w:rPr>
        <w:t>성과연동대금</w:t>
      </w:r>
      <w:r w:rsidRPr="00D032C2">
        <w:rPr>
          <w:u w:val="single"/>
        </w:rPr>
        <w:t xml:space="preserve"> </w:t>
      </w:r>
      <w:r w:rsidRPr="00D032C2">
        <w:rPr>
          <w:u w:val="single"/>
        </w:rPr>
        <w:t>계산서</w:t>
      </w:r>
      <w:r w:rsidRPr="00546901">
        <w:t>”)</w:t>
      </w:r>
      <w:r w:rsidRPr="00546901">
        <w:t>을</w:t>
      </w:r>
      <w:r w:rsidRPr="00546901">
        <w:t xml:space="preserve"> </w:t>
      </w:r>
      <w:r w:rsidR="00EF5E90">
        <w:rPr>
          <w:rFonts w:hint="eastAsia"/>
        </w:rPr>
        <w:t>매도인</w:t>
      </w:r>
      <w:r w:rsidRPr="00546901">
        <w:t>에게</w:t>
      </w:r>
      <w:r w:rsidRPr="00546901">
        <w:t xml:space="preserve"> </w:t>
      </w:r>
      <w:r w:rsidRPr="00546901">
        <w:t>통지하여야</w:t>
      </w:r>
      <w:r w:rsidRPr="00546901">
        <w:t xml:space="preserve"> </w:t>
      </w:r>
      <w:r w:rsidRPr="00546901">
        <w:t>한다</w:t>
      </w:r>
      <w:r w:rsidRPr="00546901">
        <w:t xml:space="preserve">. </w:t>
      </w:r>
      <w:r w:rsidR="00FB1D3E">
        <w:rPr>
          <w:rFonts w:hint="eastAsia"/>
        </w:rPr>
        <w:t>본건</w:t>
      </w:r>
      <w:r w:rsidR="002501D4" w:rsidRPr="002501D4">
        <w:t xml:space="preserve"> </w:t>
      </w:r>
      <w:r w:rsidR="00F965A8">
        <w:t>성과연도</w:t>
      </w:r>
      <w:r w:rsidR="002501D4" w:rsidRPr="002501D4">
        <w:t xml:space="preserve"> </w:t>
      </w:r>
      <w:r w:rsidR="002501D4" w:rsidRPr="002501D4">
        <w:t>종료일에</w:t>
      </w:r>
      <w:r w:rsidR="002501D4" w:rsidRPr="002501D4">
        <w:t xml:space="preserve"> </w:t>
      </w:r>
      <w:r w:rsidR="002501D4" w:rsidRPr="002501D4">
        <w:t>제</w:t>
      </w:r>
      <w:r w:rsidR="002501D4" w:rsidRPr="002501D4">
        <w:t>(2)</w:t>
      </w:r>
      <w:r w:rsidR="002501D4" w:rsidRPr="002501D4">
        <w:t>항의</w:t>
      </w:r>
      <w:r w:rsidR="002501D4" w:rsidRPr="002501D4">
        <w:t xml:space="preserve"> </w:t>
      </w:r>
      <w:r w:rsidR="002501D4" w:rsidRPr="002501D4">
        <w:t>지급조건이</w:t>
      </w:r>
      <w:r w:rsidR="002501D4" w:rsidRPr="002501D4">
        <w:t xml:space="preserve"> </w:t>
      </w:r>
      <w:r w:rsidR="002501D4" w:rsidRPr="002501D4">
        <w:t>충족된</w:t>
      </w:r>
      <w:r w:rsidR="002501D4" w:rsidRPr="002501D4">
        <w:t xml:space="preserve"> </w:t>
      </w:r>
      <w:r w:rsidR="002501D4" w:rsidRPr="002501D4">
        <w:t>경우</w:t>
      </w:r>
      <w:r w:rsidR="002501D4" w:rsidRPr="002501D4">
        <w:t xml:space="preserve">, </w:t>
      </w:r>
      <w:r w:rsidR="00636820" w:rsidRPr="00636820">
        <w:t>매수인은</w:t>
      </w:r>
      <w:r w:rsidR="00636820" w:rsidRPr="00636820">
        <w:t xml:space="preserve"> </w:t>
      </w:r>
      <w:r w:rsidR="00636820" w:rsidRPr="00636820">
        <w:t>해당</w:t>
      </w:r>
      <w:r w:rsidR="00636820" w:rsidRPr="00636820">
        <w:t xml:space="preserve"> </w:t>
      </w:r>
      <w:r w:rsidR="00636820" w:rsidRPr="00636820">
        <w:t>성과연도에</w:t>
      </w:r>
      <w:r w:rsidR="00636820" w:rsidRPr="00636820">
        <w:t xml:space="preserve"> </w:t>
      </w:r>
      <w:r w:rsidR="00636820" w:rsidRPr="00636820">
        <w:t>대한</w:t>
      </w:r>
      <w:r w:rsidR="00636820" w:rsidRPr="00636820">
        <w:t xml:space="preserve"> </w:t>
      </w:r>
      <w:r w:rsidR="00636820" w:rsidRPr="00636820">
        <w:t>대상회사</w:t>
      </w:r>
      <w:r w:rsidR="00E75397">
        <w:rPr>
          <w:rFonts w:hint="eastAsia"/>
        </w:rPr>
        <w:t>등</w:t>
      </w:r>
      <w:r w:rsidR="00636820" w:rsidRPr="00636820">
        <w:t>의</w:t>
      </w:r>
      <w:r w:rsidR="00636820" w:rsidRPr="00636820">
        <w:t xml:space="preserve"> </w:t>
      </w:r>
      <w:r w:rsidR="00636820" w:rsidRPr="00636820">
        <w:t>외부감사인의</w:t>
      </w:r>
      <w:r w:rsidR="00636820" w:rsidRPr="00636820">
        <w:t xml:space="preserve"> </w:t>
      </w:r>
      <w:r w:rsidR="00636820" w:rsidRPr="00636820">
        <w:t>감사보고서가</w:t>
      </w:r>
      <w:r w:rsidR="00636820" w:rsidRPr="00636820">
        <w:t xml:space="preserve"> </w:t>
      </w:r>
      <w:r w:rsidR="00636820" w:rsidRPr="00636820">
        <w:t>발행된</w:t>
      </w:r>
      <w:r w:rsidR="00636820" w:rsidRPr="00636820">
        <w:t xml:space="preserve"> </w:t>
      </w:r>
      <w:r w:rsidR="00636820" w:rsidRPr="00636820">
        <w:t>날로부터</w:t>
      </w:r>
      <w:r w:rsidR="00636820" w:rsidRPr="00636820">
        <w:t xml:space="preserve"> 30</w:t>
      </w:r>
      <w:r w:rsidR="00157FB7">
        <w:rPr>
          <w:rFonts w:hint="eastAsia"/>
        </w:rPr>
        <w:t xml:space="preserve"> </w:t>
      </w:r>
      <w:r w:rsidR="00636820" w:rsidRPr="00636820">
        <w:t>영업일</w:t>
      </w:r>
      <w:r w:rsidR="00636820" w:rsidRPr="00636820">
        <w:t xml:space="preserve"> </w:t>
      </w:r>
      <w:r w:rsidR="00636820" w:rsidRPr="00636820">
        <w:t>이내</w:t>
      </w:r>
      <w:r w:rsidR="00636820" w:rsidRPr="00636820">
        <w:t xml:space="preserve"> </w:t>
      </w:r>
      <w:r w:rsidR="00636820" w:rsidRPr="00636820">
        <w:t>또는</w:t>
      </w:r>
      <w:r w:rsidR="00636820" w:rsidRPr="00636820">
        <w:t xml:space="preserve"> </w:t>
      </w:r>
      <w:r w:rsidR="00636820" w:rsidRPr="00636820">
        <w:t>당사자들이</w:t>
      </w:r>
      <w:r w:rsidR="00636820" w:rsidRPr="00636820">
        <w:t xml:space="preserve"> </w:t>
      </w:r>
      <w:r w:rsidR="00636820" w:rsidRPr="00636820">
        <w:t>서면으로</w:t>
      </w:r>
      <w:r w:rsidR="00636820" w:rsidRPr="00636820">
        <w:t xml:space="preserve"> </w:t>
      </w:r>
      <w:r w:rsidR="00636820" w:rsidRPr="00636820">
        <w:t>달리</w:t>
      </w:r>
      <w:r w:rsidR="00636820" w:rsidRPr="00636820">
        <w:t xml:space="preserve"> </w:t>
      </w:r>
      <w:r w:rsidR="00636820" w:rsidRPr="00636820">
        <w:t>합의하는</w:t>
      </w:r>
      <w:r w:rsidR="00636820" w:rsidRPr="00636820">
        <w:t xml:space="preserve"> </w:t>
      </w:r>
      <w:r w:rsidR="00636820" w:rsidRPr="00636820">
        <w:t>시기에</w:t>
      </w:r>
      <w:r w:rsidR="00636820" w:rsidRPr="00636820">
        <w:t xml:space="preserve"> </w:t>
      </w:r>
      <w:r w:rsidR="00636820" w:rsidRPr="00636820">
        <w:t>성과연동대금을</w:t>
      </w:r>
      <w:r w:rsidR="00636820" w:rsidRPr="00636820">
        <w:t xml:space="preserve"> </w:t>
      </w:r>
      <w:r w:rsidR="00636820" w:rsidRPr="00636820">
        <w:t>매도인이</w:t>
      </w:r>
      <w:r w:rsidR="00636820" w:rsidRPr="00636820">
        <w:t xml:space="preserve"> </w:t>
      </w:r>
      <w:r w:rsidR="00636820" w:rsidRPr="00636820">
        <w:t>지정하는</w:t>
      </w:r>
      <w:r w:rsidR="00636820" w:rsidRPr="00636820">
        <w:t xml:space="preserve"> </w:t>
      </w:r>
      <w:r w:rsidR="00636820" w:rsidRPr="00636820">
        <w:t>계좌로</w:t>
      </w:r>
      <w:r w:rsidR="00636820" w:rsidRPr="00636820">
        <w:t xml:space="preserve"> </w:t>
      </w:r>
      <w:r w:rsidR="00636820" w:rsidRPr="00636820">
        <w:t>즉시</w:t>
      </w:r>
      <w:r w:rsidR="00636820" w:rsidRPr="00636820">
        <w:t xml:space="preserve"> </w:t>
      </w:r>
      <w:r w:rsidR="00636820" w:rsidRPr="00636820">
        <w:t>인출</w:t>
      </w:r>
      <w:r w:rsidR="00636820" w:rsidRPr="00636820">
        <w:t xml:space="preserve"> </w:t>
      </w:r>
      <w:r w:rsidR="00636820" w:rsidRPr="00636820">
        <w:t>가능한</w:t>
      </w:r>
      <w:r w:rsidR="00636820" w:rsidRPr="00636820">
        <w:t xml:space="preserve"> </w:t>
      </w:r>
      <w:r w:rsidR="00636820" w:rsidRPr="00636820">
        <w:t>현금으로</w:t>
      </w:r>
      <w:r w:rsidR="00636820" w:rsidRPr="00636820">
        <w:t xml:space="preserve"> </w:t>
      </w:r>
      <w:r w:rsidR="00636820" w:rsidRPr="00636820">
        <w:t>지급하여야</w:t>
      </w:r>
      <w:r w:rsidR="00636820" w:rsidRPr="00636820">
        <w:t xml:space="preserve"> </w:t>
      </w:r>
      <w:r w:rsidR="00636820" w:rsidRPr="00636820">
        <w:t>한다</w:t>
      </w:r>
      <w:r w:rsidR="00636820" w:rsidRPr="00636820">
        <w:t>.</w:t>
      </w:r>
    </w:p>
    <w:p w14:paraId="4F281330" w14:textId="4F63D454" w:rsidR="002C44F9" w:rsidRDefault="002C44F9" w:rsidP="002501D4">
      <w:pPr>
        <w:pStyle w:val="BKLH3-1"/>
        <w:outlineLvl w:val="9"/>
      </w:pPr>
      <w:r>
        <w:rPr>
          <w:rFonts w:hint="eastAsia"/>
        </w:rPr>
        <w:t>매도인</w:t>
      </w:r>
      <w:r w:rsidRPr="002C44F9">
        <w:t>은</w:t>
      </w:r>
      <w:r w:rsidRPr="002C44F9">
        <w:t xml:space="preserve"> </w:t>
      </w:r>
      <w:r w:rsidRPr="002C44F9">
        <w:t>성과연동대금</w:t>
      </w:r>
      <w:r w:rsidRPr="002C44F9">
        <w:t xml:space="preserve"> </w:t>
      </w:r>
      <w:r w:rsidRPr="002C44F9">
        <w:t>계산서</w:t>
      </w:r>
      <w:r w:rsidRPr="002C44F9">
        <w:t xml:space="preserve"> </w:t>
      </w:r>
      <w:r w:rsidRPr="002C44F9">
        <w:t>수령일로부터</w:t>
      </w:r>
      <w:r w:rsidRPr="002C44F9">
        <w:t xml:space="preserve"> </w:t>
      </w:r>
      <w:r w:rsidR="00157FB7">
        <w:rPr>
          <w:rFonts w:hint="eastAsia"/>
        </w:rPr>
        <w:t>10</w:t>
      </w:r>
      <w:r w:rsidRPr="002C44F9">
        <w:t>일</w:t>
      </w:r>
      <w:r w:rsidRPr="002C44F9">
        <w:t xml:space="preserve"> </w:t>
      </w:r>
      <w:r w:rsidRPr="002C44F9">
        <w:t>이내에</w:t>
      </w:r>
      <w:r w:rsidRPr="002C44F9">
        <w:t xml:space="preserve"> </w:t>
      </w:r>
      <w:r w:rsidRPr="002C44F9">
        <w:t>서면으로</w:t>
      </w:r>
      <w:r w:rsidRPr="002C44F9">
        <w:t xml:space="preserve"> </w:t>
      </w:r>
      <w:r w:rsidRPr="002C44F9">
        <w:t>이의를</w:t>
      </w:r>
      <w:r w:rsidRPr="002C44F9">
        <w:t xml:space="preserve"> </w:t>
      </w:r>
      <w:r w:rsidRPr="002C44F9">
        <w:t>제기할</w:t>
      </w:r>
      <w:r w:rsidRPr="002C44F9">
        <w:t xml:space="preserve"> </w:t>
      </w:r>
      <w:r w:rsidRPr="002C44F9">
        <w:t>수</w:t>
      </w:r>
      <w:r w:rsidRPr="002C44F9">
        <w:t xml:space="preserve"> </w:t>
      </w:r>
      <w:r w:rsidRPr="002C44F9">
        <w:t>있다</w:t>
      </w:r>
      <w:r w:rsidRPr="002C44F9">
        <w:t xml:space="preserve">. </w:t>
      </w:r>
      <w:r w:rsidRPr="002C44F9">
        <w:t>당사자는</w:t>
      </w:r>
      <w:r w:rsidRPr="002C44F9">
        <w:t xml:space="preserve"> </w:t>
      </w:r>
      <w:r w:rsidRPr="002C44F9">
        <w:t>이의제기일로부터</w:t>
      </w:r>
      <w:r w:rsidRPr="002C44F9">
        <w:t xml:space="preserve"> </w:t>
      </w:r>
      <w:r w:rsidR="00157FB7">
        <w:rPr>
          <w:rFonts w:hint="eastAsia"/>
        </w:rPr>
        <w:t>10</w:t>
      </w:r>
      <w:r w:rsidRPr="002C44F9">
        <w:t>일</w:t>
      </w:r>
      <w:r w:rsidRPr="002C44F9">
        <w:t xml:space="preserve"> </w:t>
      </w:r>
      <w:r w:rsidRPr="002C44F9">
        <w:t>내에</w:t>
      </w:r>
      <w:r w:rsidRPr="002C44F9">
        <w:t xml:space="preserve"> </w:t>
      </w:r>
      <w:r w:rsidRPr="002C44F9">
        <w:t>합의하지</w:t>
      </w:r>
      <w:r w:rsidRPr="002C44F9">
        <w:t xml:space="preserve"> </w:t>
      </w:r>
      <w:r w:rsidRPr="002C44F9">
        <w:t>못한</w:t>
      </w:r>
      <w:r w:rsidRPr="002C44F9">
        <w:t xml:space="preserve"> </w:t>
      </w:r>
      <w:r w:rsidRPr="002C44F9">
        <w:t>경우</w:t>
      </w:r>
      <w:r w:rsidRPr="002C44F9">
        <w:t xml:space="preserve">, </w:t>
      </w:r>
      <w:r w:rsidR="00A62FEC">
        <w:rPr>
          <w:rFonts w:hint="eastAsia"/>
        </w:rPr>
        <w:t>국내</w:t>
      </w:r>
      <w:r w:rsidR="00A62FEC">
        <w:rPr>
          <w:rFonts w:hint="eastAsia"/>
        </w:rPr>
        <w:t xml:space="preserve"> </w:t>
      </w:r>
      <w:r w:rsidR="00A62FEC">
        <w:rPr>
          <w:rFonts w:hint="eastAsia"/>
        </w:rPr>
        <w:t>매출액</w:t>
      </w:r>
      <w:r w:rsidR="00A62FEC">
        <w:rPr>
          <w:rFonts w:hint="eastAsia"/>
        </w:rPr>
        <w:t xml:space="preserve"> </w:t>
      </w:r>
      <w:r w:rsidR="00A62FEC">
        <w:rPr>
          <w:rFonts w:hint="eastAsia"/>
        </w:rPr>
        <w:t>기준</w:t>
      </w:r>
      <w:r w:rsidR="00A62FEC">
        <w:rPr>
          <w:rFonts w:hint="eastAsia"/>
        </w:rPr>
        <w:t xml:space="preserve"> </w:t>
      </w:r>
      <w:r w:rsidR="00A62FEC">
        <w:rPr>
          <w:rFonts w:hint="eastAsia"/>
        </w:rPr>
        <w:t>상위</w:t>
      </w:r>
      <w:r w:rsidR="00A62FEC">
        <w:rPr>
          <w:rFonts w:hint="eastAsia"/>
        </w:rPr>
        <w:t xml:space="preserve"> 4</w:t>
      </w:r>
      <w:r w:rsidR="00A62FEC">
        <w:rPr>
          <w:rFonts w:hint="eastAsia"/>
        </w:rPr>
        <w:t>개</w:t>
      </w:r>
      <w:r w:rsidR="00A62FEC">
        <w:rPr>
          <w:rFonts w:hint="eastAsia"/>
        </w:rPr>
        <w:t xml:space="preserve"> </w:t>
      </w:r>
      <w:r w:rsidR="00A62FEC">
        <w:rPr>
          <w:rFonts w:hint="eastAsia"/>
        </w:rPr>
        <w:t>회계법인</w:t>
      </w:r>
      <w:r w:rsidR="00A62FEC">
        <w:rPr>
          <w:rFonts w:hint="eastAsia"/>
        </w:rPr>
        <w:t xml:space="preserve"> </w:t>
      </w:r>
      <w:r w:rsidR="00A62FEC">
        <w:rPr>
          <w:rFonts w:hint="eastAsia"/>
        </w:rPr>
        <w:t>중</w:t>
      </w:r>
      <w:r w:rsidR="00A62FEC">
        <w:rPr>
          <w:rFonts w:hint="eastAsia"/>
        </w:rPr>
        <w:t xml:space="preserve"> </w:t>
      </w:r>
      <w:r w:rsidR="004D5822">
        <w:rPr>
          <w:rFonts w:hint="eastAsia"/>
        </w:rPr>
        <w:t>당사자들이</w:t>
      </w:r>
      <w:r w:rsidR="004D5822">
        <w:rPr>
          <w:rFonts w:hint="eastAsia"/>
        </w:rPr>
        <w:t xml:space="preserve"> </w:t>
      </w:r>
      <w:r w:rsidR="004D5822">
        <w:rPr>
          <w:rFonts w:hint="eastAsia"/>
        </w:rPr>
        <w:t>합의</w:t>
      </w:r>
      <w:r w:rsidR="00B710C0">
        <w:rPr>
          <w:rFonts w:hint="eastAsia"/>
        </w:rPr>
        <w:t>하여</w:t>
      </w:r>
      <w:r w:rsidR="00B710C0">
        <w:rPr>
          <w:rFonts w:hint="eastAsia"/>
        </w:rPr>
        <w:t xml:space="preserve"> </w:t>
      </w:r>
      <w:r w:rsidR="00B710C0">
        <w:rPr>
          <w:rFonts w:hint="eastAsia"/>
        </w:rPr>
        <w:t>지정한</w:t>
      </w:r>
      <w:r w:rsidR="004D5822">
        <w:rPr>
          <w:rFonts w:hint="eastAsia"/>
        </w:rPr>
        <w:t xml:space="preserve"> </w:t>
      </w:r>
      <w:r w:rsidR="004D5822">
        <w:rPr>
          <w:rFonts w:hint="eastAsia"/>
        </w:rPr>
        <w:t>회계법인</w:t>
      </w:r>
      <w:r w:rsidRPr="002C44F9">
        <w:t>의</w:t>
      </w:r>
      <w:r w:rsidRPr="002C44F9">
        <w:t xml:space="preserve"> </w:t>
      </w:r>
      <w:r w:rsidRPr="002C44F9">
        <w:t>결정을</w:t>
      </w:r>
      <w:r w:rsidRPr="002C44F9">
        <w:t xml:space="preserve"> </w:t>
      </w:r>
      <w:r w:rsidRPr="002C44F9">
        <w:t>받는다</w:t>
      </w:r>
      <w:r w:rsidRPr="002C44F9">
        <w:t xml:space="preserve">. </w:t>
      </w:r>
      <w:r w:rsidR="00B710C0">
        <w:rPr>
          <w:rFonts w:hint="eastAsia"/>
        </w:rPr>
        <w:t>회계법인은</w:t>
      </w:r>
      <w:r w:rsidRPr="002C44F9">
        <w:t xml:space="preserve"> </w:t>
      </w:r>
      <w:r w:rsidRPr="002C44F9">
        <w:t>당사자</w:t>
      </w:r>
      <w:r w:rsidRPr="002C44F9">
        <w:t xml:space="preserve"> </w:t>
      </w:r>
      <w:r w:rsidRPr="002C44F9">
        <w:t>제출자료</w:t>
      </w:r>
      <w:r w:rsidRPr="002C44F9">
        <w:t xml:space="preserve"> </w:t>
      </w:r>
      <w:r w:rsidRPr="002C44F9">
        <w:t>및</w:t>
      </w:r>
      <w:r w:rsidRPr="002C44F9">
        <w:t xml:space="preserve"> </w:t>
      </w:r>
      <w:r w:rsidRPr="002C44F9">
        <w:t>합리적으로</w:t>
      </w:r>
      <w:r w:rsidRPr="002C44F9">
        <w:t xml:space="preserve"> </w:t>
      </w:r>
      <w:r w:rsidRPr="002C44F9">
        <w:t>필요한</w:t>
      </w:r>
      <w:r w:rsidRPr="002C44F9">
        <w:t xml:space="preserve"> </w:t>
      </w:r>
      <w:r w:rsidRPr="002C44F9">
        <w:t>추가자료에</w:t>
      </w:r>
      <w:r w:rsidRPr="002C44F9">
        <w:t xml:space="preserve"> </w:t>
      </w:r>
      <w:r w:rsidRPr="002C44F9">
        <w:t>기초하여</w:t>
      </w:r>
      <w:r w:rsidRPr="002C44F9">
        <w:t xml:space="preserve"> </w:t>
      </w:r>
      <w:r w:rsidR="00157FB7">
        <w:rPr>
          <w:rFonts w:hint="eastAsia"/>
        </w:rPr>
        <w:t>10</w:t>
      </w:r>
      <w:r w:rsidRPr="002C44F9">
        <w:t>일</w:t>
      </w:r>
      <w:r w:rsidRPr="002C44F9">
        <w:t xml:space="preserve"> </w:t>
      </w:r>
      <w:r w:rsidRPr="002C44F9">
        <w:t>이내</w:t>
      </w:r>
      <w:r w:rsidRPr="002C44F9">
        <w:t xml:space="preserve"> </w:t>
      </w:r>
      <w:r w:rsidRPr="002C44F9">
        <w:t>서면으로</w:t>
      </w:r>
      <w:r w:rsidRPr="002C44F9">
        <w:t xml:space="preserve"> </w:t>
      </w:r>
      <w:r w:rsidRPr="002C44F9">
        <w:t>결정하며</w:t>
      </w:r>
      <w:r w:rsidRPr="002C44F9">
        <w:t xml:space="preserve">, </w:t>
      </w:r>
      <w:r w:rsidRPr="002C44F9">
        <w:t>명백한</w:t>
      </w:r>
      <w:r w:rsidRPr="002C44F9">
        <w:t xml:space="preserve"> </w:t>
      </w:r>
      <w:r w:rsidRPr="002C44F9">
        <w:t>계산착오</w:t>
      </w:r>
      <w:r w:rsidR="006F4B17">
        <w:rPr>
          <w:rFonts w:hint="eastAsia"/>
        </w:rPr>
        <w:t xml:space="preserve">, </w:t>
      </w:r>
      <w:r w:rsidRPr="002C44F9">
        <w:t>사기</w:t>
      </w:r>
      <w:r w:rsidRPr="002C44F9">
        <w:t xml:space="preserve"> </w:t>
      </w:r>
      <w:r w:rsidRPr="002C44F9">
        <w:t>또는</w:t>
      </w:r>
      <w:r w:rsidRPr="002C44F9">
        <w:t xml:space="preserve"> </w:t>
      </w:r>
      <w:r w:rsidRPr="002C44F9">
        <w:t>중대한</w:t>
      </w:r>
      <w:r w:rsidRPr="002C44F9">
        <w:t xml:space="preserve"> </w:t>
      </w:r>
      <w:r w:rsidRPr="002C44F9">
        <w:t>절차위반이</w:t>
      </w:r>
      <w:r w:rsidRPr="002C44F9">
        <w:t xml:space="preserve"> </w:t>
      </w:r>
      <w:r w:rsidRPr="002C44F9">
        <w:t>없는</w:t>
      </w:r>
      <w:r w:rsidRPr="002C44F9">
        <w:t xml:space="preserve"> </w:t>
      </w:r>
      <w:r w:rsidRPr="002C44F9">
        <w:t>한</w:t>
      </w:r>
      <w:r w:rsidRPr="002C44F9">
        <w:t xml:space="preserve"> </w:t>
      </w:r>
      <w:r w:rsidRPr="002C44F9">
        <w:t>그</w:t>
      </w:r>
      <w:r w:rsidRPr="002C44F9">
        <w:t xml:space="preserve"> </w:t>
      </w:r>
      <w:r w:rsidRPr="002C44F9">
        <w:t>결정은</w:t>
      </w:r>
      <w:r w:rsidRPr="002C44F9">
        <w:t xml:space="preserve"> </w:t>
      </w:r>
      <w:r w:rsidRPr="002C44F9">
        <w:t>최종적</w:t>
      </w:r>
      <w:r w:rsidR="00123C53">
        <w:rPr>
          <w:rFonts w:hint="eastAsia"/>
        </w:rPr>
        <w:t>인</w:t>
      </w:r>
      <w:r w:rsidR="00123C53">
        <w:rPr>
          <w:rFonts w:hint="eastAsia"/>
        </w:rPr>
        <w:t xml:space="preserve"> </w:t>
      </w:r>
      <w:r w:rsidRPr="002C44F9">
        <w:t>구속력을</w:t>
      </w:r>
      <w:r w:rsidRPr="002C44F9">
        <w:t xml:space="preserve"> </w:t>
      </w:r>
      <w:r w:rsidRPr="002C44F9">
        <w:t>가진다</w:t>
      </w:r>
      <w:r w:rsidRPr="002C44F9">
        <w:t xml:space="preserve">. </w:t>
      </w:r>
    </w:p>
    <w:p w14:paraId="3CD8E3B0" w14:textId="035C6F3B" w:rsidR="00E1126E" w:rsidRDefault="00E1126E" w:rsidP="002501D4">
      <w:pPr>
        <w:pStyle w:val="BKLH3-1"/>
        <w:outlineLvl w:val="9"/>
      </w:pPr>
      <w:r w:rsidRPr="00E1126E">
        <w:t>매수인은</w:t>
      </w:r>
      <w:r w:rsidRPr="00E1126E">
        <w:t xml:space="preserve"> </w:t>
      </w:r>
      <w:r w:rsidR="0063462E">
        <w:rPr>
          <w:rFonts w:hint="eastAsia"/>
        </w:rPr>
        <w:t>본건</w:t>
      </w:r>
      <w:r w:rsidRPr="00E1126E">
        <w:t xml:space="preserve"> </w:t>
      </w:r>
      <w:r w:rsidR="00F965A8">
        <w:t>성과연도</w:t>
      </w:r>
      <w:r w:rsidRPr="00E1126E">
        <w:t xml:space="preserve"> </w:t>
      </w:r>
      <w:r w:rsidRPr="00E1126E">
        <w:t>동안</w:t>
      </w:r>
      <w:r w:rsidRPr="00E1126E">
        <w:t xml:space="preserve"> </w:t>
      </w:r>
      <w:r w:rsidRPr="00E1126E">
        <w:t>대상회사등의</w:t>
      </w:r>
      <w:r w:rsidRPr="00E1126E">
        <w:t xml:space="preserve"> </w:t>
      </w:r>
      <w:r w:rsidRPr="00E1126E">
        <w:t>사업을</w:t>
      </w:r>
      <w:r w:rsidRPr="00E1126E">
        <w:t xml:space="preserve"> </w:t>
      </w:r>
      <w:r w:rsidRPr="00E1126E">
        <w:t>통상적인</w:t>
      </w:r>
      <w:r w:rsidRPr="00E1126E">
        <w:t xml:space="preserve"> </w:t>
      </w:r>
      <w:r w:rsidRPr="00E1126E">
        <w:t>사업과정</w:t>
      </w:r>
      <w:r w:rsidRPr="00E1126E">
        <w:t xml:space="preserve"> </w:t>
      </w:r>
      <w:r w:rsidRPr="00E1126E">
        <w:t>및</w:t>
      </w:r>
      <w:r w:rsidRPr="00E1126E">
        <w:t xml:space="preserve"> </w:t>
      </w:r>
      <w:r w:rsidRPr="00E1126E">
        <w:t>상업적으로</w:t>
      </w:r>
      <w:r w:rsidRPr="00E1126E">
        <w:t xml:space="preserve"> </w:t>
      </w:r>
      <w:r w:rsidRPr="00E1126E">
        <w:t>합리적인</w:t>
      </w:r>
      <w:r w:rsidRPr="00E1126E">
        <w:t xml:space="preserve"> </w:t>
      </w:r>
      <w:r w:rsidRPr="00E1126E">
        <w:t>기준에</w:t>
      </w:r>
      <w:r w:rsidRPr="00E1126E">
        <w:t xml:space="preserve"> </w:t>
      </w:r>
      <w:r w:rsidRPr="00E1126E">
        <w:t>따라</w:t>
      </w:r>
      <w:r w:rsidRPr="00E1126E">
        <w:t xml:space="preserve"> </w:t>
      </w:r>
      <w:r w:rsidRPr="00E1126E">
        <w:t>선의로</w:t>
      </w:r>
      <w:r w:rsidRPr="00E1126E">
        <w:t xml:space="preserve"> </w:t>
      </w:r>
      <w:r w:rsidRPr="00E1126E">
        <w:t>운영하여야</w:t>
      </w:r>
      <w:r w:rsidRPr="00E1126E">
        <w:t xml:space="preserve"> </w:t>
      </w:r>
      <w:r w:rsidRPr="00E1126E">
        <w:t>하며</w:t>
      </w:r>
      <w:r w:rsidRPr="00E1126E">
        <w:t xml:space="preserve">, </w:t>
      </w:r>
      <w:r w:rsidRPr="00E1126E">
        <w:t>성과연동대금</w:t>
      </w:r>
      <w:r w:rsidRPr="00E1126E">
        <w:t xml:space="preserve"> </w:t>
      </w:r>
      <w:r w:rsidRPr="00E1126E">
        <w:t>지급조건의</w:t>
      </w:r>
      <w:r w:rsidRPr="00E1126E">
        <w:t xml:space="preserve"> </w:t>
      </w:r>
      <w:r w:rsidRPr="00E1126E">
        <w:t>달성</w:t>
      </w:r>
      <w:r w:rsidRPr="00E1126E">
        <w:t xml:space="preserve"> </w:t>
      </w:r>
      <w:r w:rsidRPr="00E1126E">
        <w:t>회피만을</w:t>
      </w:r>
      <w:r w:rsidRPr="00E1126E">
        <w:t xml:space="preserve"> </w:t>
      </w:r>
      <w:r w:rsidRPr="00E1126E">
        <w:t>주된</w:t>
      </w:r>
      <w:r w:rsidRPr="00E1126E">
        <w:t xml:space="preserve"> </w:t>
      </w:r>
      <w:r w:rsidRPr="00E1126E">
        <w:t>목적으로</w:t>
      </w:r>
      <w:r w:rsidRPr="00E1126E">
        <w:t xml:space="preserve"> </w:t>
      </w:r>
      <w:r w:rsidRPr="00E1126E">
        <w:t>하는</w:t>
      </w:r>
      <w:r w:rsidRPr="00E1126E">
        <w:t xml:space="preserve"> </w:t>
      </w:r>
      <w:r w:rsidRPr="00E1126E">
        <w:t>비정상적</w:t>
      </w:r>
      <w:r w:rsidRPr="00E1126E">
        <w:t xml:space="preserve"> </w:t>
      </w:r>
      <w:r w:rsidRPr="00E1126E">
        <w:t>조치를</w:t>
      </w:r>
      <w:r w:rsidRPr="00E1126E">
        <w:t xml:space="preserve"> </w:t>
      </w:r>
      <w:r w:rsidRPr="00E1126E">
        <w:t>취하여서는</w:t>
      </w:r>
      <w:r w:rsidRPr="00E1126E">
        <w:t xml:space="preserve"> </w:t>
      </w:r>
      <w:r w:rsidRPr="00E1126E">
        <w:t>아니</w:t>
      </w:r>
      <w:r w:rsidRPr="00E1126E">
        <w:t xml:space="preserve"> </w:t>
      </w:r>
      <w:r w:rsidRPr="00E1126E">
        <w:t>된다</w:t>
      </w:r>
      <w:r w:rsidRPr="00E1126E">
        <w:t>.</w:t>
      </w:r>
      <w:r w:rsidR="008E40BE">
        <w:rPr>
          <w:rFonts w:hint="eastAsia"/>
        </w:rPr>
        <w:t xml:space="preserve"> </w:t>
      </w:r>
      <w:r w:rsidR="008E40BE" w:rsidRPr="008E40BE">
        <w:t>매수인이</w:t>
      </w:r>
      <w:r w:rsidR="008E40BE" w:rsidRPr="008E40BE">
        <w:t xml:space="preserve"> </w:t>
      </w:r>
      <w:r w:rsidR="008E40BE" w:rsidRPr="008E40BE">
        <w:t>성과연동대금</w:t>
      </w:r>
      <w:r w:rsidR="008E40BE" w:rsidRPr="008E40BE">
        <w:t xml:space="preserve"> </w:t>
      </w:r>
      <w:r w:rsidR="008E40BE" w:rsidRPr="008E40BE">
        <w:t>지급조건의</w:t>
      </w:r>
      <w:r w:rsidR="008E40BE" w:rsidRPr="008E40BE">
        <w:t xml:space="preserve"> </w:t>
      </w:r>
      <w:r w:rsidR="008E40BE" w:rsidRPr="008E40BE">
        <w:t>성취로</w:t>
      </w:r>
      <w:r w:rsidR="008E40BE" w:rsidRPr="008E40BE">
        <w:t xml:space="preserve"> </w:t>
      </w:r>
      <w:r w:rsidR="008E40BE" w:rsidRPr="008E40BE">
        <w:t>불이익을</w:t>
      </w:r>
      <w:r w:rsidR="008E40BE" w:rsidRPr="008E40BE">
        <w:t xml:space="preserve"> </w:t>
      </w:r>
      <w:r w:rsidR="008E40BE" w:rsidRPr="008E40BE">
        <w:t>받는</w:t>
      </w:r>
      <w:r w:rsidR="008E40BE" w:rsidRPr="008E40BE">
        <w:t xml:space="preserve"> </w:t>
      </w:r>
      <w:r w:rsidR="008E40BE" w:rsidRPr="008E40BE">
        <w:t>지위에</w:t>
      </w:r>
      <w:r w:rsidR="008E40BE" w:rsidRPr="008E40BE">
        <w:t xml:space="preserve"> </w:t>
      </w:r>
      <w:r w:rsidR="008E40BE" w:rsidRPr="008E40BE">
        <w:t>있으면서</w:t>
      </w:r>
      <w:r w:rsidR="008E40BE" w:rsidRPr="008E40BE">
        <w:t xml:space="preserve"> </w:t>
      </w:r>
      <w:r w:rsidR="008E40BE" w:rsidRPr="008E40BE">
        <w:t>신의성실에</w:t>
      </w:r>
      <w:r w:rsidR="008E40BE" w:rsidRPr="008E40BE">
        <w:t xml:space="preserve"> </w:t>
      </w:r>
      <w:r w:rsidR="008E40BE" w:rsidRPr="008E40BE">
        <w:t>반하여</w:t>
      </w:r>
      <w:r w:rsidR="008E40BE" w:rsidRPr="008E40BE">
        <w:t xml:space="preserve"> </w:t>
      </w:r>
      <w:r w:rsidR="008E40BE" w:rsidRPr="008E40BE">
        <w:t>그</w:t>
      </w:r>
      <w:r w:rsidR="008E40BE" w:rsidRPr="008E40BE">
        <w:t xml:space="preserve"> </w:t>
      </w:r>
      <w:r w:rsidR="008E40BE" w:rsidRPr="008E40BE">
        <w:t>성취를</w:t>
      </w:r>
      <w:r w:rsidR="008E40BE" w:rsidRPr="008E40BE">
        <w:t xml:space="preserve"> </w:t>
      </w:r>
      <w:r w:rsidR="008E40BE" w:rsidRPr="008E40BE">
        <w:t>방해하였고</w:t>
      </w:r>
      <w:r w:rsidR="008E40BE" w:rsidRPr="008E40BE">
        <w:t xml:space="preserve">, </w:t>
      </w:r>
      <w:r w:rsidR="008E40BE" w:rsidRPr="008E40BE">
        <w:t>그러한</w:t>
      </w:r>
      <w:r w:rsidR="008E40BE" w:rsidRPr="008E40BE">
        <w:t xml:space="preserve"> </w:t>
      </w:r>
      <w:r w:rsidR="008E40BE" w:rsidRPr="008E40BE">
        <w:t>방해가</w:t>
      </w:r>
      <w:r w:rsidR="008E40BE" w:rsidRPr="008E40BE">
        <w:t xml:space="preserve"> </w:t>
      </w:r>
      <w:r w:rsidR="008E40BE" w:rsidRPr="008E40BE">
        <w:t>없었더라면</w:t>
      </w:r>
      <w:r w:rsidR="008E40BE" w:rsidRPr="008E40BE">
        <w:t xml:space="preserve"> </w:t>
      </w:r>
      <w:r w:rsidR="008E40BE" w:rsidRPr="008E40BE">
        <w:t>해당</w:t>
      </w:r>
      <w:r w:rsidR="008E40BE" w:rsidRPr="008E40BE">
        <w:t xml:space="preserve"> </w:t>
      </w:r>
      <w:r w:rsidR="008E40BE" w:rsidRPr="008E40BE">
        <w:t>지급조건이</w:t>
      </w:r>
      <w:r w:rsidR="008E40BE" w:rsidRPr="008E40BE">
        <w:t xml:space="preserve"> </w:t>
      </w:r>
      <w:r w:rsidR="008E40BE" w:rsidRPr="008E40BE">
        <w:t>성취되었을</w:t>
      </w:r>
      <w:r w:rsidR="008E40BE" w:rsidRPr="008E40BE">
        <w:t xml:space="preserve"> </w:t>
      </w:r>
      <w:r w:rsidR="008E40BE" w:rsidRPr="008E40BE">
        <w:t>상당한</w:t>
      </w:r>
      <w:r w:rsidR="008E40BE" w:rsidRPr="008E40BE">
        <w:t xml:space="preserve"> </w:t>
      </w:r>
      <w:r w:rsidR="008E40BE" w:rsidRPr="008E40BE">
        <w:t>개연성이</w:t>
      </w:r>
      <w:r w:rsidR="008E40BE" w:rsidRPr="008E40BE">
        <w:t xml:space="preserve"> </w:t>
      </w:r>
      <w:r w:rsidR="008E40BE" w:rsidRPr="008E40BE">
        <w:t>인정되는</w:t>
      </w:r>
      <w:r w:rsidR="008E40BE" w:rsidRPr="008E40BE">
        <w:t xml:space="preserve"> </w:t>
      </w:r>
      <w:r w:rsidR="008E40BE" w:rsidRPr="008E40BE">
        <w:t>경우에는</w:t>
      </w:r>
      <w:r w:rsidR="008E40BE" w:rsidRPr="008E40BE">
        <w:t xml:space="preserve"> </w:t>
      </w:r>
      <w:r w:rsidR="008E40BE" w:rsidRPr="008E40BE">
        <w:t>해당</w:t>
      </w:r>
      <w:r w:rsidR="008E40BE" w:rsidRPr="008E40BE">
        <w:t xml:space="preserve"> </w:t>
      </w:r>
      <w:r w:rsidR="008E40BE" w:rsidRPr="008E40BE">
        <w:t>지급조건은</w:t>
      </w:r>
      <w:r w:rsidR="008E40BE" w:rsidRPr="008E40BE">
        <w:t xml:space="preserve"> </w:t>
      </w:r>
      <w:r w:rsidR="008E40BE" w:rsidRPr="008E40BE">
        <w:t>성취된</w:t>
      </w:r>
      <w:r w:rsidR="008E40BE" w:rsidRPr="008E40BE">
        <w:t xml:space="preserve"> </w:t>
      </w:r>
      <w:r w:rsidR="008E40BE" w:rsidRPr="008E40BE">
        <w:t>것으로</w:t>
      </w:r>
      <w:r w:rsidR="008E40BE" w:rsidRPr="008E40BE">
        <w:t xml:space="preserve"> </w:t>
      </w:r>
      <w:r w:rsidR="008E40BE" w:rsidRPr="008E40BE">
        <w:t>본다</w:t>
      </w:r>
      <w:r w:rsidR="008E40BE" w:rsidRPr="008E40BE">
        <w:t>.</w:t>
      </w:r>
    </w:p>
    <w:p w14:paraId="21E46F0B" w14:textId="0901C22B" w:rsidR="00FB4A2F" w:rsidRDefault="00FB4A2F" w:rsidP="002501D4">
      <w:pPr>
        <w:pStyle w:val="BKLH3-1"/>
        <w:outlineLvl w:val="9"/>
      </w:pPr>
      <w:r w:rsidRPr="002E6DF7">
        <w:t>성과연동대금은</w:t>
      </w:r>
      <w:r w:rsidRPr="002E6DF7">
        <w:t xml:space="preserve"> </w:t>
      </w:r>
      <w:r w:rsidRPr="002E6DF7">
        <w:t>본</w:t>
      </w:r>
      <w:r w:rsidR="00983D78">
        <w:rPr>
          <w:rFonts w:hint="eastAsia"/>
        </w:rPr>
        <w:t xml:space="preserve"> </w:t>
      </w:r>
      <w:r w:rsidR="00983D78">
        <w:rPr>
          <w:rFonts w:hint="eastAsia"/>
        </w:rPr>
        <w:t>계약상</w:t>
      </w:r>
      <w:r w:rsidR="00983D78">
        <w:rPr>
          <w:rFonts w:hint="eastAsia"/>
        </w:rPr>
        <w:t xml:space="preserve"> </w:t>
      </w:r>
      <w:r w:rsidRPr="002E6DF7">
        <w:t>매매대금의</w:t>
      </w:r>
      <w:r w:rsidRPr="002E6DF7">
        <w:t xml:space="preserve"> </w:t>
      </w:r>
      <w:r w:rsidRPr="002E6DF7">
        <w:t>일부로서</w:t>
      </w:r>
      <w:r w:rsidRPr="002E6DF7">
        <w:t xml:space="preserve"> </w:t>
      </w:r>
      <w:r w:rsidRPr="002E6DF7">
        <w:t>고용</w:t>
      </w:r>
      <w:r w:rsidRPr="002E6DF7">
        <w:t xml:space="preserve"> </w:t>
      </w:r>
      <w:r w:rsidRPr="002E6DF7">
        <w:t>또는</w:t>
      </w:r>
      <w:r w:rsidRPr="002E6DF7">
        <w:t xml:space="preserve"> </w:t>
      </w:r>
      <w:r w:rsidRPr="002E6DF7">
        <w:t>용역의</w:t>
      </w:r>
      <w:r w:rsidRPr="002E6DF7">
        <w:t xml:space="preserve"> </w:t>
      </w:r>
      <w:r w:rsidRPr="002E6DF7">
        <w:t>대가와</w:t>
      </w:r>
      <w:r w:rsidRPr="002E6DF7">
        <w:t xml:space="preserve"> </w:t>
      </w:r>
      <w:r w:rsidRPr="002E6DF7">
        <w:t>무관</w:t>
      </w:r>
      <w:r w:rsidR="00983D78">
        <w:rPr>
          <w:rFonts w:hint="eastAsia"/>
        </w:rPr>
        <w:t>하며</w:t>
      </w:r>
      <w:r w:rsidR="00983D78">
        <w:rPr>
          <w:rFonts w:hint="eastAsia"/>
        </w:rPr>
        <w:t xml:space="preserve">, </w:t>
      </w:r>
      <w:r w:rsidR="00B5247B" w:rsidRPr="00B5247B">
        <w:t>매매대금의</w:t>
      </w:r>
      <w:r w:rsidR="00B5247B" w:rsidRPr="00B5247B">
        <w:t xml:space="preserve"> </w:t>
      </w:r>
      <w:r w:rsidR="00B5247B" w:rsidRPr="00B5247B">
        <w:t>조정으로</w:t>
      </w:r>
      <w:r w:rsidR="00B5247B" w:rsidRPr="00B5247B">
        <w:t xml:space="preserve"> </w:t>
      </w:r>
      <w:r w:rsidR="00B5247B" w:rsidRPr="00B5247B">
        <w:t>본다</w:t>
      </w:r>
      <w:r w:rsidR="00B5247B" w:rsidRPr="00B5247B">
        <w:t>.</w:t>
      </w:r>
    </w:p>
    <w:p w14:paraId="79557534" w14:textId="1DF1DE9F" w:rsidR="00F169CA" w:rsidRDefault="00435FC0" w:rsidP="00F169CA">
      <w:pPr>
        <w:pStyle w:val="BKLH2-11"/>
      </w:pPr>
      <w:r>
        <w:rPr>
          <w:rFonts w:hint="eastAsia"/>
        </w:rPr>
        <w:t>에스크로</w:t>
      </w:r>
      <w:r>
        <w:rPr>
          <w:rFonts w:hint="eastAsia"/>
        </w:rPr>
        <w:t xml:space="preserve"> </w:t>
      </w:r>
      <w:r>
        <w:rPr>
          <w:rFonts w:hint="eastAsia"/>
        </w:rPr>
        <w:t>금액의</w:t>
      </w:r>
      <w:r>
        <w:rPr>
          <w:rFonts w:hint="eastAsia"/>
        </w:rPr>
        <w:t xml:space="preserve"> </w:t>
      </w:r>
      <w:r>
        <w:rPr>
          <w:rFonts w:hint="eastAsia"/>
        </w:rPr>
        <w:t>예치</w:t>
      </w:r>
      <w:r>
        <w:rPr>
          <w:rFonts w:hint="eastAsia"/>
        </w:rPr>
        <w:t>.</w:t>
      </w:r>
    </w:p>
    <w:p w14:paraId="20FDB7A3" w14:textId="7408289E" w:rsidR="00387B2E" w:rsidRDefault="00BC7290" w:rsidP="00387B2E">
      <w:pPr>
        <w:pStyle w:val="BKLH3-1"/>
        <w:outlineLvl w:val="9"/>
      </w:pPr>
      <w:r>
        <w:rPr>
          <w:rFonts w:hint="eastAsia"/>
        </w:rPr>
        <w:t>매도인은</w:t>
      </w:r>
      <w:r w:rsidRPr="00FE265C">
        <w:t xml:space="preserve"> </w:t>
      </w:r>
      <w:r w:rsidRPr="00FE265C">
        <w:t>제</w:t>
      </w:r>
      <w:r w:rsidRPr="00FE265C">
        <w:t>2.2</w:t>
      </w:r>
      <w:r w:rsidRPr="00FE265C">
        <w:t>조에</w:t>
      </w:r>
      <w:r w:rsidRPr="00FE265C">
        <w:t xml:space="preserve"> </w:t>
      </w:r>
      <w:r w:rsidRPr="00FE265C">
        <w:t>따라</w:t>
      </w:r>
      <w:r w:rsidRPr="00FE265C">
        <w:t xml:space="preserve"> </w:t>
      </w:r>
      <w:r w:rsidRPr="00FE265C">
        <w:t>매수인이</w:t>
      </w:r>
      <w:r w:rsidRPr="00FE265C">
        <w:t xml:space="preserve"> </w:t>
      </w:r>
      <w:r w:rsidRPr="00FE265C">
        <w:t>매도인에게</w:t>
      </w:r>
      <w:r w:rsidRPr="00FE265C">
        <w:t xml:space="preserve"> </w:t>
      </w:r>
      <w:r w:rsidRPr="00FE265C">
        <w:t>지급할</w:t>
      </w:r>
      <w:r w:rsidRPr="00FE265C">
        <w:t xml:space="preserve"> </w:t>
      </w:r>
      <w:r w:rsidRPr="00FE265C">
        <w:t>매매대금</w:t>
      </w:r>
      <w:r w:rsidRPr="00FE265C">
        <w:t xml:space="preserve"> </w:t>
      </w:r>
      <w:r w:rsidRPr="00FE265C">
        <w:t>중</w:t>
      </w:r>
      <w:r w:rsidRPr="00FE265C">
        <w:t xml:space="preserve"> </w:t>
      </w:r>
      <w:r w:rsidRPr="00FE265C">
        <w:t>총</w:t>
      </w:r>
      <w:r w:rsidRPr="00FE265C">
        <w:t xml:space="preserve"> </w:t>
      </w:r>
      <w:r w:rsidRPr="00FE265C">
        <w:t>금</w:t>
      </w:r>
      <w:r w:rsidRPr="00FE265C">
        <w:t xml:space="preserve"> </w:t>
      </w:r>
      <w:r w:rsidR="003F1D47">
        <w:rPr>
          <w:rFonts w:hint="eastAsia"/>
        </w:rPr>
        <w:t>오십억원</w:t>
      </w:r>
      <w:r w:rsidRPr="00725532">
        <w:t>(₩</w:t>
      </w:r>
      <w:r w:rsidR="003F1D47">
        <w:rPr>
          <w:rFonts w:hint="eastAsia"/>
        </w:rPr>
        <w:t>5,000,000,000</w:t>
      </w:r>
      <w:r w:rsidRPr="00725532">
        <w:t>)(“</w:t>
      </w:r>
      <w:r w:rsidRPr="00725532">
        <w:rPr>
          <w:u w:val="single"/>
        </w:rPr>
        <w:t>에스크로</w:t>
      </w:r>
      <w:r w:rsidRPr="00725532">
        <w:rPr>
          <w:u w:val="single"/>
        </w:rPr>
        <w:t xml:space="preserve"> </w:t>
      </w:r>
      <w:r w:rsidRPr="00725532">
        <w:rPr>
          <w:u w:val="single"/>
        </w:rPr>
        <w:t>예치금</w:t>
      </w:r>
      <w:r w:rsidRPr="00725532">
        <w:t>”)</w:t>
      </w:r>
      <w:r w:rsidRPr="00725532">
        <w:t>을</w:t>
      </w:r>
      <w:r w:rsidRPr="00725532">
        <w:t xml:space="preserve"> </w:t>
      </w:r>
      <w:r>
        <w:rPr>
          <w:rFonts w:hint="eastAsia"/>
        </w:rPr>
        <w:t>매도인과</w:t>
      </w:r>
      <w:r>
        <w:rPr>
          <w:rFonts w:hint="eastAsia"/>
        </w:rPr>
        <w:t xml:space="preserve">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상호</w:t>
      </w:r>
      <w:r w:rsidRPr="00725532">
        <w:t xml:space="preserve"> </w:t>
      </w:r>
      <w:r w:rsidRPr="00725532">
        <w:t>합의하</w:t>
      </w:r>
      <w:r>
        <w:rPr>
          <w:rFonts w:hint="eastAsia"/>
        </w:rPr>
        <w:t>여</w:t>
      </w:r>
      <w:r>
        <w:rPr>
          <w:rFonts w:hint="eastAsia"/>
        </w:rPr>
        <w:t xml:space="preserve"> </w:t>
      </w:r>
      <w:r>
        <w:rPr>
          <w:rFonts w:hint="eastAsia"/>
        </w:rPr>
        <w:t>정한</w:t>
      </w:r>
      <w:r w:rsidRPr="00725532">
        <w:t xml:space="preserve"> </w:t>
      </w:r>
      <w:r w:rsidRPr="00725532">
        <w:t>은행</w:t>
      </w:r>
      <w:r w:rsidRPr="00725532">
        <w:t>(“</w:t>
      </w:r>
      <w:r w:rsidRPr="00725532">
        <w:rPr>
          <w:u w:val="single"/>
        </w:rPr>
        <w:t>에스크로</w:t>
      </w:r>
      <w:r w:rsidRPr="00725532">
        <w:rPr>
          <w:u w:val="single"/>
        </w:rPr>
        <w:t xml:space="preserve"> </w:t>
      </w:r>
      <w:r w:rsidRPr="00725532">
        <w:rPr>
          <w:u w:val="single"/>
        </w:rPr>
        <w:t>대리인</w:t>
      </w:r>
      <w:r w:rsidRPr="00725532">
        <w:t>”)</w:t>
      </w:r>
      <w:r w:rsidRPr="00725532">
        <w:t>에</w:t>
      </w:r>
      <w:r w:rsidRPr="00725532">
        <w:t xml:space="preserve"> </w:t>
      </w:r>
      <w:r w:rsidRPr="00725532">
        <w:t>개설될</w:t>
      </w:r>
      <w:r w:rsidRPr="00725532">
        <w:t xml:space="preserve">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명의의</w:t>
      </w:r>
      <w:r>
        <w:rPr>
          <w:rFonts w:hint="eastAsia"/>
        </w:rPr>
        <w:t xml:space="preserve"> </w:t>
      </w:r>
      <w:r w:rsidRPr="00725532">
        <w:t>에스크로</w:t>
      </w:r>
      <w:r w:rsidRPr="00725532">
        <w:t xml:space="preserve"> </w:t>
      </w:r>
      <w:r w:rsidRPr="00725532">
        <w:t>계좌</w:t>
      </w:r>
      <w:r w:rsidRPr="00725532">
        <w:t>(“</w:t>
      </w:r>
      <w:r w:rsidRPr="00725532">
        <w:rPr>
          <w:u w:val="single"/>
        </w:rPr>
        <w:t>에스크로</w:t>
      </w:r>
      <w:r w:rsidRPr="00725532">
        <w:rPr>
          <w:u w:val="single"/>
        </w:rPr>
        <w:t xml:space="preserve"> </w:t>
      </w:r>
      <w:r w:rsidRPr="00725532">
        <w:rPr>
          <w:u w:val="single"/>
        </w:rPr>
        <w:t>계좌</w:t>
      </w:r>
      <w:r w:rsidRPr="00725532">
        <w:t>”)</w:t>
      </w:r>
      <w:r w:rsidRPr="00725532">
        <w:t>에</w:t>
      </w:r>
      <w:r w:rsidRPr="00725532">
        <w:t xml:space="preserve"> </w:t>
      </w:r>
      <w:r w:rsidRPr="00725532">
        <w:t>예치한다</w:t>
      </w:r>
      <w:r w:rsidRPr="00725532">
        <w:t xml:space="preserve">. </w:t>
      </w:r>
      <w:r w:rsidRPr="00725532">
        <w:t>이를</w:t>
      </w:r>
      <w:r w:rsidRPr="00725532">
        <w:t xml:space="preserve"> </w:t>
      </w:r>
      <w:r w:rsidRPr="00725532">
        <w:t>위하여</w:t>
      </w:r>
      <w:r w:rsidRPr="00725532">
        <w:t xml:space="preserve"> </w:t>
      </w:r>
      <w:r>
        <w:rPr>
          <w:rFonts w:hint="eastAsia"/>
        </w:rPr>
        <w:t>매도인과</w:t>
      </w:r>
      <w:r>
        <w:rPr>
          <w:rFonts w:hint="eastAsia"/>
        </w:rPr>
        <w:t xml:space="preserve"> </w:t>
      </w:r>
      <w:r>
        <w:rPr>
          <w:rFonts w:hint="eastAsia"/>
        </w:rPr>
        <w:t>매수인은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대상회사로</w:t>
      </w:r>
      <w:r>
        <w:rPr>
          <w:rFonts w:hint="eastAsia"/>
        </w:rPr>
        <w:t xml:space="preserve"> </w:t>
      </w:r>
      <w:r>
        <w:rPr>
          <w:rFonts w:hint="eastAsia"/>
        </w:rPr>
        <w:t>하여금</w:t>
      </w:r>
      <w:r w:rsidRPr="00725532">
        <w:t xml:space="preserve"> </w:t>
      </w:r>
      <w:r w:rsidRPr="00725532">
        <w:t>거래종결일</w:t>
      </w:r>
      <w:r w:rsidRPr="00725532">
        <w:t xml:space="preserve"> 3</w:t>
      </w:r>
      <w:r w:rsidRPr="00725532">
        <w:t>영업일</w:t>
      </w:r>
      <w:r w:rsidRPr="00725532">
        <w:t xml:space="preserve"> </w:t>
      </w:r>
      <w:r w:rsidRPr="00725532">
        <w:t>전까지</w:t>
      </w:r>
      <w:r w:rsidRPr="00725532">
        <w:t xml:space="preserve"> </w:t>
      </w:r>
      <w:r w:rsidRPr="00725532">
        <w:t>에스크로</w:t>
      </w:r>
      <w:r w:rsidRPr="00725532">
        <w:t xml:space="preserve"> </w:t>
      </w:r>
      <w:r w:rsidRPr="00725532">
        <w:t>대리인과</w:t>
      </w:r>
      <w:r w:rsidRPr="00725532">
        <w:t xml:space="preserve"> </w:t>
      </w:r>
      <w:r w:rsidRPr="00725532">
        <w:t>에스크로</w:t>
      </w:r>
      <w:r w:rsidRPr="00725532">
        <w:t xml:space="preserve"> </w:t>
      </w:r>
      <w:r w:rsidRPr="00725532">
        <w:t>계약</w:t>
      </w:r>
      <w:r w:rsidRPr="00725532">
        <w:t>(“</w:t>
      </w:r>
      <w:r w:rsidRPr="00725532">
        <w:rPr>
          <w:u w:val="single"/>
        </w:rPr>
        <w:t>본건</w:t>
      </w:r>
      <w:r w:rsidRPr="00725532">
        <w:rPr>
          <w:u w:val="single"/>
        </w:rPr>
        <w:t xml:space="preserve"> </w:t>
      </w:r>
      <w:r w:rsidRPr="00725532">
        <w:rPr>
          <w:u w:val="single"/>
        </w:rPr>
        <w:t>에스크로계약</w:t>
      </w:r>
      <w:r w:rsidRPr="00725532">
        <w:t>”)</w:t>
      </w:r>
      <w:r w:rsidRPr="00725532">
        <w:t>을</w:t>
      </w:r>
      <w:r w:rsidRPr="00725532">
        <w:t xml:space="preserve"> </w:t>
      </w:r>
      <w:r w:rsidRPr="00725532">
        <w:t>체결한다</w:t>
      </w:r>
      <w:r w:rsidRPr="004F795A">
        <w:t>.</w:t>
      </w:r>
    </w:p>
    <w:p w14:paraId="7E9D76A3" w14:textId="7298B1CC" w:rsidR="00E2553F" w:rsidRDefault="00E2553F" w:rsidP="00E2553F">
      <w:pPr>
        <w:pStyle w:val="BKLH3-1"/>
        <w:outlineLvl w:val="9"/>
      </w:pPr>
      <w:r>
        <w:rPr>
          <w:rFonts w:hint="eastAsia"/>
        </w:rPr>
        <w:lastRenderedPageBreak/>
        <w:t>매수인</w:t>
      </w:r>
      <w:r w:rsidRPr="005B225F">
        <w:rPr>
          <w:rFonts w:hint="eastAsia"/>
        </w:rPr>
        <w:t>이</w:t>
      </w:r>
      <w:r w:rsidRPr="005B225F">
        <w:rPr>
          <w:rFonts w:hint="eastAsia"/>
        </w:rPr>
        <w:t xml:space="preserve"> </w:t>
      </w:r>
      <w:r w:rsidRPr="005B225F">
        <w:rPr>
          <w:rFonts w:hint="eastAsia"/>
        </w:rPr>
        <w:t>에스크로</w:t>
      </w:r>
      <w:r w:rsidRPr="005B225F">
        <w:rPr>
          <w:rFonts w:hint="eastAsia"/>
        </w:rPr>
        <w:t xml:space="preserve"> </w:t>
      </w:r>
      <w:r w:rsidRPr="005B225F">
        <w:rPr>
          <w:rFonts w:hint="eastAsia"/>
        </w:rPr>
        <w:t>예치금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에스크로</w:t>
      </w:r>
      <w:r>
        <w:rPr>
          <w:rFonts w:hint="eastAsia"/>
        </w:rPr>
        <w:t xml:space="preserve"> </w:t>
      </w:r>
      <w:r>
        <w:rPr>
          <w:rFonts w:hint="eastAsia"/>
        </w:rPr>
        <w:t>계좌에</w:t>
      </w:r>
      <w:r>
        <w:rPr>
          <w:rFonts w:hint="eastAsia"/>
        </w:rPr>
        <w:t xml:space="preserve"> </w:t>
      </w:r>
      <w:r>
        <w:rPr>
          <w:rFonts w:hint="eastAsia"/>
        </w:rPr>
        <w:t>예치한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, </w:t>
      </w:r>
      <w:r w:rsidR="00E60F27">
        <w:rPr>
          <w:rFonts w:hint="eastAsia"/>
        </w:rPr>
        <w:t>에스크로</w:t>
      </w:r>
      <w:r w:rsidR="00E60F27">
        <w:rPr>
          <w:rFonts w:hint="eastAsia"/>
        </w:rPr>
        <w:t xml:space="preserve"> </w:t>
      </w:r>
      <w:r w:rsidR="00E60F27">
        <w:rPr>
          <w:rFonts w:hint="eastAsia"/>
        </w:rPr>
        <w:t>예치금</w:t>
      </w:r>
      <w:r w:rsidR="00E60F27">
        <w:rPr>
          <w:rFonts w:hint="eastAsia"/>
        </w:rPr>
        <w:t xml:space="preserve"> </w:t>
      </w:r>
      <w:r w:rsidRPr="005B225F">
        <w:rPr>
          <w:rFonts w:hint="eastAsia"/>
        </w:rPr>
        <w:t>상당액에</w:t>
      </w:r>
      <w:r w:rsidRPr="005B225F">
        <w:rPr>
          <w:rFonts w:hint="eastAsia"/>
        </w:rPr>
        <w:t xml:space="preserve"> </w:t>
      </w:r>
      <w:r w:rsidRPr="00632F38">
        <w:rPr>
          <w:rFonts w:hint="eastAsia"/>
          <w:szCs w:val="22"/>
        </w:rPr>
        <w:t>대하여</w:t>
      </w:r>
      <w:r w:rsidRPr="005B225F">
        <w:rPr>
          <w:rFonts w:hint="eastAsia"/>
        </w:rPr>
        <w:t xml:space="preserve"> </w:t>
      </w:r>
      <w:r>
        <w:rPr>
          <w:rFonts w:hint="eastAsia"/>
        </w:rPr>
        <w:t>제</w:t>
      </w:r>
      <w:r w:rsidR="007C20EC">
        <w:rPr>
          <w:rFonts w:hint="eastAsia"/>
        </w:rPr>
        <w:t>2</w:t>
      </w:r>
      <w:r>
        <w:rPr>
          <w:rFonts w:hint="eastAsia"/>
        </w:rPr>
        <w:t>.2</w:t>
      </w:r>
      <w:r w:rsidRPr="005B225F">
        <w:rPr>
          <w:rFonts w:hint="eastAsia"/>
        </w:rPr>
        <w:t>조에</w:t>
      </w:r>
      <w:r w:rsidRPr="005B225F">
        <w:rPr>
          <w:rFonts w:hint="eastAsia"/>
        </w:rPr>
        <w:t xml:space="preserve"> </w:t>
      </w:r>
      <w:r w:rsidRPr="005B225F">
        <w:rPr>
          <w:rFonts w:hint="eastAsia"/>
        </w:rPr>
        <w:t>따른</w:t>
      </w:r>
      <w:r w:rsidRPr="005B225F">
        <w:rPr>
          <w:rFonts w:hint="eastAsia"/>
        </w:rPr>
        <w:t xml:space="preserve"> </w:t>
      </w:r>
      <w:r w:rsidRPr="005B225F">
        <w:rPr>
          <w:rFonts w:hint="eastAsia"/>
        </w:rPr>
        <w:t>매매대금</w:t>
      </w:r>
      <w:r w:rsidRPr="005B225F">
        <w:rPr>
          <w:rFonts w:hint="eastAsia"/>
        </w:rPr>
        <w:t xml:space="preserve"> </w:t>
      </w:r>
      <w:r w:rsidRPr="005B225F">
        <w:rPr>
          <w:rFonts w:hint="eastAsia"/>
        </w:rPr>
        <w:t>지급의무를</w:t>
      </w:r>
      <w:r w:rsidRPr="005B225F">
        <w:rPr>
          <w:rFonts w:hint="eastAsia"/>
        </w:rPr>
        <w:t xml:space="preserve"> </w:t>
      </w:r>
      <w:r w:rsidRPr="005B225F">
        <w:rPr>
          <w:rFonts w:hint="eastAsia"/>
        </w:rPr>
        <w:t>완료한</w:t>
      </w:r>
      <w:r w:rsidRPr="005B225F">
        <w:rPr>
          <w:rFonts w:hint="eastAsia"/>
        </w:rPr>
        <w:t xml:space="preserve"> </w:t>
      </w:r>
      <w:r w:rsidRPr="005B225F">
        <w:rPr>
          <w:rFonts w:hint="eastAsia"/>
        </w:rPr>
        <w:t>것으로</w:t>
      </w:r>
      <w:r w:rsidRPr="005B225F">
        <w:rPr>
          <w:rFonts w:hint="eastAsia"/>
        </w:rPr>
        <w:t xml:space="preserve"> </w:t>
      </w:r>
      <w:r w:rsidRPr="005B225F">
        <w:rPr>
          <w:rFonts w:hint="eastAsia"/>
        </w:rPr>
        <w:t>간주된다</w:t>
      </w:r>
      <w:r w:rsidRPr="005B225F">
        <w:rPr>
          <w:rFonts w:hint="eastAsia"/>
        </w:rPr>
        <w:t>.</w:t>
      </w:r>
    </w:p>
    <w:p w14:paraId="79DD4951" w14:textId="77777777" w:rsidR="00E2553F" w:rsidRDefault="00E2553F" w:rsidP="00E2553F">
      <w:pPr>
        <w:pStyle w:val="BKLH3-1"/>
        <w:outlineLvl w:val="9"/>
      </w:pPr>
      <w:r w:rsidRPr="004F795A">
        <w:t>에스크로</w:t>
      </w:r>
      <w:r w:rsidRPr="004F795A">
        <w:t xml:space="preserve"> </w:t>
      </w:r>
      <w:r w:rsidRPr="004F795A">
        <w:t>계좌의</w:t>
      </w:r>
      <w:r w:rsidRPr="004F795A">
        <w:t xml:space="preserve"> </w:t>
      </w:r>
      <w:r w:rsidRPr="004F795A">
        <w:t>예치기간</w:t>
      </w:r>
      <w:r w:rsidRPr="004F795A">
        <w:t>(“</w:t>
      </w:r>
      <w:r w:rsidRPr="004A744A">
        <w:rPr>
          <w:u w:val="single"/>
        </w:rPr>
        <w:t>에스크로</w:t>
      </w:r>
      <w:r w:rsidRPr="004A744A">
        <w:rPr>
          <w:u w:val="single"/>
        </w:rPr>
        <w:t xml:space="preserve"> </w:t>
      </w:r>
      <w:r w:rsidRPr="004A744A">
        <w:rPr>
          <w:u w:val="single"/>
        </w:rPr>
        <w:t>기간</w:t>
      </w:r>
      <w:r w:rsidRPr="004F795A">
        <w:t>”)</w:t>
      </w:r>
      <w:r w:rsidRPr="004F795A">
        <w:t>은</w:t>
      </w:r>
      <w:r w:rsidRPr="004F795A">
        <w:t xml:space="preserve"> </w:t>
      </w:r>
      <w:r w:rsidRPr="004F795A">
        <w:t>거래종결일로부터</w:t>
      </w:r>
      <w:r w:rsidRPr="004F795A">
        <w:t xml:space="preserve"> </w:t>
      </w:r>
      <w:r>
        <w:rPr>
          <w:rFonts w:hint="eastAsia"/>
        </w:rPr>
        <w:t>6</w:t>
      </w:r>
      <w:r>
        <w:rPr>
          <w:rFonts w:hint="eastAsia"/>
        </w:rPr>
        <w:t>개월이</w:t>
      </w:r>
      <w:r w:rsidRPr="004F795A">
        <w:t xml:space="preserve"> </w:t>
      </w:r>
      <w:r w:rsidRPr="004F795A">
        <w:t>되는</w:t>
      </w:r>
      <w:r w:rsidRPr="004F795A">
        <w:t xml:space="preserve"> </w:t>
      </w:r>
      <w:r w:rsidRPr="004F795A">
        <w:t>날</w:t>
      </w:r>
      <w:r w:rsidRPr="004F795A">
        <w:t>(“</w:t>
      </w:r>
      <w:r w:rsidRPr="004A744A">
        <w:rPr>
          <w:u w:val="single"/>
        </w:rPr>
        <w:t>에스크로</w:t>
      </w:r>
      <w:r w:rsidRPr="004A744A">
        <w:rPr>
          <w:u w:val="single"/>
        </w:rPr>
        <w:t xml:space="preserve"> </w:t>
      </w:r>
      <w:r w:rsidRPr="004A744A">
        <w:rPr>
          <w:u w:val="single"/>
        </w:rPr>
        <w:t>인출일</w:t>
      </w:r>
      <w:r w:rsidRPr="004F795A">
        <w:t>”)</w:t>
      </w:r>
      <w:r w:rsidRPr="004F795A">
        <w:t>까지로</w:t>
      </w:r>
      <w:r w:rsidRPr="004F795A">
        <w:t xml:space="preserve"> </w:t>
      </w:r>
      <w:r w:rsidRPr="004F795A">
        <w:t>한다</w:t>
      </w:r>
      <w:r w:rsidRPr="004F795A">
        <w:t>.</w:t>
      </w:r>
    </w:p>
    <w:p w14:paraId="39529D3D" w14:textId="1DF2DED3" w:rsidR="00E2553F" w:rsidRDefault="00E2553F" w:rsidP="00E2553F">
      <w:pPr>
        <w:pStyle w:val="BKLH3-1"/>
        <w:outlineLvl w:val="9"/>
      </w:pPr>
      <w:r w:rsidRPr="0041645A">
        <w:t>에스크로</w:t>
      </w:r>
      <w:r w:rsidRPr="0041645A">
        <w:t xml:space="preserve"> </w:t>
      </w:r>
      <w:r w:rsidRPr="0041645A">
        <w:t>계좌에</w:t>
      </w:r>
      <w:r w:rsidRPr="0041645A">
        <w:t xml:space="preserve"> </w:t>
      </w:r>
      <w:r w:rsidRPr="0041645A">
        <w:t>예치된</w:t>
      </w:r>
      <w:r w:rsidRPr="0041645A">
        <w:t xml:space="preserve"> </w:t>
      </w:r>
      <w:r w:rsidRPr="0041645A">
        <w:t>금원</w:t>
      </w:r>
      <w:r w:rsidRPr="0041645A">
        <w:t>(</w:t>
      </w:r>
      <w:r w:rsidRPr="0041645A">
        <w:t>에스크로</w:t>
      </w:r>
      <w:r w:rsidRPr="0041645A">
        <w:t xml:space="preserve"> </w:t>
      </w:r>
      <w:r w:rsidRPr="0041645A">
        <w:t>예치금</w:t>
      </w:r>
      <w:r w:rsidRPr="0041645A">
        <w:t xml:space="preserve"> </w:t>
      </w:r>
      <w:r w:rsidRPr="0041645A">
        <w:t>및</w:t>
      </w:r>
      <w:r w:rsidRPr="0041645A">
        <w:t xml:space="preserve"> </w:t>
      </w:r>
      <w:r w:rsidRPr="0041645A">
        <w:t>그로부터</w:t>
      </w:r>
      <w:r w:rsidRPr="0041645A">
        <w:t xml:space="preserve"> </w:t>
      </w:r>
      <w:r w:rsidRPr="0041645A">
        <w:t>발생하는</w:t>
      </w:r>
      <w:r w:rsidRPr="0041645A">
        <w:t xml:space="preserve"> </w:t>
      </w:r>
      <w:r w:rsidRPr="0041645A">
        <w:t>이자를</w:t>
      </w:r>
      <w:r w:rsidRPr="0041645A">
        <w:t xml:space="preserve"> </w:t>
      </w:r>
      <w:r w:rsidRPr="0041645A">
        <w:t>포함하며</w:t>
      </w:r>
      <w:r w:rsidRPr="0041645A">
        <w:t xml:space="preserve">, </w:t>
      </w:r>
      <w:r w:rsidRPr="0041645A">
        <w:t>본건</w:t>
      </w:r>
      <w:r w:rsidRPr="0041645A">
        <w:t xml:space="preserve"> </w:t>
      </w:r>
      <w:r w:rsidRPr="0041645A">
        <w:t>에스크로계약에</w:t>
      </w:r>
      <w:r w:rsidRPr="0041645A">
        <w:t xml:space="preserve"> </w:t>
      </w:r>
      <w:r w:rsidRPr="0041645A">
        <w:t>따라</w:t>
      </w:r>
      <w:r w:rsidRPr="0041645A">
        <w:t xml:space="preserve"> </w:t>
      </w:r>
      <w:r w:rsidRPr="0041645A">
        <w:t>지급된</w:t>
      </w:r>
      <w:r w:rsidRPr="0041645A">
        <w:t xml:space="preserve"> </w:t>
      </w:r>
      <w:r w:rsidRPr="0041645A">
        <w:t>비용</w:t>
      </w:r>
      <w:r w:rsidRPr="0041645A">
        <w:t xml:space="preserve"> </w:t>
      </w:r>
      <w:r w:rsidRPr="0041645A">
        <w:t>및</w:t>
      </w:r>
      <w:r w:rsidRPr="0041645A">
        <w:t xml:space="preserve"> </w:t>
      </w:r>
      <w:r w:rsidRPr="0041645A">
        <w:t>수수료</w:t>
      </w:r>
      <w:r w:rsidRPr="0041645A">
        <w:t xml:space="preserve"> </w:t>
      </w:r>
      <w:r w:rsidRPr="0041645A">
        <w:t>등을</w:t>
      </w:r>
      <w:r w:rsidRPr="0041645A">
        <w:t xml:space="preserve"> </w:t>
      </w:r>
      <w:r w:rsidRPr="0041645A">
        <w:t>차감한</w:t>
      </w:r>
      <w:r w:rsidRPr="0041645A">
        <w:t xml:space="preserve"> </w:t>
      </w:r>
      <w:r w:rsidRPr="0041645A">
        <w:t>잔액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의미하며</w:t>
      </w:r>
      <w:r w:rsidRPr="0041645A">
        <w:t xml:space="preserve">, </w:t>
      </w:r>
      <w:r w:rsidRPr="0041645A">
        <w:t>이하</w:t>
      </w:r>
      <w:r w:rsidRPr="0041645A">
        <w:t xml:space="preserve"> </w:t>
      </w:r>
      <w:r w:rsidRPr="0041645A">
        <w:t>같음</w:t>
      </w:r>
      <w:r w:rsidRPr="0041645A">
        <w:t xml:space="preserve">) </w:t>
      </w:r>
      <w:r w:rsidRPr="0041645A">
        <w:t>중</w:t>
      </w:r>
      <w:r w:rsidRPr="0041645A">
        <w:t xml:space="preserve">, (i) </w:t>
      </w:r>
      <w:r w:rsidRPr="0041645A">
        <w:t>본</w:t>
      </w:r>
      <w:r w:rsidRPr="0041645A">
        <w:t xml:space="preserve"> </w:t>
      </w:r>
      <w:r w:rsidRPr="0041645A">
        <w:t>계약과</w:t>
      </w:r>
      <w:r w:rsidRPr="0041645A">
        <w:t xml:space="preserve"> </w:t>
      </w:r>
      <w:r w:rsidRPr="0041645A">
        <w:t>관련하여</w:t>
      </w:r>
      <w:r w:rsidRPr="0041645A">
        <w:t xml:space="preserve"> </w:t>
      </w:r>
      <w:r w:rsidRPr="0041645A">
        <w:t>매도인이</w:t>
      </w:r>
      <w:r w:rsidRPr="0041645A">
        <w:t xml:space="preserve"> </w:t>
      </w:r>
      <w:r w:rsidRPr="0041645A">
        <w:t>매수인에게</w:t>
      </w:r>
      <w:r w:rsidRPr="0041645A">
        <w:t xml:space="preserve"> </w:t>
      </w:r>
      <w:r w:rsidRPr="0041645A">
        <w:t>부담하는</w:t>
      </w:r>
      <w:r w:rsidRPr="0041645A">
        <w:t xml:space="preserve"> </w:t>
      </w:r>
      <w:r w:rsidRPr="0041645A">
        <w:t>손해배상책임</w:t>
      </w:r>
      <w:r w:rsidRPr="0041645A">
        <w:t xml:space="preserve"> </w:t>
      </w:r>
      <w:r w:rsidRPr="0041645A">
        <w:t>기타</w:t>
      </w:r>
      <w:r w:rsidRPr="0041645A">
        <w:t xml:space="preserve"> </w:t>
      </w:r>
      <w:r w:rsidRPr="0041645A">
        <w:t>지급의무로서</w:t>
      </w:r>
      <w:r w:rsidRPr="0041645A">
        <w:t xml:space="preserve"> </w:t>
      </w:r>
      <w:r w:rsidRPr="0041645A">
        <w:t>확정된</w:t>
      </w:r>
      <w:r w:rsidRPr="0041645A">
        <w:t xml:space="preserve"> </w:t>
      </w:r>
      <w:r w:rsidRPr="0041645A">
        <w:t>금액은</w:t>
      </w:r>
      <w:r w:rsidRPr="0041645A">
        <w:t xml:space="preserve"> </w:t>
      </w:r>
      <w:r w:rsidRPr="0041645A">
        <w:t>그</w:t>
      </w:r>
      <w:r w:rsidRPr="0041645A">
        <w:t xml:space="preserve"> </w:t>
      </w:r>
      <w:r w:rsidRPr="0041645A">
        <w:t>확정</w:t>
      </w:r>
      <w:r w:rsidRPr="0041645A">
        <w:t xml:space="preserve"> </w:t>
      </w:r>
      <w:r w:rsidRPr="0041645A">
        <w:t>즉시</w:t>
      </w:r>
      <w:r w:rsidRPr="0041645A">
        <w:t xml:space="preserve"> </w:t>
      </w:r>
      <w:r w:rsidRPr="0041645A">
        <w:t>매수인에게</w:t>
      </w:r>
      <w:r w:rsidRPr="0041645A">
        <w:t xml:space="preserve"> </w:t>
      </w:r>
      <w:r w:rsidRPr="0041645A">
        <w:t>귀속되어</w:t>
      </w:r>
      <w:r w:rsidRPr="0041645A">
        <w:t xml:space="preserve"> </w:t>
      </w:r>
      <w:r w:rsidRPr="0041645A">
        <w:t>지급되고</w:t>
      </w:r>
      <w:r w:rsidRPr="0041645A">
        <w:t xml:space="preserve">, (ii) </w:t>
      </w:r>
      <w:r w:rsidRPr="0041645A">
        <w:t>위</w:t>
      </w:r>
      <w:r w:rsidRPr="0041645A">
        <w:t xml:space="preserve"> (i)</w:t>
      </w:r>
      <w:r w:rsidRPr="0041645A">
        <w:t>의</w:t>
      </w:r>
      <w:r w:rsidRPr="0041645A">
        <w:t xml:space="preserve"> </w:t>
      </w:r>
      <w:r w:rsidRPr="0041645A">
        <w:t>금액을</w:t>
      </w:r>
      <w:r w:rsidRPr="0041645A">
        <w:t xml:space="preserve"> </w:t>
      </w:r>
      <w:r w:rsidRPr="002F4863">
        <w:t>모두</w:t>
      </w:r>
      <w:r w:rsidRPr="002F4863">
        <w:t xml:space="preserve"> </w:t>
      </w:r>
      <w:r w:rsidRPr="002F4863">
        <w:t>공제한</w:t>
      </w:r>
      <w:r w:rsidRPr="002F4863">
        <w:t xml:space="preserve"> </w:t>
      </w:r>
      <w:r w:rsidRPr="002F4863">
        <w:t>후</w:t>
      </w:r>
      <w:r w:rsidRPr="002F4863">
        <w:t xml:space="preserve"> </w:t>
      </w:r>
      <w:r w:rsidRPr="002F4863">
        <w:t>에스크로</w:t>
      </w:r>
      <w:r w:rsidRPr="002F4863">
        <w:t xml:space="preserve"> </w:t>
      </w:r>
      <w:r w:rsidRPr="002F4863">
        <w:t>인출일</w:t>
      </w:r>
      <w:r w:rsidRPr="002F4863">
        <w:t xml:space="preserve"> </w:t>
      </w:r>
      <w:r w:rsidRPr="002F4863">
        <w:t>현재</w:t>
      </w:r>
      <w:r w:rsidRPr="002F4863">
        <w:t xml:space="preserve"> </w:t>
      </w:r>
      <w:r w:rsidRPr="002F4863">
        <w:t>에스크로</w:t>
      </w:r>
      <w:r w:rsidRPr="002F4863">
        <w:t xml:space="preserve"> </w:t>
      </w:r>
      <w:r w:rsidRPr="002F4863">
        <w:t>계좌에</w:t>
      </w:r>
      <w:r w:rsidRPr="002F4863">
        <w:t xml:space="preserve"> </w:t>
      </w:r>
      <w:r w:rsidRPr="002F4863">
        <w:t>남아있는</w:t>
      </w:r>
      <w:r w:rsidRPr="002F4863">
        <w:t xml:space="preserve"> </w:t>
      </w:r>
      <w:r w:rsidRPr="002F4863">
        <w:t>잔액</w:t>
      </w:r>
      <w:r w:rsidRPr="002F4863">
        <w:t>(“</w:t>
      </w:r>
      <w:r w:rsidRPr="002F4863">
        <w:rPr>
          <w:u w:val="single"/>
        </w:rPr>
        <w:t>에스크로</w:t>
      </w:r>
      <w:r w:rsidRPr="002F4863">
        <w:rPr>
          <w:u w:val="single"/>
        </w:rPr>
        <w:t xml:space="preserve"> </w:t>
      </w:r>
      <w:r w:rsidRPr="002F4863">
        <w:rPr>
          <w:u w:val="single"/>
        </w:rPr>
        <w:t>잔액</w:t>
      </w:r>
      <w:r w:rsidRPr="002F4863">
        <w:t>”)</w:t>
      </w:r>
      <w:r w:rsidRPr="002F4863">
        <w:t>은</w:t>
      </w:r>
      <w:r w:rsidRPr="002F4863">
        <w:t xml:space="preserve"> </w:t>
      </w:r>
      <w:r w:rsidRPr="002F4863">
        <w:t>대상회사에게</w:t>
      </w:r>
      <w:r w:rsidRPr="002F4863">
        <w:t xml:space="preserve"> </w:t>
      </w:r>
      <w:r w:rsidRPr="002F4863">
        <w:t>귀속된다</w:t>
      </w:r>
      <w:r w:rsidRPr="002F4863">
        <w:t>.</w:t>
      </w:r>
    </w:p>
    <w:p w14:paraId="31670DE5" w14:textId="77777777" w:rsidR="00E2553F" w:rsidRPr="00511300" w:rsidRDefault="00E2553F" w:rsidP="00E2553F">
      <w:pPr>
        <w:pStyle w:val="BKLH3-1"/>
        <w:outlineLvl w:val="9"/>
      </w:pPr>
      <w:r>
        <w:rPr>
          <w:rFonts w:hint="eastAsia"/>
          <w:szCs w:val="22"/>
        </w:rPr>
        <w:t>당사자들은</w:t>
      </w:r>
      <w:r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직접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또는</w:t>
      </w:r>
      <w:r w:rsidRPr="00B84D36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대상회사</w:t>
      </w:r>
      <w:r w:rsidRPr="00B84D36">
        <w:rPr>
          <w:rFonts w:hint="eastAsia"/>
          <w:szCs w:val="22"/>
        </w:rPr>
        <w:t>로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하여금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에스크로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계좌로부터의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인출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및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지급이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이루어져야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할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사유가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발생하는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경우</w:t>
      </w:r>
      <w:r w:rsidRPr="00B84D36">
        <w:rPr>
          <w:rFonts w:hint="eastAsia"/>
          <w:szCs w:val="22"/>
        </w:rPr>
        <w:t xml:space="preserve">, </w:t>
      </w:r>
      <w:r w:rsidRPr="00B84D36">
        <w:rPr>
          <w:rFonts w:hint="eastAsia"/>
          <w:szCs w:val="22"/>
        </w:rPr>
        <w:t>해당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금액이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지체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없이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에스크로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계좌로부터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인출되어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각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귀속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주체에게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지급되도록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하기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위해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필요한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조치</w:t>
      </w:r>
      <w:r w:rsidRPr="00B84D36">
        <w:rPr>
          <w:rFonts w:hint="eastAsia"/>
          <w:szCs w:val="22"/>
        </w:rPr>
        <w:t>(</w:t>
      </w:r>
      <w:r w:rsidRPr="00B84D36">
        <w:rPr>
          <w:rFonts w:hint="eastAsia"/>
          <w:szCs w:val="22"/>
        </w:rPr>
        <w:t>인출지시서에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날인하여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교부하는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등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에스크로계약에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따라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요구되는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일체의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조치를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포함함</w:t>
      </w:r>
      <w:r w:rsidRPr="00B84D36">
        <w:rPr>
          <w:rFonts w:hint="eastAsia"/>
          <w:szCs w:val="22"/>
        </w:rPr>
        <w:t>)</w:t>
      </w:r>
      <w:r w:rsidRPr="00B84D36">
        <w:rPr>
          <w:rFonts w:hint="eastAsia"/>
          <w:szCs w:val="22"/>
        </w:rPr>
        <w:t>를</w:t>
      </w:r>
      <w:r w:rsidRPr="00B84D36">
        <w:rPr>
          <w:rFonts w:hint="eastAsia"/>
          <w:szCs w:val="22"/>
        </w:rPr>
        <w:t xml:space="preserve"> </w:t>
      </w:r>
      <w:r w:rsidRPr="00B84D36">
        <w:rPr>
          <w:rFonts w:hint="eastAsia"/>
          <w:szCs w:val="22"/>
        </w:rPr>
        <w:t>취하여야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한다</w:t>
      </w:r>
      <w:r w:rsidRPr="00933D6F">
        <w:rPr>
          <w:rFonts w:hint="eastAsia"/>
          <w:szCs w:val="22"/>
        </w:rPr>
        <w:t>.</w:t>
      </w:r>
    </w:p>
    <w:p w14:paraId="2A354A1F" w14:textId="598CD0C6" w:rsidR="00E2553F" w:rsidRPr="00387B2E" w:rsidRDefault="00E2553F" w:rsidP="00E2553F">
      <w:pPr>
        <w:pStyle w:val="BKLH3-1"/>
        <w:outlineLvl w:val="9"/>
      </w:pPr>
      <w:r w:rsidRPr="00511300">
        <w:t>본건</w:t>
      </w:r>
      <w:r w:rsidRPr="00511300">
        <w:t xml:space="preserve"> </w:t>
      </w:r>
      <w:r w:rsidRPr="00511300">
        <w:t>에스크로계약의</w:t>
      </w:r>
      <w:r w:rsidRPr="00511300">
        <w:t xml:space="preserve"> </w:t>
      </w:r>
      <w:r w:rsidRPr="00511300">
        <w:t>체결</w:t>
      </w:r>
      <w:r w:rsidRPr="00511300">
        <w:t xml:space="preserve">, </w:t>
      </w:r>
      <w:r w:rsidRPr="00511300">
        <w:t>에스크로</w:t>
      </w:r>
      <w:r w:rsidRPr="00511300">
        <w:t xml:space="preserve"> </w:t>
      </w:r>
      <w:r w:rsidRPr="00511300">
        <w:t>계좌의</w:t>
      </w:r>
      <w:r w:rsidRPr="00511300">
        <w:t xml:space="preserve"> </w:t>
      </w:r>
      <w:r w:rsidRPr="00511300">
        <w:t>개설</w:t>
      </w:r>
      <w:r w:rsidRPr="00511300">
        <w:t xml:space="preserve">, </w:t>
      </w:r>
      <w:r w:rsidRPr="00511300">
        <w:t>유지</w:t>
      </w:r>
      <w:r w:rsidRPr="00511300">
        <w:t xml:space="preserve"> </w:t>
      </w:r>
      <w:r w:rsidRPr="00511300">
        <w:t>및</w:t>
      </w:r>
      <w:r w:rsidRPr="00511300">
        <w:t xml:space="preserve"> </w:t>
      </w:r>
      <w:r w:rsidRPr="00511300">
        <w:t>인출</w:t>
      </w:r>
      <w:r w:rsidRPr="00511300">
        <w:t xml:space="preserve"> </w:t>
      </w:r>
      <w:r w:rsidRPr="00511300">
        <w:t>등</w:t>
      </w:r>
      <w:r w:rsidRPr="00511300">
        <w:t xml:space="preserve"> </w:t>
      </w:r>
      <w:r w:rsidRPr="00511300">
        <w:t>본</w:t>
      </w:r>
      <w:r w:rsidRPr="00511300">
        <w:t xml:space="preserve"> </w:t>
      </w:r>
      <w:r w:rsidRPr="00511300">
        <w:t>조의</w:t>
      </w:r>
      <w:r w:rsidRPr="00511300">
        <w:t xml:space="preserve"> </w:t>
      </w:r>
      <w:r w:rsidRPr="00511300">
        <w:t>이행과</w:t>
      </w:r>
      <w:r w:rsidRPr="00511300">
        <w:t xml:space="preserve"> </w:t>
      </w:r>
      <w:r w:rsidRPr="00511300">
        <w:t>관련하여</w:t>
      </w:r>
      <w:r w:rsidRPr="00511300">
        <w:t xml:space="preserve"> </w:t>
      </w:r>
      <w:r w:rsidRPr="00511300">
        <w:t>발생하는</w:t>
      </w:r>
      <w:r w:rsidRPr="00511300">
        <w:t xml:space="preserve"> </w:t>
      </w:r>
      <w:r w:rsidRPr="00511300">
        <w:t>일체의</w:t>
      </w:r>
      <w:r w:rsidRPr="00511300">
        <w:t xml:space="preserve"> </w:t>
      </w:r>
      <w:r w:rsidRPr="00511300">
        <w:t>비용</w:t>
      </w:r>
      <w:r w:rsidRPr="00511300">
        <w:t>(</w:t>
      </w:r>
      <w:r w:rsidRPr="00511300">
        <w:t>에스크로</w:t>
      </w:r>
      <w:r w:rsidRPr="00511300">
        <w:t xml:space="preserve"> </w:t>
      </w:r>
      <w:r w:rsidRPr="00511300">
        <w:t>대리인에게</w:t>
      </w:r>
      <w:r w:rsidRPr="00511300">
        <w:t xml:space="preserve"> </w:t>
      </w:r>
      <w:r w:rsidRPr="00511300">
        <w:t>지급하는</w:t>
      </w:r>
      <w:r w:rsidRPr="00511300">
        <w:t xml:space="preserve"> </w:t>
      </w:r>
      <w:r w:rsidRPr="00511300">
        <w:t>수수료</w:t>
      </w:r>
      <w:r w:rsidRPr="00511300">
        <w:t xml:space="preserve"> </w:t>
      </w:r>
      <w:r w:rsidRPr="00511300">
        <w:t>기타</w:t>
      </w:r>
      <w:r w:rsidRPr="00511300">
        <w:t xml:space="preserve"> </w:t>
      </w:r>
      <w:r w:rsidRPr="00511300">
        <w:t>보수를</w:t>
      </w:r>
      <w:r w:rsidRPr="00511300">
        <w:t xml:space="preserve"> </w:t>
      </w:r>
      <w:r w:rsidRPr="00511300">
        <w:t>포함함</w:t>
      </w:r>
      <w:r w:rsidRPr="00511300">
        <w:t>)</w:t>
      </w:r>
      <w:r w:rsidRPr="00511300">
        <w:t>은</w:t>
      </w:r>
      <w:r w:rsidRPr="00511300">
        <w:t xml:space="preserve"> </w:t>
      </w:r>
      <w:r w:rsidRPr="00511300">
        <w:t>에스크로</w:t>
      </w:r>
      <w:r w:rsidRPr="00511300">
        <w:t xml:space="preserve"> </w:t>
      </w:r>
      <w:r w:rsidRPr="00511300">
        <w:t>예치금에서</w:t>
      </w:r>
      <w:r w:rsidRPr="00511300">
        <w:t xml:space="preserve"> </w:t>
      </w:r>
      <w:r w:rsidRPr="00511300">
        <w:t>공제한다</w:t>
      </w:r>
      <w:r w:rsidRPr="00511300">
        <w:t>.</w:t>
      </w:r>
    </w:p>
    <w:p w14:paraId="768CCBB1" w14:textId="77777777" w:rsidR="00DD14E6" w:rsidRPr="00933D6F" w:rsidRDefault="000F7543" w:rsidP="00B94906">
      <w:pPr>
        <w:pStyle w:val="BKLH1-1"/>
        <w:rPr>
          <w:rFonts w:eastAsia="Times New Roman"/>
          <w:szCs w:val="22"/>
        </w:rPr>
      </w:pPr>
      <w:bookmarkStart w:id="18" w:name="_Toc408252734"/>
      <w:bookmarkStart w:id="19" w:name="_Toc408258592"/>
      <w:bookmarkStart w:id="20" w:name="_Toc408252735"/>
      <w:bookmarkStart w:id="21" w:name="_Toc408258593"/>
      <w:bookmarkStart w:id="22" w:name="_Toc408252736"/>
      <w:bookmarkStart w:id="23" w:name="_Toc408258594"/>
      <w:bookmarkStart w:id="24" w:name="_Toc408252737"/>
      <w:bookmarkStart w:id="25" w:name="_Toc408258595"/>
      <w:bookmarkStart w:id="26" w:name="_Toc408252738"/>
      <w:bookmarkStart w:id="27" w:name="_Toc408258596"/>
      <w:bookmarkStart w:id="28" w:name="_Toc408252739"/>
      <w:bookmarkStart w:id="29" w:name="_Toc408258597"/>
      <w:bookmarkStart w:id="30" w:name="_Toc408252740"/>
      <w:bookmarkStart w:id="31" w:name="_Toc408258598"/>
      <w:bookmarkStart w:id="32" w:name="_Toc408252741"/>
      <w:bookmarkStart w:id="33" w:name="_Toc408258599"/>
      <w:bookmarkStart w:id="34" w:name="_Toc408252743"/>
      <w:bookmarkStart w:id="35" w:name="_Toc408258601"/>
      <w:bookmarkStart w:id="36" w:name="_Toc407986416"/>
      <w:bookmarkStart w:id="37" w:name="_Toc407988012"/>
      <w:bookmarkStart w:id="38" w:name="_Toc407988123"/>
      <w:bookmarkStart w:id="39" w:name="_Toc408162837"/>
      <w:bookmarkStart w:id="40" w:name="_Toc407986417"/>
      <w:bookmarkStart w:id="41" w:name="_Toc407988013"/>
      <w:bookmarkStart w:id="42" w:name="_Toc407988124"/>
      <w:bookmarkStart w:id="43" w:name="_Toc408162838"/>
      <w:bookmarkStart w:id="44" w:name="_Toc407734337"/>
      <w:bookmarkStart w:id="45" w:name="_Toc407734338"/>
      <w:bookmarkStart w:id="46" w:name="_Toc407734341"/>
      <w:bookmarkStart w:id="47" w:name="_Toc407734342"/>
      <w:bookmarkStart w:id="48" w:name="_Toc407734343"/>
      <w:bookmarkStart w:id="49" w:name="_Toc407734344"/>
      <w:bookmarkStart w:id="50" w:name="_Toc407734345"/>
      <w:bookmarkStart w:id="51" w:name="_Toc407734346"/>
      <w:bookmarkStart w:id="52" w:name="_Toc407734347"/>
      <w:bookmarkStart w:id="53" w:name="_Toc407734348"/>
      <w:bookmarkStart w:id="54" w:name="_Toc407734349"/>
      <w:bookmarkStart w:id="55" w:name="_Toc407734350"/>
      <w:bookmarkStart w:id="56" w:name="_Toc407734352"/>
      <w:bookmarkStart w:id="57" w:name="_Toc407734353"/>
      <w:bookmarkStart w:id="58" w:name="_Toc407734354"/>
      <w:bookmarkStart w:id="59" w:name="_Toc407734355"/>
      <w:bookmarkStart w:id="60" w:name="_Toc407734357"/>
      <w:bookmarkStart w:id="61" w:name="_Toc407734358"/>
      <w:bookmarkStart w:id="62" w:name="_Toc407734362"/>
      <w:bookmarkStart w:id="63" w:name="_Toc407734363"/>
      <w:bookmarkStart w:id="64" w:name="_Toc407734364"/>
      <w:bookmarkStart w:id="65" w:name="_Toc407734365"/>
      <w:bookmarkStart w:id="66" w:name="_Toc407734366"/>
      <w:bookmarkStart w:id="67" w:name="_Toc407734367"/>
      <w:bookmarkStart w:id="68" w:name="_Toc405497524"/>
      <w:bookmarkStart w:id="69" w:name="_Toc405497593"/>
      <w:bookmarkStart w:id="70" w:name="_Toc58933189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r w:rsidRPr="00933D6F">
        <w:rPr>
          <w:rFonts w:hint="eastAsia"/>
          <w:szCs w:val="22"/>
        </w:rPr>
        <w:t>거래의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종결</w:t>
      </w:r>
      <w:bookmarkEnd w:id="70"/>
    </w:p>
    <w:p w14:paraId="126F34DF" w14:textId="77777777" w:rsidR="00F60635" w:rsidRPr="00933D6F" w:rsidRDefault="00B72127" w:rsidP="00B94906">
      <w:pPr>
        <w:pStyle w:val="BKLH2-11"/>
        <w:rPr>
          <w:szCs w:val="22"/>
        </w:rPr>
      </w:pPr>
      <w:bookmarkStart w:id="71" w:name="_Toc58933190"/>
      <w:r w:rsidRPr="00933D6F">
        <w:rPr>
          <w:rFonts w:hint="eastAsia"/>
          <w:szCs w:val="22"/>
        </w:rPr>
        <w:t>일시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및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장소</w:t>
      </w:r>
      <w:bookmarkEnd w:id="71"/>
    </w:p>
    <w:p w14:paraId="4F4C1452" w14:textId="0A230ADD" w:rsidR="00A76EA4" w:rsidRPr="00933D6F" w:rsidRDefault="00DA3C07" w:rsidP="00F30D42">
      <w:pPr>
        <w:pStyle w:val="BKLBodyText"/>
        <w:rPr>
          <w:szCs w:val="22"/>
        </w:rPr>
      </w:pPr>
      <w:r w:rsidRPr="00933D6F">
        <w:rPr>
          <w:rFonts w:hint="eastAsia"/>
          <w:szCs w:val="22"/>
        </w:rPr>
        <w:t>본건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거래</w:t>
      </w:r>
      <w:r w:rsidR="00B72127" w:rsidRPr="00933D6F">
        <w:rPr>
          <w:rFonts w:hint="eastAsia"/>
          <w:szCs w:val="22"/>
        </w:rPr>
        <w:t>의</w:t>
      </w:r>
      <w:r w:rsidR="00623C66" w:rsidRPr="00933D6F">
        <w:rPr>
          <w:rFonts w:hint="eastAsia"/>
          <w:szCs w:val="22"/>
        </w:rPr>
        <w:t xml:space="preserve"> </w:t>
      </w:r>
      <w:r w:rsidR="00274EAE" w:rsidRPr="00933D6F">
        <w:rPr>
          <w:szCs w:val="22"/>
        </w:rPr>
        <w:t>종결</w:t>
      </w:r>
      <w:r w:rsidR="005126A0" w:rsidRPr="00933D6F">
        <w:rPr>
          <w:rFonts w:hint="eastAsia"/>
          <w:szCs w:val="22"/>
        </w:rPr>
        <w:t>(</w:t>
      </w:r>
      <w:r w:rsidR="005126A0" w:rsidRPr="00933D6F">
        <w:rPr>
          <w:szCs w:val="22"/>
        </w:rPr>
        <w:t>“</w:t>
      </w:r>
      <w:r w:rsidR="005126A0" w:rsidRPr="00933D6F">
        <w:rPr>
          <w:rFonts w:hint="eastAsia"/>
          <w:szCs w:val="22"/>
          <w:u w:val="single"/>
        </w:rPr>
        <w:t>거래종결</w:t>
      </w:r>
      <w:r w:rsidR="005126A0" w:rsidRPr="00933D6F">
        <w:rPr>
          <w:szCs w:val="22"/>
        </w:rPr>
        <w:t>”</w:t>
      </w:r>
      <w:r w:rsidR="005126A0" w:rsidRPr="00933D6F">
        <w:rPr>
          <w:rFonts w:hint="eastAsia"/>
          <w:szCs w:val="22"/>
        </w:rPr>
        <w:t>)</w:t>
      </w:r>
      <w:r w:rsidR="00274EAE" w:rsidRPr="00933D6F">
        <w:rPr>
          <w:szCs w:val="22"/>
        </w:rPr>
        <w:t>은</w:t>
      </w:r>
      <w:r w:rsidR="00274EAE" w:rsidRPr="00933D6F">
        <w:rPr>
          <w:szCs w:val="22"/>
        </w:rPr>
        <w:t xml:space="preserve">, </w:t>
      </w:r>
      <w:r w:rsidR="00274EAE" w:rsidRPr="00933D6F">
        <w:rPr>
          <w:szCs w:val="22"/>
        </w:rPr>
        <w:t>제</w:t>
      </w:r>
      <w:r w:rsidR="00A762D4" w:rsidRPr="00933D6F">
        <w:rPr>
          <w:szCs w:val="22"/>
        </w:rPr>
        <w:t>4</w:t>
      </w:r>
      <w:r w:rsidR="00274EAE" w:rsidRPr="00933D6F">
        <w:rPr>
          <w:szCs w:val="22"/>
        </w:rPr>
        <w:t>조에서</w:t>
      </w:r>
      <w:r w:rsidR="00274EAE" w:rsidRPr="00933D6F">
        <w:rPr>
          <w:szCs w:val="22"/>
        </w:rPr>
        <w:t xml:space="preserve"> </w:t>
      </w:r>
      <w:r w:rsidR="00274EAE" w:rsidRPr="00933D6F">
        <w:rPr>
          <w:szCs w:val="22"/>
        </w:rPr>
        <w:t>정한</w:t>
      </w:r>
      <w:r w:rsidR="00274EAE" w:rsidRPr="00933D6F">
        <w:rPr>
          <w:szCs w:val="22"/>
        </w:rPr>
        <w:t xml:space="preserve"> </w:t>
      </w:r>
      <w:r w:rsidR="00274EAE" w:rsidRPr="00933D6F">
        <w:rPr>
          <w:szCs w:val="22"/>
        </w:rPr>
        <w:t>거래종결의</w:t>
      </w:r>
      <w:r w:rsidR="00274EAE" w:rsidRPr="00933D6F">
        <w:rPr>
          <w:szCs w:val="22"/>
        </w:rPr>
        <w:t xml:space="preserve"> </w:t>
      </w:r>
      <w:r w:rsidR="00274EAE" w:rsidRPr="00933D6F">
        <w:rPr>
          <w:szCs w:val="22"/>
        </w:rPr>
        <w:t>선행조건</w:t>
      </w:r>
      <w:r w:rsidR="00274EAE" w:rsidRPr="00933D6F">
        <w:rPr>
          <w:rFonts w:hint="eastAsia"/>
          <w:szCs w:val="22"/>
        </w:rPr>
        <w:t>(</w:t>
      </w:r>
      <w:r w:rsidR="00274EAE" w:rsidRPr="00933D6F">
        <w:rPr>
          <w:rFonts w:hint="eastAsia"/>
          <w:szCs w:val="22"/>
        </w:rPr>
        <w:t>그</w:t>
      </w:r>
      <w:r w:rsidR="00274EAE" w:rsidRPr="00933D6F">
        <w:rPr>
          <w:rFonts w:hint="eastAsia"/>
          <w:szCs w:val="22"/>
        </w:rPr>
        <w:t xml:space="preserve"> </w:t>
      </w:r>
      <w:r w:rsidR="00274EAE" w:rsidRPr="00933D6F">
        <w:rPr>
          <w:rFonts w:hint="eastAsia"/>
          <w:szCs w:val="22"/>
        </w:rPr>
        <w:t>성격상</w:t>
      </w:r>
      <w:r w:rsidR="00274EAE" w:rsidRPr="00933D6F">
        <w:rPr>
          <w:rFonts w:hint="eastAsia"/>
          <w:szCs w:val="22"/>
        </w:rPr>
        <w:t xml:space="preserve"> </w:t>
      </w:r>
      <w:r w:rsidR="00274EAE" w:rsidRPr="00933D6F">
        <w:rPr>
          <w:rFonts w:hint="eastAsia"/>
          <w:szCs w:val="22"/>
        </w:rPr>
        <w:t>거래종결일에</w:t>
      </w:r>
      <w:r w:rsidR="00274EAE" w:rsidRPr="00933D6F">
        <w:rPr>
          <w:rFonts w:hint="eastAsia"/>
          <w:szCs w:val="22"/>
        </w:rPr>
        <w:t xml:space="preserve"> </w:t>
      </w:r>
      <w:r w:rsidR="00274EAE" w:rsidRPr="00933D6F">
        <w:rPr>
          <w:rFonts w:hint="eastAsia"/>
          <w:szCs w:val="22"/>
        </w:rPr>
        <w:t>충족되는</w:t>
      </w:r>
      <w:r w:rsidR="00274EAE" w:rsidRPr="00933D6F">
        <w:rPr>
          <w:rFonts w:hint="eastAsia"/>
          <w:szCs w:val="22"/>
        </w:rPr>
        <w:t xml:space="preserve"> </w:t>
      </w:r>
      <w:r w:rsidR="00274EAE" w:rsidRPr="00933D6F">
        <w:rPr>
          <w:rFonts w:hint="eastAsia"/>
          <w:szCs w:val="22"/>
        </w:rPr>
        <w:t>선행조건은</w:t>
      </w:r>
      <w:r w:rsidR="00274EAE" w:rsidRPr="00933D6F">
        <w:rPr>
          <w:rFonts w:hint="eastAsia"/>
          <w:szCs w:val="22"/>
        </w:rPr>
        <w:t xml:space="preserve"> </w:t>
      </w:r>
      <w:r w:rsidR="00274EAE" w:rsidRPr="00933D6F">
        <w:rPr>
          <w:rFonts w:hint="eastAsia"/>
          <w:szCs w:val="22"/>
        </w:rPr>
        <w:t>제외</w:t>
      </w:r>
      <w:r w:rsidR="00274EAE" w:rsidRPr="00933D6F">
        <w:rPr>
          <w:rFonts w:hint="eastAsia"/>
          <w:szCs w:val="22"/>
        </w:rPr>
        <w:t>)</w:t>
      </w:r>
      <w:r w:rsidR="00274EAE" w:rsidRPr="00933D6F">
        <w:rPr>
          <w:szCs w:val="22"/>
        </w:rPr>
        <w:t>이</w:t>
      </w:r>
      <w:r w:rsidR="00274EAE" w:rsidRPr="00933D6F">
        <w:rPr>
          <w:szCs w:val="22"/>
        </w:rPr>
        <w:t xml:space="preserve"> </w:t>
      </w:r>
      <w:r w:rsidR="00274EAE" w:rsidRPr="00933D6F">
        <w:rPr>
          <w:szCs w:val="22"/>
        </w:rPr>
        <w:t>모두</w:t>
      </w:r>
      <w:r w:rsidR="00274EAE" w:rsidRPr="00933D6F">
        <w:rPr>
          <w:szCs w:val="22"/>
        </w:rPr>
        <w:t xml:space="preserve"> </w:t>
      </w:r>
      <w:r w:rsidR="00274EAE" w:rsidRPr="00933D6F">
        <w:rPr>
          <w:szCs w:val="22"/>
        </w:rPr>
        <w:t>충족</w:t>
      </w:r>
      <w:r w:rsidR="00274EAE" w:rsidRPr="00933D6F">
        <w:rPr>
          <w:szCs w:val="22"/>
        </w:rPr>
        <w:t>(</w:t>
      </w:r>
      <w:r w:rsidR="00381622" w:rsidRPr="00933D6F">
        <w:rPr>
          <w:rFonts w:hint="eastAsia"/>
          <w:szCs w:val="22"/>
        </w:rPr>
        <w:t>권한</w:t>
      </w:r>
      <w:r w:rsidR="00381622" w:rsidRPr="00933D6F">
        <w:rPr>
          <w:rFonts w:hint="eastAsia"/>
          <w:szCs w:val="22"/>
        </w:rPr>
        <w:t xml:space="preserve"> </w:t>
      </w:r>
      <w:r w:rsidR="00381622" w:rsidRPr="00933D6F">
        <w:rPr>
          <w:rFonts w:hint="eastAsia"/>
          <w:szCs w:val="22"/>
        </w:rPr>
        <w:t>있는</w:t>
      </w:r>
      <w:r w:rsidR="00381622" w:rsidRPr="00933D6F">
        <w:rPr>
          <w:rFonts w:hint="eastAsia"/>
          <w:szCs w:val="22"/>
        </w:rPr>
        <w:t xml:space="preserve"> </w:t>
      </w:r>
      <w:r w:rsidR="00381622" w:rsidRPr="00933D6F">
        <w:rPr>
          <w:rFonts w:hint="eastAsia"/>
          <w:szCs w:val="22"/>
        </w:rPr>
        <w:t>당사자가</w:t>
      </w:r>
      <w:r w:rsidR="00381622" w:rsidRPr="00933D6F">
        <w:rPr>
          <w:rFonts w:hint="eastAsia"/>
          <w:szCs w:val="22"/>
        </w:rPr>
        <w:t xml:space="preserve"> </w:t>
      </w:r>
      <w:r w:rsidR="00274EAE" w:rsidRPr="00933D6F">
        <w:rPr>
          <w:szCs w:val="22"/>
        </w:rPr>
        <w:t>선행조건</w:t>
      </w:r>
      <w:r w:rsidR="00381622" w:rsidRPr="00933D6F">
        <w:rPr>
          <w:rFonts w:hint="eastAsia"/>
          <w:szCs w:val="22"/>
        </w:rPr>
        <w:t xml:space="preserve"> </w:t>
      </w:r>
      <w:r w:rsidR="00381622" w:rsidRPr="00933D6F">
        <w:rPr>
          <w:rFonts w:hint="eastAsia"/>
          <w:szCs w:val="22"/>
        </w:rPr>
        <w:t>전부</w:t>
      </w:r>
      <w:r w:rsidR="00381622" w:rsidRPr="00933D6F">
        <w:rPr>
          <w:rFonts w:hint="eastAsia"/>
          <w:szCs w:val="22"/>
        </w:rPr>
        <w:t xml:space="preserve"> </w:t>
      </w:r>
      <w:r w:rsidR="00381622" w:rsidRPr="00933D6F">
        <w:rPr>
          <w:rFonts w:hint="eastAsia"/>
          <w:szCs w:val="22"/>
        </w:rPr>
        <w:t>또는</w:t>
      </w:r>
      <w:r w:rsidR="00381622" w:rsidRPr="00933D6F">
        <w:rPr>
          <w:rFonts w:hint="eastAsia"/>
          <w:szCs w:val="22"/>
        </w:rPr>
        <w:t xml:space="preserve"> </w:t>
      </w:r>
      <w:r w:rsidR="00381622" w:rsidRPr="00933D6F">
        <w:rPr>
          <w:rFonts w:hint="eastAsia"/>
          <w:szCs w:val="22"/>
        </w:rPr>
        <w:t>일부</w:t>
      </w:r>
      <w:r w:rsidR="00274EAE" w:rsidRPr="00933D6F">
        <w:rPr>
          <w:szCs w:val="22"/>
        </w:rPr>
        <w:t>의</w:t>
      </w:r>
      <w:r w:rsidR="00274EAE" w:rsidRPr="00933D6F">
        <w:rPr>
          <w:szCs w:val="22"/>
        </w:rPr>
        <w:t xml:space="preserve"> </w:t>
      </w:r>
      <w:r w:rsidR="00274EAE" w:rsidRPr="00933D6F">
        <w:rPr>
          <w:szCs w:val="22"/>
        </w:rPr>
        <w:t>충족을</w:t>
      </w:r>
      <w:r w:rsidR="00274EAE" w:rsidRPr="00933D6F">
        <w:rPr>
          <w:szCs w:val="22"/>
        </w:rPr>
        <w:t xml:space="preserve"> </w:t>
      </w:r>
      <w:r w:rsidR="00381622" w:rsidRPr="00933D6F">
        <w:rPr>
          <w:rFonts w:hint="eastAsia"/>
          <w:szCs w:val="22"/>
        </w:rPr>
        <w:t>서면으로</w:t>
      </w:r>
      <w:r w:rsidR="00381622" w:rsidRPr="00933D6F">
        <w:rPr>
          <w:rFonts w:hint="eastAsia"/>
          <w:szCs w:val="22"/>
        </w:rPr>
        <w:t xml:space="preserve"> </w:t>
      </w:r>
      <w:r w:rsidR="00274EAE" w:rsidRPr="00933D6F">
        <w:rPr>
          <w:szCs w:val="22"/>
        </w:rPr>
        <w:t>면제한</w:t>
      </w:r>
      <w:r w:rsidR="00274EAE" w:rsidRPr="00933D6F">
        <w:rPr>
          <w:szCs w:val="22"/>
        </w:rPr>
        <w:t xml:space="preserve"> </w:t>
      </w:r>
      <w:r w:rsidR="00274EAE" w:rsidRPr="00933D6F">
        <w:rPr>
          <w:szCs w:val="22"/>
        </w:rPr>
        <w:t>경우를</w:t>
      </w:r>
      <w:r w:rsidR="00274EAE" w:rsidRPr="00933D6F">
        <w:rPr>
          <w:szCs w:val="22"/>
        </w:rPr>
        <w:t xml:space="preserve"> </w:t>
      </w:r>
      <w:r w:rsidR="00274EAE" w:rsidRPr="00933D6F">
        <w:rPr>
          <w:szCs w:val="22"/>
        </w:rPr>
        <w:t>포함</w:t>
      </w:r>
      <w:r w:rsidR="00274EAE" w:rsidRPr="00933D6F">
        <w:rPr>
          <w:rFonts w:hint="eastAsia"/>
          <w:szCs w:val="22"/>
        </w:rPr>
        <w:t>함</w:t>
      </w:r>
      <w:r w:rsidR="00381622" w:rsidRPr="00933D6F">
        <w:rPr>
          <w:rFonts w:hint="eastAsia"/>
          <w:szCs w:val="22"/>
        </w:rPr>
        <w:t>,</w:t>
      </w:r>
      <w:r w:rsidR="00381622" w:rsidRPr="00933D6F">
        <w:rPr>
          <w:szCs w:val="22"/>
        </w:rPr>
        <w:t xml:space="preserve"> </w:t>
      </w:r>
      <w:r w:rsidR="00381622" w:rsidRPr="00D236C8">
        <w:rPr>
          <w:rFonts w:hint="eastAsia"/>
          <w:szCs w:val="22"/>
        </w:rPr>
        <w:t>이하</w:t>
      </w:r>
      <w:r w:rsidR="00381622" w:rsidRPr="00D236C8">
        <w:rPr>
          <w:rFonts w:hint="eastAsia"/>
          <w:szCs w:val="22"/>
        </w:rPr>
        <w:t xml:space="preserve"> </w:t>
      </w:r>
      <w:r w:rsidR="00381622" w:rsidRPr="00D236C8">
        <w:rPr>
          <w:rFonts w:hint="eastAsia"/>
          <w:szCs w:val="22"/>
        </w:rPr>
        <w:t>같음</w:t>
      </w:r>
      <w:r w:rsidR="00274EAE" w:rsidRPr="00D236C8">
        <w:rPr>
          <w:szCs w:val="22"/>
        </w:rPr>
        <w:t>)</w:t>
      </w:r>
      <w:r w:rsidR="00933D6F" w:rsidRPr="00D236C8">
        <w:rPr>
          <w:rFonts w:hint="eastAsia"/>
          <w:szCs w:val="22"/>
        </w:rPr>
        <w:t>되는</w:t>
      </w:r>
      <w:r w:rsidR="00933D6F" w:rsidRPr="00D236C8">
        <w:rPr>
          <w:rFonts w:hint="eastAsia"/>
          <w:szCs w:val="22"/>
        </w:rPr>
        <w:t xml:space="preserve"> </w:t>
      </w:r>
      <w:r w:rsidR="00933D6F" w:rsidRPr="00D236C8">
        <w:rPr>
          <w:rFonts w:hint="eastAsia"/>
          <w:szCs w:val="22"/>
        </w:rPr>
        <w:t>것을</w:t>
      </w:r>
      <w:r w:rsidR="00933D6F" w:rsidRPr="00D236C8">
        <w:rPr>
          <w:rFonts w:hint="eastAsia"/>
          <w:szCs w:val="22"/>
        </w:rPr>
        <w:t xml:space="preserve"> </w:t>
      </w:r>
      <w:r w:rsidR="00933D6F" w:rsidRPr="00D236C8">
        <w:rPr>
          <w:rFonts w:hint="eastAsia"/>
          <w:szCs w:val="22"/>
        </w:rPr>
        <w:t>조건으로</w:t>
      </w:r>
      <w:r w:rsidR="00933D6F" w:rsidRPr="00D236C8">
        <w:rPr>
          <w:rFonts w:hint="eastAsia"/>
          <w:szCs w:val="22"/>
        </w:rPr>
        <w:t>,</w:t>
      </w:r>
      <w:r w:rsidR="00A86ED7" w:rsidRPr="00D236C8">
        <w:rPr>
          <w:rFonts w:hint="eastAsia"/>
          <w:szCs w:val="22"/>
        </w:rPr>
        <w:t xml:space="preserve"> </w:t>
      </w:r>
      <w:r w:rsidR="008D58E0" w:rsidRPr="00933D6F">
        <w:rPr>
          <w:rFonts w:hint="eastAsia"/>
          <w:szCs w:val="22"/>
        </w:rPr>
        <w:t>당사자들이</w:t>
      </w:r>
      <w:r w:rsidR="008D58E0" w:rsidRPr="00933D6F">
        <w:rPr>
          <w:rFonts w:hint="eastAsia"/>
          <w:szCs w:val="22"/>
        </w:rPr>
        <w:t xml:space="preserve"> </w:t>
      </w:r>
      <w:r w:rsidR="008D58E0" w:rsidRPr="00933D6F">
        <w:rPr>
          <w:rFonts w:hint="eastAsia"/>
          <w:szCs w:val="22"/>
        </w:rPr>
        <w:t>합의하는</w:t>
      </w:r>
      <w:r w:rsidR="008D58E0" w:rsidRPr="00933D6F">
        <w:rPr>
          <w:rFonts w:hint="eastAsia"/>
          <w:szCs w:val="22"/>
        </w:rPr>
        <w:t xml:space="preserve"> </w:t>
      </w:r>
      <w:r w:rsidR="00B72127" w:rsidRPr="00933D6F">
        <w:rPr>
          <w:rFonts w:hint="eastAsia"/>
          <w:szCs w:val="22"/>
        </w:rPr>
        <w:t>일시</w:t>
      </w:r>
      <w:r w:rsidR="00274EAE" w:rsidRPr="00933D6F">
        <w:rPr>
          <w:szCs w:val="22"/>
        </w:rPr>
        <w:t>에</w:t>
      </w:r>
      <w:r w:rsidR="00400925">
        <w:rPr>
          <w:rFonts w:hint="eastAsia"/>
          <w:szCs w:val="22"/>
        </w:rPr>
        <w:t>(</w:t>
      </w:r>
      <w:r w:rsidR="00400925">
        <w:rPr>
          <w:rFonts w:hint="eastAsia"/>
          <w:szCs w:val="22"/>
        </w:rPr>
        <w:t>단</w:t>
      </w:r>
      <w:r w:rsidR="00400925">
        <w:rPr>
          <w:rFonts w:hint="eastAsia"/>
          <w:szCs w:val="22"/>
        </w:rPr>
        <w:t>,</w:t>
      </w:r>
      <w:r w:rsidR="00400925">
        <w:rPr>
          <w:szCs w:val="22"/>
        </w:rPr>
        <w:t xml:space="preserve"> </w:t>
      </w:r>
      <w:r w:rsidR="00400925">
        <w:rPr>
          <w:rFonts w:hint="eastAsia"/>
          <w:szCs w:val="22"/>
        </w:rPr>
        <w:t>늦어도</w:t>
      </w:r>
      <w:r w:rsidR="00400925">
        <w:rPr>
          <w:rFonts w:hint="eastAsia"/>
          <w:szCs w:val="22"/>
        </w:rPr>
        <w:t xml:space="preserve"> </w:t>
      </w:r>
      <w:r w:rsidR="00400925">
        <w:rPr>
          <w:rFonts w:hint="eastAsia"/>
          <w:szCs w:val="22"/>
        </w:rPr>
        <w:t>매수인이</w:t>
      </w:r>
      <w:r w:rsidR="00400925">
        <w:rPr>
          <w:rFonts w:hint="eastAsia"/>
          <w:szCs w:val="22"/>
        </w:rPr>
        <w:t xml:space="preserve"> </w:t>
      </w:r>
      <w:r w:rsidR="00400925">
        <w:rPr>
          <w:rFonts w:hint="eastAsia"/>
          <w:szCs w:val="22"/>
        </w:rPr>
        <w:t>거래종결을</w:t>
      </w:r>
      <w:r w:rsidR="00400925">
        <w:rPr>
          <w:rFonts w:hint="eastAsia"/>
          <w:szCs w:val="22"/>
        </w:rPr>
        <w:t xml:space="preserve"> </w:t>
      </w:r>
      <w:r w:rsidR="00400925">
        <w:rPr>
          <w:rFonts w:hint="eastAsia"/>
          <w:szCs w:val="22"/>
        </w:rPr>
        <w:t>위한</w:t>
      </w:r>
      <w:r w:rsidR="00400925">
        <w:rPr>
          <w:rFonts w:hint="eastAsia"/>
          <w:szCs w:val="22"/>
        </w:rPr>
        <w:t xml:space="preserve"> </w:t>
      </w:r>
      <w:r w:rsidR="00400925">
        <w:rPr>
          <w:rFonts w:hint="eastAsia"/>
          <w:szCs w:val="22"/>
        </w:rPr>
        <w:t>준비를</w:t>
      </w:r>
      <w:r w:rsidR="00400925">
        <w:rPr>
          <w:rFonts w:hint="eastAsia"/>
          <w:szCs w:val="22"/>
        </w:rPr>
        <w:t xml:space="preserve"> </w:t>
      </w:r>
      <w:r w:rsidR="00400925">
        <w:rPr>
          <w:rFonts w:hint="eastAsia"/>
          <w:szCs w:val="22"/>
        </w:rPr>
        <w:t>마친</w:t>
      </w:r>
      <w:r w:rsidR="00400925">
        <w:rPr>
          <w:rFonts w:hint="eastAsia"/>
          <w:szCs w:val="22"/>
        </w:rPr>
        <w:t xml:space="preserve"> </w:t>
      </w:r>
      <w:r w:rsidR="00400925">
        <w:rPr>
          <w:rFonts w:hint="eastAsia"/>
          <w:szCs w:val="22"/>
        </w:rPr>
        <w:t>후</w:t>
      </w:r>
      <w:r w:rsidR="00400925">
        <w:rPr>
          <w:rFonts w:hint="eastAsia"/>
          <w:szCs w:val="22"/>
        </w:rPr>
        <w:t xml:space="preserve"> </w:t>
      </w:r>
      <w:r w:rsidR="00E63701">
        <w:rPr>
          <w:rFonts w:hint="eastAsia"/>
          <w:szCs w:val="22"/>
        </w:rPr>
        <w:t>매도인</w:t>
      </w:r>
      <w:r w:rsidR="00400925">
        <w:rPr>
          <w:rFonts w:hint="eastAsia"/>
          <w:szCs w:val="22"/>
        </w:rPr>
        <w:t>에게</w:t>
      </w:r>
      <w:r w:rsidR="00400925">
        <w:rPr>
          <w:rFonts w:hint="eastAsia"/>
          <w:szCs w:val="22"/>
        </w:rPr>
        <w:t xml:space="preserve"> </w:t>
      </w:r>
      <w:r w:rsidR="00400925">
        <w:rPr>
          <w:rFonts w:hint="eastAsia"/>
          <w:szCs w:val="22"/>
        </w:rPr>
        <w:t>서면</w:t>
      </w:r>
      <w:r w:rsidR="00400925">
        <w:rPr>
          <w:rFonts w:hint="eastAsia"/>
          <w:szCs w:val="22"/>
        </w:rPr>
        <w:t xml:space="preserve"> </w:t>
      </w:r>
      <w:r w:rsidR="00400925">
        <w:rPr>
          <w:rFonts w:hint="eastAsia"/>
          <w:szCs w:val="22"/>
        </w:rPr>
        <w:t>통지를</w:t>
      </w:r>
      <w:r w:rsidR="00400925">
        <w:rPr>
          <w:rFonts w:hint="eastAsia"/>
          <w:szCs w:val="22"/>
        </w:rPr>
        <w:t xml:space="preserve"> </w:t>
      </w:r>
      <w:r w:rsidR="00400925">
        <w:rPr>
          <w:rFonts w:hint="eastAsia"/>
          <w:szCs w:val="22"/>
        </w:rPr>
        <w:t>한</w:t>
      </w:r>
      <w:r w:rsidR="00400925">
        <w:rPr>
          <w:rFonts w:hint="eastAsia"/>
          <w:szCs w:val="22"/>
        </w:rPr>
        <w:t xml:space="preserve"> </w:t>
      </w:r>
      <w:r w:rsidR="00400925">
        <w:rPr>
          <w:rFonts w:hint="eastAsia"/>
          <w:szCs w:val="22"/>
        </w:rPr>
        <w:t>날로부터</w:t>
      </w:r>
      <w:r w:rsidR="00400925">
        <w:rPr>
          <w:rFonts w:hint="eastAsia"/>
          <w:szCs w:val="22"/>
        </w:rPr>
        <w:t xml:space="preserve"> </w:t>
      </w:r>
      <w:r w:rsidR="00400925">
        <w:rPr>
          <w:szCs w:val="22"/>
        </w:rPr>
        <w:t>3</w:t>
      </w:r>
      <w:r w:rsidR="00400925">
        <w:rPr>
          <w:rFonts w:hint="eastAsia"/>
          <w:szCs w:val="22"/>
        </w:rPr>
        <w:t>영업일</w:t>
      </w:r>
      <w:r w:rsidR="00400925">
        <w:rPr>
          <w:rFonts w:hint="eastAsia"/>
          <w:szCs w:val="22"/>
        </w:rPr>
        <w:t xml:space="preserve"> </w:t>
      </w:r>
      <w:r w:rsidR="00400925">
        <w:rPr>
          <w:rFonts w:hint="eastAsia"/>
          <w:szCs w:val="22"/>
        </w:rPr>
        <w:t>이내에</w:t>
      </w:r>
      <w:r w:rsidR="00400925">
        <w:rPr>
          <w:rFonts w:hint="eastAsia"/>
          <w:szCs w:val="22"/>
        </w:rPr>
        <w:t>)</w:t>
      </w:r>
      <w:r w:rsidR="00274EAE" w:rsidRPr="00933D6F">
        <w:rPr>
          <w:szCs w:val="22"/>
        </w:rPr>
        <w:t xml:space="preserve">, </w:t>
      </w:r>
      <w:bookmarkStart w:id="72" w:name="_Hlk199945240"/>
      <w:r w:rsidR="009A0DD3" w:rsidRPr="00933D6F">
        <w:rPr>
          <w:rFonts w:hint="eastAsia"/>
          <w:szCs w:val="22"/>
        </w:rPr>
        <w:t>비대면</w:t>
      </w:r>
      <w:r w:rsidR="009A0DD3" w:rsidRPr="00933D6F">
        <w:rPr>
          <w:rFonts w:hint="eastAsia"/>
          <w:szCs w:val="22"/>
        </w:rPr>
        <w:t xml:space="preserve"> </w:t>
      </w:r>
      <w:r w:rsidR="009A0DD3" w:rsidRPr="00933D6F">
        <w:rPr>
          <w:rFonts w:hint="eastAsia"/>
          <w:szCs w:val="22"/>
        </w:rPr>
        <w:t>방식을</w:t>
      </w:r>
      <w:r w:rsidR="009A0DD3" w:rsidRPr="00933D6F">
        <w:rPr>
          <w:rFonts w:hint="eastAsia"/>
          <w:szCs w:val="22"/>
        </w:rPr>
        <w:t xml:space="preserve"> </w:t>
      </w:r>
      <w:r w:rsidR="009A0DD3" w:rsidRPr="00933D6F">
        <w:rPr>
          <w:rFonts w:hint="eastAsia"/>
          <w:szCs w:val="22"/>
        </w:rPr>
        <w:t>포함하여</w:t>
      </w:r>
      <w:r w:rsidR="009A0DD3" w:rsidRPr="00933D6F">
        <w:rPr>
          <w:szCs w:val="22"/>
        </w:rPr>
        <w:t xml:space="preserve"> </w:t>
      </w:r>
      <w:r w:rsidR="00B72127" w:rsidRPr="00933D6F">
        <w:rPr>
          <w:rFonts w:hint="eastAsia"/>
          <w:szCs w:val="22"/>
        </w:rPr>
        <w:t>당사자들이</w:t>
      </w:r>
      <w:r w:rsidR="00B72127" w:rsidRPr="00933D6F">
        <w:rPr>
          <w:rFonts w:hint="eastAsia"/>
          <w:szCs w:val="22"/>
        </w:rPr>
        <w:t xml:space="preserve"> </w:t>
      </w:r>
      <w:r w:rsidR="006B2A41" w:rsidRPr="00933D6F">
        <w:rPr>
          <w:rFonts w:hint="eastAsia"/>
          <w:szCs w:val="22"/>
        </w:rPr>
        <w:t>달리</w:t>
      </w:r>
      <w:r w:rsidR="006B2A41" w:rsidRPr="00933D6F">
        <w:rPr>
          <w:rFonts w:hint="eastAsia"/>
          <w:szCs w:val="22"/>
        </w:rPr>
        <w:t xml:space="preserve"> </w:t>
      </w:r>
      <w:r w:rsidR="00B72127" w:rsidRPr="00933D6F">
        <w:rPr>
          <w:rFonts w:hint="eastAsia"/>
          <w:szCs w:val="22"/>
        </w:rPr>
        <w:t>합의하는</w:t>
      </w:r>
      <w:r w:rsidR="00B72127" w:rsidRPr="00933D6F">
        <w:rPr>
          <w:rFonts w:hint="eastAsia"/>
          <w:szCs w:val="22"/>
        </w:rPr>
        <w:t xml:space="preserve"> </w:t>
      </w:r>
      <w:r w:rsidR="00B72127" w:rsidRPr="00933D6F">
        <w:rPr>
          <w:rFonts w:hint="eastAsia"/>
          <w:szCs w:val="22"/>
        </w:rPr>
        <w:t>장소에</w:t>
      </w:r>
      <w:r w:rsidR="00274EAE" w:rsidRPr="00933D6F">
        <w:rPr>
          <w:szCs w:val="22"/>
        </w:rPr>
        <w:t>서</w:t>
      </w:r>
      <w:r w:rsidR="00274EAE" w:rsidRPr="00933D6F">
        <w:rPr>
          <w:szCs w:val="22"/>
        </w:rPr>
        <w:t xml:space="preserve"> </w:t>
      </w:r>
      <w:r w:rsidR="00274EAE" w:rsidRPr="00933D6F">
        <w:rPr>
          <w:szCs w:val="22"/>
        </w:rPr>
        <w:t>이루어</w:t>
      </w:r>
      <w:r w:rsidR="009A0DD3" w:rsidRPr="00933D6F">
        <w:rPr>
          <w:rFonts w:hint="eastAsia"/>
          <w:szCs w:val="22"/>
        </w:rPr>
        <w:t>지며</w:t>
      </w:r>
      <w:r w:rsidR="009A0DD3" w:rsidRPr="00933D6F">
        <w:rPr>
          <w:rFonts w:hint="eastAsia"/>
          <w:szCs w:val="22"/>
        </w:rPr>
        <w:t>,</w:t>
      </w:r>
      <w:r w:rsidR="00274EAE" w:rsidRPr="00933D6F">
        <w:rPr>
          <w:szCs w:val="22"/>
        </w:rPr>
        <w:t xml:space="preserve"> </w:t>
      </w:r>
      <w:r w:rsidR="009A0DD3" w:rsidRPr="00933D6F">
        <w:rPr>
          <w:rFonts w:hint="eastAsia"/>
        </w:rPr>
        <w:t>실제</w:t>
      </w:r>
      <w:r w:rsidR="009A0DD3" w:rsidRPr="00933D6F">
        <w:rPr>
          <w:rFonts w:hint="eastAsia"/>
        </w:rPr>
        <w:t xml:space="preserve"> </w:t>
      </w:r>
      <w:r w:rsidR="009A0DD3" w:rsidRPr="00933D6F">
        <w:rPr>
          <w:rFonts w:hint="eastAsia"/>
        </w:rPr>
        <w:t>거래종결이</w:t>
      </w:r>
      <w:r w:rsidR="009A0DD3" w:rsidRPr="00933D6F">
        <w:rPr>
          <w:rFonts w:hint="eastAsia"/>
        </w:rPr>
        <w:t xml:space="preserve"> </w:t>
      </w:r>
      <w:r w:rsidR="009A0DD3" w:rsidRPr="00933D6F">
        <w:rPr>
          <w:rFonts w:hint="eastAsia"/>
        </w:rPr>
        <w:t>이루어지는</w:t>
      </w:r>
      <w:r w:rsidR="009A0DD3" w:rsidRPr="00933D6F">
        <w:rPr>
          <w:rFonts w:hint="eastAsia"/>
        </w:rPr>
        <w:t xml:space="preserve"> </w:t>
      </w:r>
      <w:r w:rsidR="009A0DD3" w:rsidRPr="00933D6F">
        <w:rPr>
          <w:rFonts w:hint="eastAsia"/>
        </w:rPr>
        <w:t>날을</w:t>
      </w:r>
      <w:r w:rsidR="009A0DD3" w:rsidRPr="00933D6F">
        <w:rPr>
          <w:rFonts w:hint="eastAsia"/>
        </w:rPr>
        <w:t xml:space="preserve"> </w:t>
      </w:r>
      <w:r w:rsidR="009A0DD3" w:rsidRPr="00933D6F">
        <w:rPr>
          <w:szCs w:val="22"/>
        </w:rPr>
        <w:t>“</w:t>
      </w:r>
      <w:r w:rsidR="009A0DD3" w:rsidRPr="00933D6F">
        <w:rPr>
          <w:szCs w:val="22"/>
          <w:u w:val="single"/>
        </w:rPr>
        <w:t>거래종결일</w:t>
      </w:r>
      <w:r w:rsidR="009A0DD3" w:rsidRPr="00933D6F">
        <w:rPr>
          <w:szCs w:val="22"/>
        </w:rPr>
        <w:t>”</w:t>
      </w:r>
      <w:r w:rsidR="009A0DD3" w:rsidRPr="00933D6F">
        <w:rPr>
          <w:rFonts w:hint="eastAsia"/>
          <w:szCs w:val="22"/>
        </w:rPr>
        <w:t>이라</w:t>
      </w:r>
      <w:r w:rsidR="009A0DD3" w:rsidRPr="00933D6F">
        <w:rPr>
          <w:rFonts w:hint="eastAsia"/>
          <w:szCs w:val="22"/>
        </w:rPr>
        <w:t xml:space="preserve"> </w:t>
      </w:r>
      <w:r w:rsidR="009A0DD3" w:rsidRPr="00933D6F">
        <w:rPr>
          <w:rFonts w:hint="eastAsia"/>
          <w:szCs w:val="22"/>
        </w:rPr>
        <w:t>한다</w:t>
      </w:r>
      <w:r w:rsidR="009A0DD3" w:rsidRPr="00933D6F">
        <w:rPr>
          <w:rFonts w:hint="eastAsia"/>
          <w:szCs w:val="22"/>
        </w:rPr>
        <w:t>.</w:t>
      </w:r>
      <w:bookmarkEnd w:id="72"/>
      <w:r w:rsidR="00246102" w:rsidRPr="00933D6F">
        <w:rPr>
          <w:szCs w:val="22"/>
        </w:rPr>
        <w:t xml:space="preserve"> </w:t>
      </w:r>
    </w:p>
    <w:p w14:paraId="34B4684E" w14:textId="77777777" w:rsidR="00426C37" w:rsidRPr="00933D6F" w:rsidRDefault="00426C37" w:rsidP="00426C37">
      <w:pPr>
        <w:pStyle w:val="BKLH2-11"/>
        <w:rPr>
          <w:szCs w:val="22"/>
        </w:rPr>
      </w:pPr>
      <w:bookmarkStart w:id="73" w:name="_Toc58933191"/>
      <w:r w:rsidRPr="00933D6F">
        <w:rPr>
          <w:szCs w:val="22"/>
        </w:rPr>
        <w:lastRenderedPageBreak/>
        <w:t>거래종결시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매수인의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이행사항</w:t>
      </w:r>
      <w:bookmarkEnd w:id="73"/>
    </w:p>
    <w:p w14:paraId="620ADB91" w14:textId="10FEF9EC" w:rsidR="009609E7" w:rsidRPr="00933D6F" w:rsidRDefault="00426C37" w:rsidP="00A75C49">
      <w:pPr>
        <w:pStyle w:val="BKLBodyText"/>
      </w:pPr>
      <w:r w:rsidRPr="00933D6F">
        <w:rPr>
          <w:szCs w:val="22"/>
        </w:rPr>
        <w:t>매수인은</w:t>
      </w:r>
      <w:r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거래종결일에</w:t>
      </w:r>
      <w:r w:rsidRPr="00933D6F">
        <w:rPr>
          <w:rFonts w:hint="eastAsia"/>
          <w:szCs w:val="22"/>
        </w:rPr>
        <w:t xml:space="preserve"> </w:t>
      </w:r>
      <w:r w:rsidR="00E63701">
        <w:rPr>
          <w:rFonts w:hint="eastAsia"/>
          <w:szCs w:val="22"/>
        </w:rPr>
        <w:t>매도인</w:t>
      </w:r>
      <w:r w:rsidRPr="00933D6F">
        <w:rPr>
          <w:rFonts w:hint="eastAsia"/>
          <w:szCs w:val="22"/>
        </w:rPr>
        <w:t>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제</w:t>
      </w:r>
      <w:r w:rsidR="008F0EB6" w:rsidRPr="00933D6F">
        <w:rPr>
          <w:rFonts w:hint="eastAsia"/>
          <w:szCs w:val="22"/>
        </w:rPr>
        <w:t>3</w:t>
      </w:r>
      <w:r w:rsidRPr="00933D6F">
        <w:rPr>
          <w:rFonts w:hint="eastAsia"/>
          <w:szCs w:val="22"/>
        </w:rPr>
        <w:t>.3</w:t>
      </w:r>
      <w:r w:rsidRPr="00933D6F">
        <w:rPr>
          <w:rFonts w:hint="eastAsia"/>
          <w:szCs w:val="22"/>
        </w:rPr>
        <w:t>조에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따른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의무를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모두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이행하는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것과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동시에</w:t>
      </w:r>
      <w:r w:rsidR="0003437A" w:rsidRPr="00933D6F">
        <w:rPr>
          <w:rFonts w:hint="eastAsia"/>
          <w:szCs w:val="22"/>
        </w:rPr>
        <w:t>,</w:t>
      </w:r>
      <w:r w:rsidRPr="00933D6F">
        <w:rPr>
          <w:szCs w:val="22"/>
        </w:rPr>
        <w:t xml:space="preserve"> </w:t>
      </w:r>
      <w:r w:rsidR="00A75C49" w:rsidRPr="00933D6F">
        <w:rPr>
          <w:rFonts w:hint="eastAsia"/>
        </w:rPr>
        <w:t>매매대금을</w:t>
      </w:r>
      <w:r w:rsidR="00A75C49" w:rsidRPr="00933D6F">
        <w:t xml:space="preserve"> </w:t>
      </w:r>
      <w:r w:rsidR="00E63701">
        <w:rPr>
          <w:rFonts w:hint="eastAsia"/>
        </w:rPr>
        <w:t>매도인</w:t>
      </w:r>
      <w:r w:rsidR="00A75C49" w:rsidRPr="00933D6F">
        <w:t xml:space="preserve"> </w:t>
      </w:r>
      <w:r w:rsidR="00A75C49" w:rsidRPr="00933D6F">
        <w:rPr>
          <w:rFonts w:hint="eastAsia"/>
        </w:rPr>
        <w:t>명의의</w:t>
      </w:r>
      <w:r w:rsidR="00A75C49" w:rsidRPr="00933D6F">
        <w:t xml:space="preserve"> </w:t>
      </w:r>
      <w:r w:rsidR="00A75C49" w:rsidRPr="00933D6F">
        <w:rPr>
          <w:rFonts w:hint="eastAsia"/>
        </w:rPr>
        <w:t>은행계좌</w:t>
      </w:r>
      <w:r w:rsidR="00A75C49" w:rsidRPr="00933D6F">
        <w:t>(</w:t>
      </w:r>
      <w:r w:rsidR="00E63701">
        <w:rPr>
          <w:rFonts w:hint="eastAsia"/>
        </w:rPr>
        <w:t>매도인</w:t>
      </w:r>
      <w:r w:rsidR="00A75C49" w:rsidRPr="00933D6F">
        <w:rPr>
          <w:rFonts w:hint="eastAsia"/>
        </w:rPr>
        <w:t>이</w:t>
      </w:r>
      <w:r w:rsidR="00A75C49" w:rsidRPr="00933D6F">
        <w:t xml:space="preserve"> </w:t>
      </w:r>
      <w:r w:rsidR="00A75C49" w:rsidRPr="00933D6F">
        <w:rPr>
          <w:rFonts w:hint="eastAsia"/>
        </w:rPr>
        <w:t>거래종결일</w:t>
      </w:r>
      <w:r w:rsidR="00A75C49" w:rsidRPr="00933D6F">
        <w:t xml:space="preserve"> 3</w:t>
      </w:r>
      <w:r w:rsidR="00A75C49" w:rsidRPr="00933D6F">
        <w:rPr>
          <w:rFonts w:hint="eastAsia"/>
        </w:rPr>
        <w:t>영업일</w:t>
      </w:r>
      <w:r w:rsidR="00A75C49" w:rsidRPr="00933D6F">
        <w:t xml:space="preserve"> </w:t>
      </w:r>
      <w:r w:rsidR="00A75C49" w:rsidRPr="00933D6F">
        <w:rPr>
          <w:rFonts w:hint="eastAsia"/>
        </w:rPr>
        <w:t>전까지</w:t>
      </w:r>
      <w:r w:rsidR="00A75C49" w:rsidRPr="00933D6F">
        <w:t xml:space="preserve"> </w:t>
      </w:r>
      <w:r w:rsidR="00A75C49" w:rsidRPr="00933D6F">
        <w:rPr>
          <w:rFonts w:hint="eastAsia"/>
        </w:rPr>
        <w:t>매수인에게</w:t>
      </w:r>
      <w:r w:rsidR="00A75C49" w:rsidRPr="00933D6F">
        <w:t xml:space="preserve"> </w:t>
      </w:r>
      <w:r w:rsidR="00A75C49" w:rsidRPr="00933D6F">
        <w:rPr>
          <w:rFonts w:hint="eastAsia"/>
        </w:rPr>
        <w:t>미리</w:t>
      </w:r>
      <w:r w:rsidR="00A75C49" w:rsidRPr="00933D6F">
        <w:t xml:space="preserve"> </w:t>
      </w:r>
      <w:r w:rsidR="00A75C49" w:rsidRPr="00933D6F">
        <w:rPr>
          <w:rFonts w:hint="eastAsia"/>
        </w:rPr>
        <w:t>서면으로</w:t>
      </w:r>
      <w:r w:rsidR="00A75C49" w:rsidRPr="00933D6F">
        <w:t xml:space="preserve"> </w:t>
      </w:r>
      <w:r w:rsidR="00A75C49" w:rsidRPr="00933D6F">
        <w:rPr>
          <w:rFonts w:hint="eastAsia"/>
        </w:rPr>
        <w:t>통지하여야</w:t>
      </w:r>
      <w:r w:rsidR="00A75C49" w:rsidRPr="00933D6F">
        <w:t xml:space="preserve"> </w:t>
      </w:r>
      <w:r w:rsidR="00A75C49" w:rsidRPr="00933D6F">
        <w:rPr>
          <w:rFonts w:hint="eastAsia"/>
        </w:rPr>
        <w:t>함</w:t>
      </w:r>
      <w:r w:rsidR="00A75C49" w:rsidRPr="00933D6F">
        <w:t>)</w:t>
      </w:r>
      <w:r w:rsidR="00A75C49" w:rsidRPr="00933D6F">
        <w:rPr>
          <w:rFonts w:hint="eastAsia"/>
        </w:rPr>
        <w:t>에</w:t>
      </w:r>
      <w:r w:rsidR="00A75C49" w:rsidRPr="00933D6F">
        <w:t xml:space="preserve"> </w:t>
      </w:r>
      <w:r w:rsidR="00A75C49" w:rsidRPr="00933D6F">
        <w:rPr>
          <w:rFonts w:hint="eastAsia"/>
        </w:rPr>
        <w:t>즉시</w:t>
      </w:r>
      <w:r w:rsidR="00A75C49" w:rsidRPr="00933D6F">
        <w:t xml:space="preserve"> </w:t>
      </w:r>
      <w:r w:rsidR="00A75C49" w:rsidRPr="00933D6F">
        <w:rPr>
          <w:rFonts w:hint="eastAsia"/>
        </w:rPr>
        <w:t>인출</w:t>
      </w:r>
      <w:r w:rsidR="00A75C49" w:rsidRPr="00933D6F">
        <w:t xml:space="preserve"> </w:t>
      </w:r>
      <w:r w:rsidR="00A75C49" w:rsidRPr="00933D6F">
        <w:rPr>
          <w:rFonts w:hint="eastAsia"/>
        </w:rPr>
        <w:t>가능한</w:t>
      </w:r>
      <w:r w:rsidR="00A75C49" w:rsidRPr="00933D6F">
        <w:t xml:space="preserve"> </w:t>
      </w:r>
      <w:r w:rsidR="00A75C49" w:rsidRPr="00933D6F">
        <w:rPr>
          <w:rFonts w:hint="eastAsia"/>
        </w:rPr>
        <w:t>원화로</w:t>
      </w:r>
      <w:r w:rsidR="00A75C49" w:rsidRPr="00933D6F">
        <w:t xml:space="preserve"> </w:t>
      </w:r>
      <w:r w:rsidR="00A75C49" w:rsidRPr="00933D6F">
        <w:rPr>
          <w:rFonts w:hint="eastAsia"/>
        </w:rPr>
        <w:t>송금</w:t>
      </w:r>
      <w:r w:rsidR="00A75C49">
        <w:rPr>
          <w:rFonts w:hint="eastAsia"/>
        </w:rPr>
        <w:t>하여야</w:t>
      </w:r>
      <w:r w:rsidR="00A75C49">
        <w:rPr>
          <w:rFonts w:hint="eastAsia"/>
        </w:rPr>
        <w:t xml:space="preserve"> </w:t>
      </w:r>
      <w:r w:rsidR="00A75C49">
        <w:rPr>
          <w:rFonts w:hint="eastAsia"/>
        </w:rPr>
        <w:t>한다</w:t>
      </w:r>
      <w:r w:rsidR="0003437A" w:rsidRPr="00933D6F">
        <w:rPr>
          <w:rFonts w:hint="eastAsia"/>
        </w:rPr>
        <w:t>.</w:t>
      </w:r>
    </w:p>
    <w:p w14:paraId="55964276" w14:textId="7AEF5919" w:rsidR="009F6AD1" w:rsidRPr="00933D6F" w:rsidRDefault="009F6AD1" w:rsidP="00A50BFB">
      <w:pPr>
        <w:pStyle w:val="BKLH2-11"/>
        <w:rPr>
          <w:szCs w:val="22"/>
        </w:rPr>
      </w:pPr>
      <w:bookmarkStart w:id="74" w:name="_Toc58933192"/>
      <w:r w:rsidRPr="00933D6F">
        <w:rPr>
          <w:rFonts w:hint="eastAsia"/>
          <w:szCs w:val="22"/>
        </w:rPr>
        <w:t>거래종결</w:t>
      </w:r>
      <w:r w:rsidR="00A50BFB"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시</w:t>
      </w:r>
      <w:r w:rsidRPr="00933D6F">
        <w:rPr>
          <w:rFonts w:hint="eastAsia"/>
          <w:szCs w:val="22"/>
        </w:rPr>
        <w:t xml:space="preserve"> </w:t>
      </w:r>
      <w:r w:rsidR="00E63701">
        <w:rPr>
          <w:rFonts w:hint="eastAsia"/>
          <w:szCs w:val="22"/>
        </w:rPr>
        <w:t>매도인</w:t>
      </w:r>
      <w:r w:rsidRPr="00933D6F">
        <w:rPr>
          <w:rFonts w:hint="eastAsia"/>
          <w:szCs w:val="22"/>
        </w:rPr>
        <w:t>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이행사항</w:t>
      </w:r>
      <w:bookmarkEnd w:id="74"/>
    </w:p>
    <w:p w14:paraId="00807B38" w14:textId="2303B636" w:rsidR="009F6AD1" w:rsidRPr="00933D6F" w:rsidRDefault="00E63701" w:rsidP="00F30D42">
      <w:pPr>
        <w:pStyle w:val="BKLBodyText"/>
        <w:rPr>
          <w:szCs w:val="22"/>
        </w:rPr>
      </w:pPr>
      <w:r>
        <w:rPr>
          <w:rFonts w:hint="eastAsia"/>
          <w:szCs w:val="22"/>
        </w:rPr>
        <w:t>매도인</w:t>
      </w:r>
      <w:r w:rsidR="009F6AD1" w:rsidRPr="00933D6F">
        <w:rPr>
          <w:szCs w:val="22"/>
        </w:rPr>
        <w:t>은</w:t>
      </w:r>
      <w:r w:rsidR="009F6AD1" w:rsidRPr="00933D6F">
        <w:rPr>
          <w:szCs w:val="22"/>
        </w:rPr>
        <w:t xml:space="preserve"> </w:t>
      </w:r>
      <w:r w:rsidR="003464C7" w:rsidRPr="00933D6F">
        <w:rPr>
          <w:rFonts w:hint="eastAsia"/>
          <w:szCs w:val="22"/>
        </w:rPr>
        <w:t>거래종결일에</w:t>
      </w:r>
      <w:r w:rsidR="003464C7" w:rsidRPr="00933D6F">
        <w:rPr>
          <w:rFonts w:hint="eastAsia"/>
          <w:szCs w:val="22"/>
        </w:rPr>
        <w:t xml:space="preserve"> </w:t>
      </w:r>
      <w:r w:rsidR="003464C7" w:rsidRPr="00933D6F">
        <w:rPr>
          <w:rFonts w:hint="eastAsia"/>
          <w:szCs w:val="22"/>
        </w:rPr>
        <w:t>매수인이</w:t>
      </w:r>
      <w:r w:rsidR="003464C7" w:rsidRPr="00933D6F">
        <w:rPr>
          <w:rFonts w:hint="eastAsia"/>
          <w:szCs w:val="22"/>
        </w:rPr>
        <w:t xml:space="preserve"> </w:t>
      </w:r>
      <w:r w:rsidR="003464C7" w:rsidRPr="00933D6F">
        <w:rPr>
          <w:rFonts w:hint="eastAsia"/>
          <w:szCs w:val="22"/>
        </w:rPr>
        <w:t>제</w:t>
      </w:r>
      <w:r w:rsidR="008F0EB6" w:rsidRPr="00933D6F">
        <w:rPr>
          <w:rFonts w:hint="eastAsia"/>
          <w:szCs w:val="22"/>
        </w:rPr>
        <w:t>3</w:t>
      </w:r>
      <w:r w:rsidR="003464C7" w:rsidRPr="00933D6F">
        <w:rPr>
          <w:rFonts w:hint="eastAsia"/>
          <w:szCs w:val="22"/>
        </w:rPr>
        <w:t>.</w:t>
      </w:r>
      <w:r w:rsidR="00426C37" w:rsidRPr="00933D6F">
        <w:rPr>
          <w:rFonts w:hint="eastAsia"/>
          <w:szCs w:val="22"/>
        </w:rPr>
        <w:t>2</w:t>
      </w:r>
      <w:r w:rsidR="003464C7" w:rsidRPr="00933D6F">
        <w:rPr>
          <w:rFonts w:hint="eastAsia"/>
          <w:szCs w:val="22"/>
        </w:rPr>
        <w:t>조에</w:t>
      </w:r>
      <w:r w:rsidR="003464C7" w:rsidRPr="00933D6F">
        <w:rPr>
          <w:rFonts w:hint="eastAsia"/>
          <w:szCs w:val="22"/>
        </w:rPr>
        <w:t xml:space="preserve"> </w:t>
      </w:r>
      <w:r w:rsidR="003464C7" w:rsidRPr="00933D6F">
        <w:rPr>
          <w:rFonts w:hint="eastAsia"/>
          <w:szCs w:val="22"/>
        </w:rPr>
        <w:t>따른</w:t>
      </w:r>
      <w:r w:rsidR="003464C7" w:rsidRPr="00933D6F">
        <w:rPr>
          <w:rFonts w:hint="eastAsia"/>
          <w:szCs w:val="22"/>
        </w:rPr>
        <w:t xml:space="preserve"> </w:t>
      </w:r>
      <w:r w:rsidR="003464C7" w:rsidRPr="00933D6F">
        <w:rPr>
          <w:rFonts w:hint="eastAsia"/>
          <w:szCs w:val="22"/>
        </w:rPr>
        <w:t>의무를</w:t>
      </w:r>
      <w:r w:rsidR="003464C7" w:rsidRPr="00933D6F">
        <w:rPr>
          <w:rFonts w:hint="eastAsia"/>
          <w:szCs w:val="22"/>
        </w:rPr>
        <w:t xml:space="preserve"> </w:t>
      </w:r>
      <w:r w:rsidR="00F30D42" w:rsidRPr="00933D6F">
        <w:rPr>
          <w:rFonts w:hint="eastAsia"/>
          <w:szCs w:val="22"/>
        </w:rPr>
        <w:t>모두</w:t>
      </w:r>
      <w:r w:rsidR="00F30D42" w:rsidRPr="00933D6F">
        <w:rPr>
          <w:rFonts w:hint="eastAsia"/>
          <w:szCs w:val="22"/>
        </w:rPr>
        <w:t xml:space="preserve"> </w:t>
      </w:r>
      <w:r w:rsidR="003464C7" w:rsidRPr="00933D6F">
        <w:rPr>
          <w:rFonts w:hint="eastAsia"/>
          <w:szCs w:val="22"/>
        </w:rPr>
        <w:t>이행하는</w:t>
      </w:r>
      <w:r w:rsidR="003464C7" w:rsidRPr="00933D6F">
        <w:rPr>
          <w:rFonts w:hint="eastAsia"/>
          <w:szCs w:val="22"/>
        </w:rPr>
        <w:t xml:space="preserve"> </w:t>
      </w:r>
      <w:r w:rsidR="003464C7" w:rsidRPr="00933D6F">
        <w:rPr>
          <w:rFonts w:hint="eastAsia"/>
          <w:szCs w:val="22"/>
        </w:rPr>
        <w:t>것과</w:t>
      </w:r>
      <w:r w:rsidR="003464C7" w:rsidRPr="00933D6F">
        <w:rPr>
          <w:rFonts w:hint="eastAsia"/>
          <w:szCs w:val="22"/>
        </w:rPr>
        <w:t xml:space="preserve"> </w:t>
      </w:r>
      <w:r w:rsidR="003464C7" w:rsidRPr="00933D6F">
        <w:rPr>
          <w:rFonts w:hint="eastAsia"/>
          <w:szCs w:val="22"/>
        </w:rPr>
        <w:t>동시에</w:t>
      </w:r>
      <w:r w:rsidR="003464C7" w:rsidRPr="00933D6F">
        <w:rPr>
          <w:rFonts w:hint="eastAsia"/>
          <w:szCs w:val="22"/>
        </w:rPr>
        <w:t xml:space="preserve"> </w:t>
      </w:r>
      <w:r w:rsidR="003464C7" w:rsidRPr="00933D6F">
        <w:rPr>
          <w:rFonts w:hint="eastAsia"/>
          <w:szCs w:val="22"/>
        </w:rPr>
        <w:t>다음</w:t>
      </w:r>
      <w:r w:rsidR="0055418C" w:rsidRPr="00933D6F">
        <w:rPr>
          <w:rFonts w:hint="eastAsia"/>
          <w:szCs w:val="22"/>
        </w:rPr>
        <w:t>의</w:t>
      </w:r>
      <w:r w:rsidR="0055418C" w:rsidRPr="00933D6F">
        <w:rPr>
          <w:rFonts w:hint="eastAsia"/>
          <w:szCs w:val="22"/>
        </w:rPr>
        <w:t xml:space="preserve"> </w:t>
      </w:r>
      <w:r w:rsidR="0055418C" w:rsidRPr="00933D6F">
        <w:rPr>
          <w:rFonts w:hint="eastAsia"/>
          <w:szCs w:val="22"/>
        </w:rPr>
        <w:t>각</w:t>
      </w:r>
      <w:r w:rsidR="0055418C" w:rsidRPr="00933D6F">
        <w:rPr>
          <w:rFonts w:hint="eastAsia"/>
          <w:szCs w:val="22"/>
        </w:rPr>
        <w:t xml:space="preserve"> </w:t>
      </w:r>
      <w:r w:rsidR="0055418C" w:rsidRPr="00933D6F">
        <w:rPr>
          <w:rFonts w:hint="eastAsia"/>
          <w:szCs w:val="22"/>
        </w:rPr>
        <w:t>서류를</w:t>
      </w:r>
      <w:r w:rsidR="0055418C" w:rsidRPr="00933D6F">
        <w:rPr>
          <w:rFonts w:hint="eastAsia"/>
          <w:szCs w:val="22"/>
        </w:rPr>
        <w:t xml:space="preserve"> </w:t>
      </w:r>
      <w:r w:rsidR="0055418C" w:rsidRPr="00933D6F">
        <w:rPr>
          <w:rFonts w:hint="eastAsia"/>
          <w:szCs w:val="22"/>
        </w:rPr>
        <w:t>매수인에게</w:t>
      </w:r>
      <w:r w:rsidR="0055418C" w:rsidRPr="00933D6F">
        <w:rPr>
          <w:rFonts w:hint="eastAsia"/>
          <w:szCs w:val="22"/>
        </w:rPr>
        <w:t xml:space="preserve"> </w:t>
      </w:r>
      <w:r w:rsidR="0055418C" w:rsidRPr="00933D6F">
        <w:rPr>
          <w:rFonts w:hint="eastAsia"/>
          <w:szCs w:val="22"/>
        </w:rPr>
        <w:t>교부한다</w:t>
      </w:r>
      <w:r w:rsidR="00D40045" w:rsidRPr="00933D6F">
        <w:rPr>
          <w:rFonts w:hint="eastAsia"/>
          <w:szCs w:val="22"/>
        </w:rPr>
        <w:t>.</w:t>
      </w:r>
    </w:p>
    <w:p w14:paraId="6780D830" w14:textId="36A961E1" w:rsidR="00D84192" w:rsidRPr="00E42725" w:rsidRDefault="00D84192" w:rsidP="00D84192">
      <w:pPr>
        <w:pStyle w:val="BKLH3-1"/>
        <w:outlineLvl w:val="9"/>
        <w:rPr>
          <w:szCs w:val="22"/>
        </w:rPr>
      </w:pPr>
      <w:bookmarkStart w:id="75" w:name="_Toc522060105"/>
      <w:r w:rsidRPr="00E42725">
        <w:rPr>
          <w:rFonts w:hint="eastAsia"/>
          <w:szCs w:val="22"/>
        </w:rPr>
        <w:t>대상주식을</w:t>
      </w:r>
      <w:r w:rsidRPr="00E42725">
        <w:rPr>
          <w:rFonts w:hint="eastAsia"/>
          <w:szCs w:val="22"/>
        </w:rPr>
        <w:t xml:space="preserve"> </w:t>
      </w:r>
      <w:r w:rsidRPr="00E42725">
        <w:rPr>
          <w:rFonts w:hint="eastAsia"/>
          <w:szCs w:val="22"/>
        </w:rPr>
        <w:t>표창하는</w:t>
      </w:r>
      <w:r w:rsidRPr="00E42725">
        <w:rPr>
          <w:rFonts w:hint="eastAsia"/>
          <w:szCs w:val="22"/>
        </w:rPr>
        <w:t xml:space="preserve"> </w:t>
      </w:r>
      <w:r w:rsidRPr="00E42725">
        <w:rPr>
          <w:rFonts w:hint="eastAsia"/>
          <w:szCs w:val="22"/>
        </w:rPr>
        <w:t>주권</w:t>
      </w:r>
      <w:r w:rsidRPr="00E42725">
        <w:rPr>
          <w:rFonts w:hint="eastAsia"/>
          <w:szCs w:val="22"/>
        </w:rPr>
        <w:t xml:space="preserve"> </w:t>
      </w:r>
      <w:r w:rsidRPr="00E42725">
        <w:rPr>
          <w:rFonts w:hint="eastAsia"/>
          <w:szCs w:val="22"/>
        </w:rPr>
        <w:t>실물</w:t>
      </w:r>
    </w:p>
    <w:p w14:paraId="5C03B85B" w14:textId="212F3727" w:rsidR="00487926" w:rsidRPr="00D84192" w:rsidRDefault="00D84192" w:rsidP="00813920">
      <w:pPr>
        <w:pStyle w:val="BKLH3-1"/>
        <w:outlineLvl w:val="9"/>
        <w:rPr>
          <w:szCs w:val="22"/>
        </w:rPr>
      </w:pPr>
      <w:bookmarkStart w:id="76" w:name="_Hlk199946678"/>
      <w:r w:rsidRPr="00D84192">
        <w:rPr>
          <w:rFonts w:hint="eastAsia"/>
          <w:szCs w:val="22"/>
        </w:rPr>
        <w:t>거래종결일</w:t>
      </w:r>
      <w:r w:rsidR="006859E8">
        <w:rPr>
          <w:rFonts w:hint="eastAsia"/>
          <w:szCs w:val="22"/>
        </w:rPr>
        <w:t xml:space="preserve"> </w:t>
      </w:r>
      <w:r w:rsidR="006859E8">
        <w:rPr>
          <w:rFonts w:hint="eastAsia"/>
          <w:szCs w:val="22"/>
        </w:rPr>
        <w:t>익일</w:t>
      </w:r>
      <w:r w:rsidRPr="00D84192">
        <w:rPr>
          <w:rFonts w:hint="eastAsia"/>
          <w:szCs w:val="22"/>
        </w:rPr>
        <w:t>을</w:t>
      </w:r>
      <w:r w:rsidRPr="00D84192">
        <w:rPr>
          <w:rFonts w:hint="eastAsia"/>
          <w:szCs w:val="22"/>
        </w:rPr>
        <w:t xml:space="preserve"> </w:t>
      </w:r>
      <w:r w:rsidRPr="00D84192">
        <w:rPr>
          <w:rFonts w:hint="eastAsia"/>
          <w:szCs w:val="22"/>
        </w:rPr>
        <w:t>기준으로</w:t>
      </w:r>
      <w:r w:rsidRPr="00D84192">
        <w:rPr>
          <w:rFonts w:hint="eastAsia"/>
          <w:szCs w:val="22"/>
        </w:rPr>
        <w:t xml:space="preserve"> </w:t>
      </w:r>
      <w:r w:rsidRPr="00D84192">
        <w:rPr>
          <w:rFonts w:hint="eastAsia"/>
          <w:szCs w:val="22"/>
        </w:rPr>
        <w:t>매수인이</w:t>
      </w:r>
      <w:r w:rsidRPr="00D84192">
        <w:rPr>
          <w:rFonts w:hint="eastAsia"/>
          <w:szCs w:val="22"/>
        </w:rPr>
        <w:t xml:space="preserve"> </w:t>
      </w:r>
      <w:r w:rsidRPr="00D84192">
        <w:rPr>
          <w:rFonts w:hint="eastAsia"/>
          <w:szCs w:val="22"/>
        </w:rPr>
        <w:t>대상주식</w:t>
      </w:r>
      <w:r w:rsidR="006859E8">
        <w:rPr>
          <w:rFonts w:hint="eastAsia"/>
          <w:szCs w:val="22"/>
        </w:rPr>
        <w:t xml:space="preserve"> </w:t>
      </w:r>
      <w:r w:rsidR="006859E8">
        <w:rPr>
          <w:rFonts w:hint="eastAsia"/>
          <w:szCs w:val="22"/>
        </w:rPr>
        <w:t>및</w:t>
      </w:r>
      <w:r w:rsidR="006859E8">
        <w:rPr>
          <w:rFonts w:hint="eastAsia"/>
          <w:szCs w:val="22"/>
        </w:rPr>
        <w:t xml:space="preserve"> </w:t>
      </w:r>
      <w:r w:rsidR="006859E8">
        <w:rPr>
          <w:rFonts w:hint="eastAsia"/>
          <w:szCs w:val="22"/>
        </w:rPr>
        <w:t>본건</w:t>
      </w:r>
      <w:r w:rsidR="006859E8">
        <w:rPr>
          <w:rFonts w:hint="eastAsia"/>
          <w:szCs w:val="22"/>
        </w:rPr>
        <w:t xml:space="preserve"> </w:t>
      </w:r>
      <w:r w:rsidR="006859E8">
        <w:rPr>
          <w:rFonts w:hint="eastAsia"/>
          <w:szCs w:val="22"/>
        </w:rPr>
        <w:t>신주</w:t>
      </w:r>
      <w:r w:rsidRPr="00D84192">
        <w:rPr>
          <w:rFonts w:hint="eastAsia"/>
          <w:szCs w:val="22"/>
        </w:rPr>
        <w:t>의</w:t>
      </w:r>
      <w:r w:rsidRPr="00D84192">
        <w:rPr>
          <w:rFonts w:hint="eastAsia"/>
          <w:szCs w:val="22"/>
        </w:rPr>
        <w:t xml:space="preserve"> </w:t>
      </w:r>
      <w:r w:rsidRPr="00D84192">
        <w:rPr>
          <w:rFonts w:hint="eastAsia"/>
          <w:szCs w:val="22"/>
        </w:rPr>
        <w:t>주주임을</w:t>
      </w:r>
      <w:r w:rsidRPr="00D84192">
        <w:rPr>
          <w:rFonts w:hint="eastAsia"/>
          <w:szCs w:val="22"/>
        </w:rPr>
        <w:t xml:space="preserve"> </w:t>
      </w:r>
      <w:r w:rsidRPr="00D84192">
        <w:rPr>
          <w:rFonts w:hint="eastAsia"/>
          <w:szCs w:val="22"/>
        </w:rPr>
        <w:t>명시한</w:t>
      </w:r>
      <w:r w:rsidRPr="00D84192">
        <w:rPr>
          <w:rFonts w:hint="eastAsia"/>
          <w:szCs w:val="22"/>
        </w:rPr>
        <w:t xml:space="preserve">, </w:t>
      </w:r>
      <w:r w:rsidRPr="00D84192">
        <w:rPr>
          <w:rFonts w:hint="eastAsia"/>
          <w:szCs w:val="22"/>
        </w:rPr>
        <w:t>대상회사</w:t>
      </w:r>
      <w:r w:rsidRPr="00D84192">
        <w:rPr>
          <w:rFonts w:hint="eastAsia"/>
          <w:szCs w:val="22"/>
        </w:rPr>
        <w:t xml:space="preserve"> </w:t>
      </w:r>
      <w:r w:rsidRPr="00D84192">
        <w:rPr>
          <w:rFonts w:hint="eastAsia"/>
          <w:szCs w:val="22"/>
        </w:rPr>
        <w:t>발행</w:t>
      </w:r>
      <w:r w:rsidRPr="00D84192">
        <w:rPr>
          <w:rFonts w:hint="eastAsia"/>
          <w:szCs w:val="22"/>
        </w:rPr>
        <w:t xml:space="preserve"> </w:t>
      </w:r>
      <w:r w:rsidRPr="00D84192">
        <w:rPr>
          <w:rFonts w:hint="eastAsia"/>
          <w:szCs w:val="22"/>
        </w:rPr>
        <w:t>주주명부</w:t>
      </w:r>
      <w:r w:rsidRPr="00D84192">
        <w:rPr>
          <w:rFonts w:hint="eastAsia"/>
          <w:szCs w:val="22"/>
        </w:rPr>
        <w:t xml:space="preserve"> </w:t>
      </w:r>
      <w:r w:rsidRPr="00D84192">
        <w:rPr>
          <w:rFonts w:hint="eastAsia"/>
          <w:szCs w:val="22"/>
        </w:rPr>
        <w:t>원본</w:t>
      </w:r>
      <w:r w:rsidRPr="00D84192">
        <w:rPr>
          <w:rFonts w:hint="eastAsia"/>
          <w:szCs w:val="22"/>
        </w:rPr>
        <w:t xml:space="preserve"> </w:t>
      </w:r>
      <w:r w:rsidRPr="00D84192">
        <w:rPr>
          <w:rFonts w:hint="eastAsia"/>
          <w:szCs w:val="22"/>
        </w:rPr>
        <w:t>또는</w:t>
      </w:r>
      <w:r w:rsidRPr="00D84192">
        <w:rPr>
          <w:rFonts w:hint="eastAsia"/>
          <w:szCs w:val="22"/>
        </w:rPr>
        <w:t xml:space="preserve"> </w:t>
      </w:r>
      <w:r w:rsidRPr="00D84192">
        <w:rPr>
          <w:rFonts w:hint="eastAsia"/>
          <w:szCs w:val="22"/>
        </w:rPr>
        <w:t>사본</w:t>
      </w:r>
      <w:r w:rsidRPr="00D84192">
        <w:rPr>
          <w:rFonts w:hint="eastAsia"/>
          <w:szCs w:val="22"/>
        </w:rPr>
        <w:t>(</w:t>
      </w:r>
      <w:r w:rsidRPr="00D84192">
        <w:rPr>
          <w:rFonts w:hint="eastAsia"/>
          <w:szCs w:val="22"/>
        </w:rPr>
        <w:t>원본대조필</w:t>
      </w:r>
      <w:r w:rsidRPr="00D84192">
        <w:rPr>
          <w:rFonts w:hint="eastAsia"/>
          <w:szCs w:val="22"/>
        </w:rPr>
        <w:t xml:space="preserve"> </w:t>
      </w:r>
      <w:r w:rsidRPr="00D84192">
        <w:rPr>
          <w:rFonts w:hint="eastAsia"/>
          <w:szCs w:val="22"/>
        </w:rPr>
        <w:t>법인인감이</w:t>
      </w:r>
      <w:r w:rsidRPr="00D84192">
        <w:rPr>
          <w:rFonts w:hint="eastAsia"/>
          <w:szCs w:val="22"/>
        </w:rPr>
        <w:t xml:space="preserve"> </w:t>
      </w:r>
      <w:r w:rsidRPr="00D84192">
        <w:rPr>
          <w:rFonts w:hint="eastAsia"/>
          <w:szCs w:val="22"/>
        </w:rPr>
        <w:t>날인되고</w:t>
      </w:r>
      <w:r w:rsidRPr="00D84192">
        <w:rPr>
          <w:rFonts w:hint="eastAsia"/>
          <w:szCs w:val="22"/>
        </w:rPr>
        <w:t xml:space="preserve"> </w:t>
      </w:r>
      <w:r w:rsidRPr="00D84192">
        <w:rPr>
          <w:rFonts w:hint="eastAsia"/>
          <w:szCs w:val="22"/>
        </w:rPr>
        <w:t>그</w:t>
      </w:r>
      <w:r w:rsidRPr="00D84192">
        <w:rPr>
          <w:rFonts w:hint="eastAsia"/>
          <w:szCs w:val="22"/>
        </w:rPr>
        <w:t xml:space="preserve"> </w:t>
      </w:r>
      <w:r w:rsidRPr="00D84192">
        <w:rPr>
          <w:rFonts w:hint="eastAsia"/>
          <w:szCs w:val="22"/>
        </w:rPr>
        <w:t>인감증명서가</w:t>
      </w:r>
      <w:r w:rsidRPr="00D84192">
        <w:rPr>
          <w:rFonts w:hint="eastAsia"/>
          <w:szCs w:val="22"/>
        </w:rPr>
        <w:t xml:space="preserve"> </w:t>
      </w:r>
      <w:r w:rsidRPr="00D84192">
        <w:rPr>
          <w:rFonts w:hint="eastAsia"/>
          <w:szCs w:val="22"/>
        </w:rPr>
        <w:t>첨부된</w:t>
      </w:r>
      <w:r w:rsidRPr="00D84192">
        <w:rPr>
          <w:rFonts w:hint="eastAsia"/>
          <w:szCs w:val="22"/>
        </w:rPr>
        <w:t xml:space="preserve"> </w:t>
      </w:r>
      <w:r w:rsidRPr="00D84192">
        <w:rPr>
          <w:rFonts w:hint="eastAsia"/>
          <w:szCs w:val="22"/>
        </w:rPr>
        <w:t>것</w:t>
      </w:r>
      <w:r w:rsidRPr="00D84192">
        <w:rPr>
          <w:rFonts w:hint="eastAsia"/>
          <w:szCs w:val="22"/>
        </w:rPr>
        <w:t>)</w:t>
      </w:r>
      <w:bookmarkEnd w:id="76"/>
    </w:p>
    <w:p w14:paraId="2C2CE853" w14:textId="0B78DA2F" w:rsidR="00426C37" w:rsidRPr="00933D6F" w:rsidRDefault="00426C37" w:rsidP="004D4350">
      <w:pPr>
        <w:pStyle w:val="BKLH3-1"/>
        <w:outlineLvl w:val="9"/>
        <w:rPr>
          <w:szCs w:val="22"/>
        </w:rPr>
      </w:pPr>
      <w:r w:rsidRPr="00933D6F">
        <w:rPr>
          <w:rFonts w:hint="eastAsia"/>
          <w:szCs w:val="22"/>
        </w:rPr>
        <w:t>매매대금에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대한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영수증</w:t>
      </w:r>
    </w:p>
    <w:p w14:paraId="74052C85" w14:textId="510316DF" w:rsidR="00CD798E" w:rsidRPr="00CD798E" w:rsidRDefault="00CD798E" w:rsidP="00CD798E">
      <w:pPr>
        <w:pStyle w:val="BKLH3-1"/>
        <w:outlineLvl w:val="9"/>
        <w:rPr>
          <w:szCs w:val="22"/>
        </w:rPr>
      </w:pPr>
      <w:bookmarkStart w:id="77" w:name="_Toc522060109"/>
      <w:bookmarkEnd w:id="75"/>
      <w:r w:rsidRPr="00CD798E">
        <w:rPr>
          <w:szCs w:val="22"/>
        </w:rPr>
        <w:t>매수인이</w:t>
      </w:r>
      <w:r w:rsidRPr="00CD798E">
        <w:rPr>
          <w:szCs w:val="22"/>
        </w:rPr>
        <w:t xml:space="preserve"> </w:t>
      </w:r>
      <w:r w:rsidRPr="00CD798E">
        <w:rPr>
          <w:szCs w:val="22"/>
        </w:rPr>
        <w:t>지명하는</w:t>
      </w:r>
      <w:r w:rsidRPr="00CD798E">
        <w:rPr>
          <w:szCs w:val="22"/>
        </w:rPr>
        <w:t xml:space="preserve"> </w:t>
      </w:r>
      <w:r w:rsidRPr="00CD798E">
        <w:rPr>
          <w:szCs w:val="22"/>
        </w:rPr>
        <w:t>자들을</w:t>
      </w:r>
      <w:r w:rsidRPr="00CD798E">
        <w:rPr>
          <w:szCs w:val="22"/>
        </w:rPr>
        <w:t xml:space="preserve"> </w:t>
      </w:r>
      <w:r w:rsidRPr="00CD798E">
        <w:rPr>
          <w:szCs w:val="22"/>
        </w:rPr>
        <w:t>거래종결일</w:t>
      </w:r>
      <w:r w:rsidRPr="00CD798E">
        <w:rPr>
          <w:rFonts w:hint="eastAsia"/>
          <w:szCs w:val="22"/>
        </w:rPr>
        <w:t>자로</w:t>
      </w:r>
      <w:r w:rsidRPr="00CD798E">
        <w:rPr>
          <w:rFonts w:hint="eastAsia"/>
          <w:szCs w:val="22"/>
        </w:rPr>
        <w:t>(</w:t>
      </w:r>
      <w:r w:rsidRPr="00CD798E">
        <w:rPr>
          <w:rFonts w:hint="eastAsia"/>
          <w:szCs w:val="22"/>
        </w:rPr>
        <w:t>거래종결</w:t>
      </w:r>
      <w:r w:rsidRPr="00CD798E">
        <w:rPr>
          <w:rFonts w:hint="eastAsia"/>
          <w:szCs w:val="22"/>
        </w:rPr>
        <w:t xml:space="preserve"> </w:t>
      </w:r>
      <w:r w:rsidRPr="00CD798E">
        <w:rPr>
          <w:rFonts w:hint="eastAsia"/>
          <w:szCs w:val="22"/>
        </w:rPr>
        <w:t>조건부</w:t>
      </w:r>
      <w:r w:rsidRPr="00CD798E">
        <w:rPr>
          <w:rFonts w:hint="eastAsia"/>
          <w:szCs w:val="22"/>
        </w:rPr>
        <w:t xml:space="preserve"> </w:t>
      </w:r>
      <w:r w:rsidRPr="00CD798E">
        <w:rPr>
          <w:rFonts w:hint="eastAsia"/>
          <w:szCs w:val="22"/>
        </w:rPr>
        <w:t>선임</w:t>
      </w:r>
      <w:r w:rsidRPr="00CD798E">
        <w:rPr>
          <w:rFonts w:hint="eastAsia"/>
          <w:szCs w:val="22"/>
        </w:rPr>
        <w:t xml:space="preserve"> </w:t>
      </w:r>
      <w:r w:rsidRPr="00CD798E">
        <w:rPr>
          <w:rFonts w:hint="eastAsia"/>
          <w:szCs w:val="22"/>
        </w:rPr>
        <w:t>포함</w:t>
      </w:r>
      <w:r w:rsidRPr="00CD798E">
        <w:rPr>
          <w:rFonts w:hint="eastAsia"/>
          <w:szCs w:val="22"/>
        </w:rPr>
        <w:t>)</w:t>
      </w:r>
      <w:r w:rsidRPr="00CD798E">
        <w:rPr>
          <w:szCs w:val="22"/>
        </w:rPr>
        <w:t xml:space="preserve"> </w:t>
      </w:r>
      <w:r w:rsidRPr="00CD798E">
        <w:rPr>
          <w:szCs w:val="22"/>
        </w:rPr>
        <w:t>대상회사</w:t>
      </w:r>
      <w:r w:rsidR="00776BB6">
        <w:rPr>
          <w:rFonts w:hint="eastAsia"/>
          <w:szCs w:val="22"/>
        </w:rPr>
        <w:t>등</w:t>
      </w:r>
      <w:r w:rsidRPr="00CD798E">
        <w:rPr>
          <w:szCs w:val="22"/>
        </w:rPr>
        <w:t>의</w:t>
      </w:r>
      <w:r w:rsidRPr="00CD798E">
        <w:rPr>
          <w:szCs w:val="22"/>
        </w:rPr>
        <w:t xml:space="preserve"> </w:t>
      </w:r>
      <w:r w:rsidRPr="00CD798E">
        <w:rPr>
          <w:szCs w:val="22"/>
        </w:rPr>
        <w:t>이사</w:t>
      </w:r>
      <w:r w:rsidRPr="00CD798E">
        <w:rPr>
          <w:szCs w:val="22"/>
        </w:rPr>
        <w:t xml:space="preserve"> </w:t>
      </w:r>
      <w:r w:rsidRPr="00CD798E">
        <w:rPr>
          <w:szCs w:val="22"/>
        </w:rPr>
        <w:t>및</w:t>
      </w:r>
      <w:r w:rsidRPr="00CD798E">
        <w:rPr>
          <w:szCs w:val="22"/>
        </w:rPr>
        <w:t xml:space="preserve"> </w:t>
      </w:r>
      <w:r w:rsidRPr="00CD798E">
        <w:rPr>
          <w:szCs w:val="22"/>
        </w:rPr>
        <w:t>감사로</w:t>
      </w:r>
      <w:r w:rsidRPr="00CD798E">
        <w:rPr>
          <w:szCs w:val="22"/>
        </w:rPr>
        <w:t xml:space="preserve"> </w:t>
      </w:r>
      <w:r w:rsidRPr="00CD798E">
        <w:rPr>
          <w:szCs w:val="22"/>
        </w:rPr>
        <w:t>선임하는</w:t>
      </w:r>
      <w:r w:rsidRPr="00CD798E">
        <w:rPr>
          <w:szCs w:val="22"/>
        </w:rPr>
        <w:t xml:space="preserve"> </w:t>
      </w:r>
      <w:r w:rsidRPr="00CD798E">
        <w:rPr>
          <w:szCs w:val="22"/>
        </w:rPr>
        <w:t>내용의</w:t>
      </w:r>
      <w:r w:rsidRPr="00CD798E">
        <w:rPr>
          <w:szCs w:val="22"/>
        </w:rPr>
        <w:t xml:space="preserve"> </w:t>
      </w:r>
      <w:r w:rsidRPr="00CD798E">
        <w:rPr>
          <w:szCs w:val="22"/>
        </w:rPr>
        <w:t>대상회사</w:t>
      </w:r>
      <w:r w:rsidR="00776BB6">
        <w:rPr>
          <w:rFonts w:hint="eastAsia"/>
          <w:szCs w:val="22"/>
        </w:rPr>
        <w:t>등</w:t>
      </w:r>
      <w:r w:rsidRPr="00CD798E">
        <w:rPr>
          <w:szCs w:val="22"/>
        </w:rPr>
        <w:t>의</w:t>
      </w:r>
      <w:r w:rsidRPr="00CD798E">
        <w:rPr>
          <w:szCs w:val="22"/>
        </w:rPr>
        <w:t xml:space="preserve"> </w:t>
      </w:r>
      <w:r w:rsidRPr="00CD798E">
        <w:rPr>
          <w:szCs w:val="22"/>
        </w:rPr>
        <w:t>주주총회</w:t>
      </w:r>
      <w:r w:rsidRPr="00CD798E">
        <w:rPr>
          <w:rFonts w:hint="eastAsia"/>
          <w:szCs w:val="22"/>
        </w:rPr>
        <w:t>의</w:t>
      </w:r>
      <w:r w:rsidRPr="00CD798E">
        <w:rPr>
          <w:szCs w:val="22"/>
        </w:rPr>
        <w:t xml:space="preserve"> </w:t>
      </w:r>
      <w:r w:rsidRPr="00CD798E">
        <w:rPr>
          <w:rFonts w:hint="eastAsia"/>
          <w:szCs w:val="22"/>
        </w:rPr>
        <w:t>공증된</w:t>
      </w:r>
      <w:r w:rsidRPr="00CD798E">
        <w:rPr>
          <w:rFonts w:hint="eastAsia"/>
          <w:szCs w:val="22"/>
        </w:rPr>
        <w:t xml:space="preserve"> </w:t>
      </w:r>
      <w:r w:rsidRPr="00CD798E">
        <w:rPr>
          <w:rFonts w:hint="eastAsia"/>
          <w:szCs w:val="22"/>
        </w:rPr>
        <w:t>의사록</w:t>
      </w:r>
      <w:r w:rsidRPr="00CD798E">
        <w:rPr>
          <w:szCs w:val="22"/>
        </w:rPr>
        <w:t xml:space="preserve"> </w:t>
      </w:r>
      <w:r w:rsidRPr="00CD798E">
        <w:rPr>
          <w:szCs w:val="22"/>
        </w:rPr>
        <w:t>및</w:t>
      </w:r>
      <w:r w:rsidRPr="00CD798E">
        <w:rPr>
          <w:szCs w:val="22"/>
        </w:rPr>
        <w:t xml:space="preserve"> </w:t>
      </w:r>
      <w:r w:rsidRPr="00CD798E">
        <w:rPr>
          <w:szCs w:val="22"/>
        </w:rPr>
        <w:t>그</w:t>
      </w:r>
      <w:r w:rsidRPr="00CD798E">
        <w:rPr>
          <w:szCs w:val="22"/>
        </w:rPr>
        <w:t xml:space="preserve"> </w:t>
      </w:r>
      <w:r w:rsidRPr="00CD798E">
        <w:rPr>
          <w:szCs w:val="22"/>
        </w:rPr>
        <w:t>선임등기에</w:t>
      </w:r>
      <w:r w:rsidRPr="00CD798E">
        <w:rPr>
          <w:szCs w:val="22"/>
        </w:rPr>
        <w:t xml:space="preserve"> </w:t>
      </w:r>
      <w:r w:rsidRPr="00CD798E">
        <w:rPr>
          <w:szCs w:val="22"/>
        </w:rPr>
        <w:t>필요한</w:t>
      </w:r>
      <w:r w:rsidRPr="00CD798E">
        <w:rPr>
          <w:szCs w:val="22"/>
        </w:rPr>
        <w:t xml:space="preserve"> </w:t>
      </w:r>
      <w:r w:rsidRPr="00CD798E">
        <w:rPr>
          <w:szCs w:val="22"/>
        </w:rPr>
        <w:t>것으로서</w:t>
      </w:r>
      <w:r w:rsidRPr="00CD798E">
        <w:rPr>
          <w:szCs w:val="22"/>
        </w:rPr>
        <w:t xml:space="preserve"> </w:t>
      </w:r>
      <w:r w:rsidRPr="00CD798E">
        <w:rPr>
          <w:szCs w:val="22"/>
        </w:rPr>
        <w:t>매수인이</w:t>
      </w:r>
      <w:r w:rsidRPr="00CD798E">
        <w:rPr>
          <w:szCs w:val="22"/>
        </w:rPr>
        <w:t xml:space="preserve"> </w:t>
      </w:r>
      <w:r w:rsidRPr="00CD798E">
        <w:rPr>
          <w:szCs w:val="22"/>
        </w:rPr>
        <w:t>요청하는</w:t>
      </w:r>
      <w:r w:rsidRPr="00CD798E">
        <w:rPr>
          <w:szCs w:val="22"/>
        </w:rPr>
        <w:t xml:space="preserve"> </w:t>
      </w:r>
      <w:r w:rsidRPr="00CD798E">
        <w:rPr>
          <w:szCs w:val="22"/>
        </w:rPr>
        <w:t>서류</w:t>
      </w:r>
      <w:r w:rsidRPr="00CD798E">
        <w:rPr>
          <w:rFonts w:hint="eastAsia"/>
          <w:szCs w:val="22"/>
        </w:rPr>
        <w:t xml:space="preserve"> </w:t>
      </w:r>
    </w:p>
    <w:p w14:paraId="3E0C5AFB" w14:textId="019371BE" w:rsidR="00661474" w:rsidRPr="00933D6F" w:rsidRDefault="006A0FCA" w:rsidP="00C45715">
      <w:pPr>
        <w:pStyle w:val="BKLH3-1"/>
        <w:outlineLvl w:val="9"/>
        <w:rPr>
          <w:szCs w:val="22"/>
        </w:rPr>
      </w:pPr>
      <w:r w:rsidRPr="00933D6F">
        <w:rPr>
          <w:rFonts w:hint="eastAsia"/>
          <w:szCs w:val="22"/>
          <w:u w:val="single"/>
        </w:rPr>
        <w:t>별지</w:t>
      </w:r>
      <w:r w:rsidRPr="00933D6F">
        <w:rPr>
          <w:rFonts w:hint="eastAsia"/>
          <w:szCs w:val="22"/>
          <w:u w:val="single"/>
        </w:rPr>
        <w:t xml:space="preserve"> </w:t>
      </w:r>
      <w:r w:rsidRPr="00933D6F">
        <w:rPr>
          <w:szCs w:val="22"/>
          <w:u w:val="single"/>
        </w:rPr>
        <w:t>3</w:t>
      </w:r>
      <w:r w:rsidRPr="00933D6F">
        <w:rPr>
          <w:rFonts w:hint="eastAsia"/>
          <w:szCs w:val="22"/>
          <w:u w:val="single"/>
        </w:rPr>
        <w:t>.3(</w:t>
      </w:r>
      <w:r w:rsidR="001A7D0B">
        <w:rPr>
          <w:szCs w:val="22"/>
          <w:u w:val="single"/>
        </w:rPr>
        <w:t>5</w:t>
      </w:r>
      <w:r w:rsidRPr="00933D6F">
        <w:rPr>
          <w:rFonts w:hint="eastAsia"/>
          <w:szCs w:val="22"/>
          <w:u w:val="single"/>
        </w:rPr>
        <w:t>)</w:t>
      </w:r>
      <w:r w:rsidRPr="00933D6F">
        <w:rPr>
          <w:rFonts w:hint="eastAsia"/>
          <w:szCs w:val="22"/>
        </w:rPr>
        <w:t>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양식에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따른</w:t>
      </w:r>
      <w:r w:rsidRPr="00933D6F">
        <w:rPr>
          <w:rFonts w:hint="eastAsia"/>
          <w:szCs w:val="22"/>
        </w:rPr>
        <w:t xml:space="preserve">, </w:t>
      </w:r>
      <w:r w:rsidR="00182811" w:rsidRPr="00933D6F">
        <w:rPr>
          <w:rFonts w:hint="eastAsia"/>
          <w:szCs w:val="22"/>
        </w:rPr>
        <w:t>매수인이</w:t>
      </w:r>
      <w:r w:rsidR="00182811" w:rsidRPr="00933D6F">
        <w:rPr>
          <w:rFonts w:hint="eastAsia"/>
          <w:szCs w:val="22"/>
        </w:rPr>
        <w:t xml:space="preserve"> </w:t>
      </w:r>
      <w:r w:rsidR="00182811" w:rsidRPr="00933D6F">
        <w:rPr>
          <w:rFonts w:hint="eastAsia"/>
          <w:szCs w:val="22"/>
        </w:rPr>
        <w:t>지정하는</w:t>
      </w:r>
      <w:r w:rsidR="00A762D4" w:rsidRPr="00933D6F">
        <w:rPr>
          <w:rFonts w:hint="eastAsia"/>
          <w:szCs w:val="22"/>
        </w:rPr>
        <w:t xml:space="preserve"> </w:t>
      </w:r>
      <w:r w:rsidR="000910DB" w:rsidRPr="00933D6F">
        <w:rPr>
          <w:rFonts w:hint="eastAsia"/>
          <w:szCs w:val="22"/>
        </w:rPr>
        <w:t>대상회사</w:t>
      </w:r>
      <w:r w:rsidR="00E372BC">
        <w:rPr>
          <w:rFonts w:hint="eastAsia"/>
          <w:szCs w:val="22"/>
        </w:rPr>
        <w:t>등</w:t>
      </w:r>
      <w:r w:rsidR="000910DB" w:rsidRPr="00933D6F">
        <w:rPr>
          <w:rFonts w:hint="eastAsia"/>
          <w:szCs w:val="22"/>
        </w:rPr>
        <w:t xml:space="preserve"> </w:t>
      </w:r>
      <w:r w:rsidR="000910DB" w:rsidRPr="00933D6F">
        <w:rPr>
          <w:rFonts w:hint="eastAsia"/>
          <w:szCs w:val="22"/>
        </w:rPr>
        <w:t>등기임원</w:t>
      </w:r>
      <w:r w:rsidR="00CE2A81" w:rsidRPr="00933D6F">
        <w:rPr>
          <w:rFonts w:hint="eastAsia"/>
          <w:szCs w:val="22"/>
        </w:rPr>
        <w:t xml:space="preserve"> </w:t>
      </w:r>
      <w:r w:rsidR="00A762D4" w:rsidRPr="00933D6F">
        <w:rPr>
          <w:rFonts w:hint="eastAsia"/>
          <w:szCs w:val="22"/>
        </w:rPr>
        <w:t>전</w:t>
      </w:r>
      <w:r w:rsidR="00381622" w:rsidRPr="00933D6F">
        <w:rPr>
          <w:rFonts w:hint="eastAsia"/>
          <w:szCs w:val="22"/>
        </w:rPr>
        <w:t>원</w:t>
      </w:r>
      <w:r w:rsidR="000910DB" w:rsidRPr="00933D6F">
        <w:rPr>
          <w:rFonts w:hint="eastAsia"/>
          <w:szCs w:val="22"/>
        </w:rPr>
        <w:t>의</w:t>
      </w:r>
      <w:r w:rsidR="000910DB" w:rsidRPr="00933D6F">
        <w:rPr>
          <w:rFonts w:hint="eastAsia"/>
          <w:szCs w:val="22"/>
        </w:rPr>
        <w:t xml:space="preserve"> </w:t>
      </w:r>
      <w:r w:rsidR="000910DB" w:rsidRPr="00933D6F">
        <w:rPr>
          <w:rFonts w:hint="eastAsia"/>
          <w:szCs w:val="22"/>
        </w:rPr>
        <w:t>사임서</w:t>
      </w:r>
      <w:r w:rsidR="000910DB" w:rsidRPr="00933D6F">
        <w:rPr>
          <w:rFonts w:hint="eastAsia"/>
          <w:szCs w:val="22"/>
        </w:rPr>
        <w:t>(</w:t>
      </w:r>
      <w:r w:rsidRPr="00933D6F">
        <w:rPr>
          <w:rFonts w:hint="eastAsia"/>
          <w:szCs w:val="22"/>
        </w:rPr>
        <w:t>등록된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인감이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날인되고</w:t>
      </w:r>
      <w:r w:rsidRPr="00933D6F">
        <w:rPr>
          <w:rFonts w:hint="eastAsia"/>
          <w:szCs w:val="22"/>
        </w:rPr>
        <w:t>,</w:t>
      </w:r>
      <w:r w:rsidRPr="00933D6F">
        <w:rPr>
          <w:szCs w:val="22"/>
        </w:rPr>
        <w:t xml:space="preserve"> </w:t>
      </w:r>
      <w:r w:rsidR="00CE2A81" w:rsidRPr="00933D6F">
        <w:rPr>
          <w:rFonts w:hint="eastAsia"/>
          <w:szCs w:val="22"/>
        </w:rPr>
        <w:t>인감증명서</w:t>
      </w:r>
      <w:r w:rsidR="00CE2A81" w:rsidRPr="00933D6F">
        <w:rPr>
          <w:rFonts w:hint="eastAsia"/>
          <w:szCs w:val="22"/>
        </w:rPr>
        <w:t xml:space="preserve"> </w:t>
      </w:r>
      <w:r w:rsidR="00CE2A81" w:rsidRPr="00933D6F">
        <w:rPr>
          <w:rFonts w:hint="eastAsia"/>
          <w:szCs w:val="22"/>
        </w:rPr>
        <w:t>등</w:t>
      </w:r>
      <w:r w:rsidR="00CE2A81" w:rsidRPr="00933D6F">
        <w:rPr>
          <w:rFonts w:hint="eastAsia"/>
          <w:szCs w:val="22"/>
        </w:rPr>
        <w:t xml:space="preserve"> </w:t>
      </w:r>
      <w:r w:rsidR="00CE2A81" w:rsidRPr="00933D6F">
        <w:rPr>
          <w:rFonts w:hint="eastAsia"/>
          <w:szCs w:val="22"/>
        </w:rPr>
        <w:t>사임등기에</w:t>
      </w:r>
      <w:r w:rsidR="00CE2A81" w:rsidRPr="00933D6F">
        <w:rPr>
          <w:rFonts w:hint="eastAsia"/>
          <w:szCs w:val="22"/>
        </w:rPr>
        <w:t xml:space="preserve"> </w:t>
      </w:r>
      <w:r w:rsidR="00CE2A81" w:rsidRPr="00933D6F">
        <w:rPr>
          <w:rFonts w:hint="eastAsia"/>
          <w:szCs w:val="22"/>
        </w:rPr>
        <w:t>필요한</w:t>
      </w:r>
      <w:r w:rsidR="00CE2A81"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서류가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첨부되어야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함</w:t>
      </w:r>
      <w:r w:rsidR="000910DB" w:rsidRPr="00933D6F">
        <w:rPr>
          <w:rFonts w:hint="eastAsia"/>
          <w:szCs w:val="22"/>
        </w:rPr>
        <w:t xml:space="preserve">) </w:t>
      </w:r>
      <w:r w:rsidR="000910DB" w:rsidRPr="00933D6F">
        <w:rPr>
          <w:rFonts w:hint="eastAsia"/>
          <w:szCs w:val="22"/>
        </w:rPr>
        <w:t>원본</w:t>
      </w:r>
      <w:bookmarkEnd w:id="77"/>
    </w:p>
    <w:p w14:paraId="2B1CBB80" w14:textId="77777777" w:rsidR="00D35887" w:rsidRDefault="00F30D42" w:rsidP="00130890">
      <w:pPr>
        <w:pStyle w:val="BKLH3-1"/>
        <w:spacing w:before="120" w:after="360"/>
        <w:ind w:left="1702" w:right="27"/>
        <w:outlineLvl w:val="9"/>
        <w:rPr>
          <w:szCs w:val="22"/>
        </w:rPr>
      </w:pPr>
      <w:bookmarkStart w:id="78" w:name="_Toc522060111"/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밖에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거래종결</w:t>
      </w:r>
      <w:bookmarkStart w:id="79" w:name="_DV_C204"/>
      <w:r w:rsidR="00CE1A0F" w:rsidRPr="00933D6F">
        <w:rPr>
          <w:szCs w:val="22"/>
        </w:rPr>
        <w:t>의</w:t>
      </w:r>
      <w:r w:rsidR="00CE1A0F" w:rsidRPr="00933D6F">
        <w:rPr>
          <w:szCs w:val="22"/>
        </w:rPr>
        <w:t xml:space="preserve"> </w:t>
      </w:r>
      <w:r w:rsidR="00CE1A0F" w:rsidRPr="00933D6F">
        <w:rPr>
          <w:szCs w:val="22"/>
        </w:rPr>
        <w:t>선행조건</w:t>
      </w:r>
      <w:r w:rsidR="00CE1A0F" w:rsidRPr="00933D6F">
        <w:rPr>
          <w:szCs w:val="22"/>
        </w:rPr>
        <w:t xml:space="preserve">, </w:t>
      </w:r>
      <w:r w:rsidR="00CE1A0F" w:rsidRPr="00933D6F">
        <w:rPr>
          <w:szCs w:val="22"/>
        </w:rPr>
        <w:t>확약</w:t>
      </w:r>
      <w:r w:rsidR="00CE1A0F" w:rsidRPr="00933D6F">
        <w:rPr>
          <w:szCs w:val="22"/>
        </w:rPr>
        <w:t xml:space="preserve">, </w:t>
      </w:r>
      <w:r w:rsidR="00CE1A0F" w:rsidRPr="00933D6F">
        <w:rPr>
          <w:szCs w:val="22"/>
        </w:rPr>
        <w:t>의무의</w:t>
      </w:r>
      <w:r w:rsidR="00CE1A0F" w:rsidRPr="00933D6F">
        <w:rPr>
          <w:szCs w:val="22"/>
        </w:rPr>
        <w:t xml:space="preserve"> </w:t>
      </w:r>
      <w:r w:rsidR="00CE1A0F" w:rsidRPr="00933D6F">
        <w:rPr>
          <w:szCs w:val="22"/>
        </w:rPr>
        <w:t>완료</w:t>
      </w:r>
      <w:r w:rsidR="00CE1A0F" w:rsidRPr="00933D6F">
        <w:rPr>
          <w:szCs w:val="22"/>
        </w:rPr>
        <w:t xml:space="preserve"> </w:t>
      </w:r>
      <w:r w:rsidR="00CE1A0F" w:rsidRPr="00933D6F">
        <w:rPr>
          <w:szCs w:val="22"/>
        </w:rPr>
        <w:t>여부</w:t>
      </w:r>
      <w:r w:rsidR="00CE1A0F" w:rsidRPr="00933D6F">
        <w:rPr>
          <w:szCs w:val="22"/>
        </w:rPr>
        <w:t xml:space="preserve"> </w:t>
      </w:r>
      <w:r w:rsidR="00CE1A0F" w:rsidRPr="00933D6F">
        <w:rPr>
          <w:szCs w:val="22"/>
        </w:rPr>
        <w:t>확인</w:t>
      </w:r>
      <w:r w:rsidR="00CE1A0F" w:rsidRPr="00933D6F">
        <w:rPr>
          <w:szCs w:val="22"/>
        </w:rPr>
        <w:t xml:space="preserve"> </w:t>
      </w:r>
      <w:r w:rsidR="00CE1A0F" w:rsidRPr="00933D6F">
        <w:rPr>
          <w:szCs w:val="22"/>
        </w:rPr>
        <w:t>또는</w:t>
      </w:r>
      <w:r w:rsidR="00CE1A0F" w:rsidRPr="00933D6F">
        <w:rPr>
          <w:szCs w:val="22"/>
        </w:rPr>
        <w:t xml:space="preserve"> </w:t>
      </w:r>
      <w:r w:rsidR="00CE1A0F" w:rsidRPr="00933D6F">
        <w:rPr>
          <w:szCs w:val="22"/>
        </w:rPr>
        <w:t>거래종결</w:t>
      </w:r>
      <w:bookmarkEnd w:id="79"/>
      <w:r w:rsidR="00CE1A0F" w:rsidRPr="00933D6F">
        <w:rPr>
          <w:szCs w:val="22"/>
        </w:rPr>
        <w:t>을</w:t>
      </w:r>
      <w:r w:rsidR="00CE1A0F" w:rsidRPr="00933D6F">
        <w:rPr>
          <w:szCs w:val="22"/>
        </w:rPr>
        <w:t xml:space="preserve"> </w:t>
      </w:r>
      <w:r w:rsidR="00CE1A0F" w:rsidRPr="00933D6F">
        <w:rPr>
          <w:szCs w:val="22"/>
        </w:rPr>
        <w:t>위하여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매수인이</w:t>
      </w:r>
      <w:r w:rsidRPr="00933D6F">
        <w:rPr>
          <w:szCs w:val="22"/>
        </w:rPr>
        <w:t xml:space="preserve"> </w:t>
      </w:r>
      <w:r w:rsidR="00CE1A0F" w:rsidRPr="00933D6F">
        <w:rPr>
          <w:rFonts w:hint="eastAsia"/>
          <w:szCs w:val="22"/>
        </w:rPr>
        <w:t>필요하다고</w:t>
      </w:r>
      <w:r w:rsidR="00CE1A0F" w:rsidRPr="00933D6F">
        <w:rPr>
          <w:rFonts w:hint="eastAsia"/>
          <w:szCs w:val="22"/>
        </w:rPr>
        <w:t xml:space="preserve"> </w:t>
      </w:r>
      <w:r w:rsidR="00CE1A0F" w:rsidRPr="00933D6F">
        <w:rPr>
          <w:rFonts w:hint="eastAsia"/>
          <w:szCs w:val="22"/>
        </w:rPr>
        <w:t>판단하여</w:t>
      </w:r>
      <w:r w:rsidR="00CE1A0F"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합리적으로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요청하는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서류</w:t>
      </w:r>
      <w:bookmarkEnd w:id="78"/>
    </w:p>
    <w:p w14:paraId="0851EC67" w14:textId="395B5F2C" w:rsidR="00CB3DF1" w:rsidRPr="00933D6F" w:rsidRDefault="00CB3DF1" w:rsidP="00651B7C">
      <w:pPr>
        <w:pStyle w:val="BKLH1-1"/>
        <w:rPr>
          <w:szCs w:val="22"/>
        </w:rPr>
      </w:pPr>
      <w:bookmarkStart w:id="80" w:name="_Toc58933193"/>
      <w:r w:rsidRPr="00933D6F">
        <w:rPr>
          <w:szCs w:val="22"/>
        </w:rPr>
        <w:t>거래종결의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선행조건</w:t>
      </w:r>
      <w:bookmarkEnd w:id="80"/>
    </w:p>
    <w:p w14:paraId="49E6E929" w14:textId="77777777" w:rsidR="00F60635" w:rsidRPr="00933D6F" w:rsidRDefault="007308D0" w:rsidP="00651B7C">
      <w:pPr>
        <w:pStyle w:val="BKLH2-11"/>
        <w:rPr>
          <w:szCs w:val="22"/>
        </w:rPr>
      </w:pPr>
      <w:bookmarkStart w:id="81" w:name="_Toc58933194"/>
      <w:r w:rsidRPr="00933D6F">
        <w:rPr>
          <w:szCs w:val="22"/>
        </w:rPr>
        <w:t>매수인</w:t>
      </w:r>
      <w:r w:rsidR="00202CAB" w:rsidRPr="00933D6F">
        <w:rPr>
          <w:rFonts w:hint="eastAsia"/>
          <w:szCs w:val="22"/>
        </w:rPr>
        <w:t xml:space="preserve"> </w:t>
      </w:r>
      <w:r w:rsidR="00202CAB" w:rsidRPr="00933D6F">
        <w:rPr>
          <w:rFonts w:hint="eastAsia"/>
          <w:szCs w:val="22"/>
        </w:rPr>
        <w:t>의무</w:t>
      </w:r>
      <w:r w:rsidRPr="00933D6F">
        <w:rPr>
          <w:szCs w:val="22"/>
        </w:rPr>
        <w:t>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선행조건</w:t>
      </w:r>
      <w:bookmarkEnd w:id="81"/>
    </w:p>
    <w:p w14:paraId="3A8B9725" w14:textId="77777777" w:rsidR="009C328E" w:rsidRPr="00933D6F" w:rsidRDefault="00400600" w:rsidP="008805A7">
      <w:pPr>
        <w:pStyle w:val="BKLBodyText"/>
        <w:rPr>
          <w:szCs w:val="22"/>
        </w:rPr>
      </w:pPr>
      <w:r w:rsidRPr="00933D6F">
        <w:rPr>
          <w:szCs w:val="22"/>
        </w:rPr>
        <w:t>매수인이</w:t>
      </w:r>
      <w:r w:rsidRPr="00933D6F">
        <w:rPr>
          <w:szCs w:val="22"/>
        </w:rPr>
        <w:t xml:space="preserve"> </w:t>
      </w:r>
      <w:r w:rsidR="008805A7" w:rsidRPr="00933D6F">
        <w:rPr>
          <w:rFonts w:hint="eastAsia"/>
          <w:szCs w:val="22"/>
        </w:rPr>
        <w:t>본</w:t>
      </w:r>
      <w:r w:rsidR="008805A7" w:rsidRPr="00933D6F">
        <w:rPr>
          <w:rFonts w:hint="eastAsia"/>
          <w:szCs w:val="22"/>
        </w:rPr>
        <w:t xml:space="preserve"> </w:t>
      </w:r>
      <w:r w:rsidR="008805A7" w:rsidRPr="00933D6F">
        <w:rPr>
          <w:rFonts w:hint="eastAsia"/>
          <w:szCs w:val="22"/>
        </w:rPr>
        <w:t>계약에</w:t>
      </w:r>
      <w:r w:rsidR="008805A7" w:rsidRPr="00933D6F">
        <w:rPr>
          <w:rFonts w:hint="eastAsia"/>
          <w:szCs w:val="22"/>
        </w:rPr>
        <w:t xml:space="preserve"> </w:t>
      </w:r>
      <w:r w:rsidR="008805A7" w:rsidRPr="00933D6F">
        <w:rPr>
          <w:rFonts w:hint="eastAsia"/>
          <w:szCs w:val="22"/>
        </w:rPr>
        <w:t>따라</w:t>
      </w:r>
      <w:r w:rsidR="008805A7"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거래종결을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행할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의무는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다음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각</w:t>
      </w:r>
      <w:r w:rsidRPr="00933D6F">
        <w:rPr>
          <w:szCs w:val="22"/>
        </w:rPr>
        <w:t xml:space="preserve"> </w:t>
      </w:r>
      <w:r w:rsidR="001F2AEC" w:rsidRPr="00933D6F">
        <w:rPr>
          <w:szCs w:val="22"/>
        </w:rPr>
        <w:t>항</w:t>
      </w:r>
      <w:r w:rsidRPr="00933D6F">
        <w:rPr>
          <w:szCs w:val="22"/>
        </w:rPr>
        <w:t>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조건이</w:t>
      </w:r>
      <w:r w:rsidR="00AD222E" w:rsidRPr="00933D6F">
        <w:rPr>
          <w:rFonts w:hint="eastAsia"/>
          <w:szCs w:val="22"/>
        </w:rPr>
        <w:t xml:space="preserve"> </w:t>
      </w:r>
      <w:r w:rsidR="00AD222E" w:rsidRPr="00933D6F">
        <w:rPr>
          <w:rFonts w:hint="eastAsia"/>
          <w:szCs w:val="22"/>
        </w:rPr>
        <w:t>거래종결일</w:t>
      </w:r>
      <w:r w:rsidR="00AD222E" w:rsidRPr="00933D6F">
        <w:rPr>
          <w:rFonts w:hint="eastAsia"/>
          <w:szCs w:val="22"/>
        </w:rPr>
        <w:t xml:space="preserve"> </w:t>
      </w:r>
      <w:r w:rsidR="00AD222E" w:rsidRPr="00933D6F">
        <w:rPr>
          <w:rFonts w:hint="eastAsia"/>
          <w:szCs w:val="22"/>
        </w:rPr>
        <w:t>또는</w:t>
      </w:r>
      <w:r w:rsidR="00AD222E" w:rsidRPr="00933D6F">
        <w:rPr>
          <w:rFonts w:hint="eastAsia"/>
          <w:szCs w:val="22"/>
        </w:rPr>
        <w:t xml:space="preserve"> </w:t>
      </w:r>
      <w:r w:rsidR="00AD222E" w:rsidRPr="00933D6F">
        <w:rPr>
          <w:rFonts w:hint="eastAsia"/>
          <w:szCs w:val="22"/>
        </w:rPr>
        <w:t>그</w:t>
      </w:r>
      <w:r w:rsidR="00AD222E" w:rsidRPr="00933D6F">
        <w:rPr>
          <w:rFonts w:hint="eastAsia"/>
          <w:szCs w:val="22"/>
        </w:rPr>
        <w:t xml:space="preserve"> </w:t>
      </w:r>
      <w:r w:rsidR="00AD222E" w:rsidRPr="00933D6F">
        <w:rPr>
          <w:rFonts w:hint="eastAsia"/>
          <w:szCs w:val="22"/>
        </w:rPr>
        <w:t>이전까지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모두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성취되는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것을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선행조건으로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한다</w:t>
      </w:r>
      <w:r w:rsidRPr="00933D6F">
        <w:rPr>
          <w:szCs w:val="22"/>
        </w:rPr>
        <w:t xml:space="preserve">. </w:t>
      </w:r>
      <w:r w:rsidRPr="00933D6F">
        <w:rPr>
          <w:szCs w:val="22"/>
        </w:rPr>
        <w:t>다만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매수인이</w:t>
      </w:r>
      <w:r w:rsidRPr="00933D6F">
        <w:rPr>
          <w:szCs w:val="22"/>
        </w:rPr>
        <w:t xml:space="preserve"> </w:t>
      </w:r>
      <w:r w:rsidR="00381622" w:rsidRPr="00933D6F">
        <w:rPr>
          <w:rFonts w:hint="eastAsia"/>
          <w:szCs w:val="22"/>
        </w:rPr>
        <w:t>그</w:t>
      </w:r>
      <w:r w:rsidR="00381622" w:rsidRPr="00933D6F">
        <w:rPr>
          <w:rFonts w:hint="eastAsia"/>
          <w:szCs w:val="22"/>
        </w:rPr>
        <w:t xml:space="preserve"> </w:t>
      </w:r>
      <w:r w:rsidR="00381622" w:rsidRPr="00933D6F">
        <w:rPr>
          <w:rFonts w:hint="eastAsia"/>
          <w:szCs w:val="22"/>
        </w:rPr>
        <w:t>전부</w:t>
      </w:r>
      <w:r w:rsidR="00381622" w:rsidRPr="00933D6F">
        <w:rPr>
          <w:rFonts w:hint="eastAsia"/>
          <w:szCs w:val="22"/>
        </w:rPr>
        <w:t xml:space="preserve"> </w:t>
      </w:r>
      <w:r w:rsidR="00381622" w:rsidRPr="00933D6F">
        <w:rPr>
          <w:rFonts w:hint="eastAsia"/>
          <w:szCs w:val="22"/>
        </w:rPr>
        <w:t>또는</w:t>
      </w:r>
      <w:r w:rsidR="00381622" w:rsidRPr="00933D6F">
        <w:rPr>
          <w:rFonts w:hint="eastAsia"/>
          <w:szCs w:val="22"/>
        </w:rPr>
        <w:t xml:space="preserve"> </w:t>
      </w:r>
      <w:r w:rsidR="00381622" w:rsidRPr="00933D6F">
        <w:rPr>
          <w:rFonts w:hint="eastAsia"/>
          <w:szCs w:val="22"/>
        </w:rPr>
        <w:t>일부</w:t>
      </w:r>
      <w:r w:rsidRPr="00933D6F">
        <w:rPr>
          <w:szCs w:val="22"/>
        </w:rPr>
        <w:t>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서면으로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면제하는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예외로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한다</w:t>
      </w:r>
      <w:r w:rsidRPr="00933D6F">
        <w:rPr>
          <w:szCs w:val="22"/>
        </w:rPr>
        <w:t>.</w:t>
      </w:r>
      <w:r w:rsidR="00AC4AB2" w:rsidRPr="00933D6F">
        <w:rPr>
          <w:szCs w:val="22"/>
        </w:rPr>
        <w:t xml:space="preserve"> </w:t>
      </w:r>
    </w:p>
    <w:p w14:paraId="18324AB3" w14:textId="069F7EB2" w:rsidR="00400600" w:rsidRPr="00933D6F" w:rsidRDefault="008805A7" w:rsidP="00463EE1">
      <w:pPr>
        <w:pStyle w:val="BKLH3-1"/>
        <w:spacing w:before="120" w:after="360"/>
        <w:ind w:left="1702" w:right="27"/>
        <w:outlineLvl w:val="9"/>
        <w:rPr>
          <w:szCs w:val="22"/>
        </w:rPr>
      </w:pPr>
      <w:bookmarkStart w:id="82" w:name="_Toc522060118"/>
      <w:r w:rsidRPr="00933D6F">
        <w:rPr>
          <w:szCs w:val="22"/>
        </w:rPr>
        <w:lastRenderedPageBreak/>
        <w:t>제</w:t>
      </w:r>
      <w:r w:rsidR="008F0EB6" w:rsidRPr="00933D6F">
        <w:rPr>
          <w:rFonts w:hint="eastAsia"/>
          <w:szCs w:val="22"/>
        </w:rPr>
        <w:t>5</w:t>
      </w:r>
      <w:r w:rsidRPr="00933D6F">
        <w:rPr>
          <w:szCs w:val="22"/>
        </w:rPr>
        <w:t>.1</w:t>
      </w:r>
      <w:r w:rsidRPr="00933D6F">
        <w:rPr>
          <w:rFonts w:hint="eastAsia"/>
          <w:szCs w:val="22"/>
        </w:rPr>
        <w:t>조에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규정된</w:t>
      </w:r>
      <w:r w:rsidRPr="00933D6F">
        <w:rPr>
          <w:rFonts w:hint="eastAsia"/>
          <w:szCs w:val="22"/>
        </w:rPr>
        <w:t xml:space="preserve"> </w:t>
      </w:r>
      <w:r w:rsidR="00E63701">
        <w:rPr>
          <w:szCs w:val="22"/>
        </w:rPr>
        <w:t>매도인</w:t>
      </w:r>
      <w:r w:rsidR="00A75F92" w:rsidRPr="00933D6F">
        <w:rPr>
          <w:szCs w:val="22"/>
        </w:rPr>
        <w:t>의</w:t>
      </w:r>
      <w:r w:rsidR="00A75F92" w:rsidRPr="00933D6F">
        <w:rPr>
          <w:szCs w:val="22"/>
        </w:rPr>
        <w:t xml:space="preserve"> </w:t>
      </w:r>
      <w:r w:rsidR="00400600" w:rsidRPr="00933D6F">
        <w:rPr>
          <w:szCs w:val="22"/>
        </w:rPr>
        <w:t>진술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및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보장</w:t>
      </w:r>
      <w:r w:rsidR="00FD5AB5" w:rsidRPr="00933D6F">
        <w:rPr>
          <w:rFonts w:hint="eastAsia"/>
          <w:szCs w:val="22"/>
        </w:rPr>
        <w:t xml:space="preserve"> </w:t>
      </w:r>
      <w:r w:rsidR="00FD5AB5" w:rsidRPr="00933D6F">
        <w:rPr>
          <w:rFonts w:hint="eastAsia"/>
          <w:szCs w:val="22"/>
        </w:rPr>
        <w:t>중</w:t>
      </w:r>
      <w:r w:rsidR="00FD5AB5" w:rsidRPr="00933D6F">
        <w:rPr>
          <w:rFonts w:hint="eastAsia"/>
          <w:szCs w:val="22"/>
        </w:rPr>
        <w:t xml:space="preserve"> </w:t>
      </w:r>
      <w:r w:rsidR="00FD5AB5" w:rsidRPr="00933D6F">
        <w:rPr>
          <w:rFonts w:hint="eastAsia"/>
          <w:szCs w:val="22"/>
        </w:rPr>
        <w:t>근본적</w:t>
      </w:r>
      <w:r w:rsidR="00FD5AB5" w:rsidRPr="00933D6F">
        <w:rPr>
          <w:rFonts w:hint="eastAsia"/>
          <w:szCs w:val="22"/>
        </w:rPr>
        <w:t xml:space="preserve"> </w:t>
      </w:r>
      <w:r w:rsidR="00FD5AB5" w:rsidRPr="00933D6F">
        <w:rPr>
          <w:rFonts w:hint="eastAsia"/>
          <w:szCs w:val="22"/>
        </w:rPr>
        <w:t>진술</w:t>
      </w:r>
      <w:r w:rsidR="00FD5AB5" w:rsidRPr="00933D6F">
        <w:rPr>
          <w:rFonts w:hint="eastAsia"/>
          <w:szCs w:val="22"/>
        </w:rPr>
        <w:t xml:space="preserve"> </w:t>
      </w:r>
      <w:r w:rsidR="00FD5AB5" w:rsidRPr="00933D6F">
        <w:rPr>
          <w:rFonts w:hint="eastAsia"/>
          <w:szCs w:val="22"/>
        </w:rPr>
        <w:t>및</w:t>
      </w:r>
      <w:r w:rsidR="00FD5AB5" w:rsidRPr="00933D6F">
        <w:rPr>
          <w:rFonts w:hint="eastAsia"/>
          <w:szCs w:val="22"/>
        </w:rPr>
        <w:t xml:space="preserve"> </w:t>
      </w:r>
      <w:r w:rsidR="00FD5AB5" w:rsidRPr="00933D6F">
        <w:rPr>
          <w:rFonts w:hint="eastAsia"/>
          <w:szCs w:val="22"/>
        </w:rPr>
        <w:t>보장은</w:t>
      </w:r>
      <w:r w:rsidR="00FD5AB5" w:rsidRPr="00933D6F">
        <w:rPr>
          <w:rFonts w:hint="eastAsia"/>
          <w:szCs w:val="22"/>
        </w:rPr>
        <w:t xml:space="preserve"> </w:t>
      </w:r>
      <w:r w:rsidR="00FD5AB5" w:rsidRPr="00933D6F">
        <w:rPr>
          <w:rFonts w:hint="eastAsia"/>
          <w:szCs w:val="22"/>
        </w:rPr>
        <w:t>모든</w:t>
      </w:r>
      <w:r w:rsidR="00FD5AB5" w:rsidRPr="00933D6F">
        <w:rPr>
          <w:rFonts w:hint="eastAsia"/>
          <w:szCs w:val="22"/>
        </w:rPr>
        <w:t xml:space="preserve"> </w:t>
      </w:r>
      <w:r w:rsidR="00FD5AB5" w:rsidRPr="00933D6F">
        <w:rPr>
          <w:rFonts w:hint="eastAsia"/>
          <w:szCs w:val="22"/>
        </w:rPr>
        <w:t>측면에서</w:t>
      </w:r>
      <w:r w:rsidR="00FD5AB5" w:rsidRPr="00933D6F">
        <w:rPr>
          <w:rFonts w:hint="eastAsia"/>
          <w:szCs w:val="22"/>
        </w:rPr>
        <w:t>,</w:t>
      </w:r>
      <w:r w:rsidR="00FD5AB5" w:rsidRPr="00933D6F">
        <w:rPr>
          <w:szCs w:val="22"/>
        </w:rPr>
        <w:t xml:space="preserve"> </w:t>
      </w:r>
      <w:r w:rsidR="00FD5AB5" w:rsidRPr="00933D6F">
        <w:rPr>
          <w:rFonts w:hint="eastAsia"/>
          <w:szCs w:val="22"/>
        </w:rPr>
        <w:t>그</w:t>
      </w:r>
      <w:r w:rsidR="00FD5AB5" w:rsidRPr="00933D6F">
        <w:rPr>
          <w:rFonts w:hint="eastAsia"/>
          <w:szCs w:val="22"/>
        </w:rPr>
        <w:t xml:space="preserve"> </w:t>
      </w:r>
      <w:r w:rsidR="00FD5AB5" w:rsidRPr="00933D6F">
        <w:rPr>
          <w:rFonts w:hint="eastAsia"/>
          <w:szCs w:val="22"/>
        </w:rPr>
        <w:t>밖의</w:t>
      </w:r>
      <w:r w:rsidR="00FD5AB5" w:rsidRPr="00933D6F">
        <w:rPr>
          <w:rFonts w:hint="eastAsia"/>
          <w:szCs w:val="22"/>
        </w:rPr>
        <w:t xml:space="preserve"> </w:t>
      </w:r>
      <w:r w:rsidR="00FD5AB5" w:rsidRPr="00933D6F">
        <w:rPr>
          <w:rFonts w:hint="eastAsia"/>
          <w:szCs w:val="22"/>
        </w:rPr>
        <w:t>진술</w:t>
      </w:r>
      <w:r w:rsidR="00FD5AB5" w:rsidRPr="00933D6F">
        <w:rPr>
          <w:rFonts w:hint="eastAsia"/>
          <w:szCs w:val="22"/>
        </w:rPr>
        <w:t xml:space="preserve"> </w:t>
      </w:r>
      <w:r w:rsidR="00FD5AB5" w:rsidRPr="00933D6F">
        <w:rPr>
          <w:rFonts w:hint="eastAsia"/>
          <w:szCs w:val="22"/>
        </w:rPr>
        <w:t>및</w:t>
      </w:r>
      <w:r w:rsidR="00FD5AB5" w:rsidRPr="00933D6F">
        <w:rPr>
          <w:rFonts w:hint="eastAsia"/>
          <w:szCs w:val="22"/>
        </w:rPr>
        <w:t xml:space="preserve"> </w:t>
      </w:r>
      <w:r w:rsidR="00FD5AB5" w:rsidRPr="00933D6F">
        <w:rPr>
          <w:rFonts w:hint="eastAsia"/>
          <w:szCs w:val="22"/>
        </w:rPr>
        <w:t>보장은</w:t>
      </w:r>
      <w:r w:rsidR="00FD5AB5" w:rsidRPr="00933D6F">
        <w:rPr>
          <w:rFonts w:hint="eastAsia"/>
          <w:szCs w:val="22"/>
        </w:rPr>
        <w:t xml:space="preserve"> </w:t>
      </w:r>
      <w:r w:rsidR="00FD5AB5" w:rsidRPr="00933D6F">
        <w:rPr>
          <w:rFonts w:hint="eastAsia"/>
          <w:szCs w:val="22"/>
        </w:rPr>
        <w:t>중요한</w:t>
      </w:r>
      <w:r w:rsidR="00FD5AB5" w:rsidRPr="00933D6F">
        <w:rPr>
          <w:rFonts w:hint="eastAsia"/>
          <w:szCs w:val="22"/>
        </w:rPr>
        <w:t xml:space="preserve"> </w:t>
      </w:r>
      <w:r w:rsidR="00FD5AB5" w:rsidRPr="00933D6F">
        <w:rPr>
          <w:rFonts w:hint="eastAsia"/>
          <w:szCs w:val="22"/>
        </w:rPr>
        <w:t>측면에서</w:t>
      </w:r>
      <w:r w:rsidR="00FD5AB5" w:rsidRPr="00933D6F">
        <w:rPr>
          <w:rFonts w:hint="eastAsia"/>
          <w:szCs w:val="22"/>
        </w:rPr>
        <w:t>,</w:t>
      </w:r>
      <w:r w:rsidR="00FD5AB5" w:rsidRPr="00933D6F">
        <w:rPr>
          <w:szCs w:val="22"/>
        </w:rPr>
        <w:t xml:space="preserve"> </w:t>
      </w:r>
      <w:r w:rsidR="007821C6" w:rsidRPr="00933D6F">
        <w:rPr>
          <w:szCs w:val="22"/>
        </w:rPr>
        <w:t>본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계약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체결일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및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거래종결일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현재</w:t>
      </w:r>
      <w:r w:rsidR="007821C6" w:rsidRPr="00933D6F">
        <w:rPr>
          <w:szCs w:val="22"/>
        </w:rPr>
        <w:t>(</w:t>
      </w:r>
      <w:r w:rsidR="007821C6" w:rsidRPr="00933D6F">
        <w:rPr>
          <w:szCs w:val="22"/>
        </w:rPr>
        <w:t>다만</w:t>
      </w:r>
      <w:r w:rsidR="007821C6" w:rsidRPr="00933D6F">
        <w:rPr>
          <w:szCs w:val="22"/>
        </w:rPr>
        <w:t xml:space="preserve">, </w:t>
      </w:r>
      <w:r w:rsidR="007821C6" w:rsidRPr="00933D6F">
        <w:rPr>
          <w:szCs w:val="22"/>
        </w:rPr>
        <w:t>진술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및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보장이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명시적으로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특정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일자나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특정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시점에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관한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것일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경우에는</w:t>
      </w:r>
      <w:r w:rsidR="007821C6" w:rsidRPr="00933D6F">
        <w:rPr>
          <w:szCs w:val="22"/>
        </w:rPr>
        <w:t xml:space="preserve">, </w:t>
      </w:r>
      <w:r w:rsidR="007821C6" w:rsidRPr="00933D6F">
        <w:rPr>
          <w:szCs w:val="22"/>
        </w:rPr>
        <w:t>그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일자나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시점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현재</w:t>
      </w:r>
      <w:r w:rsidR="007821C6" w:rsidRPr="00933D6F">
        <w:rPr>
          <w:szCs w:val="22"/>
        </w:rPr>
        <w:t xml:space="preserve">) </w:t>
      </w:r>
      <w:r w:rsidR="00A75F92" w:rsidRPr="00933D6F">
        <w:rPr>
          <w:szCs w:val="22"/>
        </w:rPr>
        <w:t>진실하고</w:t>
      </w:r>
      <w:r w:rsidR="00A75F92" w:rsidRPr="00933D6F">
        <w:rPr>
          <w:szCs w:val="22"/>
        </w:rPr>
        <w:t xml:space="preserve"> </w:t>
      </w:r>
      <w:r w:rsidR="00A75F92" w:rsidRPr="00933D6F">
        <w:rPr>
          <w:szCs w:val="22"/>
        </w:rPr>
        <w:t>정확할</w:t>
      </w:r>
      <w:r w:rsidR="00A75F92" w:rsidRPr="00933D6F">
        <w:rPr>
          <w:szCs w:val="22"/>
        </w:rPr>
        <w:t xml:space="preserve"> </w:t>
      </w:r>
      <w:r w:rsidR="00A75F92" w:rsidRPr="00933D6F">
        <w:rPr>
          <w:szCs w:val="22"/>
        </w:rPr>
        <w:t>것</w:t>
      </w:r>
      <w:r w:rsidRPr="00933D6F">
        <w:rPr>
          <w:szCs w:val="22"/>
        </w:rPr>
        <w:t>.</w:t>
      </w:r>
      <w:bookmarkEnd w:id="82"/>
      <w:r w:rsidR="00093E0D">
        <w:rPr>
          <w:rFonts w:hint="eastAsia"/>
          <w:szCs w:val="22"/>
        </w:rPr>
        <w:t xml:space="preserve"> </w:t>
      </w:r>
    </w:p>
    <w:p w14:paraId="5C6869DA" w14:textId="30F04FEB" w:rsidR="00400600" w:rsidRPr="00933D6F" w:rsidRDefault="00E63701" w:rsidP="00A2667E">
      <w:pPr>
        <w:pStyle w:val="BKLH3-1"/>
        <w:outlineLvl w:val="9"/>
        <w:rPr>
          <w:szCs w:val="22"/>
        </w:rPr>
      </w:pPr>
      <w:bookmarkStart w:id="83" w:name="_Toc522060119"/>
      <w:r>
        <w:rPr>
          <w:szCs w:val="22"/>
        </w:rPr>
        <w:t>매도인</w:t>
      </w:r>
      <w:r w:rsidR="00400600" w:rsidRPr="00933D6F">
        <w:rPr>
          <w:szCs w:val="22"/>
        </w:rPr>
        <w:t>이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거래종결일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또는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그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이전까지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이행하거나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준수하여야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하는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확약과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의무를</w:t>
      </w:r>
      <w:r w:rsidR="00400600" w:rsidRPr="00933D6F">
        <w:rPr>
          <w:szCs w:val="22"/>
        </w:rPr>
        <w:t xml:space="preserve"> </w:t>
      </w:r>
      <w:r w:rsidR="00523859" w:rsidRPr="00933D6F">
        <w:rPr>
          <w:szCs w:val="22"/>
        </w:rPr>
        <w:t>중요한</w:t>
      </w:r>
      <w:r w:rsidR="00523859" w:rsidRPr="00933D6F">
        <w:rPr>
          <w:szCs w:val="22"/>
        </w:rPr>
        <w:t xml:space="preserve"> </w:t>
      </w:r>
      <w:r w:rsidR="00523859" w:rsidRPr="00933D6F">
        <w:rPr>
          <w:szCs w:val="22"/>
        </w:rPr>
        <w:t>측면</w:t>
      </w:r>
      <w:r w:rsidR="00400600" w:rsidRPr="00933D6F">
        <w:rPr>
          <w:szCs w:val="22"/>
        </w:rPr>
        <w:t>에서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모두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이행할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것</w:t>
      </w:r>
      <w:r w:rsidR="002257EF" w:rsidRPr="00933D6F">
        <w:rPr>
          <w:szCs w:val="22"/>
        </w:rPr>
        <w:t>.</w:t>
      </w:r>
      <w:bookmarkEnd w:id="83"/>
      <w:r w:rsidR="002257EF" w:rsidRPr="00933D6F">
        <w:rPr>
          <w:rFonts w:hint="eastAsia"/>
          <w:szCs w:val="22"/>
        </w:rPr>
        <w:t xml:space="preserve"> </w:t>
      </w:r>
    </w:p>
    <w:p w14:paraId="2CB1AC35" w14:textId="77777777" w:rsidR="00AE766B" w:rsidRPr="00933D6F" w:rsidRDefault="004A0AC8" w:rsidP="00A2667E">
      <w:pPr>
        <w:pStyle w:val="BKLH3-1"/>
        <w:outlineLvl w:val="9"/>
        <w:rPr>
          <w:szCs w:val="22"/>
        </w:rPr>
      </w:pPr>
      <w:bookmarkStart w:id="84" w:name="_Toc522060120"/>
      <w:r w:rsidRPr="00933D6F">
        <w:rPr>
          <w:rFonts w:hint="eastAsia"/>
          <w:szCs w:val="22"/>
        </w:rPr>
        <w:t>본건</w:t>
      </w:r>
      <w:r w:rsidRPr="00933D6F">
        <w:rPr>
          <w:rFonts w:hint="eastAsia"/>
          <w:szCs w:val="22"/>
        </w:rPr>
        <w:t xml:space="preserve"> </w:t>
      </w:r>
      <w:r w:rsidR="006C365F" w:rsidRPr="00933D6F">
        <w:rPr>
          <w:rFonts w:hint="eastAsia"/>
          <w:szCs w:val="22"/>
        </w:rPr>
        <w:t>전체</w:t>
      </w:r>
      <w:r w:rsidR="006C365F"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거래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밖에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본</w:t>
      </w:r>
      <w:r w:rsidR="006C365F" w:rsidRPr="00933D6F">
        <w:rPr>
          <w:rFonts w:hint="eastAsia"/>
          <w:szCs w:val="22"/>
        </w:rPr>
        <w:t>건</w:t>
      </w:r>
      <w:r w:rsidR="006C365F" w:rsidRPr="00933D6F">
        <w:rPr>
          <w:rFonts w:hint="eastAsia"/>
          <w:szCs w:val="22"/>
        </w:rPr>
        <w:t xml:space="preserve"> </w:t>
      </w:r>
      <w:r w:rsidR="006C365F" w:rsidRPr="00933D6F">
        <w:rPr>
          <w:rFonts w:hint="eastAsia"/>
          <w:szCs w:val="22"/>
        </w:rPr>
        <w:t>전체</w:t>
      </w:r>
      <w:r w:rsidR="006C365F" w:rsidRPr="00933D6F">
        <w:rPr>
          <w:rFonts w:hint="eastAsia"/>
          <w:szCs w:val="22"/>
        </w:rPr>
        <w:t xml:space="preserve"> </w:t>
      </w:r>
      <w:r w:rsidR="006C365F" w:rsidRPr="00933D6F">
        <w:rPr>
          <w:rFonts w:hint="eastAsia"/>
          <w:szCs w:val="22"/>
        </w:rPr>
        <w:t>거래</w:t>
      </w:r>
      <w:r w:rsidR="006C365F"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계약에서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예정된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거래의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종결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본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계약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및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관련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부속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계약의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체결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및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이행을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금지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또는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제한하는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법률이나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법원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기타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정부기관으로부터의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판결</w:t>
      </w:r>
      <w:r w:rsidR="00AE766B" w:rsidRPr="00933D6F">
        <w:rPr>
          <w:rFonts w:hint="eastAsia"/>
          <w:szCs w:val="22"/>
        </w:rPr>
        <w:t xml:space="preserve">, </w:t>
      </w:r>
      <w:r w:rsidR="00AE766B" w:rsidRPr="00933D6F">
        <w:rPr>
          <w:rFonts w:hint="eastAsia"/>
          <w:szCs w:val="22"/>
        </w:rPr>
        <w:t>명령</w:t>
      </w:r>
      <w:r w:rsidR="00AE766B" w:rsidRPr="00933D6F">
        <w:rPr>
          <w:rFonts w:hint="eastAsia"/>
          <w:szCs w:val="22"/>
        </w:rPr>
        <w:t xml:space="preserve">, </w:t>
      </w:r>
      <w:r w:rsidR="00AE766B" w:rsidRPr="00933D6F">
        <w:rPr>
          <w:rFonts w:hint="eastAsia"/>
          <w:szCs w:val="22"/>
        </w:rPr>
        <w:t>소송</w:t>
      </w:r>
      <w:r w:rsidR="00AE766B" w:rsidRPr="00933D6F">
        <w:rPr>
          <w:rFonts w:hint="eastAsia"/>
          <w:szCs w:val="22"/>
        </w:rPr>
        <w:t xml:space="preserve">, </w:t>
      </w:r>
      <w:r w:rsidR="00AE766B" w:rsidRPr="00933D6F">
        <w:rPr>
          <w:rFonts w:hint="eastAsia"/>
          <w:szCs w:val="22"/>
        </w:rPr>
        <w:t>가처분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기타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조치가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제정</w:t>
      </w:r>
      <w:r w:rsidR="00AE766B" w:rsidRPr="00933D6F">
        <w:rPr>
          <w:rFonts w:hint="eastAsia"/>
          <w:szCs w:val="22"/>
        </w:rPr>
        <w:t xml:space="preserve">, </w:t>
      </w:r>
      <w:r w:rsidR="00AE766B" w:rsidRPr="00933D6F">
        <w:rPr>
          <w:rFonts w:hint="eastAsia"/>
          <w:szCs w:val="22"/>
        </w:rPr>
        <w:t>시행</w:t>
      </w:r>
      <w:r w:rsidR="00AE766B" w:rsidRPr="00933D6F">
        <w:rPr>
          <w:rFonts w:hint="eastAsia"/>
          <w:szCs w:val="22"/>
        </w:rPr>
        <w:t xml:space="preserve">, </w:t>
      </w:r>
      <w:r w:rsidR="00AE766B" w:rsidRPr="00933D6F">
        <w:rPr>
          <w:rFonts w:hint="eastAsia"/>
          <w:szCs w:val="22"/>
        </w:rPr>
        <w:t>제기</w:t>
      </w:r>
      <w:r w:rsidR="00AE766B" w:rsidRPr="00933D6F">
        <w:rPr>
          <w:rFonts w:hint="eastAsia"/>
          <w:szCs w:val="22"/>
        </w:rPr>
        <w:t xml:space="preserve">, </w:t>
      </w:r>
      <w:r w:rsidR="00AE766B" w:rsidRPr="00933D6F">
        <w:rPr>
          <w:rFonts w:hint="eastAsia"/>
          <w:szCs w:val="22"/>
        </w:rPr>
        <w:t>존재하지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아니할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것</w:t>
      </w:r>
      <w:r w:rsidR="00AE766B" w:rsidRPr="00933D6F">
        <w:rPr>
          <w:rFonts w:hint="eastAsia"/>
          <w:szCs w:val="22"/>
        </w:rPr>
        <w:t>.</w:t>
      </w:r>
    </w:p>
    <w:p w14:paraId="37284931" w14:textId="7FFE4217" w:rsidR="008805A7" w:rsidRPr="00933D6F" w:rsidRDefault="00AE766B" w:rsidP="00A2667E">
      <w:pPr>
        <w:pStyle w:val="BKLH3-1"/>
        <w:outlineLvl w:val="9"/>
        <w:rPr>
          <w:szCs w:val="22"/>
        </w:rPr>
      </w:pPr>
      <w:r w:rsidRPr="00933D6F">
        <w:rPr>
          <w:rFonts w:hint="eastAsia"/>
          <w:szCs w:val="22"/>
        </w:rPr>
        <w:t>관련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법률에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따라</w:t>
      </w:r>
      <w:r w:rsidRPr="00933D6F">
        <w:rPr>
          <w:rFonts w:hint="eastAsia"/>
          <w:szCs w:val="22"/>
        </w:rPr>
        <w:t xml:space="preserve"> </w:t>
      </w:r>
      <w:r w:rsidR="00E63701">
        <w:rPr>
          <w:rFonts w:hint="eastAsia"/>
          <w:szCs w:val="22"/>
        </w:rPr>
        <w:t>매도인</w:t>
      </w:r>
      <w:r w:rsidR="00D01A36" w:rsidRPr="00933D6F">
        <w:rPr>
          <w:rFonts w:hint="eastAsia"/>
          <w:szCs w:val="22"/>
        </w:rPr>
        <w:t xml:space="preserve"> </w:t>
      </w:r>
      <w:r w:rsidR="00D01A36" w:rsidRPr="00933D6F">
        <w:rPr>
          <w:rFonts w:hint="eastAsia"/>
          <w:szCs w:val="22"/>
        </w:rPr>
        <w:t>또는</w:t>
      </w:r>
      <w:r w:rsidR="00D01A36" w:rsidRPr="00933D6F">
        <w:rPr>
          <w:rFonts w:hint="eastAsia"/>
          <w:szCs w:val="22"/>
        </w:rPr>
        <w:t xml:space="preserve"> </w:t>
      </w:r>
      <w:r w:rsidR="00D01A36" w:rsidRPr="00933D6F">
        <w:rPr>
          <w:rFonts w:hint="eastAsia"/>
          <w:szCs w:val="22"/>
        </w:rPr>
        <w:t>대상회사</w:t>
      </w:r>
      <w:r w:rsidR="004A6413">
        <w:rPr>
          <w:rFonts w:hint="eastAsia"/>
          <w:szCs w:val="22"/>
        </w:rPr>
        <w:t>등이</w:t>
      </w:r>
      <w:r w:rsidR="00D01A36"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거래종결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이전에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취득</w:t>
      </w:r>
      <w:r w:rsidR="00B5201D">
        <w:rPr>
          <w:rFonts w:hint="eastAsia"/>
          <w:szCs w:val="22"/>
        </w:rPr>
        <w:t>하여</w:t>
      </w:r>
      <w:r w:rsidRPr="00933D6F">
        <w:rPr>
          <w:rFonts w:hint="eastAsia"/>
          <w:szCs w:val="22"/>
        </w:rPr>
        <w:t>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하는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본건</w:t>
      </w:r>
      <w:r w:rsidRPr="00933D6F">
        <w:rPr>
          <w:rFonts w:hint="eastAsia"/>
          <w:szCs w:val="22"/>
        </w:rPr>
        <w:t xml:space="preserve"> </w:t>
      </w:r>
      <w:r w:rsidR="00AE7521" w:rsidRPr="00933D6F">
        <w:rPr>
          <w:rFonts w:hint="eastAsia"/>
          <w:szCs w:val="22"/>
        </w:rPr>
        <w:t>전체</w:t>
      </w:r>
      <w:r w:rsidR="00AE7521"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거래에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관한</w:t>
      </w:r>
      <w:r w:rsidRPr="00933D6F">
        <w:rPr>
          <w:rFonts w:hint="eastAsia"/>
          <w:szCs w:val="22"/>
        </w:rPr>
        <w:t xml:space="preserve"> </w:t>
      </w:r>
      <w:r w:rsidR="002F618B" w:rsidRPr="00933D6F">
        <w:rPr>
          <w:rFonts w:hint="eastAsia"/>
          <w:szCs w:val="22"/>
        </w:rPr>
        <w:t>정부기관</w:t>
      </w:r>
      <w:r w:rsidR="002F618B" w:rsidRPr="00933D6F">
        <w:rPr>
          <w:rFonts w:hint="eastAsia"/>
          <w:szCs w:val="22"/>
        </w:rPr>
        <w:t xml:space="preserve"> </w:t>
      </w:r>
      <w:r w:rsidR="002F618B" w:rsidRPr="00933D6F">
        <w:rPr>
          <w:rFonts w:hint="eastAsia"/>
          <w:szCs w:val="22"/>
        </w:rPr>
        <w:t>인허가</w:t>
      </w:r>
      <w:r w:rsidR="002F618B" w:rsidRPr="00933D6F">
        <w:rPr>
          <w:szCs w:val="22"/>
        </w:rPr>
        <w:t>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모두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취득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이행되고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기타</w:t>
      </w:r>
      <w:r w:rsidRPr="00933D6F">
        <w:rPr>
          <w:rFonts w:hint="eastAsia"/>
          <w:szCs w:val="22"/>
        </w:rPr>
        <w:t xml:space="preserve"> </w:t>
      </w:r>
      <w:r w:rsidR="00AE7521" w:rsidRPr="00933D6F">
        <w:rPr>
          <w:rFonts w:hint="eastAsia"/>
          <w:szCs w:val="22"/>
        </w:rPr>
        <w:t>본건</w:t>
      </w:r>
      <w:r w:rsidR="00AE7521" w:rsidRPr="00933D6F">
        <w:rPr>
          <w:rFonts w:hint="eastAsia"/>
          <w:szCs w:val="22"/>
        </w:rPr>
        <w:t xml:space="preserve"> </w:t>
      </w:r>
      <w:r w:rsidR="00AE7521" w:rsidRPr="00933D6F">
        <w:rPr>
          <w:rFonts w:hint="eastAsia"/>
          <w:szCs w:val="22"/>
        </w:rPr>
        <w:t>전체</w:t>
      </w:r>
      <w:r w:rsidR="00AE7521" w:rsidRPr="00933D6F">
        <w:rPr>
          <w:rFonts w:hint="eastAsia"/>
          <w:szCs w:val="22"/>
        </w:rPr>
        <w:t xml:space="preserve"> </w:t>
      </w:r>
      <w:r w:rsidR="00AE7521" w:rsidRPr="00933D6F">
        <w:rPr>
          <w:rFonts w:hint="eastAsia"/>
          <w:szCs w:val="22"/>
        </w:rPr>
        <w:t>거래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계약상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달리</w:t>
      </w:r>
      <w:r w:rsidRPr="00933D6F">
        <w:rPr>
          <w:rFonts w:hint="eastAsia"/>
          <w:szCs w:val="22"/>
        </w:rPr>
        <w:t xml:space="preserve"> </w:t>
      </w:r>
      <w:r w:rsidR="00E63701">
        <w:rPr>
          <w:rFonts w:hint="eastAsia"/>
          <w:szCs w:val="22"/>
        </w:rPr>
        <w:t>매도인</w:t>
      </w:r>
      <w:r w:rsidR="00AE7521" w:rsidRPr="00933D6F">
        <w:rPr>
          <w:rFonts w:hint="eastAsia"/>
          <w:szCs w:val="22"/>
        </w:rPr>
        <w:t xml:space="preserve"> </w:t>
      </w:r>
      <w:r w:rsidR="00AE7521" w:rsidRPr="00933D6F">
        <w:rPr>
          <w:rFonts w:hint="eastAsia"/>
          <w:szCs w:val="22"/>
        </w:rPr>
        <w:t>또는</w:t>
      </w:r>
      <w:r w:rsidR="00AE7521" w:rsidRPr="00933D6F">
        <w:rPr>
          <w:rFonts w:hint="eastAsia"/>
          <w:szCs w:val="22"/>
        </w:rPr>
        <w:t xml:space="preserve"> </w:t>
      </w:r>
      <w:r w:rsidR="00AE7521" w:rsidRPr="00933D6F">
        <w:rPr>
          <w:rFonts w:hint="eastAsia"/>
          <w:szCs w:val="22"/>
        </w:rPr>
        <w:t>대상회사</w:t>
      </w:r>
      <w:r w:rsidR="004248F2">
        <w:rPr>
          <w:rFonts w:hint="eastAsia"/>
          <w:szCs w:val="22"/>
        </w:rPr>
        <w:t>등</w:t>
      </w:r>
      <w:r w:rsidR="00AE7521" w:rsidRPr="00933D6F">
        <w:rPr>
          <w:rFonts w:hint="eastAsia"/>
          <w:szCs w:val="22"/>
        </w:rPr>
        <w:t>에게</w:t>
      </w:r>
      <w:r w:rsidR="00AE7521"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필요한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제</w:t>
      </w:r>
      <w:r w:rsidRPr="00933D6F">
        <w:rPr>
          <w:rFonts w:hint="eastAsia"/>
          <w:szCs w:val="22"/>
        </w:rPr>
        <w:t>3</w:t>
      </w:r>
      <w:r w:rsidRPr="00933D6F">
        <w:rPr>
          <w:rFonts w:hint="eastAsia"/>
          <w:szCs w:val="22"/>
        </w:rPr>
        <w:t>자의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동의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승인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통지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기타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필요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절차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등이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완료되었을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것</w:t>
      </w:r>
      <w:r w:rsidRPr="00933D6F">
        <w:rPr>
          <w:rFonts w:hint="eastAsia"/>
          <w:szCs w:val="22"/>
        </w:rPr>
        <w:t>.</w:t>
      </w:r>
      <w:bookmarkEnd w:id="84"/>
    </w:p>
    <w:p w14:paraId="1F8CB1C6" w14:textId="77777777" w:rsidR="00BE70C4" w:rsidRPr="00933D6F" w:rsidRDefault="00BE70C4" w:rsidP="00A2667E">
      <w:pPr>
        <w:pStyle w:val="BKLH3-1"/>
        <w:outlineLvl w:val="9"/>
        <w:rPr>
          <w:szCs w:val="22"/>
        </w:rPr>
      </w:pPr>
      <w:bookmarkStart w:id="85" w:name="_Toc522060123"/>
      <w:r w:rsidRPr="00933D6F">
        <w:rPr>
          <w:rFonts w:hint="eastAsia"/>
          <w:szCs w:val="22"/>
        </w:rPr>
        <w:t>본건</w:t>
      </w:r>
      <w:r w:rsidRPr="00933D6F">
        <w:rPr>
          <w:szCs w:val="22"/>
        </w:rPr>
        <w:t xml:space="preserve"> </w:t>
      </w:r>
      <w:r w:rsidR="006C3357" w:rsidRPr="00933D6F">
        <w:rPr>
          <w:rFonts w:hint="eastAsia"/>
          <w:szCs w:val="22"/>
        </w:rPr>
        <w:t>전체</w:t>
      </w:r>
      <w:r w:rsidR="006C3357"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거래에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필요한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매수인의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내부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승인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절차</w:t>
      </w:r>
      <w:r w:rsidR="00AE766B" w:rsidRPr="00933D6F">
        <w:rPr>
          <w:rFonts w:hint="eastAsia"/>
          <w:szCs w:val="22"/>
        </w:rPr>
        <w:t>(</w:t>
      </w:r>
      <w:r w:rsidR="00AE766B" w:rsidRPr="00933D6F">
        <w:rPr>
          <w:rFonts w:hint="eastAsia"/>
          <w:szCs w:val="22"/>
        </w:rPr>
        <w:t>투자심의위원회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포함</w:t>
      </w:r>
      <w:r w:rsidR="00AE766B" w:rsidRPr="00933D6F">
        <w:rPr>
          <w:rFonts w:hint="eastAsia"/>
          <w:szCs w:val="22"/>
        </w:rPr>
        <w:t>)</w:t>
      </w:r>
      <w:r w:rsidRPr="00933D6F">
        <w:rPr>
          <w:rFonts w:hint="eastAsia"/>
          <w:szCs w:val="22"/>
        </w:rPr>
        <w:t>가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완료되었을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것</w:t>
      </w:r>
      <w:r w:rsidRPr="00933D6F">
        <w:rPr>
          <w:szCs w:val="22"/>
        </w:rPr>
        <w:t>.</w:t>
      </w:r>
      <w:bookmarkEnd w:id="85"/>
    </w:p>
    <w:p w14:paraId="76A224BE" w14:textId="77777777" w:rsidR="00BE70C4" w:rsidRPr="00933D6F" w:rsidRDefault="00BE70C4" w:rsidP="00A2667E">
      <w:pPr>
        <w:pStyle w:val="BKLH3-1"/>
        <w:outlineLvl w:val="9"/>
        <w:rPr>
          <w:szCs w:val="22"/>
        </w:rPr>
      </w:pPr>
      <w:bookmarkStart w:id="86" w:name="_Toc522060125"/>
      <w:r w:rsidRPr="00933D6F">
        <w:rPr>
          <w:rFonts w:hint="eastAsia"/>
          <w:szCs w:val="22"/>
        </w:rPr>
        <w:t>중대하게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부정적인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영향이</w:t>
      </w:r>
      <w:r w:rsidRPr="00933D6F">
        <w:rPr>
          <w:rFonts w:hint="eastAsia"/>
          <w:szCs w:val="22"/>
        </w:rPr>
        <w:t xml:space="preserve"> </w:t>
      </w:r>
      <w:r w:rsidR="00D40DCB" w:rsidRPr="00933D6F">
        <w:rPr>
          <w:rFonts w:hint="eastAsia"/>
          <w:szCs w:val="22"/>
        </w:rPr>
        <w:t>존재</w:t>
      </w:r>
      <w:r w:rsidRPr="00933D6F">
        <w:rPr>
          <w:rFonts w:hint="eastAsia"/>
          <w:szCs w:val="22"/>
        </w:rPr>
        <w:t>하지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않을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것</w:t>
      </w:r>
      <w:r w:rsidRPr="00933D6F">
        <w:rPr>
          <w:rFonts w:hint="eastAsia"/>
          <w:szCs w:val="22"/>
        </w:rPr>
        <w:t>.</w:t>
      </w:r>
      <w:bookmarkEnd w:id="86"/>
    </w:p>
    <w:p w14:paraId="4E455DC9" w14:textId="073EB95B" w:rsidR="009470FA" w:rsidRPr="00933D6F" w:rsidRDefault="001200BF" w:rsidP="005D72D0">
      <w:pPr>
        <w:pStyle w:val="BKLH3-1"/>
        <w:outlineLvl w:val="9"/>
        <w:rPr>
          <w:szCs w:val="21"/>
        </w:rPr>
      </w:pPr>
      <w:bookmarkStart w:id="87" w:name="_Hlk199947787"/>
      <w:r w:rsidRPr="00933D6F">
        <w:rPr>
          <w:rFonts w:hint="eastAsia"/>
          <w:szCs w:val="22"/>
        </w:rPr>
        <w:t>(</w:t>
      </w:r>
      <w:r w:rsidRPr="00933D6F">
        <w:rPr>
          <w:szCs w:val="22"/>
        </w:rPr>
        <w:t xml:space="preserve">i) </w:t>
      </w:r>
      <w:r w:rsidR="00AE7521" w:rsidRPr="00933D6F">
        <w:rPr>
          <w:rFonts w:hint="eastAsia"/>
          <w:szCs w:val="22"/>
        </w:rPr>
        <w:t>본건</w:t>
      </w:r>
      <w:r w:rsidR="00AE7521" w:rsidRPr="00933D6F">
        <w:rPr>
          <w:rFonts w:hint="eastAsia"/>
          <w:szCs w:val="22"/>
        </w:rPr>
        <w:t xml:space="preserve"> </w:t>
      </w:r>
      <w:r w:rsidR="00AE7521" w:rsidRPr="00933D6F">
        <w:rPr>
          <w:rFonts w:hint="eastAsia"/>
          <w:szCs w:val="22"/>
        </w:rPr>
        <w:t>전체</w:t>
      </w:r>
      <w:r w:rsidR="00AE7521" w:rsidRPr="00933D6F">
        <w:rPr>
          <w:rFonts w:hint="eastAsia"/>
          <w:szCs w:val="22"/>
        </w:rPr>
        <w:t xml:space="preserve"> </w:t>
      </w:r>
      <w:r w:rsidR="00AE7521" w:rsidRPr="00933D6F">
        <w:rPr>
          <w:rFonts w:hint="eastAsia"/>
          <w:szCs w:val="22"/>
        </w:rPr>
        <w:t>거래</w:t>
      </w:r>
      <w:r w:rsidR="00AE7521" w:rsidRPr="00933D6F">
        <w:rPr>
          <w:rFonts w:hint="eastAsia"/>
          <w:szCs w:val="22"/>
        </w:rPr>
        <w:t xml:space="preserve"> </w:t>
      </w:r>
      <w:r w:rsidR="00AE7521" w:rsidRPr="00933D6F">
        <w:rPr>
          <w:rFonts w:hint="eastAsia"/>
          <w:szCs w:val="22"/>
        </w:rPr>
        <w:t>계약</w:t>
      </w:r>
      <w:r w:rsidR="00C61941" w:rsidRPr="00933D6F">
        <w:rPr>
          <w:rFonts w:hint="eastAsia"/>
          <w:szCs w:val="21"/>
        </w:rPr>
        <w:t>이</w:t>
      </w:r>
      <w:r w:rsidR="00C61941" w:rsidRPr="00933D6F">
        <w:rPr>
          <w:rFonts w:hint="eastAsia"/>
          <w:szCs w:val="21"/>
        </w:rPr>
        <w:t xml:space="preserve"> </w:t>
      </w:r>
      <w:r w:rsidR="00AE7521" w:rsidRPr="00933D6F">
        <w:rPr>
          <w:rFonts w:hint="eastAsia"/>
          <w:szCs w:val="21"/>
        </w:rPr>
        <w:t>적법하게</w:t>
      </w:r>
      <w:r w:rsidR="00AE7521" w:rsidRPr="00933D6F">
        <w:rPr>
          <w:rFonts w:hint="eastAsia"/>
          <w:szCs w:val="21"/>
        </w:rPr>
        <w:t xml:space="preserve"> </w:t>
      </w:r>
      <w:r w:rsidR="00C61941" w:rsidRPr="00933D6F">
        <w:rPr>
          <w:rFonts w:hint="eastAsia"/>
          <w:szCs w:val="21"/>
        </w:rPr>
        <w:t>체결되</w:t>
      </w:r>
      <w:r w:rsidR="005B59BE" w:rsidRPr="00933D6F">
        <w:rPr>
          <w:rFonts w:hint="eastAsia"/>
          <w:szCs w:val="21"/>
        </w:rPr>
        <w:t>어</w:t>
      </w:r>
      <w:r w:rsidR="005B59BE" w:rsidRPr="00933D6F">
        <w:rPr>
          <w:rFonts w:hint="eastAsia"/>
          <w:szCs w:val="21"/>
        </w:rPr>
        <w:t xml:space="preserve"> </w:t>
      </w:r>
      <w:r w:rsidR="005B59BE" w:rsidRPr="00933D6F">
        <w:rPr>
          <w:rFonts w:hint="eastAsia"/>
          <w:szCs w:val="21"/>
        </w:rPr>
        <w:t>유효하게</w:t>
      </w:r>
      <w:r w:rsidR="005B59BE" w:rsidRPr="00933D6F">
        <w:rPr>
          <w:rFonts w:hint="eastAsia"/>
          <w:szCs w:val="21"/>
        </w:rPr>
        <w:t xml:space="preserve"> </w:t>
      </w:r>
      <w:r w:rsidR="005B59BE" w:rsidRPr="00933D6F">
        <w:rPr>
          <w:rFonts w:hint="eastAsia"/>
          <w:szCs w:val="21"/>
        </w:rPr>
        <w:t>존속하</w:t>
      </w:r>
      <w:r w:rsidR="00C61941" w:rsidRPr="00933D6F">
        <w:rPr>
          <w:rFonts w:hint="eastAsia"/>
          <w:szCs w:val="21"/>
        </w:rPr>
        <w:t>고</w:t>
      </w:r>
      <w:r w:rsidR="000E6F48" w:rsidRPr="00933D6F">
        <w:rPr>
          <w:rFonts w:hint="eastAsia"/>
          <w:szCs w:val="21"/>
        </w:rPr>
        <w:t>,</w:t>
      </w:r>
      <w:r w:rsidR="00C61941" w:rsidRPr="00933D6F">
        <w:rPr>
          <w:rFonts w:hint="eastAsia"/>
          <w:szCs w:val="21"/>
        </w:rPr>
        <w:t xml:space="preserve"> </w:t>
      </w:r>
      <w:r w:rsidR="00532A6D" w:rsidRPr="00933D6F">
        <w:rPr>
          <w:szCs w:val="21"/>
        </w:rPr>
        <w:t>(</w:t>
      </w:r>
      <w:r w:rsidRPr="00933D6F">
        <w:rPr>
          <w:szCs w:val="21"/>
        </w:rPr>
        <w:t>ii</w:t>
      </w:r>
      <w:r w:rsidR="00532A6D" w:rsidRPr="00933D6F">
        <w:rPr>
          <w:szCs w:val="21"/>
        </w:rPr>
        <w:t xml:space="preserve">) </w:t>
      </w:r>
      <w:r w:rsidRPr="00933D6F">
        <w:rPr>
          <w:szCs w:val="21"/>
        </w:rPr>
        <w:t>(</w:t>
      </w:r>
      <w:r w:rsidRPr="00933D6F">
        <w:rPr>
          <w:rFonts w:hint="eastAsia"/>
          <w:szCs w:val="21"/>
        </w:rPr>
        <w:t>a</w:t>
      </w:r>
      <w:r w:rsidRPr="00933D6F">
        <w:rPr>
          <w:szCs w:val="21"/>
        </w:rPr>
        <w:t xml:space="preserve">) </w:t>
      </w:r>
      <w:r w:rsidR="00484BE9" w:rsidRPr="00933D6F">
        <w:rPr>
          <w:rFonts w:hint="eastAsia"/>
          <w:szCs w:val="21"/>
        </w:rPr>
        <w:t>본건</w:t>
      </w:r>
      <w:r w:rsidR="00484BE9" w:rsidRPr="00933D6F">
        <w:rPr>
          <w:rFonts w:hint="eastAsia"/>
          <w:szCs w:val="21"/>
        </w:rPr>
        <w:t xml:space="preserve"> </w:t>
      </w:r>
      <w:r w:rsidR="00505060" w:rsidRPr="00933D6F">
        <w:rPr>
          <w:rFonts w:hint="eastAsia"/>
          <w:szCs w:val="21"/>
        </w:rPr>
        <w:t>거래</w:t>
      </w:r>
      <w:r w:rsidR="00505060" w:rsidRPr="00933D6F">
        <w:rPr>
          <w:rFonts w:hint="eastAsia"/>
          <w:szCs w:val="21"/>
        </w:rPr>
        <w:t xml:space="preserve"> </w:t>
      </w:r>
      <w:r w:rsidR="00505060" w:rsidRPr="00933D6F">
        <w:rPr>
          <w:rFonts w:hint="eastAsia"/>
          <w:szCs w:val="21"/>
        </w:rPr>
        <w:t>및</w:t>
      </w:r>
      <w:r w:rsidR="00505060" w:rsidRPr="00933D6F">
        <w:rPr>
          <w:rFonts w:hint="eastAsia"/>
          <w:szCs w:val="21"/>
        </w:rPr>
        <w:t xml:space="preserve"> </w:t>
      </w:r>
      <w:r w:rsidR="00505060" w:rsidRPr="00933D6F">
        <w:rPr>
          <w:rFonts w:hint="eastAsia"/>
          <w:szCs w:val="21"/>
        </w:rPr>
        <w:t>관련</w:t>
      </w:r>
      <w:r w:rsidR="00484BE9" w:rsidRPr="00933D6F">
        <w:rPr>
          <w:rFonts w:hint="eastAsia"/>
          <w:szCs w:val="21"/>
        </w:rPr>
        <w:t>거래</w:t>
      </w:r>
      <w:r w:rsidR="00C61941" w:rsidRPr="00933D6F">
        <w:rPr>
          <w:rFonts w:hint="eastAsia"/>
          <w:szCs w:val="21"/>
        </w:rPr>
        <w:t>가</w:t>
      </w:r>
      <w:r w:rsidR="00C61941" w:rsidRPr="00933D6F">
        <w:rPr>
          <w:rFonts w:hint="eastAsia"/>
          <w:szCs w:val="21"/>
        </w:rPr>
        <w:t xml:space="preserve"> </w:t>
      </w:r>
      <w:r w:rsidR="00532A6D" w:rsidRPr="00933D6F">
        <w:rPr>
          <w:rFonts w:hint="eastAsia"/>
          <w:szCs w:val="21"/>
        </w:rPr>
        <w:t>본</w:t>
      </w:r>
      <w:r w:rsidR="00532A6D" w:rsidRPr="00933D6F">
        <w:rPr>
          <w:szCs w:val="21"/>
        </w:rPr>
        <w:t xml:space="preserve"> </w:t>
      </w:r>
      <w:r w:rsidR="00532A6D" w:rsidRPr="00933D6F">
        <w:rPr>
          <w:rFonts w:hint="eastAsia"/>
          <w:szCs w:val="21"/>
        </w:rPr>
        <w:t>계약</w:t>
      </w:r>
      <w:r w:rsidR="00532A6D" w:rsidRPr="00933D6F">
        <w:rPr>
          <w:rFonts w:hint="eastAsia"/>
          <w:szCs w:val="21"/>
        </w:rPr>
        <w:t xml:space="preserve"> </w:t>
      </w:r>
      <w:r w:rsidR="00532A6D" w:rsidRPr="00933D6F">
        <w:rPr>
          <w:rFonts w:hint="eastAsia"/>
          <w:szCs w:val="21"/>
        </w:rPr>
        <w:t>및</w:t>
      </w:r>
      <w:r w:rsidR="00532A6D" w:rsidRPr="00933D6F">
        <w:rPr>
          <w:rFonts w:hint="eastAsia"/>
          <w:szCs w:val="21"/>
        </w:rPr>
        <w:t xml:space="preserve"> </w:t>
      </w:r>
      <w:r w:rsidR="00532A6D" w:rsidRPr="00933D6F">
        <w:rPr>
          <w:rFonts w:hint="eastAsia"/>
          <w:szCs w:val="21"/>
        </w:rPr>
        <w:t>관련거래</w:t>
      </w:r>
      <w:r w:rsidR="00532A6D" w:rsidRPr="00933D6F">
        <w:rPr>
          <w:rFonts w:hint="eastAsia"/>
          <w:szCs w:val="21"/>
        </w:rPr>
        <w:t xml:space="preserve"> </w:t>
      </w:r>
      <w:r w:rsidR="00532A6D" w:rsidRPr="00933D6F">
        <w:rPr>
          <w:rFonts w:hint="eastAsia"/>
          <w:szCs w:val="21"/>
        </w:rPr>
        <w:t>계약에서</w:t>
      </w:r>
      <w:r w:rsidR="00532A6D" w:rsidRPr="00933D6F">
        <w:rPr>
          <w:rFonts w:hint="eastAsia"/>
          <w:szCs w:val="21"/>
        </w:rPr>
        <w:t xml:space="preserve"> </w:t>
      </w:r>
      <w:r w:rsidR="00532A6D" w:rsidRPr="00933D6F">
        <w:rPr>
          <w:rFonts w:hint="eastAsia"/>
          <w:szCs w:val="21"/>
        </w:rPr>
        <w:t>정하는</w:t>
      </w:r>
      <w:r w:rsidR="00532A6D" w:rsidRPr="00933D6F">
        <w:rPr>
          <w:rFonts w:hint="eastAsia"/>
          <w:szCs w:val="21"/>
        </w:rPr>
        <w:t xml:space="preserve"> </w:t>
      </w:r>
      <w:r w:rsidR="00532A6D" w:rsidRPr="00933D6F">
        <w:rPr>
          <w:rFonts w:hint="eastAsia"/>
          <w:szCs w:val="21"/>
        </w:rPr>
        <w:t>바에</w:t>
      </w:r>
      <w:r w:rsidR="00532A6D" w:rsidRPr="00933D6F">
        <w:rPr>
          <w:rFonts w:hint="eastAsia"/>
          <w:szCs w:val="21"/>
        </w:rPr>
        <w:t xml:space="preserve"> </w:t>
      </w:r>
      <w:r w:rsidR="00532A6D" w:rsidRPr="00933D6F">
        <w:rPr>
          <w:rFonts w:hint="eastAsia"/>
          <w:szCs w:val="21"/>
        </w:rPr>
        <w:t>따라</w:t>
      </w:r>
      <w:r w:rsidR="00532A6D" w:rsidRPr="00933D6F">
        <w:rPr>
          <w:rFonts w:hint="eastAsia"/>
          <w:szCs w:val="21"/>
        </w:rPr>
        <w:t xml:space="preserve"> </w:t>
      </w:r>
      <w:r w:rsidR="00532A6D" w:rsidRPr="00933D6F">
        <w:rPr>
          <w:rFonts w:hint="eastAsia"/>
          <w:szCs w:val="21"/>
        </w:rPr>
        <w:t>거래종결일에</w:t>
      </w:r>
      <w:r w:rsidR="00532A6D" w:rsidRPr="00933D6F">
        <w:rPr>
          <w:rFonts w:hint="eastAsia"/>
          <w:szCs w:val="21"/>
        </w:rPr>
        <w:t xml:space="preserve"> </w:t>
      </w:r>
      <w:r w:rsidR="00D45EA7" w:rsidRPr="00933D6F">
        <w:rPr>
          <w:rFonts w:hint="eastAsia"/>
          <w:szCs w:val="21"/>
        </w:rPr>
        <w:t>함께</w:t>
      </w:r>
      <w:r w:rsidR="00D45EA7" w:rsidRPr="00933D6F">
        <w:rPr>
          <w:rFonts w:hint="eastAsia"/>
          <w:szCs w:val="21"/>
        </w:rPr>
        <w:t xml:space="preserve"> </w:t>
      </w:r>
      <w:r w:rsidR="000B5E81" w:rsidRPr="00933D6F">
        <w:rPr>
          <w:rFonts w:hint="eastAsia"/>
          <w:szCs w:val="21"/>
        </w:rPr>
        <w:t>종결</w:t>
      </w:r>
      <w:r w:rsidR="00532A6D" w:rsidRPr="00933D6F">
        <w:rPr>
          <w:rFonts w:hint="eastAsia"/>
          <w:szCs w:val="21"/>
        </w:rPr>
        <w:t>되</w:t>
      </w:r>
      <w:r w:rsidR="00AB10AE" w:rsidRPr="00933D6F">
        <w:rPr>
          <w:rFonts w:hint="eastAsia"/>
          <w:szCs w:val="21"/>
        </w:rPr>
        <w:t>며</w:t>
      </w:r>
      <w:r w:rsidR="00532A6D" w:rsidRPr="00933D6F">
        <w:rPr>
          <w:szCs w:val="21"/>
        </w:rPr>
        <w:t>, (</w:t>
      </w:r>
      <w:r w:rsidRPr="00933D6F">
        <w:rPr>
          <w:szCs w:val="21"/>
        </w:rPr>
        <w:t>b</w:t>
      </w:r>
      <w:r w:rsidR="00532A6D" w:rsidRPr="00933D6F">
        <w:rPr>
          <w:szCs w:val="21"/>
        </w:rPr>
        <w:t xml:space="preserve">) </w:t>
      </w:r>
      <w:r w:rsidR="00505060" w:rsidRPr="00933D6F">
        <w:rPr>
          <w:rFonts w:hint="eastAsia"/>
          <w:szCs w:val="21"/>
        </w:rPr>
        <w:t>후속거래</w:t>
      </w:r>
      <w:r w:rsidR="000A4343" w:rsidRPr="00933D6F">
        <w:rPr>
          <w:rFonts w:hint="eastAsia"/>
          <w:szCs w:val="21"/>
        </w:rPr>
        <w:t>가</w:t>
      </w:r>
      <w:r w:rsidR="000A4343" w:rsidRPr="00933D6F">
        <w:rPr>
          <w:rFonts w:hint="eastAsia"/>
          <w:szCs w:val="21"/>
        </w:rPr>
        <w:t xml:space="preserve"> </w:t>
      </w:r>
      <w:r w:rsidR="000A4343" w:rsidRPr="00933D6F">
        <w:rPr>
          <w:rFonts w:hint="eastAsia"/>
          <w:szCs w:val="21"/>
        </w:rPr>
        <w:t>후속거래</w:t>
      </w:r>
      <w:r w:rsidR="000A4343" w:rsidRPr="00933D6F">
        <w:rPr>
          <w:rFonts w:hint="eastAsia"/>
          <w:szCs w:val="21"/>
        </w:rPr>
        <w:t xml:space="preserve"> </w:t>
      </w:r>
      <w:r w:rsidR="000A4343" w:rsidRPr="00933D6F">
        <w:rPr>
          <w:rFonts w:hint="eastAsia"/>
          <w:szCs w:val="21"/>
        </w:rPr>
        <w:t>계약에서</w:t>
      </w:r>
      <w:r w:rsidR="000A4343" w:rsidRPr="00933D6F">
        <w:rPr>
          <w:rFonts w:hint="eastAsia"/>
          <w:szCs w:val="21"/>
        </w:rPr>
        <w:t xml:space="preserve"> </w:t>
      </w:r>
      <w:r w:rsidR="000A4343" w:rsidRPr="00933D6F">
        <w:rPr>
          <w:rFonts w:hint="eastAsia"/>
          <w:szCs w:val="21"/>
        </w:rPr>
        <w:t>정하는</w:t>
      </w:r>
      <w:r w:rsidR="000A4343" w:rsidRPr="00933D6F">
        <w:rPr>
          <w:rFonts w:hint="eastAsia"/>
          <w:szCs w:val="21"/>
        </w:rPr>
        <w:t xml:space="preserve"> </w:t>
      </w:r>
      <w:r w:rsidR="000A4343" w:rsidRPr="00933D6F">
        <w:rPr>
          <w:rFonts w:hint="eastAsia"/>
          <w:szCs w:val="21"/>
        </w:rPr>
        <w:t>바에</w:t>
      </w:r>
      <w:r w:rsidR="000A4343" w:rsidRPr="00933D6F">
        <w:rPr>
          <w:rFonts w:hint="eastAsia"/>
          <w:szCs w:val="21"/>
        </w:rPr>
        <w:t xml:space="preserve"> </w:t>
      </w:r>
      <w:r w:rsidR="000A4343" w:rsidRPr="00933D6F">
        <w:rPr>
          <w:rFonts w:hint="eastAsia"/>
          <w:szCs w:val="21"/>
        </w:rPr>
        <w:t>따라</w:t>
      </w:r>
      <w:r w:rsidR="000A4343" w:rsidRPr="00933D6F">
        <w:rPr>
          <w:rFonts w:hint="eastAsia"/>
          <w:szCs w:val="21"/>
        </w:rPr>
        <w:t xml:space="preserve"> </w:t>
      </w:r>
      <w:r w:rsidR="004336D1" w:rsidRPr="00933D6F">
        <w:rPr>
          <w:rFonts w:hint="eastAsia"/>
          <w:szCs w:val="21"/>
        </w:rPr>
        <w:t>각</w:t>
      </w:r>
      <w:r w:rsidR="004336D1" w:rsidRPr="00933D6F">
        <w:rPr>
          <w:rFonts w:hint="eastAsia"/>
          <w:szCs w:val="21"/>
        </w:rPr>
        <w:t xml:space="preserve"> </w:t>
      </w:r>
      <w:r w:rsidR="004336D1" w:rsidRPr="00933D6F">
        <w:rPr>
          <w:rFonts w:hint="eastAsia"/>
          <w:szCs w:val="21"/>
        </w:rPr>
        <w:t>거래종결</w:t>
      </w:r>
      <w:r w:rsidR="004336D1" w:rsidRPr="00933D6F">
        <w:rPr>
          <w:rFonts w:hint="eastAsia"/>
          <w:szCs w:val="21"/>
        </w:rPr>
        <w:t xml:space="preserve"> </w:t>
      </w:r>
      <w:r w:rsidR="004336D1" w:rsidRPr="00933D6F">
        <w:rPr>
          <w:rFonts w:hint="eastAsia"/>
          <w:szCs w:val="21"/>
        </w:rPr>
        <w:t>시점</w:t>
      </w:r>
      <w:r w:rsidR="000A4343" w:rsidRPr="00933D6F">
        <w:rPr>
          <w:rFonts w:hint="eastAsia"/>
          <w:szCs w:val="21"/>
        </w:rPr>
        <w:t>에</w:t>
      </w:r>
      <w:r w:rsidR="000A4343" w:rsidRPr="00933D6F">
        <w:rPr>
          <w:rFonts w:hint="eastAsia"/>
          <w:szCs w:val="21"/>
        </w:rPr>
        <w:t xml:space="preserve"> </w:t>
      </w:r>
      <w:r w:rsidR="000A4343" w:rsidRPr="00933D6F">
        <w:rPr>
          <w:rFonts w:hint="eastAsia"/>
          <w:szCs w:val="21"/>
        </w:rPr>
        <w:t>종결될</w:t>
      </w:r>
      <w:r w:rsidR="000A4343" w:rsidRPr="00933D6F">
        <w:rPr>
          <w:rFonts w:hint="eastAsia"/>
          <w:szCs w:val="21"/>
        </w:rPr>
        <w:t xml:space="preserve"> </w:t>
      </w:r>
      <w:r w:rsidR="000A4343" w:rsidRPr="00933D6F">
        <w:rPr>
          <w:rFonts w:hint="eastAsia"/>
          <w:szCs w:val="21"/>
        </w:rPr>
        <w:t>것이</w:t>
      </w:r>
      <w:r w:rsidR="000A4343" w:rsidRPr="00933D6F">
        <w:rPr>
          <w:rFonts w:hint="eastAsia"/>
          <w:szCs w:val="21"/>
        </w:rPr>
        <w:t xml:space="preserve"> </w:t>
      </w:r>
      <w:r w:rsidR="000A4343" w:rsidRPr="00933D6F">
        <w:rPr>
          <w:rFonts w:hint="eastAsia"/>
          <w:szCs w:val="21"/>
        </w:rPr>
        <w:t>합리적으로</w:t>
      </w:r>
      <w:r w:rsidR="000A4343" w:rsidRPr="00933D6F">
        <w:rPr>
          <w:rFonts w:hint="eastAsia"/>
          <w:szCs w:val="21"/>
        </w:rPr>
        <w:t xml:space="preserve"> </w:t>
      </w:r>
      <w:r w:rsidR="000A4343" w:rsidRPr="00933D6F">
        <w:rPr>
          <w:rFonts w:hint="eastAsia"/>
          <w:szCs w:val="21"/>
        </w:rPr>
        <w:t>보장될</w:t>
      </w:r>
      <w:r w:rsidR="000A4343" w:rsidRPr="00933D6F">
        <w:rPr>
          <w:rFonts w:hint="eastAsia"/>
          <w:szCs w:val="21"/>
        </w:rPr>
        <w:t xml:space="preserve"> </w:t>
      </w:r>
      <w:r w:rsidR="000A4343" w:rsidRPr="00933D6F">
        <w:rPr>
          <w:rFonts w:hint="eastAsia"/>
          <w:szCs w:val="21"/>
        </w:rPr>
        <w:t>것</w:t>
      </w:r>
      <w:r w:rsidR="00CC5B7B" w:rsidRPr="00933D6F">
        <w:rPr>
          <w:rFonts w:hint="eastAsia"/>
          <w:szCs w:val="21"/>
        </w:rPr>
        <w:t>.</w:t>
      </w:r>
      <w:bookmarkEnd w:id="87"/>
    </w:p>
    <w:p w14:paraId="31B28014" w14:textId="7CE7FAA6" w:rsidR="00D35887" w:rsidRPr="00933D6F" w:rsidRDefault="00D35887" w:rsidP="005D72D0">
      <w:pPr>
        <w:pStyle w:val="BKLH3-1"/>
        <w:outlineLvl w:val="9"/>
        <w:rPr>
          <w:szCs w:val="21"/>
        </w:rPr>
      </w:pPr>
      <w:bookmarkStart w:id="88" w:name="_Hlk199947827"/>
      <w:r w:rsidRPr="00933D6F">
        <w:rPr>
          <w:rFonts w:hint="eastAsia"/>
        </w:rPr>
        <w:t>본건</w:t>
      </w:r>
      <w:r w:rsidRPr="00933D6F">
        <w:rPr>
          <w:rFonts w:hint="eastAsia"/>
        </w:rPr>
        <w:t xml:space="preserve"> </w:t>
      </w:r>
      <w:r w:rsidRPr="00933D6F">
        <w:t>에스크로계약이</w:t>
      </w:r>
      <w:r w:rsidRPr="00933D6F">
        <w:t xml:space="preserve"> </w:t>
      </w:r>
      <w:r w:rsidR="00AE7521" w:rsidRPr="00933D6F">
        <w:rPr>
          <w:rFonts w:hint="eastAsia"/>
        </w:rPr>
        <w:t>적법하게</w:t>
      </w:r>
      <w:r w:rsidR="00AE7521" w:rsidRPr="00933D6F">
        <w:rPr>
          <w:rFonts w:hint="eastAsia"/>
        </w:rPr>
        <w:t xml:space="preserve"> </w:t>
      </w:r>
      <w:r w:rsidRPr="00933D6F">
        <w:t>체결</w:t>
      </w:r>
      <w:r w:rsidRPr="00933D6F">
        <w:rPr>
          <w:rFonts w:hint="eastAsia"/>
        </w:rPr>
        <w:t>되</w:t>
      </w:r>
      <w:r w:rsidR="00505060" w:rsidRPr="00933D6F">
        <w:rPr>
          <w:rFonts w:hint="eastAsia"/>
        </w:rPr>
        <w:t>어</w:t>
      </w:r>
      <w:r w:rsidR="00505060" w:rsidRPr="00933D6F">
        <w:rPr>
          <w:rFonts w:hint="eastAsia"/>
        </w:rPr>
        <w:t xml:space="preserve"> </w:t>
      </w:r>
      <w:r w:rsidR="00505060" w:rsidRPr="00933D6F">
        <w:rPr>
          <w:rFonts w:hint="eastAsia"/>
        </w:rPr>
        <w:t>유효하게</w:t>
      </w:r>
      <w:r w:rsidR="00505060" w:rsidRPr="00933D6F">
        <w:rPr>
          <w:rFonts w:hint="eastAsia"/>
        </w:rPr>
        <w:t xml:space="preserve"> </w:t>
      </w:r>
      <w:r w:rsidR="00505060" w:rsidRPr="00933D6F">
        <w:rPr>
          <w:rFonts w:hint="eastAsia"/>
        </w:rPr>
        <w:t>존속하고</w:t>
      </w:r>
      <w:r w:rsidR="00505060" w:rsidRPr="00933D6F">
        <w:rPr>
          <w:rFonts w:hint="eastAsia"/>
        </w:rPr>
        <w:t>,</w:t>
      </w:r>
      <w:r w:rsidR="00505060" w:rsidRPr="00933D6F">
        <w:t xml:space="preserve"> </w:t>
      </w:r>
      <w:r w:rsidR="00505060" w:rsidRPr="00933D6F">
        <w:rPr>
          <w:rFonts w:hint="eastAsia"/>
        </w:rPr>
        <w:t>본건</w:t>
      </w:r>
      <w:r w:rsidR="00505060" w:rsidRPr="00933D6F">
        <w:rPr>
          <w:rFonts w:hint="eastAsia"/>
        </w:rPr>
        <w:t xml:space="preserve"> </w:t>
      </w:r>
      <w:r w:rsidR="00505060" w:rsidRPr="00933D6F">
        <w:rPr>
          <w:rFonts w:hint="eastAsia"/>
        </w:rPr>
        <w:t>에스크로계약에</w:t>
      </w:r>
      <w:r w:rsidR="00505060" w:rsidRPr="00933D6F">
        <w:rPr>
          <w:rFonts w:hint="eastAsia"/>
        </w:rPr>
        <w:t xml:space="preserve"> </w:t>
      </w:r>
      <w:r w:rsidR="00505060" w:rsidRPr="00933D6F">
        <w:rPr>
          <w:rFonts w:hint="eastAsia"/>
        </w:rPr>
        <w:t>따라</w:t>
      </w:r>
      <w:r w:rsidR="00505060" w:rsidRPr="00933D6F">
        <w:rPr>
          <w:rFonts w:hint="eastAsia"/>
        </w:rPr>
        <w:t xml:space="preserve"> </w:t>
      </w:r>
      <w:r w:rsidR="00505060" w:rsidRPr="00933D6F">
        <w:rPr>
          <w:rFonts w:hint="eastAsia"/>
        </w:rPr>
        <w:t>에스크로</w:t>
      </w:r>
      <w:r w:rsidR="00892AFC">
        <w:rPr>
          <w:rFonts w:hint="eastAsia"/>
        </w:rPr>
        <w:t xml:space="preserve"> </w:t>
      </w:r>
      <w:r w:rsidR="00505060" w:rsidRPr="00933D6F">
        <w:rPr>
          <w:rFonts w:hint="eastAsia"/>
        </w:rPr>
        <w:t>계좌가</w:t>
      </w:r>
      <w:r w:rsidR="00505060" w:rsidRPr="00933D6F">
        <w:rPr>
          <w:rFonts w:hint="eastAsia"/>
        </w:rPr>
        <w:t xml:space="preserve"> </w:t>
      </w:r>
      <w:r w:rsidR="00505060" w:rsidRPr="00933D6F">
        <w:rPr>
          <w:rFonts w:hint="eastAsia"/>
        </w:rPr>
        <w:t>개설되었을</w:t>
      </w:r>
      <w:r w:rsidR="00505060" w:rsidRPr="00933D6F">
        <w:rPr>
          <w:rFonts w:hint="eastAsia"/>
        </w:rPr>
        <w:t xml:space="preserve"> </w:t>
      </w:r>
      <w:r w:rsidR="00505060" w:rsidRPr="00933D6F">
        <w:rPr>
          <w:rFonts w:hint="eastAsia"/>
        </w:rPr>
        <w:t>것</w:t>
      </w:r>
      <w:r w:rsidRPr="00933D6F">
        <w:t>.</w:t>
      </w:r>
      <w:bookmarkEnd w:id="88"/>
    </w:p>
    <w:p w14:paraId="27E83AC3" w14:textId="7FE6BB9F" w:rsidR="00F60635" w:rsidRPr="00933D6F" w:rsidRDefault="00E63701" w:rsidP="00BE70C4">
      <w:pPr>
        <w:pStyle w:val="BKLH2-11"/>
        <w:rPr>
          <w:szCs w:val="22"/>
        </w:rPr>
      </w:pPr>
      <w:bookmarkStart w:id="89" w:name="_Toc58933195"/>
      <w:r>
        <w:rPr>
          <w:szCs w:val="22"/>
        </w:rPr>
        <w:t>매도인</w:t>
      </w:r>
      <w:r w:rsidR="00A37D23" w:rsidRPr="00933D6F">
        <w:rPr>
          <w:rFonts w:hint="eastAsia"/>
          <w:szCs w:val="22"/>
        </w:rPr>
        <w:t xml:space="preserve"> </w:t>
      </w:r>
      <w:r w:rsidR="00F94204" w:rsidRPr="00933D6F">
        <w:rPr>
          <w:rFonts w:hint="eastAsia"/>
          <w:szCs w:val="22"/>
        </w:rPr>
        <w:t>의무</w:t>
      </w:r>
      <w:r w:rsidR="007C78B6" w:rsidRPr="00933D6F">
        <w:rPr>
          <w:szCs w:val="22"/>
        </w:rPr>
        <w:t>의</w:t>
      </w:r>
      <w:r w:rsidR="007C78B6" w:rsidRPr="00933D6F">
        <w:rPr>
          <w:szCs w:val="22"/>
        </w:rPr>
        <w:t xml:space="preserve"> </w:t>
      </w:r>
      <w:r w:rsidR="007C78B6" w:rsidRPr="00933D6F">
        <w:rPr>
          <w:szCs w:val="22"/>
        </w:rPr>
        <w:t>선행조건</w:t>
      </w:r>
      <w:bookmarkEnd w:id="89"/>
    </w:p>
    <w:p w14:paraId="132306DC" w14:textId="07A7C1CF" w:rsidR="00400600" w:rsidRPr="00933D6F" w:rsidRDefault="00E63701" w:rsidP="00BE70C4">
      <w:pPr>
        <w:pStyle w:val="BKLBodyText"/>
        <w:rPr>
          <w:szCs w:val="22"/>
        </w:rPr>
      </w:pPr>
      <w:r>
        <w:rPr>
          <w:rFonts w:hint="eastAsia"/>
          <w:szCs w:val="22"/>
        </w:rPr>
        <w:t>매도인</w:t>
      </w:r>
      <w:r w:rsidR="00400600" w:rsidRPr="00933D6F">
        <w:rPr>
          <w:szCs w:val="22"/>
        </w:rPr>
        <w:t>이</w:t>
      </w:r>
      <w:r w:rsidR="00400600" w:rsidRPr="00933D6F">
        <w:rPr>
          <w:szCs w:val="22"/>
        </w:rPr>
        <w:t xml:space="preserve"> </w:t>
      </w:r>
      <w:r w:rsidR="00BE70C4" w:rsidRPr="00933D6F">
        <w:rPr>
          <w:rFonts w:hint="eastAsia"/>
          <w:szCs w:val="22"/>
        </w:rPr>
        <w:t>본</w:t>
      </w:r>
      <w:r w:rsidR="00BE70C4" w:rsidRPr="00933D6F">
        <w:rPr>
          <w:rFonts w:hint="eastAsia"/>
          <w:szCs w:val="22"/>
        </w:rPr>
        <w:t xml:space="preserve"> </w:t>
      </w:r>
      <w:r w:rsidR="00BE70C4" w:rsidRPr="00933D6F">
        <w:rPr>
          <w:rFonts w:hint="eastAsia"/>
          <w:szCs w:val="22"/>
        </w:rPr>
        <w:t>계약에</w:t>
      </w:r>
      <w:r w:rsidR="00BE70C4" w:rsidRPr="00933D6F">
        <w:rPr>
          <w:rFonts w:hint="eastAsia"/>
          <w:szCs w:val="22"/>
        </w:rPr>
        <w:t xml:space="preserve"> </w:t>
      </w:r>
      <w:r w:rsidR="00BE70C4" w:rsidRPr="00933D6F">
        <w:rPr>
          <w:rFonts w:hint="eastAsia"/>
          <w:szCs w:val="22"/>
        </w:rPr>
        <w:t>따라</w:t>
      </w:r>
      <w:r w:rsidR="00BE70C4" w:rsidRPr="00933D6F">
        <w:rPr>
          <w:rFonts w:hint="eastAsia"/>
          <w:szCs w:val="22"/>
        </w:rPr>
        <w:t xml:space="preserve"> </w:t>
      </w:r>
      <w:r w:rsidR="00400600" w:rsidRPr="00933D6F">
        <w:rPr>
          <w:szCs w:val="22"/>
        </w:rPr>
        <w:t>거래종결을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행할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의무는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다음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각</w:t>
      </w:r>
      <w:r w:rsidR="001F2AEC" w:rsidRPr="00933D6F">
        <w:rPr>
          <w:szCs w:val="22"/>
        </w:rPr>
        <w:t xml:space="preserve"> </w:t>
      </w:r>
      <w:r w:rsidR="001F2AEC" w:rsidRPr="00933D6F">
        <w:rPr>
          <w:szCs w:val="22"/>
        </w:rPr>
        <w:t>항</w:t>
      </w:r>
      <w:r w:rsidR="00400600" w:rsidRPr="00933D6F">
        <w:rPr>
          <w:szCs w:val="22"/>
        </w:rPr>
        <w:t>의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조건이</w:t>
      </w:r>
      <w:r w:rsidR="00AE379E" w:rsidRPr="00933D6F">
        <w:rPr>
          <w:rFonts w:hint="eastAsia"/>
          <w:szCs w:val="22"/>
        </w:rPr>
        <w:t xml:space="preserve"> </w:t>
      </w:r>
      <w:r w:rsidR="00AE379E" w:rsidRPr="00933D6F">
        <w:rPr>
          <w:rFonts w:hint="eastAsia"/>
          <w:szCs w:val="22"/>
        </w:rPr>
        <w:t>거래종결일</w:t>
      </w:r>
      <w:r w:rsidR="00AE379E" w:rsidRPr="00933D6F">
        <w:rPr>
          <w:rFonts w:hint="eastAsia"/>
          <w:szCs w:val="22"/>
        </w:rPr>
        <w:t xml:space="preserve"> </w:t>
      </w:r>
      <w:r w:rsidR="00AE379E" w:rsidRPr="00933D6F">
        <w:rPr>
          <w:rFonts w:hint="eastAsia"/>
          <w:szCs w:val="22"/>
        </w:rPr>
        <w:t>또는</w:t>
      </w:r>
      <w:r w:rsidR="00AE379E" w:rsidRPr="00933D6F">
        <w:rPr>
          <w:rFonts w:hint="eastAsia"/>
          <w:szCs w:val="22"/>
        </w:rPr>
        <w:t xml:space="preserve"> </w:t>
      </w:r>
      <w:r w:rsidR="00AE379E" w:rsidRPr="00933D6F">
        <w:rPr>
          <w:rFonts w:hint="eastAsia"/>
          <w:szCs w:val="22"/>
        </w:rPr>
        <w:t>그</w:t>
      </w:r>
      <w:r w:rsidR="00AE379E" w:rsidRPr="00933D6F">
        <w:rPr>
          <w:rFonts w:hint="eastAsia"/>
          <w:szCs w:val="22"/>
        </w:rPr>
        <w:t xml:space="preserve"> </w:t>
      </w:r>
      <w:r w:rsidR="00AE379E" w:rsidRPr="00933D6F">
        <w:rPr>
          <w:rFonts w:hint="eastAsia"/>
          <w:szCs w:val="22"/>
        </w:rPr>
        <w:t>이전까지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모두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성취되는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것을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그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선행조건으로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한다</w:t>
      </w:r>
      <w:r w:rsidR="00400600" w:rsidRPr="00933D6F">
        <w:rPr>
          <w:szCs w:val="22"/>
        </w:rPr>
        <w:t xml:space="preserve">. </w:t>
      </w:r>
      <w:r w:rsidR="00400600" w:rsidRPr="00933D6F">
        <w:rPr>
          <w:szCs w:val="22"/>
        </w:rPr>
        <w:t>다만</w:t>
      </w:r>
      <w:r w:rsidR="00400600" w:rsidRPr="00933D6F">
        <w:rPr>
          <w:szCs w:val="22"/>
        </w:rPr>
        <w:t xml:space="preserve">, </w:t>
      </w:r>
      <w:r>
        <w:rPr>
          <w:rFonts w:hint="eastAsia"/>
          <w:szCs w:val="22"/>
        </w:rPr>
        <w:t>매도인</w:t>
      </w:r>
      <w:r w:rsidR="004A0AC8" w:rsidRPr="00933D6F">
        <w:rPr>
          <w:rFonts w:hint="eastAsia"/>
          <w:szCs w:val="22"/>
        </w:rPr>
        <w:t>이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이를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서면으로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면제하는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경우에는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예외로</w:t>
      </w:r>
      <w:r w:rsidR="00400600" w:rsidRPr="00933D6F">
        <w:rPr>
          <w:szCs w:val="22"/>
        </w:rPr>
        <w:t xml:space="preserve"> </w:t>
      </w:r>
      <w:r w:rsidR="00400600" w:rsidRPr="00933D6F">
        <w:rPr>
          <w:szCs w:val="22"/>
        </w:rPr>
        <w:t>한다</w:t>
      </w:r>
      <w:r w:rsidR="00400600" w:rsidRPr="00933D6F">
        <w:rPr>
          <w:szCs w:val="22"/>
        </w:rPr>
        <w:t>.</w:t>
      </w:r>
    </w:p>
    <w:p w14:paraId="41CAEC5B" w14:textId="07354E7A" w:rsidR="00400600" w:rsidRPr="00933D6F" w:rsidRDefault="00BE70C4" w:rsidP="00A2667E">
      <w:pPr>
        <w:pStyle w:val="BKLH3-1"/>
        <w:outlineLvl w:val="9"/>
        <w:rPr>
          <w:szCs w:val="22"/>
        </w:rPr>
      </w:pPr>
      <w:bookmarkStart w:id="90" w:name="_Toc522060127"/>
      <w:r w:rsidRPr="00933D6F">
        <w:rPr>
          <w:szCs w:val="22"/>
        </w:rPr>
        <w:t>제</w:t>
      </w:r>
      <w:r w:rsidR="008F0EB6" w:rsidRPr="00933D6F">
        <w:rPr>
          <w:rFonts w:hint="eastAsia"/>
          <w:szCs w:val="22"/>
        </w:rPr>
        <w:t>5</w:t>
      </w:r>
      <w:r w:rsidRPr="00933D6F">
        <w:rPr>
          <w:szCs w:val="22"/>
        </w:rPr>
        <w:t>.2</w:t>
      </w:r>
      <w:r w:rsidRPr="00933D6F">
        <w:rPr>
          <w:rFonts w:hint="eastAsia"/>
          <w:szCs w:val="22"/>
        </w:rPr>
        <w:t>조에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규정된</w:t>
      </w:r>
      <w:r w:rsidRPr="00933D6F">
        <w:rPr>
          <w:rFonts w:hint="eastAsia"/>
          <w:szCs w:val="22"/>
        </w:rPr>
        <w:t xml:space="preserve"> </w:t>
      </w:r>
      <w:r w:rsidR="008B373A" w:rsidRPr="00933D6F">
        <w:rPr>
          <w:szCs w:val="22"/>
        </w:rPr>
        <w:t>매수인의</w:t>
      </w:r>
      <w:r w:rsidR="008B373A" w:rsidRPr="00933D6F">
        <w:rPr>
          <w:szCs w:val="22"/>
        </w:rPr>
        <w:t xml:space="preserve"> </w:t>
      </w:r>
      <w:r w:rsidR="00961F57" w:rsidRPr="00933D6F">
        <w:rPr>
          <w:szCs w:val="22"/>
        </w:rPr>
        <w:t>진술</w:t>
      </w:r>
      <w:r w:rsidR="00961F57" w:rsidRPr="00933D6F">
        <w:rPr>
          <w:szCs w:val="22"/>
        </w:rPr>
        <w:t xml:space="preserve"> </w:t>
      </w:r>
      <w:r w:rsidR="00961F57" w:rsidRPr="00933D6F">
        <w:rPr>
          <w:szCs w:val="22"/>
        </w:rPr>
        <w:t>및</w:t>
      </w:r>
      <w:r w:rsidR="00961F57" w:rsidRPr="00933D6F">
        <w:rPr>
          <w:szCs w:val="22"/>
        </w:rPr>
        <w:t xml:space="preserve"> </w:t>
      </w:r>
      <w:r w:rsidR="00961F57" w:rsidRPr="00933D6F">
        <w:rPr>
          <w:szCs w:val="22"/>
        </w:rPr>
        <w:t>보장</w:t>
      </w:r>
      <w:r w:rsidR="00961F57" w:rsidRPr="00933D6F">
        <w:rPr>
          <w:rFonts w:hint="eastAsia"/>
          <w:szCs w:val="22"/>
        </w:rPr>
        <w:t xml:space="preserve"> </w:t>
      </w:r>
      <w:r w:rsidR="00961F57" w:rsidRPr="00933D6F">
        <w:rPr>
          <w:rFonts w:hint="eastAsia"/>
          <w:szCs w:val="22"/>
        </w:rPr>
        <w:t>중</w:t>
      </w:r>
      <w:r w:rsidR="00961F57" w:rsidRPr="00933D6F">
        <w:rPr>
          <w:rFonts w:hint="eastAsia"/>
          <w:szCs w:val="22"/>
        </w:rPr>
        <w:t xml:space="preserve"> </w:t>
      </w:r>
      <w:r w:rsidR="00961F57" w:rsidRPr="00933D6F">
        <w:rPr>
          <w:rFonts w:hint="eastAsia"/>
          <w:szCs w:val="22"/>
        </w:rPr>
        <w:t>근본적</w:t>
      </w:r>
      <w:r w:rsidR="00961F57" w:rsidRPr="00933D6F">
        <w:rPr>
          <w:rFonts w:hint="eastAsia"/>
          <w:szCs w:val="22"/>
        </w:rPr>
        <w:t xml:space="preserve"> </w:t>
      </w:r>
      <w:r w:rsidR="00961F57" w:rsidRPr="00933D6F">
        <w:rPr>
          <w:rFonts w:hint="eastAsia"/>
          <w:szCs w:val="22"/>
        </w:rPr>
        <w:t>진술</w:t>
      </w:r>
      <w:r w:rsidR="00961F57" w:rsidRPr="00933D6F">
        <w:rPr>
          <w:rFonts w:hint="eastAsia"/>
          <w:szCs w:val="22"/>
        </w:rPr>
        <w:t xml:space="preserve"> </w:t>
      </w:r>
      <w:r w:rsidR="00961F57" w:rsidRPr="00933D6F">
        <w:rPr>
          <w:rFonts w:hint="eastAsia"/>
          <w:szCs w:val="22"/>
        </w:rPr>
        <w:t>및</w:t>
      </w:r>
      <w:r w:rsidR="00961F57" w:rsidRPr="00933D6F">
        <w:rPr>
          <w:rFonts w:hint="eastAsia"/>
          <w:szCs w:val="22"/>
        </w:rPr>
        <w:t xml:space="preserve"> </w:t>
      </w:r>
      <w:r w:rsidR="00961F57" w:rsidRPr="00933D6F">
        <w:rPr>
          <w:rFonts w:hint="eastAsia"/>
          <w:szCs w:val="22"/>
        </w:rPr>
        <w:t>보장은</w:t>
      </w:r>
      <w:r w:rsidR="00961F57" w:rsidRPr="00933D6F">
        <w:rPr>
          <w:rFonts w:hint="eastAsia"/>
          <w:szCs w:val="22"/>
        </w:rPr>
        <w:t xml:space="preserve"> </w:t>
      </w:r>
      <w:r w:rsidR="00961F57" w:rsidRPr="00933D6F">
        <w:rPr>
          <w:rFonts w:hint="eastAsia"/>
          <w:szCs w:val="22"/>
        </w:rPr>
        <w:t>모든</w:t>
      </w:r>
      <w:r w:rsidR="00961F57" w:rsidRPr="00933D6F">
        <w:rPr>
          <w:rFonts w:hint="eastAsia"/>
          <w:szCs w:val="22"/>
        </w:rPr>
        <w:t xml:space="preserve"> </w:t>
      </w:r>
      <w:r w:rsidR="00961F57" w:rsidRPr="00933D6F">
        <w:rPr>
          <w:rFonts w:hint="eastAsia"/>
          <w:szCs w:val="22"/>
        </w:rPr>
        <w:t>측면에서</w:t>
      </w:r>
      <w:r w:rsidR="00961F57" w:rsidRPr="00933D6F">
        <w:rPr>
          <w:rFonts w:hint="eastAsia"/>
          <w:szCs w:val="22"/>
        </w:rPr>
        <w:t>,</w:t>
      </w:r>
      <w:r w:rsidR="00961F57" w:rsidRPr="00933D6F">
        <w:rPr>
          <w:szCs w:val="22"/>
        </w:rPr>
        <w:t xml:space="preserve"> </w:t>
      </w:r>
      <w:r w:rsidR="00961F57" w:rsidRPr="00933D6F">
        <w:rPr>
          <w:rFonts w:hint="eastAsia"/>
          <w:szCs w:val="22"/>
        </w:rPr>
        <w:t>그</w:t>
      </w:r>
      <w:r w:rsidR="00961F57" w:rsidRPr="00933D6F">
        <w:rPr>
          <w:rFonts w:hint="eastAsia"/>
          <w:szCs w:val="22"/>
        </w:rPr>
        <w:t xml:space="preserve"> </w:t>
      </w:r>
      <w:r w:rsidR="00961F57" w:rsidRPr="00933D6F">
        <w:rPr>
          <w:rFonts w:hint="eastAsia"/>
          <w:szCs w:val="22"/>
        </w:rPr>
        <w:t>밖의</w:t>
      </w:r>
      <w:r w:rsidR="00961F57" w:rsidRPr="00933D6F">
        <w:rPr>
          <w:rFonts w:hint="eastAsia"/>
          <w:szCs w:val="22"/>
        </w:rPr>
        <w:t xml:space="preserve"> </w:t>
      </w:r>
      <w:r w:rsidR="00961F57" w:rsidRPr="00933D6F">
        <w:rPr>
          <w:rFonts w:hint="eastAsia"/>
          <w:szCs w:val="22"/>
        </w:rPr>
        <w:t>진술</w:t>
      </w:r>
      <w:r w:rsidR="00961F57" w:rsidRPr="00933D6F">
        <w:rPr>
          <w:rFonts w:hint="eastAsia"/>
          <w:szCs w:val="22"/>
        </w:rPr>
        <w:t xml:space="preserve"> </w:t>
      </w:r>
      <w:r w:rsidR="00961F57" w:rsidRPr="00933D6F">
        <w:rPr>
          <w:rFonts w:hint="eastAsia"/>
          <w:szCs w:val="22"/>
        </w:rPr>
        <w:t>및</w:t>
      </w:r>
      <w:r w:rsidR="00961F57" w:rsidRPr="00933D6F">
        <w:rPr>
          <w:rFonts w:hint="eastAsia"/>
          <w:szCs w:val="22"/>
        </w:rPr>
        <w:t xml:space="preserve"> </w:t>
      </w:r>
      <w:r w:rsidR="00961F57" w:rsidRPr="00933D6F">
        <w:rPr>
          <w:rFonts w:hint="eastAsia"/>
          <w:szCs w:val="22"/>
        </w:rPr>
        <w:t>보장은</w:t>
      </w:r>
      <w:r w:rsidR="00961F57" w:rsidRPr="00933D6F">
        <w:rPr>
          <w:rFonts w:hint="eastAsia"/>
          <w:szCs w:val="22"/>
        </w:rPr>
        <w:t xml:space="preserve"> </w:t>
      </w:r>
      <w:r w:rsidR="00961F57" w:rsidRPr="00933D6F">
        <w:rPr>
          <w:rFonts w:hint="eastAsia"/>
          <w:szCs w:val="22"/>
        </w:rPr>
        <w:t>중요한</w:t>
      </w:r>
      <w:r w:rsidR="00961F57" w:rsidRPr="00933D6F">
        <w:rPr>
          <w:rFonts w:hint="eastAsia"/>
          <w:szCs w:val="22"/>
        </w:rPr>
        <w:t xml:space="preserve"> </w:t>
      </w:r>
      <w:r w:rsidR="00961F57" w:rsidRPr="00933D6F">
        <w:rPr>
          <w:rFonts w:hint="eastAsia"/>
          <w:szCs w:val="22"/>
        </w:rPr>
        <w:t>측면에서</w:t>
      </w:r>
      <w:r w:rsidR="00961F57" w:rsidRPr="00933D6F">
        <w:rPr>
          <w:rFonts w:hint="eastAsia"/>
          <w:szCs w:val="22"/>
        </w:rPr>
        <w:t>,</w:t>
      </w:r>
      <w:r w:rsidR="00961F57" w:rsidRPr="00933D6F">
        <w:rPr>
          <w:szCs w:val="22"/>
        </w:rPr>
        <w:t xml:space="preserve"> </w:t>
      </w:r>
      <w:r w:rsidR="007821C6" w:rsidRPr="00933D6F">
        <w:rPr>
          <w:szCs w:val="22"/>
        </w:rPr>
        <w:t>본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계약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체결일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lastRenderedPageBreak/>
        <w:t>및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거래종결일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현재</w:t>
      </w:r>
      <w:r w:rsidR="007821C6" w:rsidRPr="00933D6F">
        <w:rPr>
          <w:szCs w:val="22"/>
        </w:rPr>
        <w:t>(</w:t>
      </w:r>
      <w:r w:rsidR="007821C6" w:rsidRPr="00933D6F">
        <w:rPr>
          <w:szCs w:val="22"/>
        </w:rPr>
        <w:t>다만</w:t>
      </w:r>
      <w:r w:rsidR="007821C6" w:rsidRPr="00933D6F">
        <w:rPr>
          <w:szCs w:val="22"/>
        </w:rPr>
        <w:t xml:space="preserve">, </w:t>
      </w:r>
      <w:r w:rsidR="007821C6" w:rsidRPr="00933D6F">
        <w:rPr>
          <w:szCs w:val="22"/>
        </w:rPr>
        <w:t>진술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및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보장이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명시적으로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특정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일자나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특정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시점에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관한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것일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경우에는</w:t>
      </w:r>
      <w:r w:rsidR="007821C6" w:rsidRPr="00933D6F">
        <w:rPr>
          <w:szCs w:val="22"/>
        </w:rPr>
        <w:t xml:space="preserve">, </w:t>
      </w:r>
      <w:r w:rsidR="007821C6" w:rsidRPr="00933D6F">
        <w:rPr>
          <w:szCs w:val="22"/>
        </w:rPr>
        <w:t>그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일자나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시점</w:t>
      </w:r>
      <w:r w:rsidR="007821C6" w:rsidRPr="00933D6F">
        <w:rPr>
          <w:szCs w:val="22"/>
        </w:rPr>
        <w:t xml:space="preserve"> </w:t>
      </w:r>
      <w:r w:rsidR="007821C6" w:rsidRPr="00933D6F">
        <w:rPr>
          <w:szCs w:val="22"/>
        </w:rPr>
        <w:t>현재</w:t>
      </w:r>
      <w:r w:rsidR="007821C6" w:rsidRPr="00933D6F">
        <w:rPr>
          <w:szCs w:val="22"/>
        </w:rPr>
        <w:t xml:space="preserve">) </w:t>
      </w:r>
      <w:r w:rsidRPr="00933D6F">
        <w:rPr>
          <w:szCs w:val="22"/>
        </w:rPr>
        <w:t>진실하고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정확할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것</w:t>
      </w:r>
      <w:r w:rsidRPr="00933D6F">
        <w:rPr>
          <w:szCs w:val="22"/>
        </w:rPr>
        <w:t>.</w:t>
      </w:r>
      <w:bookmarkEnd w:id="90"/>
    </w:p>
    <w:p w14:paraId="20DA2F02" w14:textId="3DB6FD9A" w:rsidR="00400600" w:rsidRPr="00933D6F" w:rsidRDefault="00400600" w:rsidP="00A2667E">
      <w:pPr>
        <w:pStyle w:val="BKLH3-1"/>
        <w:outlineLvl w:val="9"/>
        <w:rPr>
          <w:szCs w:val="22"/>
        </w:rPr>
      </w:pPr>
      <w:bookmarkStart w:id="91" w:name="_Toc522060128"/>
      <w:r w:rsidRPr="00933D6F">
        <w:rPr>
          <w:szCs w:val="22"/>
        </w:rPr>
        <w:t>매수인이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거래종결일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이전까지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이행하거나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준수하여야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확약과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의무를</w:t>
      </w:r>
      <w:r w:rsidRPr="00933D6F">
        <w:rPr>
          <w:szCs w:val="22"/>
        </w:rPr>
        <w:t xml:space="preserve"> </w:t>
      </w:r>
      <w:r w:rsidR="00523859" w:rsidRPr="00933D6F">
        <w:rPr>
          <w:szCs w:val="22"/>
        </w:rPr>
        <w:t>중요한</w:t>
      </w:r>
      <w:r w:rsidR="00523859" w:rsidRPr="00933D6F">
        <w:rPr>
          <w:szCs w:val="22"/>
        </w:rPr>
        <w:t xml:space="preserve"> </w:t>
      </w:r>
      <w:r w:rsidR="00523859" w:rsidRPr="00933D6F">
        <w:rPr>
          <w:szCs w:val="22"/>
        </w:rPr>
        <w:t>측면</w:t>
      </w:r>
      <w:r w:rsidRPr="00933D6F">
        <w:rPr>
          <w:szCs w:val="22"/>
        </w:rPr>
        <w:t>에서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모두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이행할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것</w:t>
      </w:r>
      <w:r w:rsidR="00D04D06" w:rsidRPr="00933D6F">
        <w:rPr>
          <w:szCs w:val="22"/>
        </w:rPr>
        <w:t>.</w:t>
      </w:r>
      <w:bookmarkEnd w:id="91"/>
    </w:p>
    <w:p w14:paraId="6D4A324C" w14:textId="77777777" w:rsidR="00AE766B" w:rsidRPr="00933D6F" w:rsidRDefault="00FD5AB5" w:rsidP="00A2667E">
      <w:pPr>
        <w:pStyle w:val="BKLH3-1"/>
        <w:outlineLvl w:val="9"/>
        <w:rPr>
          <w:szCs w:val="22"/>
        </w:rPr>
      </w:pPr>
      <w:bookmarkStart w:id="92" w:name="_Hlk199947935"/>
      <w:bookmarkStart w:id="93" w:name="_Toc522060129"/>
      <w:r w:rsidRPr="00933D6F">
        <w:rPr>
          <w:rFonts w:hint="eastAsia"/>
          <w:szCs w:val="22"/>
        </w:rPr>
        <w:t>본건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전체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거래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밖에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본건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전체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거래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계약에서</w:t>
      </w:r>
      <w:r w:rsidRPr="00933D6F">
        <w:rPr>
          <w:rFonts w:hint="eastAsia"/>
          <w:szCs w:val="22"/>
        </w:rPr>
        <w:t xml:space="preserve"> </w:t>
      </w:r>
      <w:r w:rsidR="004A0AC8" w:rsidRPr="00933D6F">
        <w:rPr>
          <w:rFonts w:hint="eastAsia"/>
          <w:szCs w:val="22"/>
        </w:rPr>
        <w:t>예정된</w:t>
      </w:r>
      <w:r w:rsidR="004A0AC8" w:rsidRPr="00933D6F">
        <w:rPr>
          <w:rFonts w:hint="eastAsia"/>
          <w:szCs w:val="22"/>
        </w:rPr>
        <w:t xml:space="preserve"> </w:t>
      </w:r>
      <w:r w:rsidR="004A0AC8" w:rsidRPr="00933D6F">
        <w:rPr>
          <w:rFonts w:hint="eastAsia"/>
          <w:szCs w:val="22"/>
        </w:rPr>
        <w:t>거래의</w:t>
      </w:r>
      <w:r w:rsidR="004A0AC8" w:rsidRPr="00933D6F">
        <w:rPr>
          <w:rFonts w:hint="eastAsia"/>
          <w:szCs w:val="22"/>
        </w:rPr>
        <w:t xml:space="preserve"> </w:t>
      </w:r>
      <w:r w:rsidR="004A0AC8" w:rsidRPr="00933D6F">
        <w:rPr>
          <w:rFonts w:hint="eastAsia"/>
          <w:szCs w:val="22"/>
        </w:rPr>
        <w:t>종결</w:t>
      </w:r>
      <w:r w:rsidR="004A0AC8" w:rsidRPr="00933D6F">
        <w:rPr>
          <w:rFonts w:hint="eastAsia"/>
          <w:szCs w:val="22"/>
        </w:rPr>
        <w:t xml:space="preserve"> </w:t>
      </w:r>
      <w:r w:rsidR="004A0AC8" w:rsidRPr="00933D6F">
        <w:rPr>
          <w:rFonts w:hint="eastAsia"/>
          <w:szCs w:val="22"/>
        </w:rPr>
        <w:t>또는</w:t>
      </w:r>
      <w:r w:rsidR="004A0AC8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본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계약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및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관련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부속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계약의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체결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및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이행을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금지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또는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제한하는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법률이나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법원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기타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정부기관으로부터의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판결</w:t>
      </w:r>
      <w:r w:rsidR="00AE766B" w:rsidRPr="00933D6F">
        <w:rPr>
          <w:rFonts w:hint="eastAsia"/>
          <w:szCs w:val="22"/>
        </w:rPr>
        <w:t xml:space="preserve">, </w:t>
      </w:r>
      <w:r w:rsidR="00AE766B" w:rsidRPr="00933D6F">
        <w:rPr>
          <w:rFonts w:hint="eastAsia"/>
          <w:szCs w:val="22"/>
        </w:rPr>
        <w:t>명령</w:t>
      </w:r>
      <w:r w:rsidR="00AE766B" w:rsidRPr="00933D6F">
        <w:rPr>
          <w:rFonts w:hint="eastAsia"/>
          <w:szCs w:val="22"/>
        </w:rPr>
        <w:t xml:space="preserve">, </w:t>
      </w:r>
      <w:r w:rsidR="00AE766B" w:rsidRPr="00933D6F">
        <w:rPr>
          <w:rFonts w:hint="eastAsia"/>
          <w:szCs w:val="22"/>
        </w:rPr>
        <w:t>소송</w:t>
      </w:r>
      <w:r w:rsidR="00AE766B" w:rsidRPr="00933D6F">
        <w:rPr>
          <w:rFonts w:hint="eastAsia"/>
          <w:szCs w:val="22"/>
        </w:rPr>
        <w:t xml:space="preserve">, </w:t>
      </w:r>
      <w:r w:rsidR="00AE766B" w:rsidRPr="00933D6F">
        <w:rPr>
          <w:rFonts w:hint="eastAsia"/>
          <w:szCs w:val="22"/>
        </w:rPr>
        <w:t>가처분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기타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조치가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제정</w:t>
      </w:r>
      <w:r w:rsidR="00AE766B" w:rsidRPr="00933D6F">
        <w:rPr>
          <w:rFonts w:hint="eastAsia"/>
          <w:szCs w:val="22"/>
        </w:rPr>
        <w:t xml:space="preserve">, </w:t>
      </w:r>
      <w:r w:rsidR="00AE766B" w:rsidRPr="00933D6F">
        <w:rPr>
          <w:rFonts w:hint="eastAsia"/>
          <w:szCs w:val="22"/>
        </w:rPr>
        <w:t>시행</w:t>
      </w:r>
      <w:r w:rsidR="00AE766B" w:rsidRPr="00933D6F">
        <w:rPr>
          <w:rFonts w:hint="eastAsia"/>
          <w:szCs w:val="22"/>
        </w:rPr>
        <w:t xml:space="preserve">, </w:t>
      </w:r>
      <w:r w:rsidR="00AE766B" w:rsidRPr="00933D6F">
        <w:rPr>
          <w:rFonts w:hint="eastAsia"/>
          <w:szCs w:val="22"/>
        </w:rPr>
        <w:t>제기</w:t>
      </w:r>
      <w:r w:rsidR="00AE766B" w:rsidRPr="00933D6F">
        <w:rPr>
          <w:rFonts w:hint="eastAsia"/>
          <w:szCs w:val="22"/>
        </w:rPr>
        <w:t xml:space="preserve">, </w:t>
      </w:r>
      <w:r w:rsidR="00AE766B" w:rsidRPr="00933D6F">
        <w:rPr>
          <w:rFonts w:hint="eastAsia"/>
          <w:szCs w:val="22"/>
        </w:rPr>
        <w:t>존재하지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아니할</w:t>
      </w:r>
      <w:r w:rsidR="00AE766B" w:rsidRPr="00933D6F">
        <w:rPr>
          <w:rFonts w:hint="eastAsia"/>
          <w:szCs w:val="22"/>
        </w:rPr>
        <w:t xml:space="preserve"> </w:t>
      </w:r>
      <w:r w:rsidR="00AE766B" w:rsidRPr="00933D6F">
        <w:rPr>
          <w:rFonts w:hint="eastAsia"/>
          <w:szCs w:val="22"/>
        </w:rPr>
        <w:t>것</w:t>
      </w:r>
      <w:r w:rsidR="00AE766B" w:rsidRPr="00933D6F">
        <w:rPr>
          <w:rFonts w:hint="eastAsia"/>
          <w:szCs w:val="22"/>
        </w:rPr>
        <w:t>.</w:t>
      </w:r>
    </w:p>
    <w:p w14:paraId="52786DE4" w14:textId="38FDDD21" w:rsidR="00AE766B" w:rsidRPr="00933D6F" w:rsidRDefault="00AE766B" w:rsidP="00A2667E">
      <w:pPr>
        <w:pStyle w:val="BKLH3-1"/>
        <w:outlineLvl w:val="9"/>
        <w:rPr>
          <w:szCs w:val="22"/>
        </w:rPr>
      </w:pPr>
      <w:r w:rsidRPr="00933D6F">
        <w:rPr>
          <w:rFonts w:hint="eastAsia"/>
          <w:szCs w:val="22"/>
        </w:rPr>
        <w:t>관련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법률에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따라</w:t>
      </w:r>
      <w:r w:rsidRPr="00933D6F">
        <w:rPr>
          <w:rFonts w:hint="eastAsia"/>
          <w:szCs w:val="22"/>
        </w:rPr>
        <w:t xml:space="preserve"> </w:t>
      </w:r>
      <w:r w:rsidR="00D40DCB" w:rsidRPr="00933D6F">
        <w:rPr>
          <w:rFonts w:hint="eastAsia"/>
          <w:szCs w:val="22"/>
        </w:rPr>
        <w:t>매수인이</w:t>
      </w:r>
      <w:r w:rsidR="00D40DCB"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거래종결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이전에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취득</w:t>
      </w:r>
      <w:r w:rsidR="00B5201D">
        <w:rPr>
          <w:rFonts w:hint="eastAsia"/>
          <w:szCs w:val="22"/>
        </w:rPr>
        <w:t>하여</w:t>
      </w:r>
      <w:r w:rsidRPr="00933D6F">
        <w:rPr>
          <w:rFonts w:hint="eastAsia"/>
          <w:szCs w:val="22"/>
        </w:rPr>
        <w:t>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하는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본건</w:t>
      </w:r>
      <w:r w:rsidRPr="00933D6F">
        <w:rPr>
          <w:rFonts w:hint="eastAsia"/>
          <w:szCs w:val="22"/>
        </w:rPr>
        <w:t xml:space="preserve"> </w:t>
      </w:r>
      <w:r w:rsidR="00E964F4" w:rsidRPr="00933D6F">
        <w:rPr>
          <w:rFonts w:hint="eastAsia"/>
          <w:szCs w:val="22"/>
        </w:rPr>
        <w:t>전체</w:t>
      </w:r>
      <w:r w:rsidR="00E964F4"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거래에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관한</w:t>
      </w:r>
      <w:r w:rsidRPr="00933D6F">
        <w:rPr>
          <w:rFonts w:hint="eastAsia"/>
          <w:szCs w:val="22"/>
        </w:rPr>
        <w:t xml:space="preserve"> </w:t>
      </w:r>
      <w:r w:rsidR="002F618B" w:rsidRPr="00933D6F">
        <w:rPr>
          <w:rFonts w:hint="eastAsia"/>
          <w:szCs w:val="22"/>
        </w:rPr>
        <w:t>정부기관</w:t>
      </w:r>
      <w:r w:rsidR="002F618B" w:rsidRPr="00933D6F">
        <w:rPr>
          <w:rFonts w:hint="eastAsia"/>
          <w:szCs w:val="22"/>
        </w:rPr>
        <w:t xml:space="preserve"> </w:t>
      </w:r>
      <w:r w:rsidR="002F618B" w:rsidRPr="00933D6F">
        <w:rPr>
          <w:rFonts w:hint="eastAsia"/>
          <w:szCs w:val="22"/>
        </w:rPr>
        <w:t>인허가</w:t>
      </w:r>
      <w:r w:rsidR="002F618B" w:rsidRPr="00933D6F">
        <w:rPr>
          <w:szCs w:val="22"/>
        </w:rPr>
        <w:t>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모두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취득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이행되고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기타</w:t>
      </w:r>
      <w:r w:rsidR="00E964F4" w:rsidRPr="00933D6F">
        <w:rPr>
          <w:rFonts w:hint="eastAsia"/>
          <w:szCs w:val="22"/>
        </w:rPr>
        <w:t xml:space="preserve"> </w:t>
      </w:r>
      <w:r w:rsidR="00E964F4" w:rsidRPr="00933D6F">
        <w:rPr>
          <w:rFonts w:hint="eastAsia"/>
          <w:szCs w:val="22"/>
        </w:rPr>
        <w:t>본건</w:t>
      </w:r>
      <w:r w:rsidR="00E964F4" w:rsidRPr="00933D6F">
        <w:rPr>
          <w:rFonts w:hint="eastAsia"/>
          <w:szCs w:val="22"/>
        </w:rPr>
        <w:t xml:space="preserve"> </w:t>
      </w:r>
      <w:r w:rsidR="00E964F4" w:rsidRPr="00933D6F">
        <w:rPr>
          <w:rFonts w:hint="eastAsia"/>
          <w:szCs w:val="22"/>
        </w:rPr>
        <w:t>전체</w:t>
      </w:r>
      <w:r w:rsidRPr="00933D6F">
        <w:rPr>
          <w:rFonts w:hint="eastAsia"/>
          <w:szCs w:val="22"/>
        </w:rPr>
        <w:t xml:space="preserve"> </w:t>
      </w:r>
      <w:r w:rsidR="00E964F4" w:rsidRPr="00933D6F">
        <w:rPr>
          <w:rFonts w:hint="eastAsia"/>
          <w:szCs w:val="22"/>
        </w:rPr>
        <w:t>거래</w:t>
      </w:r>
      <w:r w:rsidR="00E964F4"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계약상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달리</w:t>
      </w:r>
      <w:r w:rsidRPr="00933D6F">
        <w:rPr>
          <w:rFonts w:hint="eastAsia"/>
          <w:szCs w:val="22"/>
        </w:rPr>
        <w:t xml:space="preserve"> </w:t>
      </w:r>
      <w:r w:rsidR="00AE7521" w:rsidRPr="00933D6F">
        <w:rPr>
          <w:rFonts w:hint="eastAsia"/>
          <w:szCs w:val="22"/>
        </w:rPr>
        <w:t>매수인에게</w:t>
      </w:r>
      <w:r w:rsidR="00AE7521"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필요한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제</w:t>
      </w:r>
      <w:r w:rsidRPr="00933D6F">
        <w:rPr>
          <w:rFonts w:hint="eastAsia"/>
          <w:szCs w:val="22"/>
        </w:rPr>
        <w:t>3</w:t>
      </w:r>
      <w:r w:rsidRPr="00933D6F">
        <w:rPr>
          <w:rFonts w:hint="eastAsia"/>
          <w:szCs w:val="22"/>
        </w:rPr>
        <w:t>자의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동의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승인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통지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기타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필요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절차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등이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완료되었을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것</w:t>
      </w:r>
      <w:r w:rsidRPr="00933D6F">
        <w:rPr>
          <w:rFonts w:hint="eastAsia"/>
          <w:szCs w:val="22"/>
        </w:rPr>
        <w:t>.</w:t>
      </w:r>
      <w:bookmarkEnd w:id="92"/>
      <w:r w:rsidRPr="00933D6F" w:rsidDel="00AE766B">
        <w:rPr>
          <w:rFonts w:hint="eastAsia"/>
          <w:szCs w:val="22"/>
        </w:rPr>
        <w:t xml:space="preserve"> </w:t>
      </w:r>
    </w:p>
    <w:p w14:paraId="711CAD66" w14:textId="77777777" w:rsidR="009470FA" w:rsidRPr="00933D6F" w:rsidRDefault="009470FA" w:rsidP="009470FA">
      <w:pPr>
        <w:pStyle w:val="BKLH2-11"/>
        <w:rPr>
          <w:snapToGrid/>
        </w:rPr>
      </w:pPr>
      <w:r w:rsidRPr="00933D6F">
        <w:rPr>
          <w:rFonts w:hint="eastAsia"/>
        </w:rPr>
        <w:t>선행조건</w:t>
      </w:r>
      <w:r w:rsidRPr="00933D6F">
        <w:t xml:space="preserve"> </w:t>
      </w:r>
      <w:r w:rsidRPr="00933D6F">
        <w:rPr>
          <w:rFonts w:hint="eastAsia"/>
        </w:rPr>
        <w:t>미충족</w:t>
      </w:r>
      <w:r w:rsidRPr="00933D6F">
        <w:t xml:space="preserve"> </w:t>
      </w:r>
      <w:r w:rsidRPr="00933D6F">
        <w:rPr>
          <w:rFonts w:hint="eastAsia"/>
        </w:rPr>
        <w:t>주장의</w:t>
      </w:r>
      <w:r w:rsidRPr="00933D6F">
        <w:t xml:space="preserve"> </w:t>
      </w:r>
      <w:r w:rsidRPr="00933D6F">
        <w:rPr>
          <w:rFonts w:hint="eastAsia"/>
        </w:rPr>
        <w:t>제한</w:t>
      </w:r>
    </w:p>
    <w:p w14:paraId="74351FA2" w14:textId="77777777" w:rsidR="009470FA" w:rsidRPr="00933D6F" w:rsidRDefault="009470FA" w:rsidP="009470FA">
      <w:pPr>
        <w:pStyle w:val="BKLH3-1"/>
        <w:numPr>
          <w:ilvl w:val="0"/>
          <w:numId w:val="0"/>
        </w:numPr>
        <w:ind w:left="851"/>
        <w:outlineLvl w:val="9"/>
        <w:rPr>
          <w:szCs w:val="22"/>
        </w:rPr>
      </w:pPr>
      <w:r w:rsidRPr="00933D6F">
        <w:rPr>
          <w:rFonts w:hint="eastAsia"/>
        </w:rPr>
        <w:t>제</w:t>
      </w:r>
      <w:r w:rsidRPr="00933D6F">
        <w:t>4.1</w:t>
      </w:r>
      <w:r w:rsidRPr="00933D6F">
        <w:rPr>
          <w:rFonts w:hint="eastAsia"/>
        </w:rPr>
        <w:t>조</w:t>
      </w:r>
      <w:r w:rsidRPr="00933D6F">
        <w:t xml:space="preserve"> </w:t>
      </w:r>
      <w:r w:rsidRPr="00933D6F">
        <w:rPr>
          <w:rFonts w:hint="eastAsia"/>
        </w:rPr>
        <w:t>또는</w:t>
      </w:r>
      <w:r w:rsidRPr="00933D6F">
        <w:t xml:space="preserve"> </w:t>
      </w:r>
      <w:r w:rsidRPr="00933D6F">
        <w:rPr>
          <w:rFonts w:hint="eastAsia"/>
        </w:rPr>
        <w:t>제</w:t>
      </w:r>
      <w:r w:rsidRPr="00933D6F">
        <w:t>4.2</w:t>
      </w:r>
      <w:r w:rsidRPr="00933D6F">
        <w:rPr>
          <w:rFonts w:hint="eastAsia"/>
        </w:rPr>
        <w:t>조에</w:t>
      </w:r>
      <w:r w:rsidRPr="00933D6F">
        <w:t xml:space="preserve"> </w:t>
      </w:r>
      <w:r w:rsidRPr="00933D6F">
        <w:rPr>
          <w:rFonts w:hint="eastAsia"/>
        </w:rPr>
        <w:t>규정된</w:t>
      </w:r>
      <w:r w:rsidRPr="00933D6F">
        <w:t xml:space="preserve"> </w:t>
      </w:r>
      <w:r w:rsidRPr="00933D6F">
        <w:rPr>
          <w:rFonts w:hint="eastAsia"/>
        </w:rPr>
        <w:t>선행조건의</w:t>
      </w:r>
      <w:r w:rsidRPr="00933D6F">
        <w:t xml:space="preserve"> </w:t>
      </w:r>
      <w:r w:rsidRPr="00933D6F">
        <w:rPr>
          <w:rFonts w:hint="eastAsia"/>
        </w:rPr>
        <w:t>전부</w:t>
      </w:r>
      <w:r w:rsidRPr="00933D6F">
        <w:t xml:space="preserve"> </w:t>
      </w:r>
      <w:r w:rsidRPr="00933D6F">
        <w:rPr>
          <w:rFonts w:hint="eastAsia"/>
        </w:rPr>
        <w:t>또는</w:t>
      </w:r>
      <w:r w:rsidRPr="00933D6F">
        <w:t xml:space="preserve"> </w:t>
      </w:r>
      <w:r w:rsidRPr="00933D6F">
        <w:rPr>
          <w:rFonts w:hint="eastAsia"/>
        </w:rPr>
        <w:t>일부가</w:t>
      </w:r>
      <w:r w:rsidRPr="00933D6F">
        <w:t xml:space="preserve"> </w:t>
      </w:r>
      <w:r w:rsidRPr="00933D6F">
        <w:rPr>
          <w:rFonts w:hint="eastAsia"/>
        </w:rPr>
        <w:t>충족되지</w:t>
      </w:r>
      <w:r w:rsidRPr="00933D6F">
        <w:t xml:space="preserve"> </w:t>
      </w:r>
      <w:r w:rsidRPr="00933D6F">
        <w:rPr>
          <w:rFonts w:hint="eastAsia"/>
        </w:rPr>
        <w:t>않은</w:t>
      </w:r>
      <w:r w:rsidRPr="00933D6F">
        <w:t xml:space="preserve"> </w:t>
      </w:r>
      <w:r w:rsidRPr="00933D6F">
        <w:rPr>
          <w:rFonts w:hint="eastAsia"/>
        </w:rPr>
        <w:t>경우</w:t>
      </w:r>
      <w:r w:rsidRPr="00933D6F">
        <w:t xml:space="preserve">, </w:t>
      </w:r>
      <w:r w:rsidRPr="00933D6F">
        <w:rPr>
          <w:rFonts w:hint="eastAsia"/>
        </w:rPr>
        <w:t>해당</w:t>
      </w:r>
      <w:r w:rsidRPr="00933D6F">
        <w:t xml:space="preserve"> </w:t>
      </w:r>
      <w:r w:rsidRPr="00933D6F">
        <w:rPr>
          <w:rFonts w:hint="eastAsia"/>
        </w:rPr>
        <w:t>선행조건의</w:t>
      </w:r>
      <w:r w:rsidRPr="00933D6F">
        <w:t xml:space="preserve"> </w:t>
      </w:r>
      <w:r w:rsidRPr="00933D6F">
        <w:rPr>
          <w:rFonts w:hint="eastAsia"/>
        </w:rPr>
        <w:t>미충족에</w:t>
      </w:r>
      <w:r w:rsidRPr="00933D6F">
        <w:t xml:space="preserve"> </w:t>
      </w:r>
      <w:r w:rsidRPr="00933D6F">
        <w:rPr>
          <w:rFonts w:hint="eastAsia"/>
        </w:rPr>
        <w:t>대하여</w:t>
      </w:r>
      <w:r w:rsidRPr="00933D6F">
        <w:t xml:space="preserve"> </w:t>
      </w:r>
      <w:r w:rsidRPr="00933D6F">
        <w:rPr>
          <w:rFonts w:hint="eastAsia"/>
        </w:rPr>
        <w:t>책임</w:t>
      </w:r>
      <w:r w:rsidRPr="00933D6F">
        <w:t xml:space="preserve"> </w:t>
      </w:r>
      <w:r w:rsidRPr="00933D6F">
        <w:rPr>
          <w:rFonts w:hint="eastAsia"/>
        </w:rPr>
        <w:t>있는</w:t>
      </w:r>
      <w:r w:rsidRPr="00933D6F">
        <w:t xml:space="preserve"> </w:t>
      </w:r>
      <w:r w:rsidRPr="00933D6F">
        <w:rPr>
          <w:rFonts w:hint="eastAsia"/>
        </w:rPr>
        <w:t>당사자는</w:t>
      </w:r>
      <w:r w:rsidRPr="00933D6F">
        <w:t xml:space="preserve"> </w:t>
      </w:r>
      <w:r w:rsidRPr="00933D6F">
        <w:rPr>
          <w:rFonts w:hint="eastAsia"/>
        </w:rPr>
        <w:t>그러한</w:t>
      </w:r>
      <w:r w:rsidRPr="00933D6F">
        <w:t xml:space="preserve"> </w:t>
      </w:r>
      <w:r w:rsidRPr="00933D6F">
        <w:rPr>
          <w:rFonts w:hint="eastAsia"/>
        </w:rPr>
        <w:t>선행조건의</w:t>
      </w:r>
      <w:r w:rsidRPr="00933D6F">
        <w:t xml:space="preserve"> </w:t>
      </w:r>
      <w:r w:rsidRPr="00933D6F">
        <w:rPr>
          <w:rFonts w:hint="eastAsia"/>
        </w:rPr>
        <w:t>미충족을</w:t>
      </w:r>
      <w:r w:rsidRPr="00933D6F">
        <w:t xml:space="preserve"> </w:t>
      </w:r>
      <w:r w:rsidRPr="00933D6F">
        <w:rPr>
          <w:rFonts w:hint="eastAsia"/>
        </w:rPr>
        <w:t>주장하거나</w:t>
      </w:r>
      <w:r w:rsidRPr="00933D6F">
        <w:t xml:space="preserve"> </w:t>
      </w:r>
      <w:r w:rsidRPr="00933D6F">
        <w:rPr>
          <w:rFonts w:hint="eastAsia"/>
        </w:rPr>
        <w:t>그러한</w:t>
      </w:r>
      <w:r w:rsidRPr="00933D6F">
        <w:t xml:space="preserve"> </w:t>
      </w:r>
      <w:r w:rsidRPr="00933D6F">
        <w:rPr>
          <w:rFonts w:hint="eastAsia"/>
        </w:rPr>
        <w:t>선행조건의</w:t>
      </w:r>
      <w:r w:rsidRPr="00933D6F">
        <w:t xml:space="preserve"> </w:t>
      </w:r>
      <w:r w:rsidRPr="00933D6F">
        <w:rPr>
          <w:rFonts w:hint="eastAsia"/>
        </w:rPr>
        <w:t>미충족을</w:t>
      </w:r>
      <w:r w:rsidRPr="00933D6F">
        <w:t xml:space="preserve"> </w:t>
      </w:r>
      <w:r w:rsidRPr="00933D6F">
        <w:rPr>
          <w:rFonts w:hint="eastAsia"/>
        </w:rPr>
        <w:t>이유로</w:t>
      </w:r>
      <w:r w:rsidRPr="00933D6F">
        <w:t xml:space="preserve"> </w:t>
      </w:r>
      <w:r w:rsidRPr="00933D6F">
        <w:rPr>
          <w:rFonts w:hint="eastAsia"/>
        </w:rPr>
        <w:t>거래종결을</w:t>
      </w:r>
      <w:r w:rsidRPr="00933D6F">
        <w:t xml:space="preserve"> </w:t>
      </w:r>
      <w:r w:rsidRPr="00933D6F">
        <w:rPr>
          <w:rFonts w:hint="eastAsia"/>
        </w:rPr>
        <w:t>거절할</w:t>
      </w:r>
      <w:r w:rsidRPr="00933D6F">
        <w:t xml:space="preserve"> </w:t>
      </w:r>
      <w:r w:rsidRPr="00933D6F">
        <w:rPr>
          <w:rFonts w:hint="eastAsia"/>
        </w:rPr>
        <w:t>수</w:t>
      </w:r>
      <w:r w:rsidRPr="00933D6F">
        <w:t xml:space="preserve"> </w:t>
      </w:r>
      <w:r w:rsidRPr="00933D6F">
        <w:rPr>
          <w:rFonts w:hint="eastAsia"/>
        </w:rPr>
        <w:t>없다</w:t>
      </w:r>
      <w:r w:rsidRPr="00933D6F">
        <w:t xml:space="preserve">. </w:t>
      </w:r>
    </w:p>
    <w:p w14:paraId="350B742D" w14:textId="77777777" w:rsidR="00A76EA4" w:rsidRPr="00933D6F" w:rsidRDefault="00A76EA4" w:rsidP="009840E5">
      <w:pPr>
        <w:pStyle w:val="BKLH1-1"/>
        <w:rPr>
          <w:szCs w:val="22"/>
        </w:rPr>
      </w:pPr>
      <w:bookmarkStart w:id="94" w:name="_Toc325125171"/>
      <w:bookmarkStart w:id="95" w:name="_Toc58933196"/>
      <w:bookmarkEnd w:id="93"/>
      <w:r w:rsidRPr="00933D6F">
        <w:rPr>
          <w:szCs w:val="22"/>
        </w:rPr>
        <w:t>진술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보장</w:t>
      </w:r>
      <w:bookmarkEnd w:id="94"/>
      <w:bookmarkEnd w:id="95"/>
    </w:p>
    <w:p w14:paraId="1374B299" w14:textId="49098B90" w:rsidR="00A76EA4" w:rsidRPr="00933D6F" w:rsidRDefault="00E63701" w:rsidP="009840E5">
      <w:pPr>
        <w:pStyle w:val="BKLH2-11"/>
        <w:rPr>
          <w:szCs w:val="22"/>
        </w:rPr>
      </w:pPr>
      <w:bookmarkStart w:id="96" w:name="_DV_M98"/>
      <w:bookmarkStart w:id="97" w:name="_DV_M99"/>
      <w:bookmarkStart w:id="98" w:name="_Toc58933197"/>
      <w:bookmarkEnd w:id="96"/>
      <w:bookmarkEnd w:id="97"/>
      <w:r>
        <w:rPr>
          <w:szCs w:val="22"/>
        </w:rPr>
        <w:t>매도인</w:t>
      </w:r>
      <w:r w:rsidR="00544A49" w:rsidRPr="00933D6F">
        <w:rPr>
          <w:szCs w:val="22"/>
        </w:rPr>
        <w:t>의</w:t>
      </w:r>
      <w:r w:rsidR="00A76EA4" w:rsidRPr="00933D6F">
        <w:rPr>
          <w:szCs w:val="22"/>
        </w:rPr>
        <w:t xml:space="preserve"> </w:t>
      </w:r>
      <w:r w:rsidR="00A76EA4" w:rsidRPr="00933D6F">
        <w:rPr>
          <w:szCs w:val="22"/>
        </w:rPr>
        <w:t>진술</w:t>
      </w:r>
      <w:r w:rsidR="00A76EA4" w:rsidRPr="00933D6F">
        <w:rPr>
          <w:szCs w:val="22"/>
        </w:rPr>
        <w:t xml:space="preserve"> </w:t>
      </w:r>
      <w:r w:rsidR="00A76EA4" w:rsidRPr="00933D6F">
        <w:rPr>
          <w:szCs w:val="22"/>
        </w:rPr>
        <w:t>및</w:t>
      </w:r>
      <w:r w:rsidR="00A76EA4" w:rsidRPr="00933D6F">
        <w:rPr>
          <w:szCs w:val="22"/>
        </w:rPr>
        <w:t xml:space="preserve"> </w:t>
      </w:r>
      <w:r w:rsidR="00A76EA4" w:rsidRPr="00933D6F">
        <w:rPr>
          <w:szCs w:val="22"/>
        </w:rPr>
        <w:t>보장</w:t>
      </w:r>
      <w:bookmarkEnd w:id="98"/>
    </w:p>
    <w:p w14:paraId="7EF45FA9" w14:textId="6ED7F1FC" w:rsidR="00A76EA4" w:rsidRPr="00933D6F" w:rsidRDefault="00E63701" w:rsidP="009840E5">
      <w:pPr>
        <w:pStyle w:val="BKLBodyText"/>
        <w:rPr>
          <w:szCs w:val="22"/>
        </w:rPr>
      </w:pPr>
      <w:r>
        <w:rPr>
          <w:rFonts w:hint="eastAsia"/>
          <w:szCs w:val="22"/>
        </w:rPr>
        <w:t>매도인</w:t>
      </w:r>
      <w:r w:rsidR="003A698E" w:rsidRPr="00933D6F">
        <w:rPr>
          <w:szCs w:val="22"/>
        </w:rPr>
        <w:t>은</w:t>
      </w:r>
      <w:r w:rsidR="003A698E" w:rsidRPr="00933D6F">
        <w:rPr>
          <w:szCs w:val="22"/>
        </w:rPr>
        <w:t xml:space="preserve"> </w:t>
      </w:r>
      <w:r w:rsidR="003A698E" w:rsidRPr="00933D6F">
        <w:rPr>
          <w:szCs w:val="22"/>
        </w:rPr>
        <w:t>매수인에</w:t>
      </w:r>
      <w:r w:rsidR="003A698E" w:rsidRPr="00933D6F">
        <w:rPr>
          <w:szCs w:val="22"/>
        </w:rPr>
        <w:t xml:space="preserve"> </w:t>
      </w:r>
      <w:r w:rsidR="000950FC" w:rsidRPr="00933D6F">
        <w:rPr>
          <w:szCs w:val="22"/>
        </w:rPr>
        <w:t>대하여</w:t>
      </w:r>
      <w:r w:rsidR="00073C67" w:rsidRPr="00933D6F">
        <w:rPr>
          <w:szCs w:val="22"/>
        </w:rPr>
        <w:t xml:space="preserve"> </w:t>
      </w:r>
      <w:r w:rsidR="003A698E" w:rsidRPr="00933D6F">
        <w:rPr>
          <w:szCs w:val="22"/>
        </w:rPr>
        <w:t>본</w:t>
      </w:r>
      <w:r w:rsidR="003A698E" w:rsidRPr="00933D6F">
        <w:rPr>
          <w:szCs w:val="22"/>
        </w:rPr>
        <w:t xml:space="preserve"> </w:t>
      </w:r>
      <w:r w:rsidR="003A698E" w:rsidRPr="00933D6F">
        <w:rPr>
          <w:szCs w:val="22"/>
        </w:rPr>
        <w:t>계약</w:t>
      </w:r>
      <w:r w:rsidR="003A698E" w:rsidRPr="00933D6F">
        <w:rPr>
          <w:szCs w:val="22"/>
        </w:rPr>
        <w:t xml:space="preserve"> </w:t>
      </w:r>
      <w:r w:rsidR="003A698E" w:rsidRPr="00933D6F">
        <w:rPr>
          <w:szCs w:val="22"/>
        </w:rPr>
        <w:t>체결일</w:t>
      </w:r>
      <w:r w:rsidR="003A698E" w:rsidRPr="00933D6F">
        <w:rPr>
          <w:szCs w:val="22"/>
        </w:rPr>
        <w:t xml:space="preserve"> </w:t>
      </w:r>
      <w:r w:rsidR="003A698E" w:rsidRPr="00933D6F">
        <w:rPr>
          <w:szCs w:val="22"/>
        </w:rPr>
        <w:t>및</w:t>
      </w:r>
      <w:r w:rsidR="003A698E" w:rsidRPr="00933D6F">
        <w:rPr>
          <w:szCs w:val="22"/>
        </w:rPr>
        <w:t xml:space="preserve"> </w:t>
      </w:r>
      <w:r w:rsidR="003A698E" w:rsidRPr="00933D6F">
        <w:rPr>
          <w:szCs w:val="22"/>
        </w:rPr>
        <w:t>거래종결일</w:t>
      </w:r>
      <w:r w:rsidR="003A698E" w:rsidRPr="00933D6F">
        <w:rPr>
          <w:szCs w:val="22"/>
        </w:rPr>
        <w:t xml:space="preserve"> </w:t>
      </w:r>
      <w:r w:rsidR="003A698E" w:rsidRPr="00933D6F">
        <w:rPr>
          <w:szCs w:val="22"/>
        </w:rPr>
        <w:t>현재</w:t>
      </w:r>
      <w:r w:rsidR="003A698E" w:rsidRPr="00933D6F">
        <w:rPr>
          <w:szCs w:val="22"/>
        </w:rPr>
        <w:t>(</w:t>
      </w:r>
      <w:r w:rsidR="003A698E" w:rsidRPr="00933D6F">
        <w:rPr>
          <w:szCs w:val="22"/>
        </w:rPr>
        <w:t>단</w:t>
      </w:r>
      <w:r w:rsidR="003A698E" w:rsidRPr="00933D6F">
        <w:rPr>
          <w:szCs w:val="22"/>
        </w:rPr>
        <w:t xml:space="preserve">, </w:t>
      </w:r>
      <w:r w:rsidR="00262A3F" w:rsidRPr="00933D6F">
        <w:rPr>
          <w:rFonts w:hint="eastAsia"/>
          <w:szCs w:val="22"/>
        </w:rPr>
        <w:t>해당</w:t>
      </w:r>
      <w:r w:rsidR="00262A3F" w:rsidRPr="00933D6F">
        <w:rPr>
          <w:rFonts w:hint="eastAsia"/>
          <w:szCs w:val="22"/>
        </w:rPr>
        <w:t xml:space="preserve"> </w:t>
      </w:r>
      <w:r w:rsidR="00262A3F" w:rsidRPr="00933D6F">
        <w:rPr>
          <w:rFonts w:hint="eastAsia"/>
          <w:szCs w:val="22"/>
        </w:rPr>
        <w:t>조항</w:t>
      </w:r>
      <w:r w:rsidR="003A698E" w:rsidRPr="00933D6F">
        <w:rPr>
          <w:szCs w:val="22"/>
        </w:rPr>
        <w:t>에서</w:t>
      </w:r>
      <w:r w:rsidR="003A698E" w:rsidRPr="00933D6F">
        <w:rPr>
          <w:szCs w:val="22"/>
        </w:rPr>
        <w:t xml:space="preserve"> </w:t>
      </w:r>
      <w:r w:rsidR="003A698E" w:rsidRPr="00933D6F">
        <w:rPr>
          <w:szCs w:val="22"/>
        </w:rPr>
        <w:t>달리</w:t>
      </w:r>
      <w:r w:rsidR="003A698E" w:rsidRPr="00933D6F">
        <w:rPr>
          <w:szCs w:val="22"/>
        </w:rPr>
        <w:t xml:space="preserve"> </w:t>
      </w:r>
      <w:r w:rsidR="003A698E" w:rsidRPr="00933D6F">
        <w:rPr>
          <w:szCs w:val="22"/>
        </w:rPr>
        <w:t>명시된</w:t>
      </w:r>
      <w:r w:rsidR="003A698E" w:rsidRPr="00933D6F">
        <w:rPr>
          <w:szCs w:val="22"/>
        </w:rPr>
        <w:t xml:space="preserve"> </w:t>
      </w:r>
      <w:r w:rsidR="003A698E" w:rsidRPr="00933D6F">
        <w:rPr>
          <w:szCs w:val="22"/>
        </w:rPr>
        <w:t>경우에는</w:t>
      </w:r>
      <w:r w:rsidR="003A698E" w:rsidRPr="00933D6F">
        <w:rPr>
          <w:szCs w:val="22"/>
        </w:rPr>
        <w:t xml:space="preserve"> </w:t>
      </w:r>
      <w:r w:rsidR="003A698E" w:rsidRPr="00933D6F">
        <w:rPr>
          <w:szCs w:val="22"/>
        </w:rPr>
        <w:t>그</w:t>
      </w:r>
      <w:r w:rsidR="003A698E" w:rsidRPr="00933D6F">
        <w:rPr>
          <w:szCs w:val="22"/>
        </w:rPr>
        <w:t xml:space="preserve"> </w:t>
      </w:r>
      <w:r w:rsidR="003A698E" w:rsidRPr="00933D6F">
        <w:rPr>
          <w:szCs w:val="22"/>
        </w:rPr>
        <w:t>일자</w:t>
      </w:r>
      <w:r w:rsidR="00097CD8" w:rsidRPr="00933D6F">
        <w:rPr>
          <w:rFonts w:hint="eastAsia"/>
          <w:szCs w:val="22"/>
        </w:rPr>
        <w:t xml:space="preserve"> </w:t>
      </w:r>
      <w:r w:rsidR="00097CD8" w:rsidRPr="00933D6F">
        <w:rPr>
          <w:rFonts w:hint="eastAsia"/>
          <w:szCs w:val="22"/>
        </w:rPr>
        <w:t>현재</w:t>
      </w:r>
      <w:r w:rsidR="00097CD8" w:rsidRPr="00933D6F">
        <w:rPr>
          <w:rFonts w:hint="eastAsia"/>
          <w:szCs w:val="22"/>
        </w:rPr>
        <w:t xml:space="preserve"> </w:t>
      </w:r>
      <w:r w:rsidR="00097CD8" w:rsidRPr="00933D6F">
        <w:rPr>
          <w:rFonts w:hint="eastAsia"/>
          <w:szCs w:val="22"/>
        </w:rPr>
        <w:t>또는</w:t>
      </w:r>
      <w:r w:rsidR="00097CD8" w:rsidRPr="00933D6F">
        <w:rPr>
          <w:rFonts w:hint="eastAsia"/>
          <w:szCs w:val="22"/>
        </w:rPr>
        <w:t xml:space="preserve"> </w:t>
      </w:r>
      <w:r w:rsidR="00097CD8" w:rsidRPr="00933D6F">
        <w:rPr>
          <w:rFonts w:hint="eastAsia"/>
          <w:szCs w:val="22"/>
        </w:rPr>
        <w:t>기간</w:t>
      </w:r>
      <w:r w:rsidR="00097CD8" w:rsidRPr="00933D6F">
        <w:rPr>
          <w:rFonts w:hint="eastAsia"/>
          <w:szCs w:val="22"/>
        </w:rPr>
        <w:t xml:space="preserve"> </w:t>
      </w:r>
      <w:r w:rsidR="00097CD8" w:rsidRPr="00933D6F">
        <w:rPr>
          <w:rFonts w:hint="eastAsia"/>
          <w:szCs w:val="22"/>
        </w:rPr>
        <w:t>동안</w:t>
      </w:r>
      <w:r w:rsidR="003A698E" w:rsidRPr="00933D6F">
        <w:rPr>
          <w:szCs w:val="22"/>
        </w:rPr>
        <w:t xml:space="preserve">) </w:t>
      </w:r>
      <w:r w:rsidR="003A698E" w:rsidRPr="00933D6F">
        <w:rPr>
          <w:szCs w:val="22"/>
        </w:rPr>
        <w:t>다음의</w:t>
      </w:r>
      <w:r w:rsidR="003A698E" w:rsidRPr="00933D6F">
        <w:rPr>
          <w:szCs w:val="22"/>
        </w:rPr>
        <w:t xml:space="preserve"> </w:t>
      </w:r>
      <w:r w:rsidR="003A698E" w:rsidRPr="00933D6F">
        <w:rPr>
          <w:szCs w:val="22"/>
        </w:rPr>
        <w:t>사항이</w:t>
      </w:r>
      <w:r w:rsidR="003A698E" w:rsidRPr="00933D6F">
        <w:rPr>
          <w:szCs w:val="22"/>
        </w:rPr>
        <w:t xml:space="preserve"> </w:t>
      </w:r>
      <w:r w:rsidR="003A698E" w:rsidRPr="00933D6F">
        <w:rPr>
          <w:szCs w:val="22"/>
        </w:rPr>
        <w:t>진실하고</w:t>
      </w:r>
      <w:r w:rsidR="003A698E" w:rsidRPr="00933D6F">
        <w:rPr>
          <w:szCs w:val="22"/>
        </w:rPr>
        <w:t xml:space="preserve"> </w:t>
      </w:r>
      <w:r w:rsidR="003A698E" w:rsidRPr="00933D6F">
        <w:rPr>
          <w:szCs w:val="22"/>
        </w:rPr>
        <w:t>정확함을</w:t>
      </w:r>
      <w:r w:rsidR="003A698E" w:rsidRPr="00933D6F">
        <w:rPr>
          <w:szCs w:val="22"/>
        </w:rPr>
        <w:t xml:space="preserve"> </w:t>
      </w:r>
      <w:r w:rsidR="003A698E" w:rsidRPr="00933D6F">
        <w:rPr>
          <w:szCs w:val="22"/>
        </w:rPr>
        <w:t>진술하고</w:t>
      </w:r>
      <w:r w:rsidR="003A698E" w:rsidRPr="00933D6F">
        <w:rPr>
          <w:szCs w:val="22"/>
        </w:rPr>
        <w:t xml:space="preserve"> </w:t>
      </w:r>
      <w:r w:rsidR="003A698E" w:rsidRPr="00933D6F">
        <w:rPr>
          <w:szCs w:val="22"/>
        </w:rPr>
        <w:t>보장한다</w:t>
      </w:r>
      <w:r w:rsidR="00930DA4" w:rsidRPr="00933D6F">
        <w:rPr>
          <w:szCs w:val="22"/>
        </w:rPr>
        <w:t>.</w:t>
      </w:r>
      <w:r w:rsidR="00364AED" w:rsidRPr="00933D6F">
        <w:rPr>
          <w:rFonts w:hint="eastAsia"/>
          <w:szCs w:val="22"/>
        </w:rPr>
        <w:t xml:space="preserve"> </w:t>
      </w:r>
    </w:p>
    <w:p w14:paraId="0006CC90" w14:textId="495623E0" w:rsidR="007E7863" w:rsidRPr="00933D6F" w:rsidRDefault="00E63701" w:rsidP="00A2667E">
      <w:pPr>
        <w:pStyle w:val="BKLH3-1"/>
        <w:outlineLvl w:val="9"/>
        <w:rPr>
          <w:szCs w:val="22"/>
        </w:rPr>
      </w:pPr>
      <w:bookmarkStart w:id="99" w:name="_DV_M100"/>
      <w:bookmarkStart w:id="100" w:name="_DV_M101"/>
      <w:bookmarkStart w:id="101" w:name="_Toc522060134"/>
      <w:bookmarkEnd w:id="99"/>
      <w:bookmarkEnd w:id="100"/>
      <w:r>
        <w:rPr>
          <w:rFonts w:hint="eastAsia"/>
          <w:szCs w:val="22"/>
        </w:rPr>
        <w:t>매도인</w:t>
      </w:r>
      <w:r w:rsidR="007E7863" w:rsidRPr="00933D6F">
        <w:rPr>
          <w:rFonts w:hint="eastAsia"/>
          <w:szCs w:val="22"/>
        </w:rPr>
        <w:t>은</w:t>
      </w:r>
      <w:r w:rsidR="007E7863" w:rsidRPr="00933D6F">
        <w:rPr>
          <w:rFonts w:hint="eastAsia"/>
          <w:szCs w:val="22"/>
        </w:rPr>
        <w:t xml:space="preserve"> </w:t>
      </w:r>
      <w:r w:rsidR="007E7863" w:rsidRPr="00933D6F">
        <w:rPr>
          <w:rFonts w:hint="eastAsia"/>
          <w:szCs w:val="22"/>
        </w:rPr>
        <w:t>대한민국</w:t>
      </w:r>
      <w:r w:rsidR="007E7863" w:rsidRPr="00933D6F">
        <w:rPr>
          <w:szCs w:val="22"/>
        </w:rPr>
        <w:t xml:space="preserve"> </w:t>
      </w:r>
      <w:r w:rsidR="007E7863" w:rsidRPr="00933D6F">
        <w:rPr>
          <w:rFonts w:hint="eastAsia"/>
          <w:szCs w:val="22"/>
        </w:rPr>
        <w:t>국민이며</w:t>
      </w:r>
      <w:r w:rsidR="007E7863" w:rsidRPr="00933D6F">
        <w:rPr>
          <w:szCs w:val="22"/>
        </w:rPr>
        <w:t xml:space="preserve">, </w:t>
      </w:r>
      <w:r w:rsidR="003676F1" w:rsidRPr="00933D6F">
        <w:rPr>
          <w:rFonts w:hint="eastAsia"/>
          <w:szCs w:val="22"/>
        </w:rPr>
        <w:t>대한민</w:t>
      </w:r>
      <w:r w:rsidR="004A0AC8" w:rsidRPr="00933D6F">
        <w:rPr>
          <w:szCs w:val="22"/>
        </w:rPr>
        <w:t>국에</w:t>
      </w:r>
      <w:r w:rsidR="004A0AC8" w:rsidRPr="00933D6F">
        <w:rPr>
          <w:szCs w:val="22"/>
        </w:rPr>
        <w:t xml:space="preserve"> </w:t>
      </w:r>
      <w:r w:rsidR="004A0AC8" w:rsidRPr="00933D6F">
        <w:rPr>
          <w:szCs w:val="22"/>
        </w:rPr>
        <w:t>거주하는</w:t>
      </w:r>
      <w:r w:rsidR="004A0AC8" w:rsidRPr="00933D6F">
        <w:rPr>
          <w:szCs w:val="22"/>
        </w:rPr>
        <w:t xml:space="preserve"> </w:t>
      </w:r>
      <w:r w:rsidR="004A0AC8" w:rsidRPr="00933D6F">
        <w:rPr>
          <w:rFonts w:hint="eastAsia"/>
          <w:szCs w:val="22"/>
        </w:rPr>
        <w:t>소득</w:t>
      </w:r>
      <w:r w:rsidR="004A0AC8" w:rsidRPr="00933D6F">
        <w:rPr>
          <w:szCs w:val="22"/>
        </w:rPr>
        <w:t>세법상</w:t>
      </w:r>
      <w:r w:rsidR="004A0AC8" w:rsidRPr="00933D6F">
        <w:rPr>
          <w:szCs w:val="22"/>
        </w:rPr>
        <w:t xml:space="preserve"> </w:t>
      </w:r>
      <w:r w:rsidR="004A0AC8" w:rsidRPr="00933D6F">
        <w:rPr>
          <w:szCs w:val="22"/>
        </w:rPr>
        <w:t>거주자이다</w:t>
      </w:r>
      <w:r w:rsidR="004A0AC8" w:rsidRPr="00933D6F">
        <w:rPr>
          <w:szCs w:val="22"/>
        </w:rPr>
        <w:t>.</w:t>
      </w:r>
      <w:r w:rsidR="004A0AC8" w:rsidRPr="00933D6F">
        <w:rPr>
          <w:rFonts w:hint="eastAsia"/>
          <w:szCs w:val="22"/>
        </w:rPr>
        <w:t xml:space="preserve"> </w:t>
      </w:r>
    </w:p>
    <w:p w14:paraId="1FE24EA9" w14:textId="35A7E6D6" w:rsidR="003A698E" w:rsidRPr="00933D6F" w:rsidRDefault="00D4445A" w:rsidP="00A2667E">
      <w:pPr>
        <w:pStyle w:val="BKLH3-1"/>
        <w:outlineLvl w:val="9"/>
        <w:rPr>
          <w:szCs w:val="22"/>
        </w:rPr>
      </w:pPr>
      <w:r w:rsidRPr="00933D6F">
        <w:rPr>
          <w:szCs w:val="22"/>
        </w:rPr>
        <w:t>매도인</w:t>
      </w:r>
      <w:r w:rsidR="007E7863" w:rsidRPr="00933D6F">
        <w:rPr>
          <w:szCs w:val="22"/>
        </w:rPr>
        <w:t>은</w:t>
      </w:r>
      <w:r w:rsidR="007E7863" w:rsidRPr="00933D6F">
        <w:rPr>
          <w:szCs w:val="22"/>
        </w:rPr>
        <w:t xml:space="preserve"> </w:t>
      </w:r>
      <w:r w:rsidR="007E7863" w:rsidRPr="00933D6F">
        <w:rPr>
          <w:szCs w:val="22"/>
        </w:rPr>
        <w:t>본</w:t>
      </w:r>
      <w:r w:rsidR="007E7863" w:rsidRPr="00933D6F">
        <w:rPr>
          <w:szCs w:val="22"/>
        </w:rPr>
        <w:t xml:space="preserve"> </w:t>
      </w:r>
      <w:r w:rsidR="007E7863" w:rsidRPr="00933D6F">
        <w:rPr>
          <w:szCs w:val="22"/>
        </w:rPr>
        <w:t>계약을</w:t>
      </w:r>
      <w:r w:rsidR="007E7863" w:rsidRPr="00933D6F">
        <w:rPr>
          <w:szCs w:val="22"/>
        </w:rPr>
        <w:t xml:space="preserve"> </w:t>
      </w:r>
      <w:r w:rsidR="007E7863" w:rsidRPr="00933D6F">
        <w:rPr>
          <w:szCs w:val="22"/>
        </w:rPr>
        <w:t>체결하고</w:t>
      </w:r>
      <w:r w:rsidR="007E7863" w:rsidRPr="00933D6F">
        <w:rPr>
          <w:szCs w:val="22"/>
        </w:rPr>
        <w:t xml:space="preserve"> </w:t>
      </w:r>
      <w:r w:rsidR="007E7863" w:rsidRPr="00933D6F">
        <w:rPr>
          <w:szCs w:val="22"/>
        </w:rPr>
        <w:t>본</w:t>
      </w:r>
      <w:r w:rsidR="007E7863" w:rsidRPr="00933D6F">
        <w:rPr>
          <w:szCs w:val="22"/>
        </w:rPr>
        <w:t xml:space="preserve"> </w:t>
      </w:r>
      <w:r w:rsidR="007E7863" w:rsidRPr="00933D6F">
        <w:rPr>
          <w:szCs w:val="22"/>
        </w:rPr>
        <w:t>계약에</w:t>
      </w:r>
      <w:r w:rsidR="007E7863" w:rsidRPr="00933D6F">
        <w:rPr>
          <w:szCs w:val="22"/>
        </w:rPr>
        <w:t xml:space="preserve"> </w:t>
      </w:r>
      <w:r w:rsidR="007E7863" w:rsidRPr="00933D6F">
        <w:rPr>
          <w:szCs w:val="22"/>
        </w:rPr>
        <w:t>따른</w:t>
      </w:r>
      <w:r w:rsidR="007E7863" w:rsidRPr="00933D6F">
        <w:rPr>
          <w:szCs w:val="22"/>
        </w:rPr>
        <w:t xml:space="preserve"> </w:t>
      </w:r>
      <w:r w:rsidR="007E7863" w:rsidRPr="00933D6F">
        <w:rPr>
          <w:szCs w:val="22"/>
        </w:rPr>
        <w:t>의무를</w:t>
      </w:r>
      <w:r w:rsidR="007E7863" w:rsidRPr="00933D6F">
        <w:rPr>
          <w:szCs w:val="22"/>
        </w:rPr>
        <w:t xml:space="preserve"> </w:t>
      </w:r>
      <w:r w:rsidR="007E7863" w:rsidRPr="00933D6F">
        <w:rPr>
          <w:szCs w:val="22"/>
        </w:rPr>
        <w:t>이행하기</w:t>
      </w:r>
      <w:r w:rsidR="007E7863" w:rsidRPr="00933D6F">
        <w:rPr>
          <w:szCs w:val="22"/>
        </w:rPr>
        <w:t xml:space="preserve"> </w:t>
      </w:r>
      <w:r w:rsidR="007E7863" w:rsidRPr="00933D6F">
        <w:rPr>
          <w:szCs w:val="22"/>
        </w:rPr>
        <w:t>위하여</w:t>
      </w:r>
      <w:r w:rsidR="007E7863" w:rsidRPr="00933D6F">
        <w:rPr>
          <w:szCs w:val="22"/>
        </w:rPr>
        <w:t xml:space="preserve"> </w:t>
      </w:r>
      <w:r w:rsidR="007E7863" w:rsidRPr="00933D6F">
        <w:rPr>
          <w:szCs w:val="22"/>
        </w:rPr>
        <w:t>필요한</w:t>
      </w:r>
      <w:r w:rsidR="007E7863" w:rsidRPr="00933D6F">
        <w:rPr>
          <w:szCs w:val="22"/>
        </w:rPr>
        <w:t xml:space="preserve"> </w:t>
      </w:r>
      <w:r w:rsidR="007E7863" w:rsidRPr="00933D6F">
        <w:rPr>
          <w:szCs w:val="22"/>
        </w:rPr>
        <w:t>권한과</w:t>
      </w:r>
      <w:r w:rsidR="007E7863" w:rsidRPr="00933D6F">
        <w:rPr>
          <w:szCs w:val="22"/>
        </w:rPr>
        <w:t xml:space="preserve"> </w:t>
      </w:r>
      <w:r w:rsidR="007E7863" w:rsidRPr="00933D6F">
        <w:rPr>
          <w:rFonts w:hint="eastAsia"/>
          <w:szCs w:val="22"/>
        </w:rPr>
        <w:t>능력</w:t>
      </w:r>
      <w:r w:rsidR="007E7863" w:rsidRPr="00933D6F">
        <w:rPr>
          <w:szCs w:val="22"/>
        </w:rPr>
        <w:t>을</w:t>
      </w:r>
      <w:r w:rsidR="007E7863" w:rsidRPr="00933D6F">
        <w:rPr>
          <w:szCs w:val="22"/>
        </w:rPr>
        <w:t xml:space="preserve"> </w:t>
      </w:r>
      <w:r w:rsidR="007E7863" w:rsidRPr="00933D6F">
        <w:rPr>
          <w:szCs w:val="22"/>
        </w:rPr>
        <w:t>가지고</w:t>
      </w:r>
      <w:r w:rsidR="007E7863" w:rsidRPr="00933D6F">
        <w:rPr>
          <w:szCs w:val="22"/>
        </w:rPr>
        <w:t xml:space="preserve"> </w:t>
      </w:r>
      <w:r w:rsidR="007E7863" w:rsidRPr="00933D6F">
        <w:rPr>
          <w:szCs w:val="22"/>
        </w:rPr>
        <w:t>있다</w:t>
      </w:r>
      <w:r w:rsidR="007E7863" w:rsidRPr="00933D6F">
        <w:rPr>
          <w:szCs w:val="22"/>
        </w:rPr>
        <w:t>.</w:t>
      </w:r>
      <w:bookmarkEnd w:id="101"/>
      <w:r w:rsidR="003A698E" w:rsidRPr="00933D6F">
        <w:rPr>
          <w:szCs w:val="22"/>
        </w:rPr>
        <w:t xml:space="preserve"> </w:t>
      </w:r>
    </w:p>
    <w:p w14:paraId="47F07287" w14:textId="77A2E9B5" w:rsidR="009840E5" w:rsidRPr="00933D6F" w:rsidRDefault="00D66252" w:rsidP="00A2667E">
      <w:pPr>
        <w:pStyle w:val="BKLH3-1"/>
        <w:outlineLvl w:val="9"/>
        <w:rPr>
          <w:szCs w:val="22"/>
        </w:rPr>
      </w:pPr>
      <w:bookmarkStart w:id="102" w:name="_Toc522060136"/>
      <w:r>
        <w:rPr>
          <w:rFonts w:hint="eastAsia"/>
          <w:szCs w:val="22"/>
        </w:rPr>
        <w:t>매도인</w:t>
      </w:r>
      <w:r w:rsidR="009840E5" w:rsidRPr="00933D6F">
        <w:rPr>
          <w:szCs w:val="22"/>
        </w:rPr>
        <w:t>이</w:t>
      </w:r>
      <w:r w:rsidR="009840E5" w:rsidRPr="00933D6F">
        <w:rPr>
          <w:szCs w:val="22"/>
        </w:rPr>
        <w:t xml:space="preserve"> </w:t>
      </w:r>
      <w:r w:rsidR="009840E5" w:rsidRPr="00933D6F">
        <w:rPr>
          <w:szCs w:val="22"/>
        </w:rPr>
        <w:t>본</w:t>
      </w:r>
      <w:r w:rsidR="009840E5" w:rsidRPr="00933D6F">
        <w:rPr>
          <w:szCs w:val="22"/>
        </w:rPr>
        <w:t xml:space="preserve"> </w:t>
      </w:r>
      <w:r w:rsidR="009840E5" w:rsidRPr="00933D6F">
        <w:rPr>
          <w:szCs w:val="22"/>
        </w:rPr>
        <w:t>계약을</w:t>
      </w:r>
      <w:r w:rsidR="009840E5" w:rsidRPr="00933D6F">
        <w:rPr>
          <w:szCs w:val="22"/>
        </w:rPr>
        <w:t xml:space="preserve"> </w:t>
      </w:r>
      <w:r w:rsidR="009840E5" w:rsidRPr="00933D6F">
        <w:rPr>
          <w:szCs w:val="22"/>
        </w:rPr>
        <w:t>체결하고</w:t>
      </w:r>
      <w:r w:rsidR="009840E5" w:rsidRPr="00933D6F">
        <w:rPr>
          <w:szCs w:val="22"/>
        </w:rPr>
        <w:t xml:space="preserve"> </w:t>
      </w:r>
      <w:r w:rsidR="009840E5" w:rsidRPr="00933D6F">
        <w:rPr>
          <w:szCs w:val="22"/>
        </w:rPr>
        <w:t>본</w:t>
      </w:r>
      <w:r w:rsidR="009840E5" w:rsidRPr="00933D6F">
        <w:rPr>
          <w:szCs w:val="22"/>
        </w:rPr>
        <w:t xml:space="preserve"> </w:t>
      </w:r>
      <w:r w:rsidR="009840E5" w:rsidRPr="00933D6F">
        <w:rPr>
          <w:szCs w:val="22"/>
        </w:rPr>
        <w:t>계약에</w:t>
      </w:r>
      <w:r w:rsidR="009840E5" w:rsidRPr="00933D6F">
        <w:rPr>
          <w:szCs w:val="22"/>
        </w:rPr>
        <w:t xml:space="preserve"> </w:t>
      </w:r>
      <w:r w:rsidR="009840E5" w:rsidRPr="00933D6F">
        <w:rPr>
          <w:szCs w:val="22"/>
        </w:rPr>
        <w:t>따른</w:t>
      </w:r>
      <w:r w:rsidR="009840E5" w:rsidRPr="00933D6F">
        <w:rPr>
          <w:szCs w:val="22"/>
        </w:rPr>
        <w:t xml:space="preserve"> </w:t>
      </w:r>
      <w:r w:rsidR="009840E5" w:rsidRPr="00933D6F">
        <w:rPr>
          <w:szCs w:val="22"/>
        </w:rPr>
        <w:t>의무를</w:t>
      </w:r>
      <w:r w:rsidR="009840E5" w:rsidRPr="00933D6F">
        <w:rPr>
          <w:szCs w:val="22"/>
        </w:rPr>
        <w:t xml:space="preserve"> </w:t>
      </w:r>
      <w:r w:rsidR="009840E5" w:rsidRPr="00933D6F">
        <w:rPr>
          <w:szCs w:val="22"/>
        </w:rPr>
        <w:t>이행하는</w:t>
      </w:r>
      <w:r w:rsidR="009840E5" w:rsidRPr="00933D6F">
        <w:rPr>
          <w:szCs w:val="22"/>
        </w:rPr>
        <w:t xml:space="preserve"> </w:t>
      </w:r>
      <w:r w:rsidR="009840E5" w:rsidRPr="00933D6F">
        <w:rPr>
          <w:szCs w:val="22"/>
        </w:rPr>
        <w:t>것은</w:t>
      </w:r>
      <w:r w:rsidR="009840E5" w:rsidRPr="00933D6F">
        <w:rPr>
          <w:szCs w:val="22"/>
        </w:rPr>
        <w:t xml:space="preserve"> </w:t>
      </w:r>
      <w:r>
        <w:rPr>
          <w:rFonts w:hint="eastAsia"/>
          <w:szCs w:val="22"/>
        </w:rPr>
        <w:t>매도인</w:t>
      </w:r>
      <w:r w:rsidR="00A93F13" w:rsidRPr="00933D6F">
        <w:rPr>
          <w:rFonts w:hint="eastAsia"/>
          <w:szCs w:val="22"/>
        </w:rPr>
        <w:t>에게</w:t>
      </w:r>
      <w:r w:rsidR="00A93F13" w:rsidRPr="00933D6F">
        <w:rPr>
          <w:rFonts w:hint="eastAsia"/>
          <w:szCs w:val="22"/>
        </w:rPr>
        <w:t xml:space="preserve"> </w:t>
      </w:r>
      <w:r w:rsidR="00A93F13" w:rsidRPr="00933D6F">
        <w:rPr>
          <w:rFonts w:hint="eastAsia"/>
          <w:szCs w:val="22"/>
        </w:rPr>
        <w:t>적용되는</w:t>
      </w:r>
      <w:r w:rsidR="009840E5" w:rsidRPr="00933D6F">
        <w:rPr>
          <w:szCs w:val="22"/>
        </w:rPr>
        <w:t xml:space="preserve"> </w:t>
      </w:r>
      <w:r w:rsidR="009840E5" w:rsidRPr="00933D6F">
        <w:rPr>
          <w:szCs w:val="22"/>
        </w:rPr>
        <w:t>법률</w:t>
      </w:r>
      <w:r w:rsidR="009840E5" w:rsidRPr="00933D6F">
        <w:rPr>
          <w:rFonts w:hint="eastAsia"/>
          <w:szCs w:val="22"/>
        </w:rPr>
        <w:t xml:space="preserve"> </w:t>
      </w:r>
      <w:r w:rsidR="009840E5" w:rsidRPr="00933D6F">
        <w:rPr>
          <w:rFonts w:hint="eastAsia"/>
          <w:szCs w:val="22"/>
        </w:rPr>
        <w:t>및</w:t>
      </w:r>
      <w:r w:rsidR="009840E5" w:rsidRPr="00933D6F">
        <w:rPr>
          <w:szCs w:val="22"/>
        </w:rPr>
        <w:t xml:space="preserve"> </w:t>
      </w:r>
      <w:r>
        <w:rPr>
          <w:rFonts w:hint="eastAsia"/>
          <w:szCs w:val="22"/>
        </w:rPr>
        <w:t>매도인</w:t>
      </w:r>
      <w:r w:rsidR="009840E5" w:rsidRPr="00933D6F">
        <w:rPr>
          <w:szCs w:val="22"/>
        </w:rPr>
        <w:t>이</w:t>
      </w:r>
      <w:r w:rsidR="009840E5" w:rsidRPr="00933D6F">
        <w:rPr>
          <w:szCs w:val="22"/>
        </w:rPr>
        <w:t xml:space="preserve"> </w:t>
      </w:r>
      <w:r w:rsidR="009840E5" w:rsidRPr="00933D6F">
        <w:rPr>
          <w:szCs w:val="22"/>
        </w:rPr>
        <w:t>당사자인</w:t>
      </w:r>
      <w:r w:rsidR="009840E5" w:rsidRPr="00933D6F">
        <w:rPr>
          <w:szCs w:val="22"/>
        </w:rPr>
        <w:t xml:space="preserve"> </w:t>
      </w:r>
      <w:r w:rsidR="009840E5" w:rsidRPr="00933D6F">
        <w:rPr>
          <w:szCs w:val="22"/>
        </w:rPr>
        <w:t>계약</w:t>
      </w:r>
      <w:r w:rsidR="009840E5" w:rsidRPr="00933D6F">
        <w:rPr>
          <w:rFonts w:hint="eastAsia"/>
          <w:szCs w:val="22"/>
        </w:rPr>
        <w:t>이나</w:t>
      </w:r>
      <w:r w:rsidR="009840E5" w:rsidRPr="00933D6F">
        <w:rPr>
          <w:rFonts w:hint="eastAsia"/>
          <w:szCs w:val="22"/>
        </w:rPr>
        <w:t xml:space="preserve"> </w:t>
      </w:r>
      <w:r w:rsidR="009840E5" w:rsidRPr="00933D6F">
        <w:rPr>
          <w:rFonts w:hint="eastAsia"/>
          <w:szCs w:val="22"/>
        </w:rPr>
        <w:t>약정</w:t>
      </w:r>
      <w:r w:rsidR="009840E5" w:rsidRPr="00933D6F">
        <w:rPr>
          <w:szCs w:val="22"/>
        </w:rPr>
        <w:t>에</w:t>
      </w:r>
      <w:r w:rsidR="009840E5" w:rsidRPr="00933D6F">
        <w:rPr>
          <w:szCs w:val="22"/>
        </w:rPr>
        <w:t xml:space="preserve"> </w:t>
      </w:r>
      <w:r w:rsidR="009840E5" w:rsidRPr="00933D6F">
        <w:rPr>
          <w:szCs w:val="22"/>
        </w:rPr>
        <w:t>위반</w:t>
      </w:r>
      <w:r w:rsidR="00A93F13" w:rsidRPr="00933D6F">
        <w:rPr>
          <w:rFonts w:hint="eastAsia"/>
          <w:szCs w:val="22"/>
        </w:rPr>
        <w:t xml:space="preserve"> </w:t>
      </w:r>
      <w:r w:rsidR="00A93F13" w:rsidRPr="00933D6F">
        <w:rPr>
          <w:rFonts w:hint="eastAsia"/>
          <w:szCs w:val="22"/>
        </w:rPr>
        <w:t>또는</w:t>
      </w:r>
      <w:r w:rsidR="00A93F13" w:rsidRPr="00933D6F">
        <w:rPr>
          <w:rFonts w:hint="eastAsia"/>
          <w:szCs w:val="22"/>
        </w:rPr>
        <w:t xml:space="preserve"> </w:t>
      </w:r>
      <w:r w:rsidR="00A93F13" w:rsidRPr="00933D6F">
        <w:rPr>
          <w:rFonts w:hint="eastAsia"/>
          <w:szCs w:val="22"/>
        </w:rPr>
        <w:t>의무불이행을</w:t>
      </w:r>
      <w:r w:rsidR="00A93F13" w:rsidRPr="00933D6F">
        <w:rPr>
          <w:rFonts w:hint="eastAsia"/>
          <w:szCs w:val="22"/>
        </w:rPr>
        <w:t xml:space="preserve"> </w:t>
      </w:r>
      <w:r w:rsidR="00A93F13" w:rsidRPr="00933D6F">
        <w:rPr>
          <w:rFonts w:hint="eastAsia"/>
          <w:szCs w:val="22"/>
        </w:rPr>
        <w:t>구성하거나</w:t>
      </w:r>
      <w:r w:rsidR="00A93F13" w:rsidRPr="00933D6F">
        <w:rPr>
          <w:rFonts w:hint="eastAsia"/>
          <w:szCs w:val="22"/>
        </w:rPr>
        <w:t xml:space="preserve"> </w:t>
      </w:r>
      <w:r w:rsidR="00A93F13" w:rsidRPr="00933D6F">
        <w:rPr>
          <w:rFonts w:hint="eastAsia"/>
          <w:szCs w:val="22"/>
        </w:rPr>
        <w:t>기한의</w:t>
      </w:r>
      <w:r w:rsidR="00A93F13" w:rsidRPr="00933D6F">
        <w:rPr>
          <w:rFonts w:hint="eastAsia"/>
          <w:szCs w:val="22"/>
        </w:rPr>
        <w:t xml:space="preserve"> </w:t>
      </w:r>
      <w:r w:rsidR="00A93F13" w:rsidRPr="00933D6F">
        <w:rPr>
          <w:rFonts w:hint="eastAsia"/>
          <w:szCs w:val="22"/>
        </w:rPr>
        <w:t>이익을</w:t>
      </w:r>
      <w:r w:rsidR="00A93F13" w:rsidRPr="00933D6F">
        <w:rPr>
          <w:rFonts w:hint="eastAsia"/>
          <w:szCs w:val="22"/>
        </w:rPr>
        <w:t xml:space="preserve"> </w:t>
      </w:r>
      <w:r w:rsidR="00A93F13" w:rsidRPr="00933D6F">
        <w:rPr>
          <w:rFonts w:hint="eastAsia"/>
          <w:szCs w:val="22"/>
        </w:rPr>
        <w:t>상실시키지</w:t>
      </w:r>
      <w:r w:rsidR="00A93F13" w:rsidRPr="00933D6F">
        <w:rPr>
          <w:rFonts w:hint="eastAsia"/>
          <w:szCs w:val="22"/>
        </w:rPr>
        <w:t xml:space="preserve"> </w:t>
      </w:r>
      <w:r w:rsidR="00A93F13" w:rsidRPr="00933D6F">
        <w:rPr>
          <w:rFonts w:hint="eastAsia"/>
          <w:szCs w:val="22"/>
        </w:rPr>
        <w:t>아니한다</w:t>
      </w:r>
      <w:r w:rsidR="00A93F13" w:rsidRPr="00933D6F">
        <w:rPr>
          <w:szCs w:val="22"/>
        </w:rPr>
        <w:t>(</w:t>
      </w:r>
      <w:r w:rsidR="00A93F13" w:rsidRPr="00933D6F">
        <w:rPr>
          <w:szCs w:val="22"/>
        </w:rPr>
        <w:t>상대</w:t>
      </w:r>
      <w:r w:rsidR="00A93F13" w:rsidRPr="00933D6F">
        <w:rPr>
          <w:szCs w:val="22"/>
        </w:rPr>
        <w:lastRenderedPageBreak/>
        <w:t>방</w:t>
      </w:r>
      <w:r w:rsidR="00A93F13" w:rsidRPr="00933D6F">
        <w:rPr>
          <w:szCs w:val="22"/>
        </w:rPr>
        <w:t xml:space="preserve"> </w:t>
      </w:r>
      <w:r w:rsidR="00A93F13" w:rsidRPr="00933D6F">
        <w:rPr>
          <w:szCs w:val="22"/>
        </w:rPr>
        <w:t>계약</w:t>
      </w:r>
      <w:r w:rsidR="00A93F13" w:rsidRPr="00933D6F">
        <w:rPr>
          <w:szCs w:val="22"/>
        </w:rPr>
        <w:t xml:space="preserve"> </w:t>
      </w:r>
      <w:r w:rsidR="00A93F13" w:rsidRPr="00933D6F">
        <w:rPr>
          <w:szCs w:val="22"/>
        </w:rPr>
        <w:t>당사자</w:t>
      </w:r>
      <w:r w:rsidR="00A93F13" w:rsidRPr="00933D6F">
        <w:rPr>
          <w:szCs w:val="22"/>
        </w:rPr>
        <w:t xml:space="preserve">, </w:t>
      </w:r>
      <w:r w:rsidR="00A93F13" w:rsidRPr="00933D6F">
        <w:rPr>
          <w:szCs w:val="22"/>
        </w:rPr>
        <w:t>채권</w:t>
      </w:r>
      <w:r w:rsidR="00970C5F" w:rsidRPr="00933D6F">
        <w:rPr>
          <w:rFonts w:hint="eastAsia"/>
          <w:szCs w:val="22"/>
        </w:rPr>
        <w:t>자</w:t>
      </w:r>
      <w:r w:rsidR="00A93F13" w:rsidRPr="00933D6F">
        <w:rPr>
          <w:szCs w:val="22"/>
        </w:rPr>
        <w:t xml:space="preserve"> </w:t>
      </w:r>
      <w:r w:rsidR="00A93F13" w:rsidRPr="00933D6F">
        <w:rPr>
          <w:szCs w:val="22"/>
        </w:rPr>
        <w:t>또는</w:t>
      </w:r>
      <w:r w:rsidR="00A93F13" w:rsidRPr="00933D6F">
        <w:rPr>
          <w:szCs w:val="22"/>
        </w:rPr>
        <w:t xml:space="preserve"> </w:t>
      </w:r>
      <w:r w:rsidR="00A93F13" w:rsidRPr="00933D6F">
        <w:rPr>
          <w:szCs w:val="22"/>
        </w:rPr>
        <w:t>제</w:t>
      </w:r>
      <w:r w:rsidR="00A93F13" w:rsidRPr="00933D6F">
        <w:rPr>
          <w:szCs w:val="22"/>
        </w:rPr>
        <w:t>3</w:t>
      </w:r>
      <w:r w:rsidR="00A93F13" w:rsidRPr="00933D6F">
        <w:rPr>
          <w:szCs w:val="22"/>
        </w:rPr>
        <w:t>자의</w:t>
      </w:r>
      <w:r w:rsidR="00A93F13" w:rsidRPr="00933D6F">
        <w:rPr>
          <w:szCs w:val="22"/>
        </w:rPr>
        <w:t xml:space="preserve"> </w:t>
      </w:r>
      <w:r w:rsidR="00A93F13" w:rsidRPr="00933D6F">
        <w:rPr>
          <w:szCs w:val="22"/>
        </w:rPr>
        <w:t>통지나</w:t>
      </w:r>
      <w:r w:rsidR="00A93F13" w:rsidRPr="00933D6F">
        <w:rPr>
          <w:szCs w:val="22"/>
        </w:rPr>
        <w:t xml:space="preserve"> </w:t>
      </w:r>
      <w:r w:rsidR="00A93F13" w:rsidRPr="00933D6F">
        <w:rPr>
          <w:szCs w:val="22"/>
        </w:rPr>
        <w:t>일정</w:t>
      </w:r>
      <w:r w:rsidR="00A93F13" w:rsidRPr="00933D6F">
        <w:rPr>
          <w:szCs w:val="22"/>
        </w:rPr>
        <w:t xml:space="preserve"> </w:t>
      </w:r>
      <w:r w:rsidR="00A93F13" w:rsidRPr="00933D6F">
        <w:rPr>
          <w:szCs w:val="22"/>
        </w:rPr>
        <w:t>기간의</w:t>
      </w:r>
      <w:r w:rsidR="00A93F13" w:rsidRPr="00933D6F">
        <w:rPr>
          <w:szCs w:val="22"/>
        </w:rPr>
        <w:t xml:space="preserve"> </w:t>
      </w:r>
      <w:r w:rsidR="00A93F13" w:rsidRPr="00933D6F">
        <w:rPr>
          <w:szCs w:val="22"/>
        </w:rPr>
        <w:t>경과시</w:t>
      </w:r>
      <w:r w:rsidR="00A93F13" w:rsidRPr="00933D6F">
        <w:rPr>
          <w:szCs w:val="22"/>
        </w:rPr>
        <w:t xml:space="preserve"> </w:t>
      </w:r>
      <w:r w:rsidR="00A93F13" w:rsidRPr="00933D6F">
        <w:rPr>
          <w:szCs w:val="22"/>
        </w:rPr>
        <w:t>위반</w:t>
      </w:r>
      <w:r w:rsidR="00A93F13" w:rsidRPr="00933D6F">
        <w:rPr>
          <w:szCs w:val="22"/>
        </w:rPr>
        <w:t xml:space="preserve"> </w:t>
      </w:r>
      <w:r w:rsidR="00A93F13" w:rsidRPr="00933D6F">
        <w:rPr>
          <w:szCs w:val="22"/>
        </w:rPr>
        <w:t>또는</w:t>
      </w:r>
      <w:r w:rsidR="00A93F13" w:rsidRPr="00933D6F">
        <w:rPr>
          <w:szCs w:val="22"/>
        </w:rPr>
        <w:t xml:space="preserve"> </w:t>
      </w:r>
      <w:r w:rsidR="00A93F13" w:rsidRPr="00933D6F">
        <w:rPr>
          <w:szCs w:val="22"/>
        </w:rPr>
        <w:t>의무불이행을</w:t>
      </w:r>
      <w:r w:rsidR="00A93F13" w:rsidRPr="00933D6F">
        <w:rPr>
          <w:szCs w:val="22"/>
        </w:rPr>
        <w:t xml:space="preserve"> </w:t>
      </w:r>
      <w:r w:rsidR="00A93F13" w:rsidRPr="00933D6F">
        <w:rPr>
          <w:szCs w:val="22"/>
        </w:rPr>
        <w:t>구성하거나</w:t>
      </w:r>
      <w:r w:rsidR="00A93F13" w:rsidRPr="00933D6F">
        <w:rPr>
          <w:szCs w:val="22"/>
        </w:rPr>
        <w:t xml:space="preserve"> </w:t>
      </w:r>
      <w:r w:rsidR="00A93F13" w:rsidRPr="00933D6F">
        <w:rPr>
          <w:szCs w:val="22"/>
        </w:rPr>
        <w:t>기한의</w:t>
      </w:r>
      <w:r w:rsidR="00A93F13" w:rsidRPr="00933D6F">
        <w:rPr>
          <w:szCs w:val="22"/>
        </w:rPr>
        <w:t xml:space="preserve"> </w:t>
      </w:r>
      <w:r w:rsidR="00A93F13" w:rsidRPr="00933D6F">
        <w:rPr>
          <w:szCs w:val="22"/>
        </w:rPr>
        <w:t>이익이</w:t>
      </w:r>
      <w:r w:rsidR="00A93F13" w:rsidRPr="00933D6F">
        <w:rPr>
          <w:szCs w:val="22"/>
        </w:rPr>
        <w:t xml:space="preserve"> </w:t>
      </w:r>
      <w:r w:rsidR="00A93F13" w:rsidRPr="00933D6F">
        <w:rPr>
          <w:szCs w:val="22"/>
        </w:rPr>
        <w:t>상실되는</w:t>
      </w:r>
      <w:r w:rsidR="00A93F13" w:rsidRPr="00933D6F">
        <w:rPr>
          <w:szCs w:val="22"/>
        </w:rPr>
        <w:t xml:space="preserve"> </w:t>
      </w:r>
      <w:r w:rsidR="00A93F13" w:rsidRPr="00933D6F">
        <w:rPr>
          <w:szCs w:val="22"/>
        </w:rPr>
        <w:t>경우를</w:t>
      </w:r>
      <w:r w:rsidR="00A93F13" w:rsidRPr="00933D6F">
        <w:rPr>
          <w:szCs w:val="22"/>
        </w:rPr>
        <w:t xml:space="preserve"> </w:t>
      </w:r>
      <w:r w:rsidR="00A93F13" w:rsidRPr="00933D6F">
        <w:rPr>
          <w:szCs w:val="22"/>
        </w:rPr>
        <w:t>포함한다</w:t>
      </w:r>
      <w:r w:rsidR="00A93F13" w:rsidRPr="00933D6F">
        <w:rPr>
          <w:szCs w:val="22"/>
        </w:rPr>
        <w:t>)</w:t>
      </w:r>
      <w:r w:rsidR="00A93F13" w:rsidRPr="00933D6F">
        <w:rPr>
          <w:rFonts w:hint="eastAsia"/>
          <w:szCs w:val="22"/>
        </w:rPr>
        <w:t>.</w:t>
      </w:r>
      <w:bookmarkEnd w:id="102"/>
    </w:p>
    <w:p w14:paraId="6E6670F1" w14:textId="72AE4224" w:rsidR="00815387" w:rsidRPr="00933D6F" w:rsidRDefault="00E63701" w:rsidP="00A2667E">
      <w:pPr>
        <w:pStyle w:val="BKLH3-1"/>
        <w:outlineLvl w:val="9"/>
        <w:rPr>
          <w:szCs w:val="22"/>
        </w:rPr>
      </w:pPr>
      <w:bookmarkStart w:id="103" w:name="_DV_M104"/>
      <w:bookmarkStart w:id="104" w:name="_DV_M105"/>
      <w:bookmarkStart w:id="105" w:name="_DV_M106"/>
      <w:bookmarkStart w:id="106" w:name="_Toc522060137"/>
      <w:bookmarkEnd w:id="103"/>
      <w:bookmarkEnd w:id="104"/>
      <w:bookmarkEnd w:id="105"/>
      <w:r>
        <w:rPr>
          <w:szCs w:val="22"/>
        </w:rPr>
        <w:t>매도인</w:t>
      </w:r>
      <w:r w:rsidR="009470FA" w:rsidRPr="00933D6F">
        <w:rPr>
          <w:szCs w:val="22"/>
        </w:rPr>
        <w:t>이</w:t>
      </w:r>
      <w:r w:rsidR="009470FA" w:rsidRPr="00933D6F">
        <w:rPr>
          <w:szCs w:val="22"/>
        </w:rPr>
        <w:t xml:space="preserve"> </w:t>
      </w:r>
      <w:r w:rsidR="009470FA" w:rsidRPr="00933D6F">
        <w:rPr>
          <w:szCs w:val="22"/>
        </w:rPr>
        <w:t>본</w:t>
      </w:r>
      <w:r w:rsidR="009470FA" w:rsidRPr="00933D6F">
        <w:rPr>
          <w:szCs w:val="22"/>
        </w:rPr>
        <w:t xml:space="preserve"> </w:t>
      </w:r>
      <w:r w:rsidR="009470FA" w:rsidRPr="00933D6F">
        <w:rPr>
          <w:szCs w:val="22"/>
        </w:rPr>
        <w:t>계약을</w:t>
      </w:r>
      <w:r w:rsidR="009470FA" w:rsidRPr="00933D6F">
        <w:rPr>
          <w:szCs w:val="22"/>
        </w:rPr>
        <w:t xml:space="preserve"> </w:t>
      </w:r>
      <w:r w:rsidR="009470FA" w:rsidRPr="00933D6F">
        <w:rPr>
          <w:szCs w:val="22"/>
        </w:rPr>
        <w:t>체결하고</w:t>
      </w:r>
      <w:r w:rsidR="009470FA" w:rsidRPr="00933D6F">
        <w:rPr>
          <w:szCs w:val="22"/>
        </w:rPr>
        <w:t xml:space="preserve"> </w:t>
      </w:r>
      <w:r w:rsidR="009470FA" w:rsidRPr="00933D6F">
        <w:rPr>
          <w:szCs w:val="22"/>
        </w:rPr>
        <w:t>본</w:t>
      </w:r>
      <w:r w:rsidR="009470FA" w:rsidRPr="00933D6F">
        <w:rPr>
          <w:szCs w:val="22"/>
        </w:rPr>
        <w:t xml:space="preserve"> </w:t>
      </w:r>
      <w:r w:rsidR="009470FA" w:rsidRPr="00933D6F">
        <w:rPr>
          <w:szCs w:val="22"/>
        </w:rPr>
        <w:t>계약에</w:t>
      </w:r>
      <w:r w:rsidR="009470FA" w:rsidRPr="00933D6F">
        <w:rPr>
          <w:szCs w:val="22"/>
        </w:rPr>
        <w:t xml:space="preserve"> </w:t>
      </w:r>
      <w:r w:rsidR="009470FA" w:rsidRPr="00933D6F">
        <w:rPr>
          <w:szCs w:val="22"/>
        </w:rPr>
        <w:t>따른</w:t>
      </w:r>
      <w:r w:rsidR="009470FA" w:rsidRPr="00933D6F">
        <w:rPr>
          <w:szCs w:val="22"/>
        </w:rPr>
        <w:t xml:space="preserve"> </w:t>
      </w:r>
      <w:r w:rsidR="009470FA" w:rsidRPr="00933D6F">
        <w:rPr>
          <w:szCs w:val="22"/>
        </w:rPr>
        <w:t>의무를</w:t>
      </w:r>
      <w:r w:rsidR="009470FA" w:rsidRPr="00933D6F">
        <w:rPr>
          <w:szCs w:val="22"/>
        </w:rPr>
        <w:t xml:space="preserve"> </w:t>
      </w:r>
      <w:r w:rsidR="009470FA" w:rsidRPr="00933D6F">
        <w:rPr>
          <w:szCs w:val="22"/>
        </w:rPr>
        <w:t>이행하는</w:t>
      </w:r>
      <w:r w:rsidR="009470FA" w:rsidRPr="00933D6F">
        <w:rPr>
          <w:szCs w:val="22"/>
        </w:rPr>
        <w:t xml:space="preserve"> </w:t>
      </w:r>
      <w:r w:rsidR="009470FA" w:rsidRPr="00933D6F">
        <w:rPr>
          <w:szCs w:val="22"/>
        </w:rPr>
        <w:t>것에</w:t>
      </w:r>
      <w:r w:rsidR="009470FA" w:rsidRPr="00933D6F">
        <w:rPr>
          <w:szCs w:val="22"/>
        </w:rPr>
        <w:t xml:space="preserve"> </w:t>
      </w:r>
      <w:r w:rsidR="009470FA" w:rsidRPr="00933D6F">
        <w:rPr>
          <w:szCs w:val="22"/>
        </w:rPr>
        <w:t>정부기관</w:t>
      </w:r>
      <w:r w:rsidR="009470FA" w:rsidRPr="00933D6F">
        <w:rPr>
          <w:szCs w:val="22"/>
        </w:rPr>
        <w:t xml:space="preserve"> </w:t>
      </w:r>
      <w:r w:rsidR="009470FA" w:rsidRPr="00933D6F">
        <w:rPr>
          <w:szCs w:val="22"/>
        </w:rPr>
        <w:t>인허가나</w:t>
      </w:r>
      <w:r w:rsidR="009470FA" w:rsidRPr="00933D6F">
        <w:rPr>
          <w:szCs w:val="22"/>
        </w:rPr>
        <w:t xml:space="preserve"> </w:t>
      </w:r>
      <w:r w:rsidR="009470FA" w:rsidRPr="00933D6F">
        <w:rPr>
          <w:szCs w:val="22"/>
        </w:rPr>
        <w:t>제</w:t>
      </w:r>
      <w:r w:rsidR="009470FA" w:rsidRPr="00933D6F">
        <w:rPr>
          <w:szCs w:val="22"/>
        </w:rPr>
        <w:t>3</w:t>
      </w:r>
      <w:r w:rsidR="009470FA" w:rsidRPr="00933D6F">
        <w:rPr>
          <w:szCs w:val="22"/>
        </w:rPr>
        <w:t>자의</w:t>
      </w:r>
      <w:r w:rsidR="009470FA" w:rsidRPr="00933D6F">
        <w:rPr>
          <w:szCs w:val="22"/>
        </w:rPr>
        <w:t xml:space="preserve"> </w:t>
      </w:r>
      <w:r w:rsidR="009470FA" w:rsidRPr="00933D6F">
        <w:rPr>
          <w:szCs w:val="22"/>
        </w:rPr>
        <w:t>동의나</w:t>
      </w:r>
      <w:r w:rsidR="009470FA" w:rsidRPr="00933D6F">
        <w:rPr>
          <w:szCs w:val="22"/>
        </w:rPr>
        <w:t xml:space="preserve"> </w:t>
      </w:r>
      <w:r w:rsidR="009470FA" w:rsidRPr="00933D6F">
        <w:rPr>
          <w:szCs w:val="22"/>
        </w:rPr>
        <w:t>승인은</w:t>
      </w:r>
      <w:r w:rsidR="009470FA" w:rsidRPr="00933D6F">
        <w:rPr>
          <w:szCs w:val="22"/>
        </w:rPr>
        <w:t xml:space="preserve"> </w:t>
      </w:r>
      <w:r w:rsidR="009470FA" w:rsidRPr="00933D6F">
        <w:rPr>
          <w:szCs w:val="22"/>
        </w:rPr>
        <w:t>요구되지</w:t>
      </w:r>
      <w:r w:rsidR="009470FA" w:rsidRPr="00933D6F">
        <w:rPr>
          <w:szCs w:val="22"/>
        </w:rPr>
        <w:t xml:space="preserve"> </w:t>
      </w:r>
      <w:r w:rsidR="009470FA" w:rsidRPr="00933D6F">
        <w:rPr>
          <w:szCs w:val="22"/>
        </w:rPr>
        <w:t>아니한다</w:t>
      </w:r>
      <w:r w:rsidR="009470FA" w:rsidRPr="00933D6F">
        <w:rPr>
          <w:szCs w:val="22"/>
        </w:rPr>
        <w:t xml:space="preserve">. </w:t>
      </w:r>
      <w:bookmarkStart w:id="107" w:name="_DV_M107"/>
      <w:bookmarkEnd w:id="107"/>
      <w:r w:rsidR="00D66252">
        <w:rPr>
          <w:rFonts w:hint="eastAsia"/>
          <w:szCs w:val="22"/>
        </w:rPr>
        <w:t>매도인</w:t>
      </w:r>
      <w:r w:rsidR="009470FA" w:rsidRPr="00933D6F">
        <w:rPr>
          <w:rFonts w:hint="eastAsia"/>
          <w:szCs w:val="22"/>
        </w:rPr>
        <w:t>에</w:t>
      </w:r>
      <w:r w:rsidR="009470FA" w:rsidRPr="00933D6F">
        <w:rPr>
          <w:rFonts w:hint="eastAsia"/>
          <w:szCs w:val="22"/>
        </w:rPr>
        <w:t xml:space="preserve"> </w:t>
      </w:r>
      <w:r w:rsidR="009470FA" w:rsidRPr="00933D6F">
        <w:rPr>
          <w:rFonts w:hint="eastAsia"/>
          <w:szCs w:val="22"/>
        </w:rPr>
        <w:t>대하여</w:t>
      </w:r>
      <w:r w:rsidR="009470FA" w:rsidRPr="00933D6F">
        <w:rPr>
          <w:rFonts w:hint="eastAsia"/>
          <w:szCs w:val="22"/>
        </w:rPr>
        <w:t xml:space="preserve"> </w:t>
      </w:r>
      <w:r w:rsidR="009470FA" w:rsidRPr="00933D6F">
        <w:rPr>
          <w:rFonts w:hint="eastAsia"/>
          <w:szCs w:val="22"/>
        </w:rPr>
        <w:t>본건</w:t>
      </w:r>
      <w:r w:rsidR="009470FA" w:rsidRPr="00933D6F">
        <w:rPr>
          <w:rFonts w:hint="eastAsia"/>
          <w:szCs w:val="22"/>
        </w:rPr>
        <w:t xml:space="preserve"> </w:t>
      </w:r>
      <w:r w:rsidR="009470FA" w:rsidRPr="00933D6F">
        <w:rPr>
          <w:rFonts w:hint="eastAsia"/>
          <w:szCs w:val="22"/>
        </w:rPr>
        <w:t>거래</w:t>
      </w:r>
      <w:r w:rsidR="009470FA" w:rsidRPr="00933D6F">
        <w:rPr>
          <w:rFonts w:hint="eastAsia"/>
          <w:szCs w:val="22"/>
        </w:rPr>
        <w:t xml:space="preserve"> </w:t>
      </w:r>
      <w:r w:rsidR="009470FA" w:rsidRPr="00933D6F">
        <w:rPr>
          <w:rFonts w:hint="eastAsia"/>
          <w:szCs w:val="22"/>
        </w:rPr>
        <w:t>또는</w:t>
      </w:r>
      <w:r w:rsidR="009470FA" w:rsidRPr="00933D6F">
        <w:rPr>
          <w:rFonts w:hint="eastAsia"/>
          <w:szCs w:val="22"/>
        </w:rPr>
        <w:t xml:space="preserve"> </w:t>
      </w:r>
      <w:r w:rsidR="009470FA" w:rsidRPr="00933D6F">
        <w:rPr>
          <w:rFonts w:hint="eastAsia"/>
          <w:szCs w:val="22"/>
        </w:rPr>
        <w:t>본</w:t>
      </w:r>
      <w:r w:rsidR="009470FA" w:rsidRPr="00933D6F">
        <w:rPr>
          <w:rFonts w:hint="eastAsia"/>
          <w:szCs w:val="22"/>
        </w:rPr>
        <w:t xml:space="preserve"> </w:t>
      </w:r>
      <w:r w:rsidR="009470FA" w:rsidRPr="00933D6F">
        <w:rPr>
          <w:rFonts w:hint="eastAsia"/>
          <w:szCs w:val="22"/>
        </w:rPr>
        <w:t>계약에서</w:t>
      </w:r>
      <w:r w:rsidR="009470FA" w:rsidRPr="00933D6F">
        <w:rPr>
          <w:rFonts w:hint="eastAsia"/>
          <w:szCs w:val="22"/>
        </w:rPr>
        <w:t xml:space="preserve"> </w:t>
      </w:r>
      <w:r w:rsidR="009470FA" w:rsidRPr="00933D6F">
        <w:rPr>
          <w:rFonts w:hint="eastAsia"/>
          <w:szCs w:val="22"/>
        </w:rPr>
        <w:t>예정하고</w:t>
      </w:r>
      <w:r w:rsidR="009470FA" w:rsidRPr="00933D6F">
        <w:rPr>
          <w:rFonts w:hint="eastAsia"/>
          <w:szCs w:val="22"/>
        </w:rPr>
        <w:t xml:space="preserve"> </w:t>
      </w:r>
      <w:r w:rsidR="009470FA" w:rsidRPr="00933D6F">
        <w:rPr>
          <w:rFonts w:hint="eastAsia"/>
          <w:szCs w:val="22"/>
        </w:rPr>
        <w:t>있는</w:t>
      </w:r>
      <w:r w:rsidR="009470FA" w:rsidRPr="00933D6F">
        <w:rPr>
          <w:rFonts w:hint="eastAsia"/>
          <w:szCs w:val="22"/>
        </w:rPr>
        <w:t xml:space="preserve"> </w:t>
      </w:r>
      <w:r w:rsidR="009470FA" w:rsidRPr="00933D6F">
        <w:rPr>
          <w:rFonts w:hint="eastAsia"/>
          <w:szCs w:val="22"/>
        </w:rPr>
        <w:t>거래의</w:t>
      </w:r>
      <w:r w:rsidR="009470FA" w:rsidRPr="00933D6F">
        <w:rPr>
          <w:rFonts w:hint="eastAsia"/>
          <w:szCs w:val="22"/>
        </w:rPr>
        <w:t xml:space="preserve"> </w:t>
      </w:r>
      <w:r w:rsidR="009470FA" w:rsidRPr="00933D6F">
        <w:rPr>
          <w:rFonts w:hint="eastAsia"/>
          <w:szCs w:val="22"/>
        </w:rPr>
        <w:t>효력을</w:t>
      </w:r>
      <w:r w:rsidR="009470FA" w:rsidRPr="00933D6F">
        <w:rPr>
          <w:rFonts w:hint="eastAsia"/>
          <w:szCs w:val="22"/>
        </w:rPr>
        <w:t xml:space="preserve"> </w:t>
      </w:r>
      <w:r w:rsidR="009470FA" w:rsidRPr="00933D6F">
        <w:rPr>
          <w:rFonts w:hint="eastAsia"/>
          <w:szCs w:val="22"/>
        </w:rPr>
        <w:t>다투거나</w:t>
      </w:r>
      <w:r w:rsidR="009470FA" w:rsidRPr="00933D6F">
        <w:rPr>
          <w:rFonts w:hint="eastAsia"/>
          <w:szCs w:val="22"/>
        </w:rPr>
        <w:t xml:space="preserve"> </w:t>
      </w:r>
      <w:r w:rsidR="009470FA" w:rsidRPr="00933D6F">
        <w:rPr>
          <w:szCs w:val="22"/>
        </w:rPr>
        <w:t>본건</w:t>
      </w:r>
      <w:r w:rsidR="009470FA" w:rsidRPr="00933D6F">
        <w:rPr>
          <w:szCs w:val="22"/>
        </w:rPr>
        <w:t xml:space="preserve"> </w:t>
      </w:r>
      <w:r w:rsidR="009470FA" w:rsidRPr="00933D6F">
        <w:rPr>
          <w:szCs w:val="22"/>
        </w:rPr>
        <w:t>거래</w:t>
      </w:r>
      <w:r w:rsidR="009470FA" w:rsidRPr="00933D6F">
        <w:rPr>
          <w:rFonts w:hint="eastAsia"/>
          <w:szCs w:val="22"/>
        </w:rPr>
        <w:t xml:space="preserve"> </w:t>
      </w:r>
      <w:r w:rsidR="009470FA" w:rsidRPr="00933D6F">
        <w:rPr>
          <w:rFonts w:hint="eastAsia"/>
          <w:szCs w:val="22"/>
        </w:rPr>
        <w:t>또는</w:t>
      </w:r>
      <w:r w:rsidR="009470FA" w:rsidRPr="00933D6F">
        <w:rPr>
          <w:rFonts w:hint="eastAsia"/>
          <w:szCs w:val="22"/>
        </w:rPr>
        <w:t xml:space="preserve"> </w:t>
      </w:r>
      <w:r w:rsidR="009470FA" w:rsidRPr="00933D6F">
        <w:rPr>
          <w:rFonts w:hint="eastAsia"/>
          <w:szCs w:val="22"/>
        </w:rPr>
        <w:t>본</w:t>
      </w:r>
      <w:r w:rsidR="009470FA" w:rsidRPr="00933D6F">
        <w:rPr>
          <w:rFonts w:hint="eastAsia"/>
          <w:szCs w:val="22"/>
        </w:rPr>
        <w:t xml:space="preserve"> </w:t>
      </w:r>
      <w:r w:rsidR="009470FA" w:rsidRPr="00933D6F">
        <w:rPr>
          <w:rFonts w:hint="eastAsia"/>
          <w:szCs w:val="22"/>
        </w:rPr>
        <w:t>계약에서</w:t>
      </w:r>
      <w:r w:rsidR="009470FA" w:rsidRPr="00933D6F">
        <w:rPr>
          <w:rFonts w:hint="eastAsia"/>
          <w:szCs w:val="22"/>
        </w:rPr>
        <w:t xml:space="preserve"> </w:t>
      </w:r>
      <w:r w:rsidR="009470FA" w:rsidRPr="00933D6F">
        <w:rPr>
          <w:rFonts w:hint="eastAsia"/>
          <w:szCs w:val="22"/>
        </w:rPr>
        <w:t>예정하고</w:t>
      </w:r>
      <w:r w:rsidR="009470FA" w:rsidRPr="00933D6F">
        <w:rPr>
          <w:rFonts w:hint="eastAsia"/>
          <w:szCs w:val="22"/>
        </w:rPr>
        <w:t xml:space="preserve"> </w:t>
      </w:r>
      <w:r w:rsidR="009470FA" w:rsidRPr="00933D6F">
        <w:rPr>
          <w:rFonts w:hint="eastAsia"/>
          <w:szCs w:val="22"/>
        </w:rPr>
        <w:t>있는</w:t>
      </w:r>
      <w:r w:rsidR="009470FA" w:rsidRPr="00933D6F">
        <w:rPr>
          <w:rFonts w:hint="eastAsia"/>
          <w:szCs w:val="22"/>
        </w:rPr>
        <w:t xml:space="preserve"> </w:t>
      </w:r>
      <w:r w:rsidR="009470FA" w:rsidRPr="00933D6F">
        <w:rPr>
          <w:szCs w:val="22"/>
        </w:rPr>
        <w:t>거래를</w:t>
      </w:r>
      <w:r w:rsidR="009470FA" w:rsidRPr="00933D6F">
        <w:rPr>
          <w:szCs w:val="22"/>
        </w:rPr>
        <w:t xml:space="preserve"> </w:t>
      </w:r>
      <w:r w:rsidR="009470FA" w:rsidRPr="00933D6F">
        <w:rPr>
          <w:szCs w:val="22"/>
        </w:rPr>
        <w:t>금지하거나</w:t>
      </w:r>
      <w:r w:rsidR="009470FA" w:rsidRPr="00933D6F">
        <w:rPr>
          <w:szCs w:val="22"/>
        </w:rPr>
        <w:t xml:space="preserve"> </w:t>
      </w:r>
      <w:r w:rsidR="009470FA" w:rsidRPr="00933D6F">
        <w:rPr>
          <w:szCs w:val="22"/>
        </w:rPr>
        <w:t>제한하는</w:t>
      </w:r>
      <w:r w:rsidR="009470FA" w:rsidRPr="00933D6F">
        <w:rPr>
          <w:szCs w:val="22"/>
        </w:rPr>
        <w:t xml:space="preserve"> </w:t>
      </w:r>
      <w:r w:rsidR="009470FA" w:rsidRPr="00933D6F">
        <w:rPr>
          <w:szCs w:val="22"/>
        </w:rPr>
        <w:t>내용의</w:t>
      </w:r>
      <w:r w:rsidR="009470FA" w:rsidRPr="00933D6F">
        <w:rPr>
          <w:szCs w:val="22"/>
        </w:rPr>
        <w:t xml:space="preserve"> </w:t>
      </w:r>
      <w:r w:rsidR="009470FA" w:rsidRPr="00933D6F">
        <w:rPr>
          <w:rFonts w:hint="eastAsia"/>
          <w:szCs w:val="22"/>
        </w:rPr>
        <w:t>소송은</w:t>
      </w:r>
      <w:r w:rsidR="009470FA" w:rsidRPr="00933D6F">
        <w:rPr>
          <w:rFonts w:hint="eastAsia"/>
          <w:szCs w:val="22"/>
        </w:rPr>
        <w:t xml:space="preserve"> </w:t>
      </w:r>
      <w:r w:rsidR="009470FA" w:rsidRPr="00933D6F">
        <w:rPr>
          <w:rFonts w:hint="eastAsia"/>
          <w:szCs w:val="22"/>
        </w:rPr>
        <w:t>제기되지</w:t>
      </w:r>
      <w:r w:rsidR="009470FA" w:rsidRPr="00933D6F">
        <w:rPr>
          <w:rFonts w:hint="eastAsia"/>
          <w:szCs w:val="22"/>
        </w:rPr>
        <w:t xml:space="preserve"> </w:t>
      </w:r>
      <w:r w:rsidR="009470FA" w:rsidRPr="00933D6F">
        <w:rPr>
          <w:rFonts w:hint="eastAsia"/>
          <w:szCs w:val="22"/>
        </w:rPr>
        <w:t>아니하였고</w:t>
      </w:r>
      <w:r w:rsidR="009470FA" w:rsidRPr="00933D6F">
        <w:rPr>
          <w:szCs w:val="22"/>
        </w:rPr>
        <w:t xml:space="preserve">, </w:t>
      </w:r>
      <w:r>
        <w:rPr>
          <w:szCs w:val="22"/>
        </w:rPr>
        <w:t>매도인</w:t>
      </w:r>
      <w:r w:rsidR="009470FA" w:rsidRPr="00933D6F">
        <w:rPr>
          <w:szCs w:val="22"/>
        </w:rPr>
        <w:t>이</w:t>
      </w:r>
      <w:r w:rsidR="009470FA" w:rsidRPr="00933D6F">
        <w:rPr>
          <w:szCs w:val="22"/>
        </w:rPr>
        <w:t xml:space="preserve"> </w:t>
      </w:r>
      <w:r w:rsidR="009470FA" w:rsidRPr="00933D6F">
        <w:rPr>
          <w:szCs w:val="22"/>
        </w:rPr>
        <w:t>알고</w:t>
      </w:r>
      <w:r w:rsidR="009470FA" w:rsidRPr="00933D6F">
        <w:rPr>
          <w:szCs w:val="22"/>
        </w:rPr>
        <w:t xml:space="preserve"> </w:t>
      </w:r>
      <w:r w:rsidR="009470FA" w:rsidRPr="00933D6F">
        <w:rPr>
          <w:szCs w:val="22"/>
        </w:rPr>
        <w:t>있는</w:t>
      </w:r>
      <w:r w:rsidR="009470FA" w:rsidRPr="00933D6F">
        <w:rPr>
          <w:szCs w:val="22"/>
        </w:rPr>
        <w:t xml:space="preserve"> </w:t>
      </w:r>
      <w:r w:rsidR="009470FA" w:rsidRPr="00933D6F">
        <w:rPr>
          <w:szCs w:val="22"/>
        </w:rPr>
        <w:t>한</w:t>
      </w:r>
      <w:r w:rsidR="009470FA" w:rsidRPr="00933D6F">
        <w:rPr>
          <w:szCs w:val="22"/>
        </w:rPr>
        <w:t xml:space="preserve"> </w:t>
      </w:r>
      <w:r w:rsidR="009470FA" w:rsidRPr="00933D6F">
        <w:rPr>
          <w:szCs w:val="22"/>
        </w:rPr>
        <w:t>그러한</w:t>
      </w:r>
      <w:r w:rsidR="009470FA" w:rsidRPr="00933D6F">
        <w:rPr>
          <w:szCs w:val="22"/>
        </w:rPr>
        <w:t xml:space="preserve"> </w:t>
      </w:r>
      <w:r w:rsidR="009470FA" w:rsidRPr="00933D6F">
        <w:rPr>
          <w:rFonts w:hint="eastAsia"/>
          <w:szCs w:val="22"/>
        </w:rPr>
        <w:t>소송</w:t>
      </w:r>
      <w:r w:rsidR="009470FA" w:rsidRPr="00933D6F">
        <w:rPr>
          <w:szCs w:val="22"/>
        </w:rPr>
        <w:t>이</w:t>
      </w:r>
      <w:r w:rsidR="009470FA" w:rsidRPr="00933D6F">
        <w:rPr>
          <w:szCs w:val="22"/>
        </w:rPr>
        <w:t xml:space="preserve"> </w:t>
      </w:r>
      <w:r w:rsidR="009470FA" w:rsidRPr="00933D6F">
        <w:rPr>
          <w:szCs w:val="22"/>
        </w:rPr>
        <w:t>제기될</w:t>
      </w:r>
      <w:r w:rsidR="009470FA" w:rsidRPr="00933D6F">
        <w:rPr>
          <w:szCs w:val="22"/>
        </w:rPr>
        <w:t xml:space="preserve"> </w:t>
      </w:r>
      <w:r w:rsidR="009470FA" w:rsidRPr="00933D6F">
        <w:rPr>
          <w:szCs w:val="22"/>
        </w:rPr>
        <w:t>우려도</w:t>
      </w:r>
      <w:r w:rsidR="009470FA" w:rsidRPr="00933D6F">
        <w:rPr>
          <w:szCs w:val="22"/>
        </w:rPr>
        <w:t xml:space="preserve"> </w:t>
      </w:r>
      <w:r w:rsidR="009470FA" w:rsidRPr="00933D6F">
        <w:rPr>
          <w:szCs w:val="22"/>
        </w:rPr>
        <w:t>없다</w:t>
      </w:r>
      <w:r w:rsidR="009470FA" w:rsidRPr="00933D6F">
        <w:rPr>
          <w:szCs w:val="22"/>
        </w:rPr>
        <w:t>.</w:t>
      </w:r>
      <w:bookmarkEnd w:id="106"/>
    </w:p>
    <w:p w14:paraId="6B07CDD3" w14:textId="22A723F1" w:rsidR="00A93F13" w:rsidRPr="00933D6F" w:rsidRDefault="00A93F13" w:rsidP="00A2667E">
      <w:pPr>
        <w:pStyle w:val="BKLH3-1"/>
        <w:outlineLvl w:val="9"/>
        <w:rPr>
          <w:szCs w:val="22"/>
        </w:rPr>
      </w:pP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계약은</w:t>
      </w:r>
      <w:r w:rsidRPr="00933D6F">
        <w:rPr>
          <w:szCs w:val="22"/>
        </w:rPr>
        <w:t xml:space="preserve"> </w:t>
      </w:r>
      <w:r w:rsidR="00D66252">
        <w:rPr>
          <w:rFonts w:hint="eastAsia"/>
          <w:szCs w:val="22"/>
        </w:rPr>
        <w:t>매도인</w:t>
      </w:r>
      <w:r w:rsidRPr="00933D6F">
        <w:rPr>
          <w:szCs w:val="22"/>
        </w:rPr>
        <w:t>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적법하게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체결되어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구속력이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있으며</w:t>
      </w:r>
      <w:r w:rsidRPr="00933D6F">
        <w:rPr>
          <w:szCs w:val="22"/>
        </w:rPr>
        <w:t xml:space="preserve">, </w:t>
      </w:r>
      <w:r w:rsidR="00D66252">
        <w:rPr>
          <w:rFonts w:hint="eastAsia"/>
          <w:szCs w:val="22"/>
        </w:rPr>
        <w:t>매도인</w:t>
      </w:r>
      <w:r w:rsidRPr="00933D6F">
        <w:rPr>
          <w:szCs w:val="22"/>
        </w:rPr>
        <w:t>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조건들에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따라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집행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가능하다</w:t>
      </w:r>
      <w:r w:rsidRPr="00933D6F">
        <w:rPr>
          <w:szCs w:val="22"/>
        </w:rPr>
        <w:t>.</w:t>
      </w:r>
    </w:p>
    <w:p w14:paraId="257016A8" w14:textId="693F538F" w:rsidR="00E84DEA" w:rsidRDefault="00E63701" w:rsidP="00A2667E">
      <w:pPr>
        <w:pStyle w:val="BKLH3-1"/>
        <w:outlineLvl w:val="9"/>
        <w:rPr>
          <w:szCs w:val="22"/>
        </w:rPr>
      </w:pPr>
      <w:bookmarkStart w:id="108" w:name="_Toc522060138"/>
      <w:r>
        <w:rPr>
          <w:rFonts w:hint="eastAsia"/>
          <w:szCs w:val="22"/>
        </w:rPr>
        <w:t>매도인</w:t>
      </w:r>
      <w:r w:rsidR="00E84DEA" w:rsidRPr="00933D6F">
        <w:rPr>
          <w:szCs w:val="22"/>
        </w:rPr>
        <w:t>은</w:t>
      </w:r>
      <w:r w:rsidR="00E84DEA" w:rsidRPr="00933D6F">
        <w:rPr>
          <w:szCs w:val="22"/>
        </w:rPr>
        <w:t xml:space="preserve"> </w:t>
      </w:r>
      <w:r w:rsidR="00E84DEA" w:rsidRPr="00933D6F">
        <w:rPr>
          <w:szCs w:val="22"/>
        </w:rPr>
        <w:t>대상주식을</w:t>
      </w:r>
      <w:r w:rsidR="00E84DEA" w:rsidRPr="00933D6F">
        <w:rPr>
          <w:szCs w:val="22"/>
        </w:rPr>
        <w:t xml:space="preserve"> </w:t>
      </w:r>
      <w:r w:rsidR="00E84DEA" w:rsidRPr="00933D6F">
        <w:rPr>
          <w:szCs w:val="22"/>
        </w:rPr>
        <w:t>적법하고</w:t>
      </w:r>
      <w:r w:rsidR="00E84DEA" w:rsidRPr="00933D6F">
        <w:rPr>
          <w:szCs w:val="22"/>
        </w:rPr>
        <w:t xml:space="preserve"> </w:t>
      </w:r>
      <w:r w:rsidR="00E84DEA" w:rsidRPr="00933D6F">
        <w:rPr>
          <w:szCs w:val="22"/>
        </w:rPr>
        <w:t>유효하게</w:t>
      </w:r>
      <w:r w:rsidR="00E84DEA" w:rsidRPr="00933D6F">
        <w:rPr>
          <w:szCs w:val="22"/>
        </w:rPr>
        <w:t xml:space="preserve"> </w:t>
      </w:r>
      <w:r w:rsidR="00E84DEA" w:rsidRPr="00933D6F">
        <w:rPr>
          <w:szCs w:val="22"/>
        </w:rPr>
        <w:t>소유하고</w:t>
      </w:r>
      <w:r w:rsidR="00E84DEA" w:rsidRPr="00933D6F">
        <w:rPr>
          <w:szCs w:val="22"/>
        </w:rPr>
        <w:t xml:space="preserve"> </w:t>
      </w:r>
      <w:r w:rsidR="00E84DEA" w:rsidRPr="00933D6F">
        <w:rPr>
          <w:szCs w:val="22"/>
        </w:rPr>
        <w:t>있</w:t>
      </w:r>
      <w:r w:rsidR="00887A36" w:rsidRPr="00933D6F">
        <w:rPr>
          <w:rFonts w:hint="eastAsia"/>
          <w:szCs w:val="22"/>
        </w:rPr>
        <w:t>다</w:t>
      </w:r>
      <w:r w:rsidR="00887A36" w:rsidRPr="00933D6F">
        <w:rPr>
          <w:rFonts w:hint="eastAsia"/>
          <w:szCs w:val="22"/>
        </w:rPr>
        <w:t>.</w:t>
      </w:r>
      <w:r w:rsidR="00887A36" w:rsidRPr="00933D6F">
        <w:rPr>
          <w:szCs w:val="22"/>
        </w:rPr>
        <w:t xml:space="preserve"> </w:t>
      </w:r>
      <w:r w:rsidR="00E84DEA" w:rsidRPr="00933D6F">
        <w:rPr>
          <w:rFonts w:hint="eastAsia"/>
          <w:szCs w:val="22"/>
        </w:rPr>
        <w:t>대상주식은</w:t>
      </w:r>
      <w:r w:rsidR="00E84DEA" w:rsidRPr="00933D6F">
        <w:rPr>
          <w:rFonts w:hint="eastAsia"/>
          <w:szCs w:val="22"/>
        </w:rPr>
        <w:t xml:space="preserve"> </w:t>
      </w:r>
      <w:r w:rsidR="000E6F48" w:rsidRPr="00933D6F">
        <w:rPr>
          <w:szCs w:val="22"/>
        </w:rPr>
        <w:t>인수가액이</w:t>
      </w:r>
      <w:r w:rsidR="000E6F48" w:rsidRPr="00933D6F">
        <w:rPr>
          <w:szCs w:val="22"/>
        </w:rPr>
        <w:t xml:space="preserve"> </w:t>
      </w:r>
      <w:r w:rsidR="000E6F48" w:rsidRPr="00933D6F">
        <w:rPr>
          <w:szCs w:val="22"/>
        </w:rPr>
        <w:t>전액</w:t>
      </w:r>
      <w:r w:rsidR="000E6F48" w:rsidRPr="00933D6F">
        <w:rPr>
          <w:szCs w:val="22"/>
        </w:rPr>
        <w:t xml:space="preserve"> </w:t>
      </w:r>
      <w:r w:rsidR="000E6F48" w:rsidRPr="00933D6F">
        <w:rPr>
          <w:szCs w:val="22"/>
        </w:rPr>
        <w:t>납입되었</w:t>
      </w:r>
      <w:r w:rsidR="00D144FF" w:rsidRPr="00933D6F">
        <w:rPr>
          <w:rFonts w:hint="eastAsia"/>
          <w:szCs w:val="22"/>
        </w:rPr>
        <w:t>고</w:t>
      </w:r>
      <w:r w:rsidR="000E6F48" w:rsidRPr="00933D6F">
        <w:rPr>
          <w:szCs w:val="22"/>
        </w:rPr>
        <w:t xml:space="preserve"> </w:t>
      </w:r>
      <w:r w:rsidR="000E6F48" w:rsidRPr="00933D6F">
        <w:rPr>
          <w:szCs w:val="22"/>
        </w:rPr>
        <w:t>추가</w:t>
      </w:r>
      <w:r w:rsidR="000E6F48" w:rsidRPr="00933D6F">
        <w:rPr>
          <w:szCs w:val="22"/>
        </w:rPr>
        <w:t xml:space="preserve"> </w:t>
      </w:r>
      <w:r w:rsidR="000E6F48" w:rsidRPr="00933D6F">
        <w:rPr>
          <w:szCs w:val="22"/>
        </w:rPr>
        <w:t>출자의무가</w:t>
      </w:r>
      <w:r w:rsidR="000E6F48" w:rsidRPr="00933D6F">
        <w:rPr>
          <w:szCs w:val="22"/>
        </w:rPr>
        <w:t xml:space="preserve"> </w:t>
      </w:r>
      <w:r w:rsidR="000E6F48" w:rsidRPr="00933D6F">
        <w:rPr>
          <w:szCs w:val="22"/>
        </w:rPr>
        <w:t>없</w:t>
      </w:r>
      <w:r w:rsidR="00D144FF" w:rsidRPr="00933D6F">
        <w:rPr>
          <w:rFonts w:hint="eastAsia"/>
          <w:szCs w:val="22"/>
        </w:rPr>
        <w:t>으며</w:t>
      </w:r>
      <w:r w:rsidR="00E964F4" w:rsidRPr="00933D6F">
        <w:rPr>
          <w:rFonts w:hint="eastAsia"/>
          <w:szCs w:val="22"/>
        </w:rPr>
        <w:t>,</w:t>
      </w:r>
      <w:r w:rsidR="00D144FF" w:rsidRPr="00933D6F">
        <w:rPr>
          <w:rFonts w:hint="eastAsia"/>
          <w:szCs w:val="22"/>
        </w:rPr>
        <w:t xml:space="preserve"> </w:t>
      </w:r>
      <w:r w:rsidR="00D144FF" w:rsidRPr="00933D6F">
        <w:rPr>
          <w:rFonts w:hint="eastAsia"/>
          <w:szCs w:val="22"/>
        </w:rPr>
        <w:t>거래종결일</w:t>
      </w:r>
      <w:r w:rsidR="00D144FF" w:rsidRPr="00933D6F">
        <w:rPr>
          <w:rFonts w:hint="eastAsia"/>
          <w:szCs w:val="22"/>
        </w:rPr>
        <w:t xml:space="preserve"> </w:t>
      </w:r>
      <w:r w:rsidR="00F338D8">
        <w:rPr>
          <w:rFonts w:hint="eastAsia"/>
          <w:szCs w:val="22"/>
        </w:rPr>
        <w:t>또는</w:t>
      </w:r>
      <w:r w:rsidR="00F338D8">
        <w:rPr>
          <w:rFonts w:hint="eastAsia"/>
          <w:szCs w:val="22"/>
        </w:rPr>
        <w:t xml:space="preserve"> </w:t>
      </w:r>
      <w:r w:rsidR="00F338D8">
        <w:rPr>
          <w:rFonts w:hint="eastAsia"/>
          <w:szCs w:val="22"/>
        </w:rPr>
        <w:t>거래종결일</w:t>
      </w:r>
      <w:r w:rsidR="00F338D8">
        <w:rPr>
          <w:rFonts w:hint="eastAsia"/>
          <w:szCs w:val="22"/>
        </w:rPr>
        <w:t xml:space="preserve"> </w:t>
      </w:r>
      <w:r w:rsidR="00F338D8">
        <w:rPr>
          <w:rFonts w:hint="eastAsia"/>
          <w:szCs w:val="22"/>
        </w:rPr>
        <w:t>익일</w:t>
      </w:r>
      <w:r w:rsidR="00F338D8">
        <w:rPr>
          <w:rFonts w:hint="eastAsia"/>
          <w:szCs w:val="22"/>
        </w:rPr>
        <w:t xml:space="preserve"> </w:t>
      </w:r>
      <w:r w:rsidR="00D144FF" w:rsidRPr="00933D6F">
        <w:rPr>
          <w:rFonts w:hint="eastAsia"/>
          <w:szCs w:val="22"/>
        </w:rPr>
        <w:t>현재</w:t>
      </w:r>
      <w:r w:rsidR="00D144FF" w:rsidRPr="00933D6F">
        <w:rPr>
          <w:rFonts w:hint="eastAsia"/>
          <w:szCs w:val="22"/>
        </w:rPr>
        <w:t xml:space="preserve"> </w:t>
      </w:r>
      <w:r w:rsidR="00D144FF" w:rsidRPr="00933D6F">
        <w:rPr>
          <w:szCs w:val="22"/>
        </w:rPr>
        <w:t>적법하게</w:t>
      </w:r>
      <w:r w:rsidR="00D144FF" w:rsidRPr="00933D6F">
        <w:rPr>
          <w:szCs w:val="22"/>
        </w:rPr>
        <w:t xml:space="preserve"> </w:t>
      </w:r>
      <w:r w:rsidR="00D144FF" w:rsidRPr="00933D6F">
        <w:rPr>
          <w:szCs w:val="22"/>
        </w:rPr>
        <w:t>발행되었</w:t>
      </w:r>
      <w:r w:rsidR="007529C1" w:rsidRPr="00933D6F">
        <w:rPr>
          <w:rFonts w:hint="eastAsia"/>
          <w:szCs w:val="22"/>
        </w:rPr>
        <w:t>고</w:t>
      </w:r>
      <w:r w:rsidR="007529C1" w:rsidRPr="00933D6F">
        <w:rPr>
          <w:rFonts w:hint="eastAsia"/>
          <w:szCs w:val="22"/>
        </w:rPr>
        <w:t xml:space="preserve"> </w:t>
      </w:r>
      <w:r w:rsidR="007529C1" w:rsidRPr="00933D6F">
        <w:rPr>
          <w:rFonts w:hint="eastAsia"/>
          <w:szCs w:val="22"/>
        </w:rPr>
        <w:t>어떠한</w:t>
      </w:r>
      <w:r w:rsidR="007529C1" w:rsidRPr="00933D6F">
        <w:rPr>
          <w:rFonts w:hint="eastAsia"/>
          <w:szCs w:val="22"/>
        </w:rPr>
        <w:t xml:space="preserve"> </w:t>
      </w:r>
      <w:r w:rsidR="007529C1" w:rsidRPr="00933D6F">
        <w:rPr>
          <w:rFonts w:hint="eastAsia"/>
          <w:szCs w:val="22"/>
        </w:rPr>
        <w:t>제한부담도</w:t>
      </w:r>
      <w:r w:rsidR="007529C1" w:rsidRPr="00933D6F">
        <w:rPr>
          <w:rFonts w:hint="eastAsia"/>
          <w:szCs w:val="22"/>
        </w:rPr>
        <w:t xml:space="preserve"> </w:t>
      </w:r>
      <w:r w:rsidR="007529C1" w:rsidRPr="00933D6F">
        <w:rPr>
          <w:rFonts w:hint="eastAsia"/>
          <w:szCs w:val="22"/>
        </w:rPr>
        <w:t>설정되어</w:t>
      </w:r>
      <w:r w:rsidR="007529C1" w:rsidRPr="00933D6F">
        <w:rPr>
          <w:rFonts w:hint="eastAsia"/>
          <w:szCs w:val="22"/>
        </w:rPr>
        <w:t xml:space="preserve"> </w:t>
      </w:r>
      <w:r w:rsidR="007529C1" w:rsidRPr="00933D6F">
        <w:rPr>
          <w:rFonts w:hint="eastAsia"/>
          <w:szCs w:val="22"/>
        </w:rPr>
        <w:t>있지</w:t>
      </w:r>
      <w:r w:rsidR="007529C1" w:rsidRPr="00933D6F">
        <w:rPr>
          <w:rFonts w:hint="eastAsia"/>
          <w:szCs w:val="22"/>
        </w:rPr>
        <w:t xml:space="preserve"> </w:t>
      </w:r>
      <w:r w:rsidR="007529C1" w:rsidRPr="00933D6F">
        <w:rPr>
          <w:rFonts w:hint="eastAsia"/>
          <w:szCs w:val="22"/>
        </w:rPr>
        <w:t>않</w:t>
      </w:r>
      <w:r w:rsidR="00D144FF" w:rsidRPr="00933D6F">
        <w:rPr>
          <w:rFonts w:hint="eastAsia"/>
          <w:szCs w:val="22"/>
        </w:rPr>
        <w:t>다</w:t>
      </w:r>
      <w:r w:rsidR="00887A36" w:rsidRPr="00933D6F">
        <w:rPr>
          <w:rFonts w:hint="eastAsia"/>
          <w:szCs w:val="22"/>
        </w:rPr>
        <w:t>.</w:t>
      </w:r>
      <w:r w:rsidR="000E6F48" w:rsidRPr="00933D6F">
        <w:rPr>
          <w:szCs w:val="22"/>
        </w:rPr>
        <w:t xml:space="preserve"> </w:t>
      </w:r>
      <w:r>
        <w:rPr>
          <w:rFonts w:hint="eastAsia"/>
          <w:szCs w:val="22"/>
        </w:rPr>
        <w:t>매도인</w:t>
      </w:r>
      <w:r w:rsidR="000F4ABE" w:rsidRPr="00933D6F">
        <w:rPr>
          <w:rFonts w:hint="eastAsia"/>
          <w:szCs w:val="22"/>
        </w:rPr>
        <w:t>은</w:t>
      </w:r>
      <w:r w:rsidR="000F4ABE" w:rsidRPr="00933D6F">
        <w:rPr>
          <w:rFonts w:hint="eastAsia"/>
          <w:szCs w:val="22"/>
        </w:rPr>
        <w:t xml:space="preserve"> </w:t>
      </w:r>
      <w:r w:rsidR="00AE59B3" w:rsidRPr="00933D6F">
        <w:rPr>
          <w:rFonts w:hint="eastAsia"/>
          <w:szCs w:val="22"/>
        </w:rPr>
        <w:t>대상회사로</w:t>
      </w:r>
      <w:r w:rsidR="00AE59B3" w:rsidRPr="00933D6F">
        <w:rPr>
          <w:rFonts w:hint="eastAsia"/>
          <w:szCs w:val="22"/>
        </w:rPr>
        <w:t xml:space="preserve"> </w:t>
      </w:r>
      <w:r w:rsidR="00AE59B3" w:rsidRPr="00933D6F">
        <w:rPr>
          <w:rFonts w:hint="eastAsia"/>
          <w:szCs w:val="22"/>
        </w:rPr>
        <w:t>하여금</w:t>
      </w:r>
      <w:r w:rsidR="00AE59B3" w:rsidRPr="00933D6F">
        <w:rPr>
          <w:rFonts w:hint="eastAsia"/>
          <w:szCs w:val="22"/>
        </w:rPr>
        <w:t xml:space="preserve"> </w:t>
      </w:r>
      <w:r w:rsidR="00E964F4" w:rsidRPr="00933D6F">
        <w:rPr>
          <w:rFonts w:hint="eastAsia"/>
          <w:szCs w:val="22"/>
        </w:rPr>
        <w:t>본건</w:t>
      </w:r>
      <w:r w:rsidR="00E964F4" w:rsidRPr="00933D6F">
        <w:rPr>
          <w:rFonts w:hint="eastAsia"/>
          <w:szCs w:val="22"/>
        </w:rPr>
        <w:t xml:space="preserve"> </w:t>
      </w:r>
      <w:r w:rsidR="00E964F4" w:rsidRPr="00933D6F">
        <w:rPr>
          <w:rFonts w:hint="eastAsia"/>
          <w:szCs w:val="22"/>
        </w:rPr>
        <w:t>전체</w:t>
      </w:r>
      <w:r w:rsidR="000F4ABE" w:rsidRPr="00933D6F">
        <w:rPr>
          <w:rFonts w:hint="eastAsia"/>
          <w:szCs w:val="22"/>
        </w:rPr>
        <w:t xml:space="preserve"> </w:t>
      </w:r>
      <w:r w:rsidR="00E964F4" w:rsidRPr="00933D6F">
        <w:rPr>
          <w:rFonts w:hint="eastAsia"/>
          <w:szCs w:val="22"/>
        </w:rPr>
        <w:t>거래</w:t>
      </w:r>
      <w:r w:rsidR="00E964F4" w:rsidRPr="00933D6F">
        <w:rPr>
          <w:rFonts w:hint="eastAsia"/>
          <w:szCs w:val="22"/>
        </w:rPr>
        <w:t xml:space="preserve"> </w:t>
      </w:r>
      <w:r w:rsidR="000F4ABE" w:rsidRPr="00933D6F">
        <w:rPr>
          <w:rFonts w:hint="eastAsia"/>
          <w:szCs w:val="22"/>
        </w:rPr>
        <w:t>계약의</w:t>
      </w:r>
      <w:r w:rsidR="000F4ABE" w:rsidRPr="00933D6F">
        <w:rPr>
          <w:rFonts w:hint="eastAsia"/>
          <w:szCs w:val="22"/>
        </w:rPr>
        <w:t xml:space="preserve"> </w:t>
      </w:r>
      <w:r w:rsidR="000F4ABE" w:rsidRPr="00933D6F">
        <w:rPr>
          <w:rFonts w:hint="eastAsia"/>
          <w:szCs w:val="22"/>
        </w:rPr>
        <w:t>체결</w:t>
      </w:r>
      <w:r w:rsidR="000F4ABE" w:rsidRPr="00933D6F">
        <w:rPr>
          <w:rFonts w:hint="eastAsia"/>
          <w:szCs w:val="22"/>
        </w:rPr>
        <w:t xml:space="preserve"> </w:t>
      </w:r>
      <w:r w:rsidR="000F4ABE" w:rsidRPr="00933D6F">
        <w:rPr>
          <w:rFonts w:hint="eastAsia"/>
          <w:szCs w:val="22"/>
        </w:rPr>
        <w:t>및</w:t>
      </w:r>
      <w:r w:rsidR="000F4ABE" w:rsidRPr="00933D6F">
        <w:rPr>
          <w:rFonts w:hint="eastAsia"/>
          <w:szCs w:val="22"/>
        </w:rPr>
        <w:t xml:space="preserve"> </w:t>
      </w:r>
      <w:r w:rsidR="00F76BE2" w:rsidRPr="00933D6F">
        <w:rPr>
          <w:rFonts w:hint="eastAsia"/>
          <w:szCs w:val="22"/>
        </w:rPr>
        <w:t>이행을</w:t>
      </w:r>
      <w:r w:rsidR="00F76BE2" w:rsidRPr="00933D6F">
        <w:rPr>
          <w:rFonts w:hint="eastAsia"/>
          <w:szCs w:val="22"/>
        </w:rPr>
        <w:t xml:space="preserve"> </w:t>
      </w:r>
      <w:r w:rsidR="00F76BE2" w:rsidRPr="00933D6F">
        <w:rPr>
          <w:rFonts w:hint="eastAsia"/>
          <w:szCs w:val="22"/>
        </w:rPr>
        <w:t>위하여</w:t>
      </w:r>
      <w:r w:rsidR="00F76BE2" w:rsidRPr="00933D6F">
        <w:rPr>
          <w:rFonts w:hint="eastAsia"/>
          <w:szCs w:val="22"/>
        </w:rPr>
        <w:t xml:space="preserve"> </w:t>
      </w:r>
      <w:r w:rsidR="00F76BE2" w:rsidRPr="00933D6F">
        <w:rPr>
          <w:rFonts w:hint="eastAsia"/>
          <w:szCs w:val="22"/>
        </w:rPr>
        <w:t>필요한</w:t>
      </w:r>
      <w:r w:rsidR="00F76BE2" w:rsidRPr="00933D6F">
        <w:rPr>
          <w:rFonts w:hint="eastAsia"/>
          <w:szCs w:val="22"/>
        </w:rPr>
        <w:t xml:space="preserve"> </w:t>
      </w:r>
      <w:r w:rsidR="00F76BE2" w:rsidRPr="00933D6F">
        <w:rPr>
          <w:rFonts w:hint="eastAsia"/>
          <w:szCs w:val="22"/>
        </w:rPr>
        <w:t>결의</w:t>
      </w:r>
      <w:r w:rsidR="00F76BE2" w:rsidRPr="00933D6F">
        <w:rPr>
          <w:rFonts w:hint="eastAsia"/>
          <w:szCs w:val="22"/>
        </w:rPr>
        <w:t xml:space="preserve"> </w:t>
      </w:r>
      <w:r w:rsidR="00F76BE2" w:rsidRPr="00933D6F">
        <w:rPr>
          <w:rFonts w:hint="eastAsia"/>
          <w:szCs w:val="22"/>
        </w:rPr>
        <w:t>등</w:t>
      </w:r>
      <w:r w:rsidR="00F76BE2" w:rsidRPr="00933D6F">
        <w:rPr>
          <w:rFonts w:hint="eastAsia"/>
          <w:szCs w:val="22"/>
        </w:rPr>
        <w:t xml:space="preserve"> </w:t>
      </w:r>
      <w:r w:rsidR="00F76BE2" w:rsidRPr="00933D6F">
        <w:rPr>
          <w:rFonts w:hint="eastAsia"/>
          <w:szCs w:val="22"/>
        </w:rPr>
        <w:t>유효하고</w:t>
      </w:r>
      <w:r w:rsidR="00F76BE2" w:rsidRPr="00933D6F">
        <w:rPr>
          <w:rFonts w:hint="eastAsia"/>
          <w:szCs w:val="22"/>
        </w:rPr>
        <w:t xml:space="preserve"> </w:t>
      </w:r>
      <w:r w:rsidR="00F76BE2" w:rsidRPr="00933D6F">
        <w:rPr>
          <w:rFonts w:hint="eastAsia"/>
          <w:szCs w:val="22"/>
        </w:rPr>
        <w:t>적법한</w:t>
      </w:r>
      <w:r w:rsidR="00F76BE2" w:rsidRPr="00933D6F">
        <w:rPr>
          <w:rFonts w:hint="eastAsia"/>
          <w:szCs w:val="22"/>
        </w:rPr>
        <w:t xml:space="preserve"> </w:t>
      </w:r>
      <w:r w:rsidR="00F76BE2" w:rsidRPr="00933D6F">
        <w:rPr>
          <w:rFonts w:hint="eastAsia"/>
          <w:szCs w:val="22"/>
        </w:rPr>
        <w:t>내부수권절차를</w:t>
      </w:r>
      <w:r w:rsidR="00F76BE2" w:rsidRPr="00933D6F">
        <w:rPr>
          <w:rFonts w:hint="eastAsia"/>
          <w:szCs w:val="22"/>
        </w:rPr>
        <w:t xml:space="preserve"> </w:t>
      </w:r>
      <w:r w:rsidR="00F76BE2" w:rsidRPr="00933D6F">
        <w:rPr>
          <w:rFonts w:hint="eastAsia"/>
          <w:szCs w:val="22"/>
        </w:rPr>
        <w:t>모두</w:t>
      </w:r>
      <w:r w:rsidR="00F76BE2" w:rsidRPr="00933D6F">
        <w:rPr>
          <w:rFonts w:hint="eastAsia"/>
          <w:szCs w:val="22"/>
        </w:rPr>
        <w:t xml:space="preserve"> </w:t>
      </w:r>
      <w:r w:rsidR="00F76BE2" w:rsidRPr="00933D6F">
        <w:rPr>
          <w:rFonts w:hint="eastAsia"/>
          <w:szCs w:val="22"/>
        </w:rPr>
        <w:t>거</w:t>
      </w:r>
      <w:r w:rsidR="00AE59B3" w:rsidRPr="00933D6F">
        <w:rPr>
          <w:rFonts w:hint="eastAsia"/>
          <w:szCs w:val="22"/>
        </w:rPr>
        <w:t>치도록</w:t>
      </w:r>
      <w:r w:rsidR="00AE59B3" w:rsidRPr="00933D6F">
        <w:rPr>
          <w:rFonts w:hint="eastAsia"/>
          <w:szCs w:val="22"/>
        </w:rPr>
        <w:t xml:space="preserve"> </w:t>
      </w:r>
      <w:r w:rsidR="00AE59B3" w:rsidRPr="00933D6F">
        <w:rPr>
          <w:rFonts w:hint="eastAsia"/>
          <w:szCs w:val="22"/>
        </w:rPr>
        <w:t>하였</w:t>
      </w:r>
      <w:r w:rsidR="00F76BE2" w:rsidRPr="00933D6F">
        <w:rPr>
          <w:rFonts w:hint="eastAsia"/>
          <w:szCs w:val="22"/>
        </w:rPr>
        <w:t>다</w:t>
      </w:r>
      <w:r w:rsidR="00F76BE2" w:rsidRPr="00933D6F">
        <w:rPr>
          <w:rFonts w:hint="eastAsia"/>
          <w:szCs w:val="22"/>
        </w:rPr>
        <w:t>.</w:t>
      </w:r>
      <w:r w:rsidR="00F76BE2" w:rsidRPr="00933D6F">
        <w:rPr>
          <w:szCs w:val="22"/>
        </w:rPr>
        <w:t xml:space="preserve"> </w:t>
      </w:r>
      <w:r w:rsidR="00E71061" w:rsidRPr="00933D6F">
        <w:rPr>
          <w:rFonts w:hint="eastAsia"/>
          <w:szCs w:val="22"/>
        </w:rPr>
        <w:t>본건</w:t>
      </w:r>
      <w:r w:rsidR="00E71061" w:rsidRPr="00933D6F">
        <w:rPr>
          <w:rFonts w:hint="eastAsia"/>
          <w:szCs w:val="22"/>
        </w:rPr>
        <w:t xml:space="preserve"> </w:t>
      </w:r>
      <w:r w:rsidR="00E71061" w:rsidRPr="00933D6F">
        <w:rPr>
          <w:rFonts w:hint="eastAsia"/>
          <w:szCs w:val="22"/>
        </w:rPr>
        <w:t>거래</w:t>
      </w:r>
      <w:r w:rsidR="00E71061" w:rsidRPr="00933D6F">
        <w:rPr>
          <w:rFonts w:hint="eastAsia"/>
          <w:szCs w:val="22"/>
        </w:rPr>
        <w:t xml:space="preserve"> </w:t>
      </w:r>
      <w:r w:rsidR="00E71061" w:rsidRPr="00933D6F">
        <w:rPr>
          <w:rFonts w:hint="eastAsia"/>
          <w:szCs w:val="22"/>
        </w:rPr>
        <w:t>및</w:t>
      </w:r>
      <w:r w:rsidR="00E71061" w:rsidRPr="00933D6F">
        <w:rPr>
          <w:rFonts w:hint="eastAsia"/>
          <w:szCs w:val="22"/>
        </w:rPr>
        <w:t xml:space="preserve"> </w:t>
      </w:r>
      <w:r w:rsidR="00887A36" w:rsidRPr="00933D6F">
        <w:rPr>
          <w:rFonts w:hint="eastAsia"/>
          <w:szCs w:val="22"/>
        </w:rPr>
        <w:t>관련</w:t>
      </w:r>
      <w:bookmarkEnd w:id="108"/>
      <w:r w:rsidR="000E6F48" w:rsidRPr="00933D6F">
        <w:rPr>
          <w:rFonts w:hint="eastAsia"/>
          <w:szCs w:val="22"/>
        </w:rPr>
        <w:t>거래</w:t>
      </w:r>
      <w:r w:rsidR="00887A36" w:rsidRPr="00933D6F">
        <w:rPr>
          <w:rFonts w:hint="eastAsia"/>
          <w:szCs w:val="22"/>
        </w:rPr>
        <w:t>의</w:t>
      </w:r>
      <w:r w:rsidR="00887A36" w:rsidRPr="00933D6F">
        <w:rPr>
          <w:rFonts w:hint="eastAsia"/>
          <w:szCs w:val="22"/>
        </w:rPr>
        <w:t xml:space="preserve"> </w:t>
      </w:r>
      <w:r w:rsidR="000E6F48" w:rsidRPr="00933D6F">
        <w:rPr>
          <w:rFonts w:hint="eastAsia"/>
          <w:szCs w:val="22"/>
        </w:rPr>
        <w:t>종결</w:t>
      </w:r>
      <w:r w:rsidR="00887A36" w:rsidRPr="00933D6F">
        <w:rPr>
          <w:rFonts w:hint="eastAsia"/>
          <w:szCs w:val="22"/>
        </w:rPr>
        <w:t>로</w:t>
      </w:r>
      <w:r w:rsidR="00887A36" w:rsidRPr="00933D6F">
        <w:rPr>
          <w:rFonts w:hint="eastAsia"/>
          <w:szCs w:val="22"/>
        </w:rPr>
        <w:t xml:space="preserve"> </w:t>
      </w:r>
      <w:r w:rsidR="00887A36" w:rsidRPr="00933D6F">
        <w:rPr>
          <w:rFonts w:hint="eastAsia"/>
          <w:szCs w:val="22"/>
        </w:rPr>
        <w:t>인해</w:t>
      </w:r>
      <w:r w:rsidR="00887A36" w:rsidRPr="00933D6F">
        <w:rPr>
          <w:rFonts w:hint="eastAsia"/>
          <w:szCs w:val="22"/>
        </w:rPr>
        <w:t xml:space="preserve"> </w:t>
      </w:r>
      <w:r w:rsidR="000E6F48" w:rsidRPr="00933D6F">
        <w:rPr>
          <w:rFonts w:hint="eastAsia"/>
          <w:szCs w:val="22"/>
        </w:rPr>
        <w:t>매수인은</w:t>
      </w:r>
      <w:r w:rsidR="000E6F48" w:rsidRPr="00933D6F">
        <w:rPr>
          <w:rFonts w:hint="eastAsia"/>
          <w:szCs w:val="22"/>
        </w:rPr>
        <w:t xml:space="preserve"> </w:t>
      </w:r>
      <w:r w:rsidR="00D144FF" w:rsidRPr="00933D6F">
        <w:rPr>
          <w:rFonts w:hint="eastAsia"/>
          <w:szCs w:val="22"/>
        </w:rPr>
        <w:t>거래종결일</w:t>
      </w:r>
      <w:r w:rsidR="00D144FF" w:rsidRPr="00933D6F">
        <w:rPr>
          <w:rFonts w:hint="eastAsia"/>
          <w:szCs w:val="22"/>
        </w:rPr>
        <w:t xml:space="preserve"> </w:t>
      </w:r>
      <w:r w:rsidR="006859E8">
        <w:rPr>
          <w:rFonts w:hint="eastAsia"/>
          <w:szCs w:val="22"/>
        </w:rPr>
        <w:t>익일</w:t>
      </w:r>
      <w:r w:rsidR="006859E8">
        <w:rPr>
          <w:rFonts w:hint="eastAsia"/>
          <w:szCs w:val="22"/>
        </w:rPr>
        <w:t xml:space="preserve"> </w:t>
      </w:r>
      <w:r w:rsidR="00D144FF" w:rsidRPr="00933D6F">
        <w:rPr>
          <w:rFonts w:hint="eastAsia"/>
          <w:szCs w:val="22"/>
        </w:rPr>
        <w:t>현재</w:t>
      </w:r>
      <w:r w:rsidR="00D144FF" w:rsidRPr="00933D6F">
        <w:rPr>
          <w:rFonts w:hint="eastAsia"/>
          <w:szCs w:val="22"/>
        </w:rPr>
        <w:t xml:space="preserve"> </w:t>
      </w:r>
      <w:r w:rsidR="00887A36" w:rsidRPr="00933D6F">
        <w:rPr>
          <w:rFonts w:hint="eastAsia"/>
          <w:szCs w:val="22"/>
        </w:rPr>
        <w:t>대상회사</w:t>
      </w:r>
      <w:r w:rsidR="000E6F48" w:rsidRPr="00933D6F">
        <w:rPr>
          <w:rFonts w:hint="eastAsia"/>
          <w:szCs w:val="22"/>
        </w:rPr>
        <w:t xml:space="preserve"> </w:t>
      </w:r>
      <w:r w:rsidR="000E6F48" w:rsidRPr="00933D6F">
        <w:rPr>
          <w:rFonts w:hint="eastAsia"/>
          <w:szCs w:val="22"/>
        </w:rPr>
        <w:t>발행</w:t>
      </w:r>
      <w:r w:rsidR="009470FA" w:rsidRPr="00933D6F">
        <w:rPr>
          <w:rFonts w:hint="eastAsia"/>
          <w:szCs w:val="22"/>
        </w:rPr>
        <w:t>의</w:t>
      </w:r>
      <w:r w:rsidR="009470FA" w:rsidRPr="00933D6F">
        <w:rPr>
          <w:rFonts w:hint="eastAsia"/>
          <w:szCs w:val="22"/>
        </w:rPr>
        <w:t xml:space="preserve"> </w:t>
      </w:r>
      <w:r w:rsidR="009470FA" w:rsidRPr="00933D6F">
        <w:rPr>
          <w:rFonts w:hint="eastAsia"/>
          <w:szCs w:val="22"/>
        </w:rPr>
        <w:t>보통</w:t>
      </w:r>
      <w:r w:rsidR="000E6F48" w:rsidRPr="00933D6F">
        <w:rPr>
          <w:rFonts w:hint="eastAsia"/>
          <w:szCs w:val="22"/>
        </w:rPr>
        <w:t>주식</w:t>
      </w:r>
      <w:r w:rsidR="000E6F48" w:rsidRPr="00933D6F">
        <w:rPr>
          <w:rFonts w:hint="eastAsia"/>
          <w:szCs w:val="22"/>
        </w:rPr>
        <w:t xml:space="preserve"> </w:t>
      </w:r>
      <w:r w:rsidR="00AC23C8">
        <w:rPr>
          <w:rFonts w:hint="eastAsia"/>
          <w:szCs w:val="22"/>
        </w:rPr>
        <w:t>200,000</w:t>
      </w:r>
      <w:r w:rsidR="004B333D" w:rsidRPr="00933D6F">
        <w:rPr>
          <w:rFonts w:hint="eastAsia"/>
          <w:szCs w:val="22"/>
        </w:rPr>
        <w:t>주</w:t>
      </w:r>
      <w:r w:rsidR="004B333D" w:rsidRPr="00933D6F">
        <w:rPr>
          <w:rFonts w:hint="eastAsia"/>
          <w:szCs w:val="22"/>
        </w:rPr>
        <w:t>(</w:t>
      </w:r>
      <w:r w:rsidR="004B333D" w:rsidRPr="00933D6F">
        <w:rPr>
          <w:rFonts w:hint="eastAsia"/>
          <w:szCs w:val="22"/>
        </w:rPr>
        <w:t>거래종결일</w:t>
      </w:r>
      <w:r w:rsidR="004B333D" w:rsidRPr="00933D6F">
        <w:rPr>
          <w:rFonts w:hint="eastAsia"/>
          <w:szCs w:val="22"/>
        </w:rPr>
        <w:t xml:space="preserve"> </w:t>
      </w:r>
      <w:r w:rsidR="00D84192">
        <w:rPr>
          <w:rFonts w:hint="eastAsia"/>
          <w:szCs w:val="22"/>
        </w:rPr>
        <w:t>익일</w:t>
      </w:r>
      <w:r w:rsidR="00D84192">
        <w:rPr>
          <w:rFonts w:hint="eastAsia"/>
          <w:szCs w:val="22"/>
        </w:rPr>
        <w:t xml:space="preserve"> </w:t>
      </w:r>
      <w:r w:rsidR="00D84192">
        <w:rPr>
          <w:rFonts w:hint="eastAsia"/>
          <w:szCs w:val="22"/>
        </w:rPr>
        <w:t>현재</w:t>
      </w:r>
      <w:r w:rsidR="004B333D" w:rsidRPr="00933D6F">
        <w:rPr>
          <w:rFonts w:hint="eastAsia"/>
          <w:szCs w:val="22"/>
        </w:rPr>
        <w:t xml:space="preserve"> </w:t>
      </w:r>
      <w:r w:rsidR="00A57084" w:rsidRPr="00933D6F">
        <w:rPr>
          <w:rFonts w:hint="eastAsia"/>
          <w:szCs w:val="22"/>
        </w:rPr>
        <w:t>대상회사</w:t>
      </w:r>
      <w:r w:rsidR="00A57084" w:rsidRPr="00933D6F">
        <w:rPr>
          <w:rFonts w:hint="eastAsia"/>
          <w:szCs w:val="22"/>
        </w:rPr>
        <w:t xml:space="preserve"> </w:t>
      </w:r>
      <w:r w:rsidR="00A57084" w:rsidRPr="00933D6F">
        <w:rPr>
          <w:rFonts w:hint="eastAsia"/>
          <w:szCs w:val="22"/>
        </w:rPr>
        <w:t>발행주식총수의</w:t>
      </w:r>
      <w:r w:rsidR="00A57084" w:rsidRPr="00933D6F">
        <w:rPr>
          <w:rFonts w:hint="eastAsia"/>
          <w:szCs w:val="22"/>
        </w:rPr>
        <w:t xml:space="preserve"> </w:t>
      </w:r>
      <w:r w:rsidR="00AC23C8">
        <w:rPr>
          <w:rFonts w:hint="eastAsia"/>
          <w:szCs w:val="22"/>
        </w:rPr>
        <w:t>100</w:t>
      </w:r>
      <w:r w:rsidR="000E6F48" w:rsidRPr="00933D6F">
        <w:rPr>
          <w:rFonts w:hint="eastAsia"/>
          <w:szCs w:val="22"/>
        </w:rPr>
        <w:t>%</w:t>
      </w:r>
      <w:r w:rsidR="004B333D" w:rsidRPr="00933D6F">
        <w:rPr>
          <w:szCs w:val="22"/>
        </w:rPr>
        <w:t>)</w:t>
      </w:r>
      <w:r w:rsidR="000E6F48" w:rsidRPr="00933D6F">
        <w:rPr>
          <w:rFonts w:hint="eastAsia"/>
          <w:szCs w:val="22"/>
        </w:rPr>
        <w:t>를</w:t>
      </w:r>
      <w:r w:rsidR="000E6F48" w:rsidRPr="00933D6F">
        <w:rPr>
          <w:rFonts w:hint="eastAsia"/>
          <w:szCs w:val="22"/>
        </w:rPr>
        <w:t xml:space="preserve"> </w:t>
      </w:r>
      <w:r w:rsidR="00A57084" w:rsidRPr="00933D6F">
        <w:rPr>
          <w:rFonts w:hint="eastAsia"/>
          <w:szCs w:val="22"/>
        </w:rPr>
        <w:t>아무런</w:t>
      </w:r>
      <w:r w:rsidR="00A57084" w:rsidRPr="00933D6F">
        <w:rPr>
          <w:rFonts w:hint="eastAsia"/>
          <w:szCs w:val="22"/>
        </w:rPr>
        <w:t xml:space="preserve"> </w:t>
      </w:r>
      <w:r w:rsidR="00A57084" w:rsidRPr="00933D6F">
        <w:rPr>
          <w:rFonts w:hint="eastAsia"/>
          <w:szCs w:val="22"/>
        </w:rPr>
        <w:t>제한</w:t>
      </w:r>
      <w:r w:rsidR="00A57084" w:rsidRPr="00933D6F">
        <w:rPr>
          <w:rFonts w:hint="eastAsia"/>
          <w:szCs w:val="22"/>
        </w:rPr>
        <w:t xml:space="preserve"> </w:t>
      </w:r>
      <w:r w:rsidR="00A57084" w:rsidRPr="00933D6F">
        <w:rPr>
          <w:rFonts w:hint="eastAsia"/>
          <w:szCs w:val="22"/>
        </w:rPr>
        <w:t>부담</w:t>
      </w:r>
      <w:r w:rsidR="00A57084" w:rsidRPr="00933D6F">
        <w:rPr>
          <w:rFonts w:hint="eastAsia"/>
          <w:szCs w:val="22"/>
        </w:rPr>
        <w:t xml:space="preserve"> </w:t>
      </w:r>
      <w:r w:rsidR="00A57084" w:rsidRPr="00933D6F">
        <w:rPr>
          <w:rFonts w:hint="eastAsia"/>
          <w:szCs w:val="22"/>
        </w:rPr>
        <w:t>없이</w:t>
      </w:r>
      <w:r w:rsidR="00A57084" w:rsidRPr="00933D6F">
        <w:rPr>
          <w:rFonts w:hint="eastAsia"/>
          <w:szCs w:val="22"/>
        </w:rPr>
        <w:t xml:space="preserve"> </w:t>
      </w:r>
      <w:r w:rsidR="000E6F48" w:rsidRPr="00933D6F">
        <w:rPr>
          <w:rFonts w:hint="eastAsia"/>
          <w:szCs w:val="22"/>
        </w:rPr>
        <w:t>적법∙유효하게</w:t>
      </w:r>
      <w:r w:rsidR="000E6F48" w:rsidRPr="00933D6F">
        <w:rPr>
          <w:rFonts w:hint="eastAsia"/>
          <w:szCs w:val="22"/>
        </w:rPr>
        <w:t xml:space="preserve"> </w:t>
      </w:r>
      <w:r w:rsidR="00D144FF" w:rsidRPr="00933D6F">
        <w:rPr>
          <w:rFonts w:hint="eastAsia"/>
          <w:szCs w:val="22"/>
        </w:rPr>
        <w:t>소유</w:t>
      </w:r>
      <w:r w:rsidR="000E6F48" w:rsidRPr="00933D6F">
        <w:rPr>
          <w:rFonts w:hint="eastAsia"/>
          <w:szCs w:val="22"/>
        </w:rPr>
        <w:t>할</w:t>
      </w:r>
      <w:r w:rsidR="000E6F48" w:rsidRPr="00933D6F">
        <w:rPr>
          <w:rFonts w:hint="eastAsia"/>
          <w:szCs w:val="22"/>
        </w:rPr>
        <w:t xml:space="preserve"> </w:t>
      </w:r>
      <w:r w:rsidR="000E6F48" w:rsidRPr="00933D6F">
        <w:rPr>
          <w:rFonts w:hint="eastAsia"/>
          <w:szCs w:val="22"/>
        </w:rPr>
        <w:t>것이다</w:t>
      </w:r>
      <w:r w:rsidR="000E6F48" w:rsidRPr="00933D6F">
        <w:rPr>
          <w:rFonts w:hint="eastAsia"/>
          <w:szCs w:val="22"/>
        </w:rPr>
        <w:t>.</w:t>
      </w:r>
      <w:r w:rsidR="00887A36" w:rsidRPr="00933D6F">
        <w:rPr>
          <w:szCs w:val="22"/>
        </w:rPr>
        <w:t xml:space="preserve"> </w:t>
      </w:r>
    </w:p>
    <w:p w14:paraId="58220060" w14:textId="06AECCD1" w:rsidR="003A698E" w:rsidRPr="00A87416" w:rsidRDefault="00E63701" w:rsidP="00BB7F1A">
      <w:pPr>
        <w:pStyle w:val="BKLH3-1"/>
        <w:outlineLvl w:val="9"/>
        <w:rPr>
          <w:szCs w:val="22"/>
        </w:rPr>
      </w:pPr>
      <w:bookmarkStart w:id="109" w:name="_DV_M109"/>
      <w:bookmarkStart w:id="110" w:name="_DV_M110"/>
      <w:bookmarkStart w:id="111" w:name="_Toc522060139"/>
      <w:bookmarkEnd w:id="109"/>
      <w:bookmarkEnd w:id="110"/>
      <w:r w:rsidRPr="00A87416">
        <w:rPr>
          <w:rFonts w:hint="eastAsia"/>
          <w:szCs w:val="22"/>
        </w:rPr>
        <w:t>매도인</w:t>
      </w:r>
      <w:r w:rsidR="007248DC" w:rsidRPr="00A87416">
        <w:rPr>
          <w:rFonts w:hint="eastAsia"/>
          <w:szCs w:val="22"/>
        </w:rPr>
        <w:t>은</w:t>
      </w:r>
      <w:r w:rsidR="007248DC" w:rsidRPr="00A87416">
        <w:rPr>
          <w:rFonts w:hint="eastAsia"/>
          <w:szCs w:val="22"/>
        </w:rPr>
        <w:t xml:space="preserve"> </w:t>
      </w:r>
      <w:r w:rsidR="00083A96" w:rsidRPr="00A87416">
        <w:rPr>
          <w:rFonts w:hint="eastAsia"/>
          <w:szCs w:val="22"/>
        </w:rPr>
        <w:t>대상회사</w:t>
      </w:r>
      <w:r w:rsidR="00073C67" w:rsidRPr="00A87416">
        <w:rPr>
          <w:rFonts w:hint="eastAsia"/>
          <w:szCs w:val="22"/>
        </w:rPr>
        <w:t>등</w:t>
      </w:r>
      <w:r w:rsidR="007248DC" w:rsidRPr="00A87416">
        <w:rPr>
          <w:rFonts w:hint="eastAsia"/>
          <w:szCs w:val="22"/>
        </w:rPr>
        <w:t>에</w:t>
      </w:r>
      <w:r w:rsidR="007248DC" w:rsidRPr="00A87416">
        <w:rPr>
          <w:rFonts w:hint="eastAsia"/>
          <w:szCs w:val="22"/>
        </w:rPr>
        <w:t xml:space="preserve"> </w:t>
      </w:r>
      <w:r w:rsidR="009A5329" w:rsidRPr="00A87416">
        <w:rPr>
          <w:rFonts w:hint="eastAsia"/>
          <w:szCs w:val="22"/>
        </w:rPr>
        <w:t>관</w:t>
      </w:r>
      <w:r w:rsidR="007248DC" w:rsidRPr="00A87416">
        <w:rPr>
          <w:rFonts w:hint="eastAsia"/>
          <w:szCs w:val="22"/>
        </w:rPr>
        <w:t>하여</w:t>
      </w:r>
      <w:r w:rsidR="007248DC" w:rsidRPr="00A87416">
        <w:rPr>
          <w:rFonts w:hint="eastAsia"/>
          <w:szCs w:val="22"/>
        </w:rPr>
        <w:t xml:space="preserve"> </w:t>
      </w:r>
      <w:r w:rsidR="007248DC" w:rsidRPr="00A87416">
        <w:rPr>
          <w:rFonts w:hint="eastAsia"/>
          <w:szCs w:val="22"/>
          <w:u w:val="single"/>
        </w:rPr>
        <w:t>별지</w:t>
      </w:r>
      <w:r w:rsidR="007248DC" w:rsidRPr="00A87416">
        <w:rPr>
          <w:rFonts w:hint="eastAsia"/>
          <w:szCs w:val="22"/>
          <w:u w:val="single"/>
        </w:rPr>
        <w:t xml:space="preserve"> </w:t>
      </w:r>
      <w:r w:rsidR="008F0EB6" w:rsidRPr="00A87416">
        <w:rPr>
          <w:szCs w:val="22"/>
          <w:u w:val="single"/>
        </w:rPr>
        <w:t>5</w:t>
      </w:r>
      <w:r w:rsidR="007248DC" w:rsidRPr="00A87416">
        <w:rPr>
          <w:rFonts w:hint="eastAsia"/>
          <w:szCs w:val="22"/>
          <w:u w:val="single"/>
        </w:rPr>
        <w:t>.1(</w:t>
      </w:r>
      <w:r w:rsidR="00EE4CD2" w:rsidRPr="00A87416">
        <w:rPr>
          <w:rFonts w:hint="eastAsia"/>
          <w:szCs w:val="22"/>
          <w:u w:val="single"/>
        </w:rPr>
        <w:t>7</w:t>
      </w:r>
      <w:r w:rsidR="007248DC" w:rsidRPr="00A87416">
        <w:rPr>
          <w:rFonts w:hint="eastAsia"/>
          <w:szCs w:val="22"/>
          <w:u w:val="single"/>
        </w:rPr>
        <w:t>)</w:t>
      </w:r>
      <w:r w:rsidR="007248DC" w:rsidRPr="00A87416">
        <w:rPr>
          <w:rFonts w:hint="eastAsia"/>
          <w:szCs w:val="22"/>
        </w:rPr>
        <w:t>과</w:t>
      </w:r>
      <w:r w:rsidR="007248DC" w:rsidRPr="00A87416">
        <w:rPr>
          <w:rFonts w:hint="eastAsia"/>
          <w:szCs w:val="22"/>
        </w:rPr>
        <w:t xml:space="preserve"> </w:t>
      </w:r>
      <w:r w:rsidR="007248DC" w:rsidRPr="00A87416">
        <w:rPr>
          <w:rFonts w:hint="eastAsia"/>
          <w:szCs w:val="22"/>
        </w:rPr>
        <w:t>같이</w:t>
      </w:r>
      <w:r w:rsidR="007248DC" w:rsidRPr="00A87416">
        <w:rPr>
          <w:rFonts w:hint="eastAsia"/>
          <w:szCs w:val="22"/>
        </w:rPr>
        <w:t xml:space="preserve"> </w:t>
      </w:r>
      <w:r w:rsidR="007248DC" w:rsidRPr="00A87416">
        <w:rPr>
          <w:rFonts w:hint="eastAsia"/>
          <w:szCs w:val="22"/>
        </w:rPr>
        <w:t>진술</w:t>
      </w:r>
      <w:r w:rsidR="007248DC" w:rsidRPr="00A87416">
        <w:rPr>
          <w:rFonts w:hint="eastAsia"/>
          <w:szCs w:val="22"/>
        </w:rPr>
        <w:t xml:space="preserve"> </w:t>
      </w:r>
      <w:r w:rsidR="007248DC" w:rsidRPr="00A87416">
        <w:rPr>
          <w:rFonts w:hint="eastAsia"/>
          <w:szCs w:val="22"/>
        </w:rPr>
        <w:t>및</w:t>
      </w:r>
      <w:r w:rsidR="007248DC" w:rsidRPr="00A87416">
        <w:rPr>
          <w:rFonts w:hint="eastAsia"/>
          <w:szCs w:val="22"/>
        </w:rPr>
        <w:t xml:space="preserve"> </w:t>
      </w:r>
      <w:r w:rsidR="007248DC" w:rsidRPr="00A87416">
        <w:rPr>
          <w:rFonts w:hint="eastAsia"/>
          <w:szCs w:val="22"/>
        </w:rPr>
        <w:t>보장한다</w:t>
      </w:r>
      <w:r w:rsidR="007248DC" w:rsidRPr="00A87416">
        <w:rPr>
          <w:rFonts w:hint="eastAsia"/>
          <w:szCs w:val="22"/>
        </w:rPr>
        <w:t>.</w:t>
      </w:r>
      <w:bookmarkStart w:id="112" w:name="_DV_M112"/>
      <w:bookmarkStart w:id="113" w:name="_DV_M111"/>
      <w:bookmarkEnd w:id="111"/>
      <w:bookmarkEnd w:id="112"/>
      <w:bookmarkEnd w:id="113"/>
    </w:p>
    <w:p w14:paraId="2B753872" w14:textId="7943C190" w:rsidR="00544A49" w:rsidRPr="00933D6F" w:rsidRDefault="00544A49" w:rsidP="00A35712">
      <w:pPr>
        <w:pStyle w:val="BKLH2-11"/>
        <w:rPr>
          <w:szCs w:val="22"/>
        </w:rPr>
      </w:pPr>
      <w:bookmarkStart w:id="114" w:name="_DV_M113"/>
      <w:bookmarkStart w:id="115" w:name="_DV_M116"/>
      <w:bookmarkStart w:id="116" w:name="_DV_M117"/>
      <w:bookmarkStart w:id="117" w:name="_Toc58933198"/>
      <w:bookmarkEnd w:id="114"/>
      <w:bookmarkEnd w:id="115"/>
      <w:bookmarkEnd w:id="116"/>
      <w:r w:rsidRPr="00933D6F">
        <w:rPr>
          <w:szCs w:val="22"/>
        </w:rPr>
        <w:t>매수인의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진술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="00C704BB" w:rsidRPr="00933D6F">
        <w:rPr>
          <w:szCs w:val="22"/>
        </w:rPr>
        <w:t>보장</w:t>
      </w:r>
      <w:bookmarkEnd w:id="117"/>
      <w:r w:rsidR="00557133">
        <w:rPr>
          <w:rFonts w:hint="eastAsia"/>
          <w:szCs w:val="22"/>
        </w:rPr>
        <w:t>.</w:t>
      </w:r>
    </w:p>
    <w:p w14:paraId="4B033186" w14:textId="6EE9B3B0" w:rsidR="003A698E" w:rsidRPr="00933D6F" w:rsidRDefault="003A698E" w:rsidP="00A35712">
      <w:pPr>
        <w:pStyle w:val="BKLBodyText"/>
        <w:rPr>
          <w:szCs w:val="22"/>
        </w:rPr>
      </w:pPr>
      <w:bookmarkStart w:id="118" w:name="_DV_M67"/>
      <w:bookmarkEnd w:id="118"/>
      <w:r w:rsidRPr="00933D6F">
        <w:rPr>
          <w:szCs w:val="22"/>
        </w:rPr>
        <w:t>매수인은</w:t>
      </w:r>
      <w:r w:rsidRPr="00933D6F">
        <w:rPr>
          <w:szCs w:val="22"/>
        </w:rPr>
        <w:t xml:space="preserve"> </w:t>
      </w:r>
      <w:r w:rsidR="00E63701">
        <w:rPr>
          <w:rFonts w:hint="eastAsia"/>
          <w:szCs w:val="22"/>
        </w:rPr>
        <w:t>매도인</w:t>
      </w:r>
      <w:r w:rsidRPr="00933D6F">
        <w:rPr>
          <w:szCs w:val="22"/>
        </w:rPr>
        <w:t>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대하여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체결일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거래종결일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현재</w:t>
      </w:r>
      <w:r w:rsidRPr="00933D6F">
        <w:rPr>
          <w:szCs w:val="22"/>
        </w:rPr>
        <w:t>(</w:t>
      </w:r>
      <w:r w:rsidRPr="00933D6F">
        <w:rPr>
          <w:szCs w:val="22"/>
        </w:rPr>
        <w:t>단</w:t>
      </w:r>
      <w:r w:rsidRPr="00933D6F">
        <w:rPr>
          <w:szCs w:val="22"/>
        </w:rPr>
        <w:t xml:space="preserve">, </w:t>
      </w:r>
      <w:r w:rsidR="00262A3F" w:rsidRPr="00933D6F">
        <w:rPr>
          <w:rFonts w:hint="eastAsia"/>
          <w:szCs w:val="22"/>
        </w:rPr>
        <w:t>해당</w:t>
      </w:r>
      <w:r w:rsidR="00262A3F" w:rsidRPr="00933D6F">
        <w:rPr>
          <w:rFonts w:hint="eastAsia"/>
          <w:szCs w:val="22"/>
        </w:rPr>
        <w:t xml:space="preserve"> </w:t>
      </w:r>
      <w:r w:rsidR="00262A3F" w:rsidRPr="00933D6F">
        <w:rPr>
          <w:rFonts w:hint="eastAsia"/>
          <w:szCs w:val="22"/>
        </w:rPr>
        <w:t>조항</w:t>
      </w:r>
      <w:r w:rsidRPr="00933D6F">
        <w:rPr>
          <w:szCs w:val="22"/>
        </w:rPr>
        <w:t>에서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달리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명시된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일자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현재</w:t>
      </w:r>
      <w:r w:rsidR="00097CD8" w:rsidRPr="00933D6F">
        <w:rPr>
          <w:rFonts w:hint="eastAsia"/>
          <w:szCs w:val="22"/>
        </w:rPr>
        <w:t xml:space="preserve"> </w:t>
      </w:r>
      <w:r w:rsidR="00097CD8" w:rsidRPr="00933D6F">
        <w:rPr>
          <w:rFonts w:hint="eastAsia"/>
          <w:szCs w:val="22"/>
        </w:rPr>
        <w:t>또는</w:t>
      </w:r>
      <w:r w:rsidR="00097CD8" w:rsidRPr="00933D6F">
        <w:rPr>
          <w:rFonts w:hint="eastAsia"/>
          <w:szCs w:val="22"/>
        </w:rPr>
        <w:t xml:space="preserve"> </w:t>
      </w:r>
      <w:r w:rsidR="00097CD8" w:rsidRPr="00933D6F">
        <w:rPr>
          <w:rFonts w:hint="eastAsia"/>
          <w:szCs w:val="22"/>
        </w:rPr>
        <w:t>기간</w:t>
      </w:r>
      <w:r w:rsidR="00097CD8" w:rsidRPr="00933D6F">
        <w:rPr>
          <w:rFonts w:hint="eastAsia"/>
          <w:szCs w:val="22"/>
        </w:rPr>
        <w:t xml:space="preserve"> </w:t>
      </w:r>
      <w:r w:rsidR="00097CD8" w:rsidRPr="00933D6F">
        <w:rPr>
          <w:rFonts w:hint="eastAsia"/>
          <w:szCs w:val="22"/>
        </w:rPr>
        <w:t>동안</w:t>
      </w:r>
      <w:r w:rsidRPr="00933D6F">
        <w:rPr>
          <w:szCs w:val="22"/>
        </w:rPr>
        <w:t xml:space="preserve">) </w:t>
      </w:r>
      <w:r w:rsidRPr="00933D6F">
        <w:rPr>
          <w:szCs w:val="22"/>
        </w:rPr>
        <w:t>다음의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사항이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진실하고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정확함을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진술하고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보장한다</w:t>
      </w:r>
      <w:r w:rsidRPr="00933D6F">
        <w:rPr>
          <w:szCs w:val="22"/>
        </w:rPr>
        <w:t>.</w:t>
      </w:r>
      <w:r w:rsidR="00364AED" w:rsidRPr="00933D6F">
        <w:rPr>
          <w:rFonts w:hint="eastAsia"/>
          <w:szCs w:val="22"/>
        </w:rPr>
        <w:t xml:space="preserve"> </w:t>
      </w:r>
    </w:p>
    <w:p w14:paraId="548FBFCA" w14:textId="77777777" w:rsidR="00A35712" w:rsidRPr="00933D6F" w:rsidRDefault="00A35712" w:rsidP="00A2667E">
      <w:pPr>
        <w:pStyle w:val="BKLH3-1"/>
        <w:outlineLvl w:val="9"/>
        <w:rPr>
          <w:szCs w:val="22"/>
        </w:rPr>
      </w:pPr>
      <w:bookmarkStart w:id="119" w:name="_DV_M68"/>
      <w:bookmarkStart w:id="120" w:name="_Toc522060141"/>
      <w:bookmarkEnd w:id="119"/>
      <w:r w:rsidRPr="00933D6F">
        <w:rPr>
          <w:szCs w:val="22"/>
        </w:rPr>
        <w:t>매</w:t>
      </w:r>
      <w:r w:rsidRPr="00933D6F">
        <w:rPr>
          <w:rFonts w:hint="eastAsia"/>
          <w:szCs w:val="22"/>
        </w:rPr>
        <w:t>수</w:t>
      </w:r>
      <w:r w:rsidRPr="00933D6F">
        <w:rPr>
          <w:szCs w:val="22"/>
        </w:rPr>
        <w:t>인은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대한민국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법률에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따라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적법하게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설립되어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유효하게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존속하는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법인이다</w:t>
      </w:r>
      <w:r w:rsidRPr="00933D6F">
        <w:rPr>
          <w:szCs w:val="22"/>
        </w:rPr>
        <w:t xml:space="preserve">. </w:t>
      </w:r>
      <w:bookmarkEnd w:id="120"/>
    </w:p>
    <w:p w14:paraId="29BD879E" w14:textId="77777777" w:rsidR="00A35712" w:rsidRPr="00933D6F" w:rsidRDefault="00A35712" w:rsidP="00A2667E">
      <w:pPr>
        <w:pStyle w:val="BKLH3-1"/>
        <w:outlineLvl w:val="9"/>
        <w:rPr>
          <w:szCs w:val="22"/>
        </w:rPr>
      </w:pPr>
      <w:bookmarkStart w:id="121" w:name="_Toc522060142"/>
      <w:r w:rsidRPr="00933D6F">
        <w:rPr>
          <w:szCs w:val="22"/>
        </w:rPr>
        <w:t>매</w:t>
      </w:r>
      <w:r w:rsidRPr="00933D6F">
        <w:rPr>
          <w:rFonts w:hint="eastAsia"/>
          <w:szCs w:val="22"/>
        </w:rPr>
        <w:t>수</w:t>
      </w:r>
      <w:r w:rsidRPr="00933D6F">
        <w:rPr>
          <w:szCs w:val="22"/>
        </w:rPr>
        <w:t>인은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체결하고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따른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의무를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이행하기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위하여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필요한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권한과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능력</w:t>
      </w:r>
      <w:r w:rsidRPr="00933D6F">
        <w:rPr>
          <w:szCs w:val="22"/>
        </w:rPr>
        <w:t>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가지고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있다</w:t>
      </w:r>
      <w:r w:rsidRPr="00933D6F">
        <w:rPr>
          <w:szCs w:val="22"/>
        </w:rPr>
        <w:t>.</w:t>
      </w:r>
      <w:bookmarkEnd w:id="121"/>
      <w:r w:rsidRPr="00933D6F">
        <w:rPr>
          <w:szCs w:val="22"/>
        </w:rPr>
        <w:t xml:space="preserve"> </w:t>
      </w:r>
    </w:p>
    <w:p w14:paraId="67088D11" w14:textId="77777777" w:rsidR="006B286D" w:rsidRPr="00933D6F" w:rsidRDefault="006B286D" w:rsidP="00A2667E">
      <w:pPr>
        <w:pStyle w:val="BKLH3-1"/>
        <w:outlineLvl w:val="9"/>
        <w:rPr>
          <w:szCs w:val="22"/>
        </w:rPr>
      </w:pPr>
      <w:r w:rsidRPr="00933D6F">
        <w:rPr>
          <w:szCs w:val="22"/>
        </w:rPr>
        <w:t>매</w:t>
      </w:r>
      <w:r w:rsidRPr="00933D6F">
        <w:rPr>
          <w:rFonts w:hint="eastAsia"/>
          <w:szCs w:val="22"/>
        </w:rPr>
        <w:t>수</w:t>
      </w:r>
      <w:r w:rsidRPr="00933D6F">
        <w:rPr>
          <w:szCs w:val="22"/>
        </w:rPr>
        <w:t>인은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체결하고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따른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의무를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이행하기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위하여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필요한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결의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등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유효하고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적법한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내부수권절차를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모두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거쳤다</w:t>
      </w:r>
      <w:r w:rsidRPr="00933D6F">
        <w:rPr>
          <w:szCs w:val="22"/>
        </w:rPr>
        <w:t xml:space="preserve">. </w:t>
      </w:r>
    </w:p>
    <w:p w14:paraId="4E18A8C1" w14:textId="0BF90468" w:rsidR="00A35712" w:rsidRPr="00933D6F" w:rsidRDefault="00A35712" w:rsidP="00A2667E">
      <w:pPr>
        <w:pStyle w:val="BKLH3-1"/>
        <w:outlineLvl w:val="9"/>
        <w:rPr>
          <w:szCs w:val="22"/>
        </w:rPr>
      </w:pPr>
      <w:bookmarkStart w:id="122" w:name="_Toc522060144"/>
      <w:r w:rsidRPr="00933D6F">
        <w:rPr>
          <w:szCs w:val="22"/>
        </w:rPr>
        <w:lastRenderedPageBreak/>
        <w:t>매</w:t>
      </w:r>
      <w:r w:rsidRPr="00933D6F">
        <w:rPr>
          <w:rFonts w:hint="eastAsia"/>
          <w:szCs w:val="22"/>
        </w:rPr>
        <w:t>수</w:t>
      </w:r>
      <w:r w:rsidRPr="00933D6F">
        <w:rPr>
          <w:szCs w:val="22"/>
        </w:rPr>
        <w:t>인이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체결하고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따른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의무를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이행하는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것은</w:t>
      </w:r>
      <w:r w:rsidRPr="00933D6F">
        <w:rPr>
          <w:szCs w:val="22"/>
        </w:rPr>
        <w:t xml:space="preserve"> (i) </w:t>
      </w:r>
      <w:r w:rsidRPr="00933D6F">
        <w:rPr>
          <w:szCs w:val="22"/>
        </w:rPr>
        <w:t>매수인의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정관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등의</w:t>
      </w:r>
      <w:r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조직서류나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주주총회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이사회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결의</w:t>
      </w:r>
      <w:r w:rsidRPr="00933D6F">
        <w:rPr>
          <w:szCs w:val="22"/>
        </w:rPr>
        <w:t xml:space="preserve">, </w:t>
      </w:r>
      <w:r w:rsidR="006A431F" w:rsidRPr="00933D6F">
        <w:rPr>
          <w:rFonts w:hint="eastAsia"/>
          <w:szCs w:val="22"/>
        </w:rPr>
        <w:t xml:space="preserve">(ii) </w:t>
      </w:r>
      <w:r w:rsidR="006A431F" w:rsidRPr="00933D6F">
        <w:rPr>
          <w:rFonts w:hint="eastAsia"/>
          <w:szCs w:val="22"/>
        </w:rPr>
        <w:t>매수인에게</w:t>
      </w:r>
      <w:r w:rsidR="006A431F" w:rsidRPr="00933D6F">
        <w:rPr>
          <w:rFonts w:hint="eastAsia"/>
          <w:szCs w:val="22"/>
        </w:rPr>
        <w:t xml:space="preserve"> </w:t>
      </w:r>
      <w:r w:rsidR="006A431F" w:rsidRPr="00933D6F">
        <w:rPr>
          <w:rFonts w:hint="eastAsia"/>
          <w:szCs w:val="22"/>
        </w:rPr>
        <w:t>적용되는</w:t>
      </w:r>
      <w:r w:rsidR="006A431F" w:rsidRPr="00933D6F">
        <w:rPr>
          <w:rFonts w:hint="eastAsia"/>
          <w:szCs w:val="22"/>
        </w:rPr>
        <w:t xml:space="preserve"> </w:t>
      </w:r>
      <w:r w:rsidR="006A431F" w:rsidRPr="00933D6F">
        <w:rPr>
          <w:rFonts w:hint="eastAsia"/>
          <w:szCs w:val="22"/>
        </w:rPr>
        <w:t>법률</w:t>
      </w:r>
      <w:r w:rsidR="006A431F" w:rsidRPr="00933D6F">
        <w:rPr>
          <w:rFonts w:hint="eastAsia"/>
          <w:szCs w:val="22"/>
        </w:rPr>
        <w:t xml:space="preserve">, (iii) </w:t>
      </w:r>
      <w:r w:rsidR="006A431F" w:rsidRPr="00933D6F">
        <w:rPr>
          <w:rFonts w:hint="eastAsia"/>
          <w:szCs w:val="22"/>
        </w:rPr>
        <w:t>매수인이</w:t>
      </w:r>
      <w:r w:rsidR="006A431F" w:rsidRPr="00933D6F">
        <w:rPr>
          <w:rFonts w:hint="eastAsia"/>
          <w:szCs w:val="22"/>
        </w:rPr>
        <w:t xml:space="preserve"> </w:t>
      </w:r>
      <w:r w:rsidR="006A431F" w:rsidRPr="00933D6F">
        <w:rPr>
          <w:rFonts w:hint="eastAsia"/>
          <w:szCs w:val="22"/>
        </w:rPr>
        <w:t>당사자인</w:t>
      </w:r>
      <w:r w:rsidR="006A431F" w:rsidRPr="00933D6F">
        <w:rPr>
          <w:rFonts w:hint="eastAsia"/>
          <w:szCs w:val="22"/>
        </w:rPr>
        <w:t xml:space="preserve"> </w:t>
      </w:r>
      <w:r w:rsidR="006A431F" w:rsidRPr="00933D6F">
        <w:rPr>
          <w:rFonts w:hint="eastAsia"/>
          <w:szCs w:val="22"/>
        </w:rPr>
        <w:t>계약이나</w:t>
      </w:r>
      <w:r w:rsidR="006A431F" w:rsidRPr="00933D6F">
        <w:rPr>
          <w:rFonts w:hint="eastAsia"/>
          <w:szCs w:val="22"/>
        </w:rPr>
        <w:t xml:space="preserve"> </w:t>
      </w:r>
      <w:r w:rsidR="006A431F" w:rsidRPr="00933D6F">
        <w:rPr>
          <w:rFonts w:hint="eastAsia"/>
          <w:szCs w:val="22"/>
        </w:rPr>
        <w:t>약정에</w:t>
      </w:r>
      <w:r w:rsidR="006A431F" w:rsidRPr="00933D6F">
        <w:rPr>
          <w:rFonts w:hint="eastAsia"/>
          <w:szCs w:val="22"/>
        </w:rPr>
        <w:t xml:space="preserve"> </w:t>
      </w:r>
      <w:r w:rsidR="006A431F" w:rsidRPr="00933D6F">
        <w:rPr>
          <w:rFonts w:hint="eastAsia"/>
          <w:szCs w:val="22"/>
        </w:rPr>
        <w:t>위반</w:t>
      </w:r>
      <w:r w:rsidR="006A431F" w:rsidRPr="00933D6F">
        <w:rPr>
          <w:rFonts w:hint="eastAsia"/>
          <w:szCs w:val="22"/>
        </w:rPr>
        <w:t xml:space="preserve"> </w:t>
      </w:r>
      <w:r w:rsidR="006A431F" w:rsidRPr="00933D6F">
        <w:rPr>
          <w:rFonts w:hint="eastAsia"/>
          <w:szCs w:val="22"/>
        </w:rPr>
        <w:t>또는</w:t>
      </w:r>
      <w:r w:rsidR="006A431F" w:rsidRPr="00933D6F">
        <w:rPr>
          <w:rFonts w:hint="eastAsia"/>
          <w:szCs w:val="22"/>
        </w:rPr>
        <w:t xml:space="preserve"> </w:t>
      </w:r>
      <w:r w:rsidR="006A431F" w:rsidRPr="00933D6F">
        <w:rPr>
          <w:rFonts w:hint="eastAsia"/>
          <w:szCs w:val="22"/>
        </w:rPr>
        <w:t>의무불이행을</w:t>
      </w:r>
      <w:r w:rsidR="006A431F" w:rsidRPr="00933D6F">
        <w:rPr>
          <w:rFonts w:hint="eastAsia"/>
          <w:szCs w:val="22"/>
        </w:rPr>
        <w:t xml:space="preserve"> </w:t>
      </w:r>
      <w:r w:rsidR="006A431F" w:rsidRPr="00933D6F">
        <w:rPr>
          <w:rFonts w:hint="eastAsia"/>
          <w:szCs w:val="22"/>
        </w:rPr>
        <w:t>구성하거나</w:t>
      </w:r>
      <w:r w:rsidR="006A431F" w:rsidRPr="00933D6F">
        <w:rPr>
          <w:rFonts w:hint="eastAsia"/>
          <w:szCs w:val="22"/>
        </w:rPr>
        <w:t xml:space="preserve"> </w:t>
      </w:r>
      <w:r w:rsidR="006A431F" w:rsidRPr="00933D6F">
        <w:rPr>
          <w:rFonts w:hint="eastAsia"/>
          <w:szCs w:val="22"/>
        </w:rPr>
        <w:t>기한의</w:t>
      </w:r>
      <w:r w:rsidR="006A431F" w:rsidRPr="00933D6F">
        <w:rPr>
          <w:rFonts w:hint="eastAsia"/>
          <w:szCs w:val="22"/>
        </w:rPr>
        <w:t xml:space="preserve"> </w:t>
      </w:r>
      <w:r w:rsidR="006A431F" w:rsidRPr="00933D6F">
        <w:rPr>
          <w:rFonts w:hint="eastAsia"/>
          <w:szCs w:val="22"/>
        </w:rPr>
        <w:t>이익을</w:t>
      </w:r>
      <w:r w:rsidR="006A431F" w:rsidRPr="00933D6F">
        <w:rPr>
          <w:rFonts w:hint="eastAsia"/>
          <w:szCs w:val="22"/>
        </w:rPr>
        <w:t xml:space="preserve"> </w:t>
      </w:r>
      <w:r w:rsidR="006A431F" w:rsidRPr="00933D6F">
        <w:rPr>
          <w:rFonts w:hint="eastAsia"/>
          <w:szCs w:val="22"/>
        </w:rPr>
        <w:t>상실시키지</w:t>
      </w:r>
      <w:r w:rsidR="006A431F" w:rsidRPr="00933D6F">
        <w:rPr>
          <w:rFonts w:hint="eastAsia"/>
          <w:szCs w:val="22"/>
        </w:rPr>
        <w:t xml:space="preserve"> </w:t>
      </w:r>
      <w:r w:rsidR="006A431F" w:rsidRPr="00933D6F">
        <w:rPr>
          <w:rFonts w:hint="eastAsia"/>
          <w:szCs w:val="22"/>
        </w:rPr>
        <w:t>아니한다</w:t>
      </w:r>
      <w:r w:rsidR="006A431F" w:rsidRPr="00933D6F">
        <w:rPr>
          <w:szCs w:val="22"/>
        </w:rPr>
        <w:t>(</w:t>
      </w:r>
      <w:r w:rsidR="006A431F" w:rsidRPr="00933D6F">
        <w:rPr>
          <w:szCs w:val="22"/>
        </w:rPr>
        <w:t>상대방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계약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당사자</w:t>
      </w:r>
      <w:r w:rsidR="006A431F" w:rsidRPr="00933D6F">
        <w:rPr>
          <w:szCs w:val="22"/>
        </w:rPr>
        <w:t xml:space="preserve">, </w:t>
      </w:r>
      <w:r w:rsidR="006A431F" w:rsidRPr="00933D6F">
        <w:rPr>
          <w:szCs w:val="22"/>
        </w:rPr>
        <w:t>채권</w:t>
      </w:r>
      <w:r w:rsidR="00970C5F" w:rsidRPr="00933D6F">
        <w:rPr>
          <w:rFonts w:hint="eastAsia"/>
          <w:szCs w:val="22"/>
        </w:rPr>
        <w:t>자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또는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제</w:t>
      </w:r>
      <w:r w:rsidR="006A431F" w:rsidRPr="00933D6F">
        <w:rPr>
          <w:szCs w:val="22"/>
        </w:rPr>
        <w:t>3</w:t>
      </w:r>
      <w:r w:rsidR="006A431F" w:rsidRPr="00933D6F">
        <w:rPr>
          <w:szCs w:val="22"/>
        </w:rPr>
        <w:t>자의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통지나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일정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기간의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경과시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위반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또는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의무불이행을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구성하거나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기한의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이익이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상실되는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경우를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포함한다</w:t>
      </w:r>
      <w:r w:rsidR="006A431F" w:rsidRPr="00933D6F">
        <w:rPr>
          <w:szCs w:val="22"/>
        </w:rPr>
        <w:t>)</w:t>
      </w:r>
      <w:r w:rsidR="006A431F" w:rsidRPr="00933D6F">
        <w:rPr>
          <w:rFonts w:hint="eastAsia"/>
          <w:szCs w:val="22"/>
        </w:rPr>
        <w:t>.</w:t>
      </w:r>
      <w:bookmarkEnd w:id="122"/>
    </w:p>
    <w:p w14:paraId="230EDD51" w14:textId="25A7FDD1" w:rsidR="00A35712" w:rsidRPr="00933D6F" w:rsidRDefault="00A57084" w:rsidP="00A2667E">
      <w:pPr>
        <w:pStyle w:val="BKLH3-1"/>
        <w:outlineLvl w:val="9"/>
        <w:rPr>
          <w:szCs w:val="22"/>
        </w:rPr>
      </w:pPr>
      <w:bookmarkStart w:id="123" w:name="_Toc522060145"/>
      <w:r w:rsidRPr="00933D6F">
        <w:rPr>
          <w:rFonts w:hint="eastAsia"/>
          <w:szCs w:val="22"/>
        </w:rPr>
        <w:t>공정거래법에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따른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공정거래위원회의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기업결합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승인을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제외하고</w:t>
      </w:r>
      <w:r w:rsidRPr="00933D6F">
        <w:rPr>
          <w:rFonts w:hint="eastAsia"/>
          <w:szCs w:val="22"/>
        </w:rPr>
        <w:t>,</w:t>
      </w:r>
      <w:r w:rsidRPr="00933D6F">
        <w:rPr>
          <w:szCs w:val="22"/>
        </w:rPr>
        <w:t xml:space="preserve"> </w:t>
      </w:r>
      <w:r w:rsidR="00A35712" w:rsidRPr="00933D6F">
        <w:rPr>
          <w:szCs w:val="22"/>
        </w:rPr>
        <w:t>매</w:t>
      </w:r>
      <w:r w:rsidR="00A35712" w:rsidRPr="00933D6F">
        <w:rPr>
          <w:rFonts w:hint="eastAsia"/>
          <w:szCs w:val="22"/>
        </w:rPr>
        <w:t>수</w:t>
      </w:r>
      <w:r w:rsidR="00A35712" w:rsidRPr="00933D6F">
        <w:rPr>
          <w:szCs w:val="22"/>
        </w:rPr>
        <w:t>인이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본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계약을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체결하고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본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계약에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따른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의무를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이행하는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것에</w:t>
      </w:r>
      <w:r w:rsidR="00A35712" w:rsidRPr="00933D6F">
        <w:rPr>
          <w:szCs w:val="22"/>
        </w:rPr>
        <w:t xml:space="preserve"> </w:t>
      </w:r>
      <w:r w:rsidR="002F618B" w:rsidRPr="00933D6F">
        <w:rPr>
          <w:szCs w:val="22"/>
        </w:rPr>
        <w:t>정부기관</w:t>
      </w:r>
      <w:r w:rsidR="002F618B" w:rsidRPr="00933D6F">
        <w:rPr>
          <w:szCs w:val="22"/>
        </w:rPr>
        <w:t xml:space="preserve"> </w:t>
      </w:r>
      <w:r w:rsidR="002F618B" w:rsidRPr="00933D6F">
        <w:rPr>
          <w:szCs w:val="22"/>
        </w:rPr>
        <w:t>인허가나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제</w:t>
      </w:r>
      <w:r w:rsidR="00A35712" w:rsidRPr="00933D6F">
        <w:rPr>
          <w:szCs w:val="22"/>
        </w:rPr>
        <w:t>3</w:t>
      </w:r>
      <w:r w:rsidR="00A35712" w:rsidRPr="00933D6F">
        <w:rPr>
          <w:szCs w:val="22"/>
        </w:rPr>
        <w:t>자의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동의나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승인은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요구되지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아니한다</w:t>
      </w:r>
      <w:r w:rsidR="00A35712" w:rsidRPr="00933D6F">
        <w:rPr>
          <w:szCs w:val="22"/>
        </w:rPr>
        <w:t xml:space="preserve">. </w:t>
      </w:r>
      <w:bookmarkStart w:id="124" w:name="_Hlk199948264"/>
      <w:r w:rsidRPr="00933D6F">
        <w:rPr>
          <w:rFonts w:hint="eastAsia"/>
          <w:szCs w:val="22"/>
        </w:rPr>
        <w:t>매수인에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대하여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본건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거래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계약에서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예정하고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있는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거래의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효력을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다투거나</w:t>
      </w:r>
      <w:r w:rsidRPr="00933D6F">
        <w:rPr>
          <w:rFonts w:hint="eastAsia"/>
          <w:szCs w:val="22"/>
        </w:rPr>
        <w:t xml:space="preserve"> </w:t>
      </w:r>
      <w:r w:rsidR="00A35712" w:rsidRPr="00933D6F">
        <w:rPr>
          <w:szCs w:val="22"/>
        </w:rPr>
        <w:t>본건</w:t>
      </w:r>
      <w:r w:rsidR="00A35712" w:rsidRPr="00933D6F">
        <w:rPr>
          <w:szCs w:val="22"/>
        </w:rPr>
        <w:t xml:space="preserve"> </w:t>
      </w:r>
      <w:r w:rsidR="00526E43" w:rsidRPr="00933D6F">
        <w:rPr>
          <w:rFonts w:hint="eastAsia"/>
          <w:szCs w:val="22"/>
        </w:rPr>
        <w:t>거래</w:t>
      </w:r>
      <w:r w:rsidR="00526E43" w:rsidRPr="00933D6F">
        <w:rPr>
          <w:rFonts w:hint="eastAsia"/>
          <w:szCs w:val="22"/>
        </w:rPr>
        <w:t xml:space="preserve"> </w:t>
      </w:r>
      <w:r w:rsidR="00526E43" w:rsidRPr="00933D6F">
        <w:rPr>
          <w:rFonts w:hint="eastAsia"/>
          <w:szCs w:val="22"/>
        </w:rPr>
        <w:t>또는</w:t>
      </w:r>
      <w:r w:rsidR="00526E43" w:rsidRPr="00933D6F">
        <w:rPr>
          <w:rFonts w:hint="eastAsia"/>
          <w:szCs w:val="22"/>
        </w:rPr>
        <w:t xml:space="preserve"> </w:t>
      </w:r>
      <w:r w:rsidR="00526E43" w:rsidRPr="00933D6F">
        <w:rPr>
          <w:rFonts w:hint="eastAsia"/>
          <w:szCs w:val="22"/>
        </w:rPr>
        <w:t>본</w:t>
      </w:r>
      <w:r w:rsidR="00526E43" w:rsidRPr="00933D6F">
        <w:rPr>
          <w:rFonts w:hint="eastAsia"/>
          <w:szCs w:val="22"/>
        </w:rPr>
        <w:t xml:space="preserve"> </w:t>
      </w:r>
      <w:r w:rsidR="00526E43" w:rsidRPr="00933D6F">
        <w:rPr>
          <w:rFonts w:hint="eastAsia"/>
          <w:szCs w:val="22"/>
        </w:rPr>
        <w:t>계약에서</w:t>
      </w:r>
      <w:r w:rsidR="00526E43" w:rsidRPr="00933D6F">
        <w:rPr>
          <w:rFonts w:hint="eastAsia"/>
          <w:szCs w:val="22"/>
        </w:rPr>
        <w:t xml:space="preserve"> </w:t>
      </w:r>
      <w:r w:rsidR="00526E43" w:rsidRPr="00933D6F">
        <w:rPr>
          <w:rFonts w:hint="eastAsia"/>
          <w:szCs w:val="22"/>
        </w:rPr>
        <w:t>예정하고</w:t>
      </w:r>
      <w:r w:rsidR="00526E43" w:rsidRPr="00933D6F">
        <w:rPr>
          <w:rFonts w:hint="eastAsia"/>
          <w:szCs w:val="22"/>
        </w:rPr>
        <w:t xml:space="preserve"> </w:t>
      </w:r>
      <w:r w:rsidR="00526E43" w:rsidRPr="00933D6F">
        <w:rPr>
          <w:rFonts w:hint="eastAsia"/>
          <w:szCs w:val="22"/>
        </w:rPr>
        <w:t>있는</w:t>
      </w:r>
      <w:r w:rsidR="00526E43" w:rsidRPr="00933D6F">
        <w:rPr>
          <w:rFonts w:hint="eastAsia"/>
          <w:szCs w:val="22"/>
        </w:rPr>
        <w:t xml:space="preserve"> </w:t>
      </w:r>
      <w:r w:rsidR="00A35712" w:rsidRPr="00933D6F">
        <w:rPr>
          <w:szCs w:val="22"/>
        </w:rPr>
        <w:t>거래를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금지하거나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제한하는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내용의</w:t>
      </w:r>
      <w:r w:rsidR="00A35712" w:rsidRPr="00933D6F">
        <w:rPr>
          <w:szCs w:val="22"/>
        </w:rPr>
        <w:t xml:space="preserve"> </w:t>
      </w:r>
      <w:r w:rsidR="00FC6C3E" w:rsidRPr="00933D6F">
        <w:rPr>
          <w:rFonts w:hint="eastAsia"/>
          <w:szCs w:val="22"/>
        </w:rPr>
        <w:t>소송</w:t>
      </w:r>
      <w:r w:rsidR="00A35712" w:rsidRPr="00933D6F">
        <w:rPr>
          <w:rFonts w:hint="eastAsia"/>
          <w:szCs w:val="22"/>
        </w:rPr>
        <w:t>은</w:t>
      </w:r>
      <w:r w:rsidR="00A35712" w:rsidRPr="00933D6F">
        <w:rPr>
          <w:rFonts w:hint="eastAsia"/>
          <w:szCs w:val="22"/>
        </w:rPr>
        <w:t xml:space="preserve"> </w:t>
      </w:r>
      <w:r w:rsidR="00A35712" w:rsidRPr="00933D6F">
        <w:rPr>
          <w:rFonts w:hint="eastAsia"/>
          <w:szCs w:val="22"/>
        </w:rPr>
        <w:t>제기되지</w:t>
      </w:r>
      <w:r w:rsidR="00A35712" w:rsidRPr="00933D6F">
        <w:rPr>
          <w:rFonts w:hint="eastAsia"/>
          <w:szCs w:val="22"/>
        </w:rPr>
        <w:t xml:space="preserve"> </w:t>
      </w:r>
      <w:r w:rsidR="00A35712" w:rsidRPr="00933D6F">
        <w:rPr>
          <w:rFonts w:hint="eastAsia"/>
          <w:szCs w:val="22"/>
        </w:rPr>
        <w:t>아니하였고</w:t>
      </w:r>
      <w:r w:rsidR="00A35712" w:rsidRPr="00933D6F">
        <w:rPr>
          <w:szCs w:val="22"/>
        </w:rPr>
        <w:t xml:space="preserve">, </w:t>
      </w:r>
      <w:r w:rsidR="00A35712" w:rsidRPr="00933D6F">
        <w:rPr>
          <w:szCs w:val="22"/>
        </w:rPr>
        <w:t>매</w:t>
      </w:r>
      <w:r w:rsidR="00A35712" w:rsidRPr="00933D6F">
        <w:rPr>
          <w:rFonts w:hint="eastAsia"/>
          <w:szCs w:val="22"/>
        </w:rPr>
        <w:t>수</w:t>
      </w:r>
      <w:r w:rsidR="00A35712" w:rsidRPr="00933D6F">
        <w:rPr>
          <w:szCs w:val="22"/>
        </w:rPr>
        <w:t>인이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알고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있는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한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그러한</w:t>
      </w:r>
      <w:r w:rsidR="00A35712" w:rsidRPr="00933D6F">
        <w:rPr>
          <w:szCs w:val="22"/>
        </w:rPr>
        <w:t xml:space="preserve"> </w:t>
      </w:r>
      <w:r w:rsidR="00FC6C3E" w:rsidRPr="00933D6F">
        <w:rPr>
          <w:rFonts w:hint="eastAsia"/>
          <w:szCs w:val="22"/>
        </w:rPr>
        <w:t>소송</w:t>
      </w:r>
      <w:r w:rsidR="00A35712" w:rsidRPr="00933D6F">
        <w:rPr>
          <w:szCs w:val="22"/>
        </w:rPr>
        <w:t>이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제기될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우려도</w:t>
      </w:r>
      <w:r w:rsidR="00A35712" w:rsidRPr="00933D6F">
        <w:rPr>
          <w:szCs w:val="22"/>
        </w:rPr>
        <w:t xml:space="preserve"> </w:t>
      </w:r>
      <w:r w:rsidR="00A35712" w:rsidRPr="00933D6F">
        <w:rPr>
          <w:szCs w:val="22"/>
        </w:rPr>
        <w:t>없다</w:t>
      </w:r>
      <w:r w:rsidR="00A35712" w:rsidRPr="00933D6F">
        <w:rPr>
          <w:szCs w:val="22"/>
        </w:rPr>
        <w:t>.</w:t>
      </w:r>
      <w:bookmarkEnd w:id="123"/>
      <w:bookmarkEnd w:id="124"/>
    </w:p>
    <w:p w14:paraId="0C4D20CE" w14:textId="77777777" w:rsidR="006A431F" w:rsidRDefault="006A431F" w:rsidP="00A2667E">
      <w:pPr>
        <w:pStyle w:val="BKLH3-1"/>
        <w:outlineLvl w:val="9"/>
        <w:rPr>
          <w:szCs w:val="22"/>
        </w:rPr>
      </w:pP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매</w:t>
      </w:r>
      <w:r w:rsidRPr="00933D6F">
        <w:rPr>
          <w:rFonts w:hint="eastAsia"/>
          <w:szCs w:val="22"/>
        </w:rPr>
        <w:t>수</w:t>
      </w:r>
      <w:r w:rsidRPr="00933D6F">
        <w:rPr>
          <w:szCs w:val="22"/>
        </w:rPr>
        <w:t>인에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적법하게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체결되어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구속력이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있으며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매</w:t>
      </w:r>
      <w:r w:rsidRPr="00933D6F">
        <w:rPr>
          <w:rFonts w:hint="eastAsia"/>
          <w:szCs w:val="22"/>
        </w:rPr>
        <w:t>수</w:t>
      </w:r>
      <w:r w:rsidRPr="00933D6F">
        <w:rPr>
          <w:szCs w:val="22"/>
        </w:rPr>
        <w:t>인에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조건들에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따라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집행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가능하다</w:t>
      </w:r>
      <w:r w:rsidRPr="00933D6F">
        <w:rPr>
          <w:szCs w:val="22"/>
        </w:rPr>
        <w:t>.</w:t>
      </w:r>
    </w:p>
    <w:p w14:paraId="45183561" w14:textId="17B445AE" w:rsidR="00D8470A" w:rsidRPr="00933D6F" w:rsidRDefault="00D8470A" w:rsidP="00A2667E">
      <w:pPr>
        <w:pStyle w:val="BKLH3-1"/>
        <w:outlineLvl w:val="9"/>
        <w:rPr>
          <w:szCs w:val="22"/>
        </w:rPr>
      </w:pPr>
      <w:r w:rsidRPr="00D8470A">
        <w:rPr>
          <w:rFonts w:hint="eastAsia"/>
          <w:szCs w:val="22"/>
        </w:rPr>
        <w:t>매수인은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매수인의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독자적인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실사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및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판단에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따라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대상회사등을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현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상태</w:t>
      </w:r>
      <w:r w:rsidRPr="00D8470A">
        <w:rPr>
          <w:rFonts w:hint="eastAsia"/>
          <w:szCs w:val="22"/>
        </w:rPr>
        <w:t>(As-Is)</w:t>
      </w:r>
      <w:r w:rsidRPr="00D8470A">
        <w:rPr>
          <w:rFonts w:hint="eastAsia"/>
          <w:szCs w:val="22"/>
        </w:rPr>
        <w:t>로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인수함을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확인한다</w:t>
      </w:r>
      <w:r w:rsidRPr="00D8470A">
        <w:rPr>
          <w:rFonts w:hint="eastAsia"/>
          <w:szCs w:val="22"/>
        </w:rPr>
        <w:t xml:space="preserve">. </w:t>
      </w:r>
      <w:r w:rsidRPr="00D8470A">
        <w:rPr>
          <w:rFonts w:hint="eastAsia"/>
          <w:szCs w:val="22"/>
        </w:rPr>
        <w:t>매수인은</w:t>
      </w:r>
      <w:r w:rsidRPr="00D8470A">
        <w:rPr>
          <w:rFonts w:hint="eastAsia"/>
          <w:szCs w:val="22"/>
        </w:rPr>
        <w:t xml:space="preserve">, </w:t>
      </w:r>
      <w:r w:rsidRPr="00D8470A">
        <w:rPr>
          <w:rFonts w:hint="eastAsia"/>
          <w:szCs w:val="22"/>
        </w:rPr>
        <w:t>매도인이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본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계약</w:t>
      </w:r>
      <w:r w:rsidRPr="00D8470A">
        <w:rPr>
          <w:rFonts w:hint="eastAsia"/>
          <w:szCs w:val="22"/>
        </w:rPr>
        <w:t>(</w:t>
      </w:r>
      <w:r w:rsidRPr="00D8470A">
        <w:rPr>
          <w:rFonts w:hint="eastAsia"/>
          <w:szCs w:val="22"/>
        </w:rPr>
        <w:t>제</w:t>
      </w:r>
      <w:r w:rsidRPr="00D8470A">
        <w:rPr>
          <w:rFonts w:hint="eastAsia"/>
          <w:szCs w:val="22"/>
        </w:rPr>
        <w:t>5.1</w:t>
      </w:r>
      <w:r w:rsidRPr="00D8470A">
        <w:rPr>
          <w:rFonts w:hint="eastAsia"/>
          <w:szCs w:val="22"/>
        </w:rPr>
        <w:t>조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및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  <w:u w:val="single"/>
        </w:rPr>
        <w:t>별지</w:t>
      </w:r>
      <w:r w:rsidRPr="00D8470A">
        <w:rPr>
          <w:rFonts w:hint="eastAsia"/>
          <w:szCs w:val="22"/>
          <w:u w:val="single"/>
        </w:rPr>
        <w:t xml:space="preserve"> 5.1(7)</w:t>
      </w:r>
      <w:r w:rsidRPr="00D8470A">
        <w:rPr>
          <w:rFonts w:hint="eastAsia"/>
          <w:szCs w:val="22"/>
        </w:rPr>
        <w:t>의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진술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및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보장을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포함함</w:t>
      </w:r>
      <w:r w:rsidRPr="00D8470A">
        <w:rPr>
          <w:rFonts w:hint="eastAsia"/>
          <w:szCs w:val="22"/>
        </w:rPr>
        <w:t>)</w:t>
      </w:r>
      <w:r w:rsidRPr="00D8470A">
        <w:rPr>
          <w:rFonts w:hint="eastAsia"/>
          <w:szCs w:val="22"/>
        </w:rPr>
        <w:t>에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명시적으로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규정된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사항을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제외하고는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대상회사등의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자산</w:t>
      </w:r>
      <w:r w:rsidRPr="00D8470A">
        <w:rPr>
          <w:rFonts w:hint="eastAsia"/>
          <w:szCs w:val="22"/>
        </w:rPr>
        <w:t xml:space="preserve">, </w:t>
      </w:r>
      <w:r w:rsidRPr="00D8470A">
        <w:rPr>
          <w:rFonts w:hint="eastAsia"/>
          <w:szCs w:val="22"/>
        </w:rPr>
        <w:t>부채</w:t>
      </w:r>
      <w:r w:rsidRPr="00D8470A">
        <w:rPr>
          <w:rFonts w:hint="eastAsia"/>
          <w:szCs w:val="22"/>
        </w:rPr>
        <w:t xml:space="preserve">, </w:t>
      </w:r>
      <w:r w:rsidRPr="00D8470A">
        <w:rPr>
          <w:rFonts w:hint="eastAsia"/>
          <w:szCs w:val="22"/>
        </w:rPr>
        <w:t>경영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상태</w:t>
      </w:r>
      <w:r w:rsidRPr="00D8470A">
        <w:rPr>
          <w:rFonts w:hint="eastAsia"/>
          <w:szCs w:val="22"/>
        </w:rPr>
        <w:t xml:space="preserve">, </w:t>
      </w:r>
      <w:r w:rsidRPr="00D8470A">
        <w:rPr>
          <w:rFonts w:hint="eastAsia"/>
          <w:szCs w:val="22"/>
        </w:rPr>
        <w:t>전망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또는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기타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사항에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대하여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명시적이거나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묵시적인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어떠한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진술이나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보증</w:t>
      </w:r>
      <w:r w:rsidRPr="00D8470A">
        <w:rPr>
          <w:rFonts w:hint="eastAsia"/>
          <w:szCs w:val="22"/>
        </w:rPr>
        <w:t>(</w:t>
      </w:r>
      <w:r w:rsidRPr="00D8470A">
        <w:rPr>
          <w:rFonts w:hint="eastAsia"/>
          <w:szCs w:val="22"/>
        </w:rPr>
        <w:t>상법상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하자담보책임을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포함함</w:t>
      </w:r>
      <w:r w:rsidRPr="00D8470A">
        <w:rPr>
          <w:rFonts w:hint="eastAsia"/>
          <w:szCs w:val="22"/>
        </w:rPr>
        <w:t>)</w:t>
      </w:r>
      <w:r w:rsidRPr="00D8470A">
        <w:rPr>
          <w:rFonts w:hint="eastAsia"/>
          <w:szCs w:val="22"/>
        </w:rPr>
        <w:t>도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제공하지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아니함을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확인한다</w:t>
      </w:r>
      <w:r w:rsidRPr="00D8470A">
        <w:rPr>
          <w:rFonts w:hint="eastAsia"/>
          <w:szCs w:val="22"/>
        </w:rPr>
        <w:t xml:space="preserve">. </w:t>
      </w:r>
      <w:r w:rsidRPr="00D8470A">
        <w:rPr>
          <w:rFonts w:hint="eastAsia"/>
          <w:szCs w:val="22"/>
        </w:rPr>
        <w:t>또한</w:t>
      </w:r>
      <w:r w:rsidRPr="00D8470A">
        <w:rPr>
          <w:rFonts w:hint="eastAsia"/>
          <w:szCs w:val="22"/>
        </w:rPr>
        <w:t xml:space="preserve">, </w:t>
      </w:r>
      <w:r w:rsidRPr="00D8470A">
        <w:rPr>
          <w:rFonts w:hint="eastAsia"/>
          <w:szCs w:val="22"/>
        </w:rPr>
        <w:t>매수인은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본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계약에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명시되지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않은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어떠한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정보나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자료</w:t>
      </w:r>
      <w:r w:rsidRPr="00D8470A">
        <w:rPr>
          <w:rFonts w:hint="eastAsia"/>
          <w:szCs w:val="22"/>
        </w:rPr>
        <w:t>(</w:t>
      </w:r>
      <w:r w:rsidRPr="00D8470A">
        <w:rPr>
          <w:rFonts w:hint="eastAsia"/>
          <w:szCs w:val="22"/>
        </w:rPr>
        <w:t>티저</w:t>
      </w:r>
      <w:r w:rsidRPr="00D8470A">
        <w:rPr>
          <w:rFonts w:hint="eastAsia"/>
          <w:szCs w:val="22"/>
        </w:rPr>
        <w:t>, I</w:t>
      </w:r>
      <w:r w:rsidR="001D682C">
        <w:rPr>
          <w:rFonts w:hint="eastAsia"/>
          <w:szCs w:val="22"/>
        </w:rPr>
        <w:t xml:space="preserve">nformation </w:t>
      </w:r>
      <w:r w:rsidRPr="00D8470A">
        <w:rPr>
          <w:rFonts w:hint="eastAsia"/>
          <w:szCs w:val="22"/>
        </w:rPr>
        <w:t>M</w:t>
      </w:r>
      <w:r w:rsidR="001D682C">
        <w:rPr>
          <w:rFonts w:hint="eastAsia"/>
          <w:szCs w:val="22"/>
        </w:rPr>
        <w:t>emorandum</w:t>
      </w:r>
      <w:r w:rsidRPr="00D8470A">
        <w:rPr>
          <w:rFonts w:hint="eastAsia"/>
          <w:szCs w:val="22"/>
        </w:rPr>
        <w:t xml:space="preserve">, </w:t>
      </w:r>
      <w:r w:rsidRPr="00D8470A">
        <w:rPr>
          <w:rFonts w:hint="eastAsia"/>
          <w:szCs w:val="22"/>
        </w:rPr>
        <w:t>구두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설명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등</w:t>
      </w:r>
      <w:r w:rsidRPr="00D8470A">
        <w:rPr>
          <w:rFonts w:hint="eastAsia"/>
          <w:szCs w:val="22"/>
        </w:rPr>
        <w:t>)</w:t>
      </w:r>
      <w:r w:rsidRPr="00D8470A">
        <w:rPr>
          <w:rFonts w:hint="eastAsia"/>
          <w:szCs w:val="22"/>
        </w:rPr>
        <w:t>에도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의존하지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않았음을</w:t>
      </w:r>
      <w:r w:rsidRPr="00D8470A">
        <w:rPr>
          <w:rFonts w:hint="eastAsia"/>
          <w:szCs w:val="22"/>
        </w:rPr>
        <w:t xml:space="preserve"> </w:t>
      </w:r>
      <w:r w:rsidRPr="00D8470A">
        <w:rPr>
          <w:rFonts w:hint="eastAsia"/>
          <w:szCs w:val="22"/>
        </w:rPr>
        <w:t>확인한다</w:t>
      </w:r>
      <w:r w:rsidRPr="00D8470A">
        <w:rPr>
          <w:rFonts w:hint="eastAsia"/>
          <w:szCs w:val="22"/>
        </w:rPr>
        <w:t>.</w:t>
      </w:r>
    </w:p>
    <w:p w14:paraId="05F0310B" w14:textId="77777777" w:rsidR="009A4D8C" w:rsidRPr="00933D6F" w:rsidRDefault="009A4D8C" w:rsidP="005D3124">
      <w:pPr>
        <w:pStyle w:val="BKLH1-1"/>
        <w:rPr>
          <w:rFonts w:cs="Times New Roman"/>
          <w:szCs w:val="22"/>
        </w:rPr>
      </w:pPr>
      <w:bookmarkStart w:id="125" w:name="_Toc325125170"/>
      <w:bookmarkStart w:id="126" w:name="_Toc58933199"/>
      <w:r w:rsidRPr="00933D6F">
        <w:rPr>
          <w:rFonts w:cs="Times New Roman"/>
          <w:szCs w:val="22"/>
        </w:rPr>
        <w:t>확약</w:t>
      </w:r>
      <w:bookmarkEnd w:id="125"/>
      <w:bookmarkEnd w:id="126"/>
      <w:r w:rsidRPr="00933D6F">
        <w:rPr>
          <w:rFonts w:cs="Times New Roman"/>
          <w:szCs w:val="22"/>
        </w:rPr>
        <w:t xml:space="preserve"> </w:t>
      </w:r>
    </w:p>
    <w:p w14:paraId="6A961AEE" w14:textId="34A4E880" w:rsidR="009A4D8C" w:rsidRPr="00933D6F" w:rsidRDefault="00420BF3" w:rsidP="005D3124">
      <w:pPr>
        <w:pStyle w:val="BKLH2-11"/>
        <w:rPr>
          <w:rFonts w:cs="Times New Roman"/>
          <w:szCs w:val="22"/>
        </w:rPr>
      </w:pPr>
      <w:bookmarkStart w:id="127" w:name="_Toc58933200"/>
      <w:r w:rsidRPr="00933D6F">
        <w:rPr>
          <w:rFonts w:cs="Times New Roman"/>
          <w:szCs w:val="22"/>
        </w:rPr>
        <w:t>거래종결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확약사항</w:t>
      </w:r>
      <w:bookmarkEnd w:id="127"/>
      <w:r w:rsidR="00793E2E">
        <w:rPr>
          <w:rFonts w:cs="Times New Roman" w:hint="eastAsia"/>
          <w:szCs w:val="22"/>
        </w:rPr>
        <w:t>.</w:t>
      </w:r>
    </w:p>
    <w:p w14:paraId="1B94158C" w14:textId="77777777" w:rsidR="009A4D8C" w:rsidRPr="00933D6F" w:rsidRDefault="009A4D8C" w:rsidP="00AD7A6F">
      <w:pPr>
        <w:pStyle w:val="BKLBodyText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당사자들은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체결일로부터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거래종결일</w:t>
      </w:r>
      <w:r w:rsidR="000C2D6B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사이에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다음의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행위를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하거나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않을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것을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확약한다</w:t>
      </w:r>
      <w:r w:rsidRPr="00933D6F">
        <w:rPr>
          <w:rFonts w:cs="Times New Roman"/>
          <w:szCs w:val="22"/>
        </w:rPr>
        <w:t>.</w:t>
      </w:r>
    </w:p>
    <w:p w14:paraId="01D0CCF6" w14:textId="38CD5B67" w:rsidR="000D7D77" w:rsidRDefault="006A431F" w:rsidP="00007220">
      <w:pPr>
        <w:pStyle w:val="BKLH3-1"/>
        <w:rPr>
          <w:szCs w:val="22"/>
        </w:rPr>
      </w:pPr>
      <w:bookmarkStart w:id="128" w:name="_Toc522060148"/>
      <w:r w:rsidRPr="006D4FA9">
        <w:rPr>
          <w:szCs w:val="22"/>
          <w:u w:val="single"/>
        </w:rPr>
        <w:t>거래종결을</w:t>
      </w:r>
      <w:r w:rsidRPr="006D4FA9">
        <w:rPr>
          <w:szCs w:val="22"/>
          <w:u w:val="single"/>
        </w:rPr>
        <w:t xml:space="preserve"> </w:t>
      </w:r>
      <w:r w:rsidRPr="006D4FA9">
        <w:rPr>
          <w:szCs w:val="22"/>
          <w:u w:val="single"/>
        </w:rPr>
        <w:t>위한</w:t>
      </w:r>
      <w:r w:rsidRPr="006D4FA9">
        <w:rPr>
          <w:szCs w:val="22"/>
          <w:u w:val="single"/>
        </w:rPr>
        <w:t xml:space="preserve"> </w:t>
      </w:r>
      <w:r w:rsidRPr="006D4FA9">
        <w:rPr>
          <w:szCs w:val="22"/>
          <w:u w:val="single"/>
        </w:rPr>
        <w:t>노력</w:t>
      </w:r>
      <w:r w:rsidRPr="006D4FA9">
        <w:rPr>
          <w:szCs w:val="22"/>
          <w:u w:val="single"/>
        </w:rPr>
        <w:t xml:space="preserve"> </w:t>
      </w:r>
      <w:r w:rsidRPr="006D4FA9">
        <w:rPr>
          <w:szCs w:val="22"/>
          <w:u w:val="single"/>
        </w:rPr>
        <w:t>및</w:t>
      </w:r>
      <w:r w:rsidRPr="006D4FA9">
        <w:rPr>
          <w:szCs w:val="22"/>
          <w:u w:val="single"/>
        </w:rPr>
        <w:t xml:space="preserve"> </w:t>
      </w:r>
      <w:r w:rsidRPr="006D4FA9">
        <w:rPr>
          <w:szCs w:val="22"/>
          <w:u w:val="single"/>
        </w:rPr>
        <w:t>특정사항의</w:t>
      </w:r>
      <w:r w:rsidRPr="006D4FA9">
        <w:rPr>
          <w:szCs w:val="22"/>
          <w:u w:val="single"/>
        </w:rPr>
        <w:t xml:space="preserve"> </w:t>
      </w:r>
      <w:r w:rsidRPr="006D4FA9">
        <w:rPr>
          <w:szCs w:val="22"/>
          <w:u w:val="single"/>
        </w:rPr>
        <w:t>통지</w:t>
      </w:r>
      <w:r w:rsidR="000D7D77" w:rsidRPr="006D4FA9">
        <w:rPr>
          <w:szCs w:val="22"/>
        </w:rPr>
        <w:t xml:space="preserve">. </w:t>
      </w:r>
      <w:bookmarkStart w:id="129" w:name="_Hlk199948501"/>
      <w:r w:rsidR="000D7D77" w:rsidRPr="006D4FA9">
        <w:rPr>
          <w:szCs w:val="22"/>
        </w:rPr>
        <w:t>당사자들은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거래종결을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위해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최선의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노력을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다하고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그에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필요한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조치를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이행하여야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한다</w:t>
      </w:r>
      <w:r w:rsidR="000D7D77" w:rsidRPr="006D4FA9">
        <w:rPr>
          <w:szCs w:val="22"/>
        </w:rPr>
        <w:t xml:space="preserve">. </w:t>
      </w:r>
      <w:r w:rsidR="000D7D77" w:rsidRPr="006D4FA9">
        <w:rPr>
          <w:szCs w:val="22"/>
        </w:rPr>
        <w:t>당사자들은</w:t>
      </w:r>
      <w:r w:rsidR="000D7D77" w:rsidRPr="006D4FA9">
        <w:rPr>
          <w:szCs w:val="22"/>
        </w:rPr>
        <w:t xml:space="preserve"> (i) </w:t>
      </w:r>
      <w:r w:rsidR="000D7D77" w:rsidRPr="006D4FA9">
        <w:rPr>
          <w:szCs w:val="22"/>
        </w:rPr>
        <w:t>본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계약에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규정된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진술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및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보장</w:t>
      </w:r>
      <w:r w:rsidR="000D7D77" w:rsidRPr="006D4FA9">
        <w:rPr>
          <w:szCs w:val="22"/>
        </w:rPr>
        <w:t xml:space="preserve">, </w:t>
      </w:r>
      <w:r w:rsidR="000D7D77" w:rsidRPr="006D4FA9">
        <w:rPr>
          <w:szCs w:val="22"/>
        </w:rPr>
        <w:t>확약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및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기타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의무의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위반이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발생</w:t>
      </w:r>
      <w:r w:rsidR="006D4FA9" w:rsidRPr="006D4FA9">
        <w:rPr>
          <w:rFonts w:hint="eastAsia"/>
          <w:szCs w:val="22"/>
        </w:rPr>
        <w:t>한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경우</w:t>
      </w:r>
      <w:r w:rsidR="000D7D77" w:rsidRPr="006D4FA9">
        <w:rPr>
          <w:szCs w:val="22"/>
        </w:rPr>
        <w:t xml:space="preserve">, (ii) </w:t>
      </w:r>
      <w:r w:rsidR="000D7D77" w:rsidRPr="006D4FA9">
        <w:rPr>
          <w:szCs w:val="22"/>
        </w:rPr>
        <w:t>중대하게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부정적인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영향</w:t>
      </w:r>
      <w:r w:rsidR="006D4FA9">
        <w:rPr>
          <w:rFonts w:hint="eastAsia"/>
          <w:szCs w:val="22"/>
        </w:rPr>
        <w:t>이</w:t>
      </w:r>
      <w:r w:rsidR="006D4FA9">
        <w:rPr>
          <w:rFonts w:hint="eastAsia"/>
          <w:szCs w:val="22"/>
        </w:rPr>
        <w:t xml:space="preserve"> </w:t>
      </w:r>
      <w:r w:rsidR="006D4FA9">
        <w:rPr>
          <w:rFonts w:hint="eastAsia"/>
          <w:szCs w:val="22"/>
        </w:rPr>
        <w:t>발생한</w:t>
      </w:r>
      <w:r w:rsidR="006D4FA9">
        <w:rPr>
          <w:rFonts w:hint="eastAsia"/>
          <w:szCs w:val="22"/>
        </w:rPr>
        <w:t xml:space="preserve"> </w:t>
      </w:r>
      <w:r w:rsidR="006D4FA9">
        <w:rPr>
          <w:rFonts w:hint="eastAsia"/>
          <w:szCs w:val="22"/>
        </w:rPr>
        <w:t>경우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또는</w:t>
      </w:r>
      <w:r w:rsidR="000D7D77" w:rsidRPr="006D4FA9">
        <w:rPr>
          <w:szCs w:val="22"/>
        </w:rPr>
        <w:t xml:space="preserve"> (iii) </w:t>
      </w:r>
      <w:r w:rsidR="000D7D77" w:rsidRPr="006D4FA9">
        <w:rPr>
          <w:szCs w:val="22"/>
        </w:rPr>
        <w:t>본건</w:t>
      </w:r>
      <w:r w:rsidR="000D7D77" w:rsidRPr="006D4FA9">
        <w:rPr>
          <w:szCs w:val="22"/>
        </w:rPr>
        <w:t xml:space="preserve"> </w:t>
      </w:r>
      <w:r w:rsidR="00685B7A" w:rsidRPr="006D4FA9">
        <w:rPr>
          <w:rFonts w:hint="eastAsia"/>
          <w:szCs w:val="22"/>
        </w:rPr>
        <w:t>전체</w:t>
      </w:r>
      <w:r w:rsidR="00685B7A" w:rsidRPr="006D4FA9">
        <w:rPr>
          <w:rFonts w:hint="eastAsia"/>
          <w:szCs w:val="22"/>
        </w:rPr>
        <w:t xml:space="preserve"> </w:t>
      </w:r>
      <w:r w:rsidR="000D7D77" w:rsidRPr="006D4FA9">
        <w:rPr>
          <w:szCs w:val="22"/>
        </w:rPr>
        <w:t>거래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또는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본</w:t>
      </w:r>
      <w:r w:rsidR="00E67C61" w:rsidRPr="006D4FA9">
        <w:rPr>
          <w:rFonts w:hint="eastAsia"/>
          <w:szCs w:val="22"/>
        </w:rPr>
        <w:t>건</w:t>
      </w:r>
      <w:r w:rsidR="00E67C61" w:rsidRPr="006D4FA9">
        <w:rPr>
          <w:rFonts w:hint="eastAsia"/>
          <w:szCs w:val="22"/>
        </w:rPr>
        <w:t xml:space="preserve"> </w:t>
      </w:r>
      <w:r w:rsidR="00E67C61" w:rsidRPr="006D4FA9">
        <w:rPr>
          <w:rFonts w:hint="eastAsia"/>
          <w:szCs w:val="22"/>
        </w:rPr>
        <w:t>전체</w:t>
      </w:r>
      <w:r w:rsidR="00E67C61" w:rsidRPr="006D4FA9">
        <w:rPr>
          <w:rFonts w:hint="eastAsia"/>
          <w:szCs w:val="22"/>
        </w:rPr>
        <w:t xml:space="preserve"> </w:t>
      </w:r>
      <w:r w:rsidR="00E67C61" w:rsidRPr="006D4FA9">
        <w:rPr>
          <w:rFonts w:hint="eastAsia"/>
          <w:szCs w:val="22"/>
        </w:rPr>
        <w:t>거래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계약에서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예정된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거래에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관하여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자신의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동의나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lastRenderedPageBreak/>
        <w:t>승인이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필요함을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주장하는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제</w:t>
      </w:r>
      <w:r w:rsidR="000D7D77" w:rsidRPr="006D4FA9">
        <w:rPr>
          <w:szCs w:val="22"/>
        </w:rPr>
        <w:t>3</w:t>
      </w:r>
      <w:r w:rsidR="000D7D77" w:rsidRPr="006D4FA9">
        <w:rPr>
          <w:szCs w:val="22"/>
        </w:rPr>
        <w:t>자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또는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정부기관의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통지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또는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주장이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있는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경우</w:t>
      </w:r>
      <w:r w:rsidR="000D7D77" w:rsidRPr="006D4FA9">
        <w:rPr>
          <w:szCs w:val="22"/>
        </w:rPr>
        <w:t xml:space="preserve">, </w:t>
      </w:r>
      <w:r w:rsidR="000D7D77" w:rsidRPr="006D4FA9">
        <w:rPr>
          <w:szCs w:val="22"/>
        </w:rPr>
        <w:t>이를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상대방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당사자에게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신속하게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서면으로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통지하여야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한다</w:t>
      </w:r>
      <w:r w:rsidR="000D7D77" w:rsidRPr="006D4FA9">
        <w:rPr>
          <w:szCs w:val="22"/>
        </w:rPr>
        <w:t xml:space="preserve">. </w:t>
      </w:r>
      <w:r w:rsidR="000D7D77" w:rsidRPr="006D4FA9">
        <w:rPr>
          <w:szCs w:val="22"/>
        </w:rPr>
        <w:t>다만</w:t>
      </w:r>
      <w:r w:rsidR="000D7D77" w:rsidRPr="006D4FA9">
        <w:rPr>
          <w:szCs w:val="22"/>
        </w:rPr>
        <w:t xml:space="preserve">, </w:t>
      </w:r>
      <w:r w:rsidR="000D7D77" w:rsidRPr="006D4FA9">
        <w:rPr>
          <w:szCs w:val="22"/>
        </w:rPr>
        <w:t>본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항에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따라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일방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당사자가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상대방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당사자에게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해당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사실을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통지하더라도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이는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관련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위반을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치유하거나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변경</w:t>
      </w:r>
      <w:r w:rsidR="000D7D77" w:rsidRPr="006D4FA9">
        <w:rPr>
          <w:szCs w:val="22"/>
        </w:rPr>
        <w:t xml:space="preserve">, </w:t>
      </w:r>
      <w:r w:rsidR="000D7D77" w:rsidRPr="006D4FA9">
        <w:rPr>
          <w:szCs w:val="22"/>
        </w:rPr>
        <w:t>시정하는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것으로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간주되지</w:t>
      </w:r>
      <w:r w:rsidR="000D7D77" w:rsidRPr="006D4FA9">
        <w:rPr>
          <w:szCs w:val="22"/>
        </w:rPr>
        <w:t xml:space="preserve"> </w:t>
      </w:r>
      <w:r w:rsidR="000D7D77" w:rsidRPr="006D4FA9">
        <w:rPr>
          <w:szCs w:val="22"/>
        </w:rPr>
        <w:t>아니한다</w:t>
      </w:r>
      <w:r w:rsidR="000D7D77" w:rsidRPr="006D4FA9">
        <w:rPr>
          <w:szCs w:val="22"/>
        </w:rPr>
        <w:t>.</w:t>
      </w:r>
      <w:bookmarkEnd w:id="128"/>
      <w:r w:rsidR="006D4FA9">
        <w:rPr>
          <w:szCs w:val="22"/>
        </w:rPr>
        <w:t xml:space="preserve"> </w:t>
      </w:r>
      <w:bookmarkEnd w:id="129"/>
    </w:p>
    <w:p w14:paraId="1EFD44BD" w14:textId="43A858F7" w:rsidR="000D7D77" w:rsidRPr="00933D6F" w:rsidRDefault="000D7D77" w:rsidP="00007220">
      <w:pPr>
        <w:pStyle w:val="BKLH3-1"/>
        <w:rPr>
          <w:szCs w:val="22"/>
        </w:rPr>
      </w:pPr>
      <w:bookmarkStart w:id="130" w:name="_Toc522060149"/>
      <w:r w:rsidRPr="00933D6F">
        <w:rPr>
          <w:szCs w:val="22"/>
          <w:u w:val="single"/>
        </w:rPr>
        <w:t>대상회사</w:t>
      </w:r>
      <w:r w:rsidR="001E69C6" w:rsidRPr="00933D6F">
        <w:rPr>
          <w:rFonts w:hint="eastAsia"/>
          <w:szCs w:val="22"/>
          <w:u w:val="single"/>
        </w:rPr>
        <w:t>등</w:t>
      </w:r>
      <w:r w:rsidRPr="00933D6F">
        <w:rPr>
          <w:szCs w:val="22"/>
          <w:u w:val="single"/>
        </w:rPr>
        <w:t>의</w:t>
      </w:r>
      <w:r w:rsidRPr="00933D6F">
        <w:rPr>
          <w:szCs w:val="22"/>
          <w:u w:val="single"/>
        </w:rPr>
        <w:t xml:space="preserve"> </w:t>
      </w:r>
      <w:r w:rsidRPr="00933D6F">
        <w:rPr>
          <w:szCs w:val="22"/>
          <w:u w:val="single"/>
        </w:rPr>
        <w:t>운영</w:t>
      </w:r>
      <w:r w:rsidRPr="00933D6F">
        <w:rPr>
          <w:szCs w:val="22"/>
        </w:rPr>
        <w:t xml:space="preserve">. </w:t>
      </w:r>
      <w:r w:rsidR="00E63701">
        <w:rPr>
          <w:szCs w:val="22"/>
        </w:rPr>
        <w:t>매도인</w:t>
      </w:r>
      <w:r w:rsidRPr="00933D6F">
        <w:rPr>
          <w:szCs w:val="22"/>
        </w:rPr>
        <w:t>은</w:t>
      </w:r>
      <w:r w:rsidRPr="00933D6F">
        <w:rPr>
          <w:szCs w:val="22"/>
        </w:rPr>
        <w:t xml:space="preserve"> </w:t>
      </w:r>
      <w:r w:rsidR="006A431F" w:rsidRPr="00933D6F">
        <w:rPr>
          <w:szCs w:val="22"/>
        </w:rPr>
        <w:t>본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계약에서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예정하고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있는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경우를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제외하고는</w:t>
      </w:r>
      <w:r w:rsidR="006A431F" w:rsidRPr="00933D6F">
        <w:rPr>
          <w:szCs w:val="22"/>
        </w:rPr>
        <w:t xml:space="preserve">, </w:t>
      </w:r>
      <w:bookmarkStart w:id="131" w:name="_Hlk185521148"/>
      <w:r w:rsidR="006A431F" w:rsidRPr="00933D6F">
        <w:rPr>
          <w:szCs w:val="22"/>
        </w:rPr>
        <w:t>대상회사</w:t>
      </w:r>
      <w:r w:rsidR="008D583D" w:rsidRPr="00933D6F">
        <w:rPr>
          <w:szCs w:val="22"/>
        </w:rPr>
        <w:t>등으</w:t>
      </w:r>
      <w:r w:rsidR="006A431F" w:rsidRPr="00933D6F">
        <w:rPr>
          <w:szCs w:val="22"/>
        </w:rPr>
        <w:t>로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하여금</w:t>
      </w:r>
      <w:r w:rsidR="006A431F" w:rsidRPr="00933D6F">
        <w:rPr>
          <w:szCs w:val="22"/>
        </w:rPr>
        <w:t xml:space="preserve"> (i) </w:t>
      </w:r>
      <w:r w:rsidR="006A431F" w:rsidRPr="00933D6F">
        <w:rPr>
          <w:szCs w:val="22"/>
        </w:rPr>
        <w:t>사업조직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및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평판을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그대로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보존하고</w:t>
      </w:r>
      <w:r w:rsidR="006A431F" w:rsidRPr="00933D6F">
        <w:rPr>
          <w:szCs w:val="22"/>
        </w:rPr>
        <w:t xml:space="preserve">, (ii) </w:t>
      </w:r>
      <w:r w:rsidR="006A431F" w:rsidRPr="00933D6F">
        <w:rPr>
          <w:szCs w:val="22"/>
        </w:rPr>
        <w:t>관련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자산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및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재산을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법</w:t>
      </w:r>
      <w:r w:rsidR="00643A31" w:rsidRPr="00933D6F">
        <w:rPr>
          <w:szCs w:val="22"/>
        </w:rPr>
        <w:t>률</w:t>
      </w:r>
      <w:r w:rsidR="006A431F" w:rsidRPr="00933D6F">
        <w:rPr>
          <w:szCs w:val="22"/>
        </w:rPr>
        <w:t>과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과거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관행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및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통상적인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수준에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부합하도록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양호한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상태로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유지하며</w:t>
      </w:r>
      <w:r w:rsidR="006A431F" w:rsidRPr="00933D6F">
        <w:rPr>
          <w:szCs w:val="22"/>
        </w:rPr>
        <w:t xml:space="preserve">, (iii) </w:t>
      </w:r>
      <w:r w:rsidR="006A431F" w:rsidRPr="00933D6F">
        <w:rPr>
          <w:szCs w:val="22"/>
        </w:rPr>
        <w:t>법</w:t>
      </w:r>
      <w:r w:rsidR="00643A31" w:rsidRPr="00933D6F">
        <w:rPr>
          <w:szCs w:val="22"/>
        </w:rPr>
        <w:t>률</w:t>
      </w:r>
      <w:r w:rsidR="006A431F" w:rsidRPr="00933D6F">
        <w:rPr>
          <w:szCs w:val="22"/>
        </w:rPr>
        <w:t>과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과거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관행에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부합하는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적절한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내부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관리회계기록을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유지하도록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하여야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하고</w:t>
      </w:r>
      <w:r w:rsidR="006A431F" w:rsidRPr="00933D6F">
        <w:rPr>
          <w:szCs w:val="22"/>
        </w:rPr>
        <w:t xml:space="preserve">, (iv) </w:t>
      </w:r>
      <w:r w:rsidR="006A431F" w:rsidRPr="00933D6F">
        <w:rPr>
          <w:szCs w:val="22"/>
        </w:rPr>
        <w:t>주요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고객</w:t>
      </w:r>
      <w:r w:rsidR="006A431F" w:rsidRPr="00933D6F">
        <w:rPr>
          <w:szCs w:val="22"/>
        </w:rPr>
        <w:t xml:space="preserve">, </w:t>
      </w:r>
      <w:r w:rsidR="00B26128" w:rsidRPr="00933D6F">
        <w:rPr>
          <w:rFonts w:hint="eastAsia"/>
          <w:szCs w:val="22"/>
        </w:rPr>
        <w:t>거래처</w:t>
      </w:r>
      <w:r w:rsidR="00B26128" w:rsidRPr="00933D6F">
        <w:rPr>
          <w:rFonts w:hint="eastAsia"/>
          <w:szCs w:val="22"/>
        </w:rPr>
        <w:t>,</w:t>
      </w:r>
      <w:r w:rsidR="00B26128" w:rsidRPr="00933D6F">
        <w:rPr>
          <w:szCs w:val="22"/>
        </w:rPr>
        <w:t xml:space="preserve"> </w:t>
      </w:r>
      <w:r w:rsidR="00B26128" w:rsidRPr="00933D6F">
        <w:rPr>
          <w:rFonts w:hint="eastAsia"/>
          <w:szCs w:val="22"/>
        </w:rPr>
        <w:t>가맹점</w:t>
      </w:r>
      <w:r w:rsidR="000C0799" w:rsidRPr="00933D6F">
        <w:rPr>
          <w:rFonts w:hint="eastAsia"/>
          <w:szCs w:val="22"/>
        </w:rPr>
        <w:t>사업자</w:t>
      </w:r>
      <w:r w:rsidR="00B26128" w:rsidRPr="00933D6F">
        <w:rPr>
          <w:rFonts w:hint="eastAsia"/>
          <w:szCs w:val="22"/>
        </w:rPr>
        <w:t>,</w:t>
      </w:r>
      <w:r w:rsidR="00B26128" w:rsidRPr="00933D6F">
        <w:rPr>
          <w:szCs w:val="22"/>
        </w:rPr>
        <w:t xml:space="preserve"> </w:t>
      </w:r>
      <w:r w:rsidR="008D583D" w:rsidRPr="00933D6F">
        <w:rPr>
          <w:szCs w:val="22"/>
        </w:rPr>
        <w:t>투자자</w:t>
      </w:r>
      <w:r w:rsidR="008D583D" w:rsidRPr="00933D6F">
        <w:rPr>
          <w:szCs w:val="22"/>
        </w:rPr>
        <w:t xml:space="preserve">, </w:t>
      </w:r>
      <w:r w:rsidR="008D583D" w:rsidRPr="00933D6F">
        <w:rPr>
          <w:szCs w:val="22"/>
        </w:rPr>
        <w:t>차입자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및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채권자와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우호적인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관계를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유지하며</w:t>
      </w:r>
      <w:r w:rsidR="006A431F" w:rsidRPr="00933D6F">
        <w:rPr>
          <w:szCs w:val="22"/>
        </w:rPr>
        <w:t xml:space="preserve">, (v) </w:t>
      </w:r>
      <w:r w:rsidR="006A431F" w:rsidRPr="00933D6F">
        <w:rPr>
          <w:szCs w:val="22"/>
        </w:rPr>
        <w:t>통상적인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사업과정에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따라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운전자본을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관리하</w:t>
      </w:r>
      <w:r w:rsidR="00DF43B1" w:rsidRPr="00933D6F">
        <w:rPr>
          <w:rFonts w:hint="eastAsia"/>
          <w:szCs w:val="22"/>
        </w:rPr>
        <w:t>도록</w:t>
      </w:r>
      <w:r w:rsidR="00DF43B1" w:rsidRPr="00933D6F">
        <w:rPr>
          <w:rFonts w:hint="eastAsia"/>
          <w:szCs w:val="22"/>
        </w:rPr>
        <w:t xml:space="preserve"> </w:t>
      </w:r>
      <w:r w:rsidR="00DF43B1" w:rsidRPr="00933D6F">
        <w:rPr>
          <w:rFonts w:hint="eastAsia"/>
          <w:szCs w:val="22"/>
        </w:rPr>
        <w:t>하</w:t>
      </w:r>
      <w:r w:rsidR="006A431F" w:rsidRPr="00933D6F">
        <w:rPr>
          <w:szCs w:val="22"/>
        </w:rPr>
        <w:t>여야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하고</w:t>
      </w:r>
      <w:r w:rsidR="006A431F" w:rsidRPr="00933D6F">
        <w:rPr>
          <w:szCs w:val="22"/>
        </w:rPr>
        <w:t xml:space="preserve">, (vi) </w:t>
      </w:r>
      <w:r w:rsidR="006A431F" w:rsidRPr="00933D6F">
        <w:rPr>
          <w:szCs w:val="22"/>
        </w:rPr>
        <w:t>기타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대상회사</w:t>
      </w:r>
      <w:r w:rsidR="008D583D" w:rsidRPr="00933D6F">
        <w:rPr>
          <w:szCs w:val="22"/>
        </w:rPr>
        <w:t>등이</w:t>
      </w:r>
      <w:r w:rsidR="008D583D" w:rsidRPr="00933D6F">
        <w:rPr>
          <w:szCs w:val="22"/>
        </w:rPr>
        <w:t xml:space="preserve"> </w:t>
      </w:r>
      <w:r w:rsidR="006A431F" w:rsidRPr="00933D6F">
        <w:rPr>
          <w:szCs w:val="22"/>
        </w:rPr>
        <w:t>통상적인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사업과정에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따라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운영되도록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하여야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한다</w:t>
      </w:r>
      <w:r w:rsidR="006A431F" w:rsidRPr="00933D6F">
        <w:rPr>
          <w:szCs w:val="22"/>
        </w:rPr>
        <w:t>.</w:t>
      </w:r>
      <w:bookmarkEnd w:id="131"/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특히</w:t>
      </w:r>
      <w:r w:rsidR="006A431F" w:rsidRPr="00933D6F">
        <w:rPr>
          <w:szCs w:val="22"/>
        </w:rPr>
        <w:t xml:space="preserve"> </w:t>
      </w:r>
      <w:r w:rsidR="00E63701">
        <w:rPr>
          <w:szCs w:val="22"/>
        </w:rPr>
        <w:t>매도인</w:t>
      </w:r>
      <w:r w:rsidR="006A431F" w:rsidRPr="00933D6F">
        <w:rPr>
          <w:szCs w:val="22"/>
        </w:rPr>
        <w:t>은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매수인의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사전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서면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동의가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없는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한</w:t>
      </w:r>
      <w:r w:rsidR="006A431F" w:rsidRPr="00933D6F">
        <w:rPr>
          <w:szCs w:val="22"/>
        </w:rPr>
        <w:t xml:space="preserve">, </w:t>
      </w:r>
      <w:r w:rsidR="006A431F" w:rsidRPr="00933D6F">
        <w:rPr>
          <w:szCs w:val="22"/>
        </w:rPr>
        <w:t>대상회사</w:t>
      </w:r>
      <w:r w:rsidR="008D583D" w:rsidRPr="00933D6F">
        <w:rPr>
          <w:szCs w:val="22"/>
        </w:rPr>
        <w:t>등이</w:t>
      </w:r>
      <w:r w:rsidR="008D583D" w:rsidRPr="00933D6F">
        <w:rPr>
          <w:szCs w:val="22"/>
        </w:rPr>
        <w:t xml:space="preserve"> </w:t>
      </w:r>
      <w:r w:rsidR="006A431F" w:rsidRPr="00933D6F">
        <w:rPr>
          <w:szCs w:val="22"/>
        </w:rPr>
        <w:t>다음의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행위를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하지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않도록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하여야</w:t>
      </w:r>
      <w:r w:rsidR="006A431F" w:rsidRPr="00933D6F">
        <w:rPr>
          <w:szCs w:val="22"/>
        </w:rPr>
        <w:t xml:space="preserve"> </w:t>
      </w:r>
      <w:r w:rsidR="006A431F" w:rsidRPr="00933D6F">
        <w:rPr>
          <w:szCs w:val="22"/>
        </w:rPr>
        <w:t>한다</w:t>
      </w:r>
      <w:bookmarkEnd w:id="130"/>
      <w:r w:rsidR="00263BFB">
        <w:rPr>
          <w:rFonts w:hint="eastAsia"/>
          <w:szCs w:val="22"/>
        </w:rPr>
        <w:t>.</w:t>
      </w:r>
      <w:r w:rsidR="003A2C7F" w:rsidRPr="00933D6F">
        <w:rPr>
          <w:szCs w:val="22"/>
        </w:rPr>
        <w:t xml:space="preserve"> </w:t>
      </w:r>
    </w:p>
    <w:p w14:paraId="7542D7A8" w14:textId="77777777" w:rsidR="000D7D77" w:rsidRPr="00933D6F" w:rsidRDefault="000D7D77" w:rsidP="00A2667E">
      <w:pPr>
        <w:pStyle w:val="BKLH4-1"/>
        <w:outlineLvl w:val="9"/>
        <w:rPr>
          <w:szCs w:val="22"/>
        </w:rPr>
      </w:pPr>
      <w:r w:rsidRPr="00933D6F">
        <w:rPr>
          <w:szCs w:val="22"/>
        </w:rPr>
        <w:t>주식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전환사채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신주인수권부사채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교환사채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기타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대상회사</w:t>
      </w:r>
      <w:r w:rsidR="004F2AF2" w:rsidRPr="00933D6F">
        <w:rPr>
          <w:szCs w:val="22"/>
        </w:rPr>
        <w:t>등</w:t>
      </w:r>
      <w:r w:rsidRPr="00933D6F">
        <w:rPr>
          <w:szCs w:val="22"/>
        </w:rPr>
        <w:t>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주식에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권리와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관련된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증권의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발행이나</w:t>
      </w:r>
      <w:r w:rsidRPr="00933D6F">
        <w:rPr>
          <w:szCs w:val="22"/>
        </w:rPr>
        <w:t xml:space="preserve">, </w:t>
      </w:r>
      <w:r w:rsidR="004F2AF2" w:rsidRPr="00933D6F">
        <w:rPr>
          <w:szCs w:val="22"/>
        </w:rPr>
        <w:t>주식매수선택권</w:t>
      </w:r>
      <w:r w:rsidRPr="00933D6F">
        <w:rPr>
          <w:szCs w:val="22"/>
        </w:rPr>
        <w:t>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포함한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주식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사채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증권의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취득에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권리의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부여</w:t>
      </w:r>
      <w:r w:rsidRPr="00933D6F">
        <w:rPr>
          <w:szCs w:val="22"/>
        </w:rPr>
        <w:t>;</w:t>
      </w:r>
    </w:p>
    <w:p w14:paraId="20582F6F" w14:textId="77777777" w:rsidR="000D7D77" w:rsidRPr="00933D6F" w:rsidRDefault="000D7D77" w:rsidP="00A2667E">
      <w:pPr>
        <w:pStyle w:val="BKLH4-1"/>
        <w:outlineLvl w:val="9"/>
        <w:rPr>
          <w:szCs w:val="22"/>
        </w:rPr>
      </w:pPr>
      <w:r w:rsidRPr="00933D6F">
        <w:rPr>
          <w:szCs w:val="22"/>
        </w:rPr>
        <w:t>주식의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병합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분할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주식의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종류의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변경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기타</w:t>
      </w:r>
      <w:r w:rsidRPr="00933D6F">
        <w:rPr>
          <w:szCs w:val="22"/>
        </w:rPr>
        <w:t xml:space="preserve"> </w:t>
      </w:r>
      <w:r w:rsidR="00083A96" w:rsidRPr="00933D6F">
        <w:rPr>
          <w:szCs w:val="22"/>
        </w:rPr>
        <w:t>대상회사</w:t>
      </w:r>
      <w:r w:rsidR="004F2AF2" w:rsidRPr="00933D6F">
        <w:rPr>
          <w:szCs w:val="22"/>
        </w:rPr>
        <w:t>등</w:t>
      </w:r>
      <w:r w:rsidRPr="00933D6F">
        <w:rPr>
          <w:szCs w:val="22"/>
        </w:rPr>
        <w:t>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발행주식총수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액면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자본금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등에</w:t>
      </w:r>
      <w:r w:rsidRPr="00933D6F">
        <w:rPr>
          <w:szCs w:val="22"/>
        </w:rPr>
        <w:t xml:space="preserve"> </w:t>
      </w:r>
      <w:r w:rsidR="00452D77" w:rsidRPr="00933D6F">
        <w:rPr>
          <w:rFonts w:hint="eastAsia"/>
          <w:szCs w:val="22"/>
        </w:rPr>
        <w:t>변동</w:t>
      </w:r>
      <w:r w:rsidRPr="00933D6F">
        <w:rPr>
          <w:szCs w:val="22"/>
        </w:rPr>
        <w:t>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가져올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있는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행위</w:t>
      </w:r>
      <w:r w:rsidRPr="00933D6F">
        <w:rPr>
          <w:szCs w:val="22"/>
        </w:rPr>
        <w:t>;</w:t>
      </w:r>
    </w:p>
    <w:p w14:paraId="72208246" w14:textId="77777777" w:rsidR="000D7D77" w:rsidRPr="00933D6F" w:rsidRDefault="000D7D77" w:rsidP="00A2667E">
      <w:pPr>
        <w:pStyle w:val="BKLH4-1"/>
        <w:outlineLvl w:val="9"/>
        <w:rPr>
          <w:szCs w:val="22"/>
        </w:rPr>
      </w:pPr>
      <w:r w:rsidRPr="00933D6F">
        <w:rPr>
          <w:szCs w:val="22"/>
        </w:rPr>
        <w:t>정관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이사회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규정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내부규정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등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조직서류의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개정</w:t>
      </w:r>
      <w:r w:rsidRPr="00933D6F">
        <w:rPr>
          <w:szCs w:val="22"/>
        </w:rPr>
        <w:t>;</w:t>
      </w:r>
    </w:p>
    <w:p w14:paraId="6432A62C" w14:textId="77777777" w:rsidR="00DA6916" w:rsidRPr="00933D6F" w:rsidRDefault="000D7D77" w:rsidP="00A2667E">
      <w:pPr>
        <w:pStyle w:val="BKLH4-1"/>
        <w:outlineLvl w:val="9"/>
        <w:rPr>
          <w:szCs w:val="22"/>
        </w:rPr>
      </w:pPr>
      <w:r w:rsidRPr="00933D6F">
        <w:rPr>
          <w:szCs w:val="22"/>
        </w:rPr>
        <w:t>배당결의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지급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기타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주주에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자산의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분배</w:t>
      </w:r>
      <w:r w:rsidRPr="00933D6F">
        <w:rPr>
          <w:szCs w:val="22"/>
        </w:rPr>
        <w:t>(</w:t>
      </w:r>
      <w:r w:rsidRPr="00933D6F">
        <w:rPr>
          <w:szCs w:val="22"/>
        </w:rPr>
        <w:t>주식소각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자기주식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취득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포함</w:t>
      </w:r>
      <w:r w:rsidRPr="00933D6F">
        <w:rPr>
          <w:szCs w:val="22"/>
        </w:rPr>
        <w:t>)</w:t>
      </w:r>
      <w:r w:rsidR="00DA6916" w:rsidRPr="00933D6F">
        <w:rPr>
          <w:rFonts w:hint="eastAsia"/>
          <w:szCs w:val="22"/>
        </w:rPr>
        <w:t>;</w:t>
      </w:r>
    </w:p>
    <w:p w14:paraId="4106B449" w14:textId="77777777" w:rsidR="000D7D77" w:rsidRPr="00933D6F" w:rsidRDefault="00FC6C3E" w:rsidP="00A2667E">
      <w:pPr>
        <w:pStyle w:val="BKLH4-1"/>
        <w:outlineLvl w:val="9"/>
        <w:rPr>
          <w:szCs w:val="22"/>
        </w:rPr>
      </w:pPr>
      <w:r w:rsidRPr="00933D6F">
        <w:rPr>
          <w:szCs w:val="22"/>
        </w:rPr>
        <w:t>소송</w:t>
      </w:r>
      <w:r w:rsidR="000D7D77" w:rsidRPr="00933D6F">
        <w:rPr>
          <w:szCs w:val="22"/>
        </w:rPr>
        <w:t>을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제기하거나</w:t>
      </w:r>
      <w:r w:rsidR="000D7D77" w:rsidRPr="00933D6F">
        <w:rPr>
          <w:szCs w:val="22"/>
        </w:rPr>
        <w:t xml:space="preserve">, </w:t>
      </w:r>
      <w:r w:rsidR="00083A96" w:rsidRPr="00933D6F">
        <w:rPr>
          <w:szCs w:val="22"/>
        </w:rPr>
        <w:t>대상회사</w:t>
      </w:r>
      <w:r w:rsidR="004F2AF2" w:rsidRPr="00933D6F">
        <w:rPr>
          <w:szCs w:val="22"/>
        </w:rPr>
        <w:t>등이</w:t>
      </w:r>
      <w:r w:rsidR="004F2AF2" w:rsidRPr="00933D6F">
        <w:rPr>
          <w:szCs w:val="22"/>
        </w:rPr>
        <w:t xml:space="preserve"> </w:t>
      </w:r>
      <w:r w:rsidR="000D7D77" w:rsidRPr="00933D6F">
        <w:rPr>
          <w:szCs w:val="22"/>
        </w:rPr>
        <w:t>제기한</w:t>
      </w:r>
      <w:r w:rsidR="000D7D77" w:rsidRPr="00933D6F">
        <w:rPr>
          <w:szCs w:val="22"/>
        </w:rPr>
        <w:t xml:space="preserve"> </w:t>
      </w:r>
      <w:r w:rsidRPr="00933D6F">
        <w:rPr>
          <w:szCs w:val="22"/>
        </w:rPr>
        <w:t>소송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또는</w:t>
      </w:r>
      <w:r w:rsidR="000D7D77" w:rsidRPr="00933D6F">
        <w:rPr>
          <w:szCs w:val="22"/>
        </w:rPr>
        <w:t xml:space="preserve"> </w:t>
      </w:r>
      <w:r w:rsidR="00083A96" w:rsidRPr="00933D6F">
        <w:rPr>
          <w:szCs w:val="22"/>
        </w:rPr>
        <w:t>대상회사</w:t>
      </w:r>
      <w:r w:rsidR="004F2AF2" w:rsidRPr="00933D6F">
        <w:rPr>
          <w:szCs w:val="22"/>
        </w:rPr>
        <w:t>등을</w:t>
      </w:r>
      <w:r w:rsidR="004F2AF2" w:rsidRPr="00933D6F">
        <w:rPr>
          <w:szCs w:val="22"/>
        </w:rPr>
        <w:t xml:space="preserve"> </w:t>
      </w:r>
      <w:r w:rsidR="000D7D77" w:rsidRPr="00933D6F">
        <w:rPr>
          <w:szCs w:val="22"/>
        </w:rPr>
        <w:t>상대로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제기된</w:t>
      </w:r>
      <w:r w:rsidR="000D7D77" w:rsidRPr="00933D6F">
        <w:rPr>
          <w:szCs w:val="22"/>
        </w:rPr>
        <w:t xml:space="preserve"> </w:t>
      </w:r>
      <w:r w:rsidRPr="00933D6F">
        <w:rPr>
          <w:szCs w:val="22"/>
        </w:rPr>
        <w:t>소송</w:t>
      </w:r>
      <w:r w:rsidR="000D7D77" w:rsidRPr="00933D6F">
        <w:rPr>
          <w:szCs w:val="22"/>
        </w:rPr>
        <w:t>을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취하하거나</w:t>
      </w:r>
      <w:r w:rsidR="000D7D77" w:rsidRPr="00933D6F">
        <w:rPr>
          <w:szCs w:val="22"/>
        </w:rPr>
        <w:t xml:space="preserve">, </w:t>
      </w:r>
      <w:r w:rsidR="000D7D77" w:rsidRPr="00933D6F">
        <w:rPr>
          <w:szCs w:val="22"/>
        </w:rPr>
        <w:t>그와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관련하여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조정</w:t>
      </w:r>
      <w:r w:rsidR="000D7D77" w:rsidRPr="00933D6F">
        <w:rPr>
          <w:szCs w:val="22"/>
        </w:rPr>
        <w:t xml:space="preserve">, </w:t>
      </w:r>
      <w:r w:rsidR="000D7D77" w:rsidRPr="00933D6F">
        <w:rPr>
          <w:szCs w:val="22"/>
        </w:rPr>
        <w:t>양도</w:t>
      </w:r>
      <w:r w:rsidR="000D7D77" w:rsidRPr="00933D6F">
        <w:rPr>
          <w:szCs w:val="22"/>
        </w:rPr>
        <w:t xml:space="preserve">, </w:t>
      </w:r>
      <w:r w:rsidR="000D7D77" w:rsidRPr="00933D6F">
        <w:rPr>
          <w:szCs w:val="22"/>
        </w:rPr>
        <w:t>합의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또는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화해하는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행위</w:t>
      </w:r>
      <w:r w:rsidR="000D7D77" w:rsidRPr="00933D6F">
        <w:rPr>
          <w:szCs w:val="22"/>
        </w:rPr>
        <w:t xml:space="preserve">; </w:t>
      </w:r>
    </w:p>
    <w:p w14:paraId="393F364D" w14:textId="77777777" w:rsidR="000D7D77" w:rsidRPr="00933D6F" w:rsidRDefault="000D7D77" w:rsidP="00A2667E">
      <w:pPr>
        <w:pStyle w:val="BKLH4-1"/>
        <w:outlineLvl w:val="9"/>
        <w:rPr>
          <w:szCs w:val="22"/>
        </w:rPr>
      </w:pPr>
      <w:r w:rsidRPr="00933D6F">
        <w:rPr>
          <w:szCs w:val="22"/>
        </w:rPr>
        <w:t>경영권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변동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다른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회사와의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합병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회사분할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분할합병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주식의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포괄적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교환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주식의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포괄적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이전</w:t>
      </w:r>
      <w:r w:rsidRPr="00933D6F">
        <w:rPr>
          <w:szCs w:val="22"/>
        </w:rPr>
        <w:t xml:space="preserve">, </w:t>
      </w:r>
      <w:r w:rsidR="00083A96" w:rsidRPr="00933D6F">
        <w:rPr>
          <w:szCs w:val="22"/>
        </w:rPr>
        <w:t>대상회사</w:t>
      </w:r>
      <w:r w:rsidR="004F2AF2" w:rsidRPr="00933D6F">
        <w:rPr>
          <w:szCs w:val="22"/>
        </w:rPr>
        <w:t>등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영업의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일부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전부의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양도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회사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영업의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일부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전부의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양수</w:t>
      </w:r>
      <w:r w:rsidRPr="00933D6F">
        <w:rPr>
          <w:szCs w:val="22"/>
        </w:rPr>
        <w:t>;</w:t>
      </w:r>
    </w:p>
    <w:p w14:paraId="49130363" w14:textId="77777777" w:rsidR="006527D0" w:rsidRPr="00933D6F" w:rsidRDefault="006527D0" w:rsidP="00A2667E">
      <w:pPr>
        <w:pStyle w:val="BKLH4-1"/>
        <w:outlineLvl w:val="9"/>
        <w:rPr>
          <w:szCs w:val="22"/>
        </w:rPr>
      </w:pPr>
      <w:r w:rsidRPr="00933D6F">
        <w:rPr>
          <w:szCs w:val="22"/>
        </w:rPr>
        <w:t>연간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사업계획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예산의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승인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변경</w:t>
      </w:r>
    </w:p>
    <w:p w14:paraId="7975B784" w14:textId="77777777" w:rsidR="000D7D77" w:rsidRPr="00933D6F" w:rsidRDefault="000D7D77" w:rsidP="00A2667E">
      <w:pPr>
        <w:pStyle w:val="BKLH4-1"/>
        <w:outlineLvl w:val="9"/>
        <w:rPr>
          <w:szCs w:val="22"/>
        </w:rPr>
      </w:pPr>
      <w:r w:rsidRPr="00933D6F">
        <w:rPr>
          <w:szCs w:val="22"/>
        </w:rPr>
        <w:lastRenderedPageBreak/>
        <w:t>기존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사업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외의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신규사업에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진출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자회사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합작회사의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설립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회사의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경영의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인수</w:t>
      </w:r>
      <w:r w:rsidRPr="00933D6F">
        <w:rPr>
          <w:szCs w:val="22"/>
        </w:rPr>
        <w:t>;</w:t>
      </w:r>
    </w:p>
    <w:p w14:paraId="340E38E4" w14:textId="5AD246F2" w:rsidR="000D7D77" w:rsidRPr="00933D6F" w:rsidRDefault="000D7D77" w:rsidP="00A2667E">
      <w:pPr>
        <w:pStyle w:val="BKLH4-1"/>
        <w:outlineLvl w:val="9"/>
        <w:rPr>
          <w:szCs w:val="22"/>
        </w:rPr>
      </w:pPr>
      <w:r w:rsidRPr="00933D6F">
        <w:rPr>
          <w:szCs w:val="22"/>
        </w:rPr>
        <w:t>주요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세무신고사항의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변경</w:t>
      </w:r>
      <w:r w:rsidRPr="00933D6F">
        <w:rPr>
          <w:szCs w:val="22"/>
        </w:rPr>
        <w:t xml:space="preserve">, </w:t>
      </w:r>
      <w:r w:rsidR="00083A96" w:rsidRPr="00933D6F">
        <w:rPr>
          <w:szCs w:val="22"/>
        </w:rPr>
        <w:t>대상회사</w:t>
      </w:r>
      <w:r w:rsidR="004F2AF2" w:rsidRPr="00933D6F">
        <w:rPr>
          <w:szCs w:val="22"/>
        </w:rPr>
        <w:t>등</w:t>
      </w:r>
      <w:r w:rsidRPr="00933D6F">
        <w:rPr>
          <w:szCs w:val="22"/>
        </w:rPr>
        <w:t>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부정적인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영향을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미치는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조세선택사항의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선택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기존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선택사항의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변경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세무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관련</w:t>
      </w:r>
      <w:r w:rsidRPr="00933D6F">
        <w:rPr>
          <w:szCs w:val="22"/>
        </w:rPr>
        <w:t xml:space="preserve"> </w:t>
      </w:r>
      <w:r w:rsidR="00FC6C3E" w:rsidRPr="00933D6F">
        <w:rPr>
          <w:szCs w:val="22"/>
        </w:rPr>
        <w:t>소송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세무조사와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관련하여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과세관청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기타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</w:t>
      </w:r>
      <w:r w:rsidRPr="00933D6F">
        <w:rPr>
          <w:szCs w:val="22"/>
        </w:rPr>
        <w:t>3</w:t>
      </w:r>
      <w:r w:rsidRPr="00933D6F">
        <w:rPr>
          <w:szCs w:val="22"/>
        </w:rPr>
        <w:t>자와의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분쟁을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취하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조정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합의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화해하는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행위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조세채무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세무조사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관련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제척기간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소멸시효의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포기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연장에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동의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세금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환급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권리의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포기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법정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기한</w:t>
      </w:r>
      <w:r w:rsidR="00F77CBF">
        <w:rPr>
          <w:rFonts w:hint="eastAsia"/>
          <w:szCs w:val="22"/>
        </w:rPr>
        <w:t>(</w:t>
      </w:r>
      <w:r w:rsidR="00F77CBF">
        <w:rPr>
          <w:rFonts w:hint="eastAsia"/>
          <w:szCs w:val="22"/>
        </w:rPr>
        <w:t>분납하는</w:t>
      </w:r>
      <w:r w:rsidR="00F77CBF">
        <w:rPr>
          <w:rFonts w:hint="eastAsia"/>
          <w:szCs w:val="22"/>
        </w:rPr>
        <w:t xml:space="preserve"> </w:t>
      </w:r>
      <w:r w:rsidR="00F77CBF">
        <w:rPr>
          <w:rFonts w:hint="eastAsia"/>
          <w:szCs w:val="22"/>
        </w:rPr>
        <w:t>경우를</w:t>
      </w:r>
      <w:r w:rsidR="00F77CBF">
        <w:rPr>
          <w:rFonts w:hint="eastAsia"/>
          <w:szCs w:val="22"/>
        </w:rPr>
        <w:t xml:space="preserve"> </w:t>
      </w:r>
      <w:r w:rsidR="00F77CBF">
        <w:rPr>
          <w:rFonts w:hint="eastAsia"/>
          <w:szCs w:val="22"/>
        </w:rPr>
        <w:t>포함한다</w:t>
      </w:r>
      <w:r w:rsidR="00F77CBF">
        <w:rPr>
          <w:rFonts w:hint="eastAsia"/>
          <w:szCs w:val="22"/>
        </w:rPr>
        <w:t>)</w:t>
      </w:r>
      <w:r w:rsidRPr="00933D6F">
        <w:rPr>
          <w:szCs w:val="22"/>
        </w:rPr>
        <w:t>까지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세금의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납부를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해태하는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행위</w:t>
      </w:r>
      <w:r w:rsidRPr="00933D6F">
        <w:rPr>
          <w:szCs w:val="22"/>
        </w:rPr>
        <w:t xml:space="preserve">; </w:t>
      </w:r>
    </w:p>
    <w:p w14:paraId="20A95913" w14:textId="77777777" w:rsidR="000D7D77" w:rsidRPr="00933D6F" w:rsidRDefault="002F618B" w:rsidP="00A2667E">
      <w:pPr>
        <w:pStyle w:val="BKLH4-1"/>
        <w:outlineLvl w:val="9"/>
        <w:rPr>
          <w:szCs w:val="22"/>
        </w:rPr>
      </w:pPr>
      <w:r w:rsidRPr="00933D6F">
        <w:rPr>
          <w:szCs w:val="22"/>
        </w:rPr>
        <w:t>정부기관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인허가가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불리하게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변경</w:t>
      </w:r>
      <w:r w:rsidR="000D7D77" w:rsidRPr="00933D6F">
        <w:rPr>
          <w:szCs w:val="22"/>
        </w:rPr>
        <w:t xml:space="preserve">, </w:t>
      </w:r>
      <w:r w:rsidR="000D7D77" w:rsidRPr="00933D6F">
        <w:rPr>
          <w:szCs w:val="22"/>
        </w:rPr>
        <w:t>정지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또는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취소되도록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하는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행위</w:t>
      </w:r>
      <w:r w:rsidR="000D7D77" w:rsidRPr="00933D6F">
        <w:rPr>
          <w:szCs w:val="22"/>
        </w:rPr>
        <w:t>;</w:t>
      </w:r>
    </w:p>
    <w:p w14:paraId="1BCAE401" w14:textId="77777777" w:rsidR="000D7D77" w:rsidRPr="00933D6F" w:rsidRDefault="000D7D77" w:rsidP="00A2667E">
      <w:pPr>
        <w:pStyle w:val="BKLH4-1"/>
        <w:outlineLvl w:val="9"/>
        <w:rPr>
          <w:szCs w:val="22"/>
        </w:rPr>
      </w:pPr>
      <w:r w:rsidRPr="00933D6F">
        <w:rPr>
          <w:szCs w:val="22"/>
        </w:rPr>
        <w:t>지적재산권의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양도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담보제공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지적재산권에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라이선스를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부여받거나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부여하는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행위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지적재산권의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등록이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종료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취소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말소되도록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하거나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지적재산권의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등록신청이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취하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취소되도록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행위</w:t>
      </w:r>
      <w:r w:rsidRPr="00933D6F">
        <w:rPr>
          <w:szCs w:val="22"/>
        </w:rPr>
        <w:t>;</w:t>
      </w:r>
    </w:p>
    <w:p w14:paraId="5199B362" w14:textId="2D21272C" w:rsidR="000D7D77" w:rsidRPr="00933D6F" w:rsidRDefault="000D7D77" w:rsidP="00A2667E">
      <w:pPr>
        <w:pStyle w:val="BKLH4-1"/>
        <w:outlineLvl w:val="9"/>
        <w:rPr>
          <w:szCs w:val="22"/>
        </w:rPr>
      </w:pPr>
      <w:r w:rsidRPr="00933D6F">
        <w:rPr>
          <w:szCs w:val="22"/>
        </w:rPr>
        <w:t>중요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체결</w:t>
      </w:r>
      <w:r w:rsidRPr="00933D6F">
        <w:rPr>
          <w:szCs w:val="22"/>
        </w:rPr>
        <w:t xml:space="preserve">, </w:t>
      </w:r>
      <w:r w:rsidR="00D01A36" w:rsidRPr="00933D6F">
        <w:rPr>
          <w:szCs w:val="22"/>
        </w:rPr>
        <w:t>갱신</w:t>
      </w:r>
      <w:r w:rsidR="00D01A36" w:rsidRPr="00933D6F">
        <w:rPr>
          <w:szCs w:val="22"/>
        </w:rPr>
        <w:t>(</w:t>
      </w:r>
      <w:r w:rsidR="00D01A36" w:rsidRPr="00933D6F">
        <w:rPr>
          <w:szCs w:val="22"/>
        </w:rPr>
        <w:t>갱신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거절의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의사를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표시하지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않는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경우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포함</w:t>
      </w:r>
      <w:r w:rsidR="00D01A36" w:rsidRPr="00933D6F">
        <w:rPr>
          <w:szCs w:val="22"/>
        </w:rPr>
        <w:t>)</w:t>
      </w:r>
      <w:r w:rsidR="00D01A36" w:rsidRPr="00933D6F">
        <w:rPr>
          <w:rFonts w:hint="eastAsia"/>
          <w:szCs w:val="22"/>
        </w:rPr>
        <w:t>,</w:t>
      </w:r>
      <w:r w:rsidR="00D01A36" w:rsidRPr="00933D6F">
        <w:rPr>
          <w:szCs w:val="22"/>
        </w:rPr>
        <w:t xml:space="preserve"> </w:t>
      </w:r>
      <w:r w:rsidRPr="00933D6F">
        <w:rPr>
          <w:szCs w:val="22"/>
        </w:rPr>
        <w:t>취소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양도</w:t>
      </w:r>
      <w:r w:rsidRPr="00933D6F">
        <w:rPr>
          <w:szCs w:val="22"/>
        </w:rPr>
        <w:t xml:space="preserve">, </w:t>
      </w:r>
      <w:r w:rsidR="00D01A36" w:rsidRPr="00933D6F">
        <w:rPr>
          <w:rFonts w:hint="eastAsia"/>
          <w:szCs w:val="22"/>
        </w:rPr>
        <w:t>변경</w:t>
      </w:r>
      <w:r w:rsidR="00D01A36" w:rsidRPr="00933D6F">
        <w:rPr>
          <w:rFonts w:hint="eastAsia"/>
          <w:szCs w:val="22"/>
        </w:rPr>
        <w:t>,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해제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또는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해지</w:t>
      </w:r>
      <w:r w:rsidR="00D01A36" w:rsidRPr="00933D6F">
        <w:rPr>
          <w:szCs w:val="22"/>
        </w:rPr>
        <w:t>(</w:t>
      </w:r>
      <w:r w:rsidR="00D01A36" w:rsidRPr="00933D6F">
        <w:rPr>
          <w:szCs w:val="22"/>
        </w:rPr>
        <w:t>기간만료에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동의하거나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기간만료를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방치하는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경우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포함</w:t>
      </w:r>
      <w:r w:rsidR="00D01A36" w:rsidRPr="00933D6F">
        <w:rPr>
          <w:szCs w:val="22"/>
        </w:rPr>
        <w:t xml:space="preserve">), </w:t>
      </w:r>
      <w:r w:rsidR="00D01A36" w:rsidRPr="00933D6F">
        <w:rPr>
          <w:szCs w:val="22"/>
        </w:rPr>
        <w:t>중요</w:t>
      </w:r>
      <w:r w:rsidR="00D01A36" w:rsidRPr="00933D6F">
        <w:rPr>
          <w:rFonts w:hint="eastAsia"/>
          <w:szCs w:val="22"/>
        </w:rPr>
        <w:t xml:space="preserve"> </w:t>
      </w:r>
      <w:r w:rsidR="00D01A36" w:rsidRPr="00933D6F">
        <w:rPr>
          <w:szCs w:val="22"/>
        </w:rPr>
        <w:t>계약상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의무의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위반을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구성하는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작위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또는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부작위</w:t>
      </w:r>
      <w:r w:rsidR="00D01A36" w:rsidRPr="00933D6F">
        <w:rPr>
          <w:szCs w:val="22"/>
        </w:rPr>
        <w:t>(</w:t>
      </w:r>
      <w:r w:rsidR="00D01A36" w:rsidRPr="00933D6F">
        <w:rPr>
          <w:szCs w:val="22"/>
        </w:rPr>
        <w:t>통지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또는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일정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기간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경과시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의무위반을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구성할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수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있는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행위를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하는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것을</w:t>
      </w:r>
      <w:r w:rsidR="00D01A36" w:rsidRPr="00933D6F">
        <w:rPr>
          <w:szCs w:val="22"/>
        </w:rPr>
        <w:t xml:space="preserve"> </w:t>
      </w:r>
      <w:r w:rsidR="00D01A36" w:rsidRPr="00933D6F">
        <w:rPr>
          <w:szCs w:val="22"/>
        </w:rPr>
        <w:t>포함</w:t>
      </w:r>
      <w:r w:rsidR="00D01A36" w:rsidRPr="00933D6F">
        <w:rPr>
          <w:szCs w:val="22"/>
        </w:rPr>
        <w:t>)</w:t>
      </w:r>
      <w:r w:rsidRPr="00933D6F">
        <w:rPr>
          <w:szCs w:val="22"/>
        </w:rPr>
        <w:t>;</w:t>
      </w:r>
    </w:p>
    <w:p w14:paraId="23996198" w14:textId="6252478F" w:rsidR="000D7D77" w:rsidRPr="00933D6F" w:rsidRDefault="000D7D77" w:rsidP="00A2667E">
      <w:pPr>
        <w:pStyle w:val="BKLH4-1"/>
        <w:outlineLvl w:val="9"/>
        <w:rPr>
          <w:szCs w:val="22"/>
        </w:rPr>
      </w:pPr>
      <w:r w:rsidRPr="00933D6F">
        <w:rPr>
          <w:szCs w:val="22"/>
        </w:rPr>
        <w:t>과거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관행에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부합하는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통상적인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사업과정에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것을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제외한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특수관계인과의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거래행위</w:t>
      </w:r>
      <w:r w:rsidRPr="00933D6F">
        <w:rPr>
          <w:szCs w:val="22"/>
        </w:rPr>
        <w:t>;</w:t>
      </w:r>
    </w:p>
    <w:p w14:paraId="4E41C7CE" w14:textId="77777777" w:rsidR="000D7D77" w:rsidRPr="00933D6F" w:rsidRDefault="00083A96" w:rsidP="00A2667E">
      <w:pPr>
        <w:pStyle w:val="BKLH4-1"/>
        <w:outlineLvl w:val="9"/>
        <w:rPr>
          <w:szCs w:val="22"/>
        </w:rPr>
      </w:pPr>
      <w:r w:rsidRPr="00933D6F">
        <w:rPr>
          <w:szCs w:val="22"/>
        </w:rPr>
        <w:t>대상회사</w:t>
      </w:r>
      <w:r w:rsidR="004F2AF2" w:rsidRPr="00933D6F">
        <w:rPr>
          <w:szCs w:val="22"/>
        </w:rPr>
        <w:t>등이</w:t>
      </w:r>
      <w:r w:rsidR="004F2AF2" w:rsidRPr="00933D6F">
        <w:rPr>
          <w:szCs w:val="22"/>
        </w:rPr>
        <w:t xml:space="preserve"> </w:t>
      </w:r>
      <w:r w:rsidR="000D7D77" w:rsidRPr="00933D6F">
        <w:rPr>
          <w:szCs w:val="22"/>
        </w:rPr>
        <w:t>보유한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채권</w:t>
      </w:r>
      <w:r w:rsidR="000D7D77" w:rsidRPr="00933D6F">
        <w:rPr>
          <w:szCs w:val="22"/>
        </w:rPr>
        <w:t xml:space="preserve">, </w:t>
      </w:r>
      <w:r w:rsidR="000D7D77" w:rsidRPr="00933D6F">
        <w:rPr>
          <w:szCs w:val="22"/>
        </w:rPr>
        <w:t>권리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또는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청구권을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포기하는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행위</w:t>
      </w:r>
      <w:r w:rsidR="000D7D77" w:rsidRPr="00933D6F">
        <w:rPr>
          <w:szCs w:val="22"/>
        </w:rPr>
        <w:t>;</w:t>
      </w:r>
    </w:p>
    <w:p w14:paraId="4C9AFD88" w14:textId="7BECCB17" w:rsidR="000D7D77" w:rsidRPr="00933D6F" w:rsidRDefault="000D7D77" w:rsidP="00A2667E">
      <w:pPr>
        <w:pStyle w:val="BKLH4-1"/>
        <w:outlineLvl w:val="9"/>
        <w:rPr>
          <w:szCs w:val="22"/>
        </w:rPr>
      </w:pPr>
      <w:r w:rsidRPr="00933D6F">
        <w:rPr>
          <w:szCs w:val="22"/>
        </w:rPr>
        <w:t>해산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청산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파산</w:t>
      </w:r>
      <w:r w:rsidR="00452D77" w:rsidRPr="00933D6F">
        <w:rPr>
          <w:rFonts w:hint="eastAsia"/>
          <w:szCs w:val="22"/>
        </w:rPr>
        <w:t>,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회생</w:t>
      </w:r>
      <w:r w:rsidR="00452D77" w:rsidRPr="00933D6F">
        <w:rPr>
          <w:rFonts w:hint="eastAsia"/>
          <w:szCs w:val="22"/>
        </w:rPr>
        <w:t xml:space="preserve"> </w:t>
      </w:r>
      <w:r w:rsidR="00452D77" w:rsidRPr="00933D6F">
        <w:rPr>
          <w:rFonts w:hint="eastAsia"/>
          <w:szCs w:val="22"/>
        </w:rPr>
        <w:t>또는</w:t>
      </w:r>
      <w:r w:rsidR="00452D77" w:rsidRPr="00933D6F">
        <w:rPr>
          <w:rFonts w:hint="eastAsia"/>
          <w:szCs w:val="22"/>
        </w:rPr>
        <w:t xml:space="preserve"> </w:t>
      </w:r>
      <w:r w:rsidR="00452D77" w:rsidRPr="00933D6F">
        <w:rPr>
          <w:rFonts w:hint="eastAsia"/>
          <w:szCs w:val="22"/>
        </w:rPr>
        <w:t>워크아웃의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신청</w:t>
      </w:r>
      <w:r w:rsidRPr="00933D6F">
        <w:rPr>
          <w:szCs w:val="22"/>
        </w:rPr>
        <w:t>;</w:t>
      </w:r>
    </w:p>
    <w:p w14:paraId="70FD201F" w14:textId="77777777" w:rsidR="000D7D77" w:rsidRPr="00933D6F" w:rsidRDefault="000D7D77" w:rsidP="00A2667E">
      <w:pPr>
        <w:pStyle w:val="BKLH4-1"/>
        <w:outlineLvl w:val="9"/>
        <w:rPr>
          <w:szCs w:val="22"/>
        </w:rPr>
      </w:pPr>
      <w:r w:rsidRPr="00933D6F">
        <w:rPr>
          <w:szCs w:val="22"/>
        </w:rPr>
        <w:t>회계기준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절차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정책의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변경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사업연도의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변경</w:t>
      </w:r>
      <w:r w:rsidR="00452D77" w:rsidRPr="00933D6F">
        <w:rPr>
          <w:rFonts w:hint="eastAsia"/>
          <w:szCs w:val="22"/>
        </w:rPr>
        <w:t xml:space="preserve"> </w:t>
      </w:r>
      <w:r w:rsidR="00452D77" w:rsidRPr="00933D6F">
        <w:rPr>
          <w:rFonts w:hint="eastAsia"/>
          <w:szCs w:val="22"/>
        </w:rPr>
        <w:t>또는</w:t>
      </w:r>
      <w:r w:rsidR="00452D77" w:rsidRPr="00933D6F">
        <w:rPr>
          <w:rFonts w:hint="eastAsia"/>
          <w:szCs w:val="22"/>
        </w:rPr>
        <w:t xml:space="preserve"> </w:t>
      </w:r>
      <w:r w:rsidR="00452D77" w:rsidRPr="00933D6F">
        <w:rPr>
          <w:rFonts w:hint="eastAsia"/>
          <w:szCs w:val="22"/>
        </w:rPr>
        <w:t>외부감사인의</w:t>
      </w:r>
      <w:r w:rsidR="00452D77" w:rsidRPr="00933D6F">
        <w:rPr>
          <w:rFonts w:hint="eastAsia"/>
          <w:szCs w:val="22"/>
        </w:rPr>
        <w:t xml:space="preserve"> </w:t>
      </w:r>
      <w:r w:rsidR="00452D77" w:rsidRPr="00933D6F">
        <w:rPr>
          <w:rFonts w:hint="eastAsia"/>
          <w:szCs w:val="22"/>
        </w:rPr>
        <w:t>변경</w:t>
      </w:r>
      <w:r w:rsidRPr="00933D6F">
        <w:rPr>
          <w:szCs w:val="22"/>
        </w:rPr>
        <w:t>;</w:t>
      </w:r>
    </w:p>
    <w:p w14:paraId="38CD1683" w14:textId="3E1D3C0D" w:rsidR="000D7D77" w:rsidRPr="00D64A2F" w:rsidRDefault="000D7D77" w:rsidP="00A2667E">
      <w:pPr>
        <w:pStyle w:val="BKLH4-1"/>
        <w:outlineLvl w:val="9"/>
        <w:rPr>
          <w:szCs w:val="22"/>
        </w:rPr>
      </w:pPr>
      <w:r w:rsidRPr="00D64A2F">
        <w:rPr>
          <w:szCs w:val="22"/>
        </w:rPr>
        <w:t>단일</w:t>
      </w:r>
      <w:r w:rsidRPr="00D64A2F">
        <w:rPr>
          <w:szCs w:val="22"/>
        </w:rPr>
        <w:t xml:space="preserve">, </w:t>
      </w:r>
      <w:r w:rsidRPr="00D64A2F">
        <w:rPr>
          <w:szCs w:val="22"/>
        </w:rPr>
        <w:t>관련된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일련의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거래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또는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계약을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합산하여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또는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총액을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기준으로</w:t>
      </w:r>
      <w:r w:rsidRPr="00D64A2F">
        <w:rPr>
          <w:szCs w:val="22"/>
        </w:rPr>
        <w:t xml:space="preserve">, </w:t>
      </w:r>
      <w:r w:rsidRPr="00D64A2F">
        <w:rPr>
          <w:szCs w:val="22"/>
        </w:rPr>
        <w:t>금</w:t>
      </w:r>
      <w:r w:rsidRPr="00D64A2F">
        <w:rPr>
          <w:szCs w:val="22"/>
        </w:rPr>
        <w:t xml:space="preserve"> </w:t>
      </w:r>
      <w:r w:rsidR="00A63853">
        <w:rPr>
          <w:rFonts w:hint="eastAsia"/>
          <w:szCs w:val="22"/>
        </w:rPr>
        <w:t>25</w:t>
      </w:r>
      <w:r w:rsidR="00A63853">
        <w:rPr>
          <w:rFonts w:hint="eastAsia"/>
          <w:szCs w:val="22"/>
        </w:rPr>
        <w:t>억</w:t>
      </w:r>
      <w:r w:rsidR="00A63853">
        <w:rPr>
          <w:rFonts w:hint="eastAsia"/>
          <w:szCs w:val="22"/>
        </w:rPr>
        <w:t xml:space="preserve"> </w:t>
      </w:r>
      <w:r w:rsidRPr="00D64A2F">
        <w:rPr>
          <w:szCs w:val="22"/>
        </w:rPr>
        <w:t>원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이상의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자본적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지출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및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금</w:t>
      </w:r>
      <w:r w:rsidRPr="00D64A2F">
        <w:rPr>
          <w:szCs w:val="22"/>
        </w:rPr>
        <w:t xml:space="preserve"> </w:t>
      </w:r>
      <w:r w:rsidR="00A63853">
        <w:rPr>
          <w:rFonts w:hint="eastAsia"/>
          <w:szCs w:val="22"/>
        </w:rPr>
        <w:t>25</w:t>
      </w:r>
      <w:r w:rsidR="00A63853">
        <w:rPr>
          <w:rFonts w:hint="eastAsia"/>
          <w:szCs w:val="22"/>
        </w:rPr>
        <w:t>억</w:t>
      </w:r>
      <w:r w:rsidR="00A63853" w:rsidDel="00A63853">
        <w:rPr>
          <w:rFonts w:hint="eastAsia"/>
          <w:szCs w:val="22"/>
        </w:rPr>
        <w:t xml:space="preserve"> </w:t>
      </w:r>
      <w:r w:rsidRPr="00D64A2F">
        <w:rPr>
          <w:szCs w:val="22"/>
        </w:rPr>
        <w:t>원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이상의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대여</w:t>
      </w:r>
      <w:r w:rsidRPr="00D64A2F">
        <w:rPr>
          <w:szCs w:val="22"/>
        </w:rPr>
        <w:t xml:space="preserve">, </w:t>
      </w:r>
      <w:r w:rsidRPr="00D64A2F">
        <w:rPr>
          <w:szCs w:val="22"/>
        </w:rPr>
        <w:t>사채발행</w:t>
      </w:r>
      <w:r w:rsidRPr="00D64A2F">
        <w:rPr>
          <w:szCs w:val="22"/>
        </w:rPr>
        <w:t xml:space="preserve">, </w:t>
      </w:r>
      <w:r w:rsidRPr="00D64A2F">
        <w:rPr>
          <w:szCs w:val="22"/>
        </w:rPr>
        <w:t>차입</w:t>
      </w:r>
      <w:r w:rsidRPr="00D64A2F">
        <w:rPr>
          <w:szCs w:val="22"/>
        </w:rPr>
        <w:t xml:space="preserve">, </w:t>
      </w:r>
      <w:r w:rsidRPr="00D64A2F">
        <w:rPr>
          <w:szCs w:val="22"/>
        </w:rPr>
        <w:t>보증의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제공</w:t>
      </w:r>
      <w:r w:rsidRPr="00D64A2F">
        <w:rPr>
          <w:szCs w:val="22"/>
        </w:rPr>
        <w:t>;</w:t>
      </w:r>
    </w:p>
    <w:p w14:paraId="4CA37506" w14:textId="02958C5A" w:rsidR="00D64A2F" w:rsidRPr="00780255" w:rsidRDefault="000D7D77" w:rsidP="00A2667E">
      <w:pPr>
        <w:pStyle w:val="BKLH4-1"/>
        <w:outlineLvl w:val="9"/>
        <w:rPr>
          <w:szCs w:val="22"/>
        </w:rPr>
      </w:pPr>
      <w:r w:rsidRPr="00D64A2F">
        <w:rPr>
          <w:szCs w:val="22"/>
        </w:rPr>
        <w:lastRenderedPageBreak/>
        <w:t>금</w:t>
      </w:r>
      <w:r w:rsidRPr="00D64A2F">
        <w:rPr>
          <w:szCs w:val="22"/>
        </w:rPr>
        <w:t xml:space="preserve"> </w:t>
      </w:r>
      <w:r w:rsidR="00A63853">
        <w:rPr>
          <w:rFonts w:hint="eastAsia"/>
          <w:szCs w:val="22"/>
        </w:rPr>
        <w:t>25</w:t>
      </w:r>
      <w:r w:rsidR="00A63853">
        <w:rPr>
          <w:rFonts w:hint="eastAsia"/>
          <w:szCs w:val="22"/>
        </w:rPr>
        <w:t>억</w:t>
      </w:r>
      <w:r w:rsidR="00A63853" w:rsidDel="00A63853">
        <w:rPr>
          <w:rFonts w:hint="eastAsia"/>
          <w:szCs w:val="22"/>
        </w:rPr>
        <w:t xml:space="preserve"> </w:t>
      </w:r>
      <w:r w:rsidRPr="00D64A2F">
        <w:rPr>
          <w:szCs w:val="22"/>
        </w:rPr>
        <w:t>원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이상의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자산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또는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유가증권의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취득</w:t>
      </w:r>
      <w:r w:rsidRPr="00D64A2F">
        <w:rPr>
          <w:szCs w:val="22"/>
        </w:rPr>
        <w:t xml:space="preserve">, </w:t>
      </w:r>
      <w:r w:rsidRPr="00D64A2F">
        <w:rPr>
          <w:szCs w:val="22"/>
        </w:rPr>
        <w:t>처분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또는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담보설정</w:t>
      </w:r>
      <w:r w:rsidRPr="00D64A2F">
        <w:rPr>
          <w:szCs w:val="22"/>
        </w:rPr>
        <w:t xml:space="preserve"> </w:t>
      </w:r>
      <w:r w:rsidRPr="00D64A2F">
        <w:rPr>
          <w:szCs w:val="22"/>
        </w:rPr>
        <w:t>행위</w:t>
      </w:r>
      <w:r w:rsidRPr="00D64A2F">
        <w:rPr>
          <w:szCs w:val="22"/>
        </w:rPr>
        <w:t>;</w:t>
      </w:r>
    </w:p>
    <w:p w14:paraId="6DFACD8C" w14:textId="1A4BE1D8" w:rsidR="000D7D77" w:rsidRPr="00933D6F" w:rsidRDefault="00452D77" w:rsidP="00A2667E">
      <w:pPr>
        <w:pStyle w:val="BKLH4-1"/>
        <w:outlineLvl w:val="9"/>
        <w:rPr>
          <w:szCs w:val="22"/>
        </w:rPr>
      </w:pPr>
      <w:r w:rsidRPr="00933D6F">
        <w:rPr>
          <w:rFonts w:hint="eastAsia"/>
        </w:rPr>
        <w:t>단체협약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또는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취업규칙의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체결</w:t>
      </w:r>
      <w:r w:rsidRPr="00933D6F">
        <w:rPr>
          <w:rFonts w:hint="eastAsia"/>
        </w:rPr>
        <w:t>,</w:t>
      </w:r>
      <w:r w:rsidRPr="00933D6F">
        <w:t xml:space="preserve"> </w:t>
      </w:r>
      <w:r w:rsidRPr="00933D6F">
        <w:rPr>
          <w:rFonts w:hint="eastAsia"/>
        </w:rPr>
        <w:t>변경</w:t>
      </w:r>
      <w:r w:rsidRPr="00933D6F">
        <w:rPr>
          <w:rFonts w:hint="eastAsia"/>
        </w:rPr>
        <w:t xml:space="preserve">, </w:t>
      </w:r>
      <w:r w:rsidRPr="00933D6F">
        <w:rPr>
          <w:rFonts w:hint="eastAsia"/>
        </w:rPr>
        <w:t>연장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또는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종료</w:t>
      </w:r>
      <w:r w:rsidRPr="00933D6F">
        <w:rPr>
          <w:rFonts w:hint="eastAsia"/>
        </w:rPr>
        <w:t>;</w:t>
      </w:r>
    </w:p>
    <w:p w14:paraId="757AB7C0" w14:textId="6E1A49FE" w:rsidR="000D7D77" w:rsidRPr="00933D6F" w:rsidRDefault="00992D51" w:rsidP="00A2667E">
      <w:pPr>
        <w:pStyle w:val="BKLH4-1"/>
        <w:outlineLvl w:val="9"/>
        <w:rPr>
          <w:szCs w:val="22"/>
        </w:rPr>
      </w:pPr>
      <w:r w:rsidRPr="00933D6F">
        <w:rPr>
          <w:szCs w:val="22"/>
          <w:u w:val="single"/>
        </w:rPr>
        <w:t>별지</w:t>
      </w:r>
      <w:r w:rsidRPr="00933D6F">
        <w:rPr>
          <w:szCs w:val="22"/>
          <w:u w:val="single"/>
        </w:rPr>
        <w:t xml:space="preserve"> </w:t>
      </w:r>
      <w:r w:rsidR="008F0EB6" w:rsidRPr="00933D6F">
        <w:rPr>
          <w:szCs w:val="22"/>
          <w:u w:val="single"/>
        </w:rPr>
        <w:t>5</w:t>
      </w:r>
      <w:r w:rsidRPr="00933D6F">
        <w:rPr>
          <w:szCs w:val="22"/>
          <w:u w:val="single"/>
        </w:rPr>
        <w:t>.1(</w:t>
      </w:r>
      <w:r w:rsidR="0084401A" w:rsidRPr="00933D6F">
        <w:rPr>
          <w:szCs w:val="22"/>
          <w:u w:val="single"/>
        </w:rPr>
        <w:t>7</w:t>
      </w:r>
      <w:r w:rsidRPr="00933D6F">
        <w:rPr>
          <w:szCs w:val="22"/>
          <w:u w:val="single"/>
        </w:rPr>
        <w:t>)</w:t>
      </w:r>
      <w:r w:rsidRPr="00933D6F">
        <w:rPr>
          <w:szCs w:val="22"/>
        </w:rPr>
        <w:t>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규정된</w:t>
      </w:r>
      <w:r w:rsidRPr="00933D6F">
        <w:rPr>
          <w:szCs w:val="22"/>
        </w:rPr>
        <w:t xml:space="preserve"> </w:t>
      </w:r>
      <w:r w:rsidR="00E63701">
        <w:rPr>
          <w:szCs w:val="22"/>
        </w:rPr>
        <w:t>매도인</w:t>
      </w:r>
      <w:r w:rsidR="000D7D77" w:rsidRPr="00933D6F">
        <w:rPr>
          <w:szCs w:val="22"/>
        </w:rPr>
        <w:t>의</w:t>
      </w:r>
      <w:r w:rsidR="000D7D77" w:rsidRPr="00933D6F">
        <w:rPr>
          <w:szCs w:val="22"/>
        </w:rPr>
        <w:t xml:space="preserve"> </w:t>
      </w:r>
      <w:r w:rsidR="00083A96" w:rsidRPr="00933D6F">
        <w:rPr>
          <w:szCs w:val="22"/>
        </w:rPr>
        <w:t>대상회사</w:t>
      </w:r>
      <w:r w:rsidR="004F2AF2" w:rsidRPr="00933D6F">
        <w:rPr>
          <w:szCs w:val="22"/>
        </w:rPr>
        <w:t>등</w:t>
      </w:r>
      <w:r w:rsidR="000D7D77" w:rsidRPr="00933D6F">
        <w:rPr>
          <w:szCs w:val="22"/>
        </w:rPr>
        <w:t>에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관한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진술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및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보장이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진실되지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않게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하거나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정확하지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않게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하는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결과가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발생될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수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있는</w:t>
      </w:r>
      <w:r w:rsidR="000D7D77" w:rsidRPr="00933D6F">
        <w:rPr>
          <w:szCs w:val="22"/>
        </w:rPr>
        <w:t xml:space="preserve"> </w:t>
      </w:r>
      <w:r w:rsidR="000D7D77" w:rsidRPr="00933D6F">
        <w:rPr>
          <w:szCs w:val="22"/>
        </w:rPr>
        <w:t>행위</w:t>
      </w:r>
      <w:r w:rsidR="008B6773" w:rsidRPr="00933D6F">
        <w:rPr>
          <w:szCs w:val="22"/>
        </w:rPr>
        <w:t>를</w:t>
      </w:r>
      <w:r w:rsidR="008B6773" w:rsidRPr="00933D6F">
        <w:rPr>
          <w:szCs w:val="22"/>
        </w:rPr>
        <w:t xml:space="preserve"> </w:t>
      </w:r>
      <w:r w:rsidR="008B6773" w:rsidRPr="00933D6F">
        <w:rPr>
          <w:szCs w:val="22"/>
        </w:rPr>
        <w:t>포함하여</w:t>
      </w:r>
      <w:r w:rsidR="008B6773" w:rsidRPr="00933D6F">
        <w:rPr>
          <w:szCs w:val="22"/>
        </w:rPr>
        <w:t xml:space="preserve"> </w:t>
      </w:r>
      <w:r w:rsidR="008B6773" w:rsidRPr="00933D6F">
        <w:rPr>
          <w:szCs w:val="22"/>
        </w:rPr>
        <w:t>본건</w:t>
      </w:r>
      <w:r w:rsidR="008B6773" w:rsidRPr="00933D6F">
        <w:rPr>
          <w:szCs w:val="22"/>
        </w:rPr>
        <w:t xml:space="preserve"> </w:t>
      </w:r>
      <w:r w:rsidR="00526E43" w:rsidRPr="00933D6F">
        <w:rPr>
          <w:rFonts w:hint="eastAsia"/>
          <w:szCs w:val="22"/>
        </w:rPr>
        <w:t>전체</w:t>
      </w:r>
      <w:r w:rsidR="00526E43" w:rsidRPr="00933D6F">
        <w:rPr>
          <w:rFonts w:hint="eastAsia"/>
          <w:szCs w:val="22"/>
        </w:rPr>
        <w:t xml:space="preserve"> </w:t>
      </w:r>
      <w:r w:rsidR="008B6773" w:rsidRPr="00933D6F">
        <w:rPr>
          <w:szCs w:val="22"/>
        </w:rPr>
        <w:t>거래에</w:t>
      </w:r>
      <w:r w:rsidR="008B6773" w:rsidRPr="00933D6F">
        <w:rPr>
          <w:szCs w:val="22"/>
        </w:rPr>
        <w:t xml:space="preserve"> </w:t>
      </w:r>
      <w:r w:rsidR="008B6773" w:rsidRPr="00933D6F">
        <w:rPr>
          <w:szCs w:val="22"/>
        </w:rPr>
        <w:t>중대하게</w:t>
      </w:r>
      <w:r w:rsidR="008B6773" w:rsidRPr="00933D6F">
        <w:rPr>
          <w:szCs w:val="22"/>
        </w:rPr>
        <w:t xml:space="preserve"> </w:t>
      </w:r>
      <w:r w:rsidR="008B6773" w:rsidRPr="00933D6F">
        <w:rPr>
          <w:szCs w:val="22"/>
        </w:rPr>
        <w:t>부정적인</w:t>
      </w:r>
      <w:r w:rsidR="008B6773" w:rsidRPr="00933D6F">
        <w:rPr>
          <w:szCs w:val="22"/>
        </w:rPr>
        <w:t xml:space="preserve"> </w:t>
      </w:r>
      <w:r w:rsidR="008B6773" w:rsidRPr="00933D6F">
        <w:rPr>
          <w:szCs w:val="22"/>
        </w:rPr>
        <w:t>영향을</w:t>
      </w:r>
      <w:r w:rsidR="008B6773" w:rsidRPr="00933D6F">
        <w:rPr>
          <w:szCs w:val="22"/>
        </w:rPr>
        <w:t xml:space="preserve"> </w:t>
      </w:r>
      <w:r w:rsidR="008B6773" w:rsidRPr="00933D6F">
        <w:rPr>
          <w:szCs w:val="22"/>
        </w:rPr>
        <w:t>미칠</w:t>
      </w:r>
      <w:r w:rsidR="008B6773" w:rsidRPr="00933D6F">
        <w:rPr>
          <w:szCs w:val="22"/>
        </w:rPr>
        <w:t xml:space="preserve"> </w:t>
      </w:r>
      <w:r w:rsidR="008B6773" w:rsidRPr="00933D6F">
        <w:rPr>
          <w:szCs w:val="22"/>
        </w:rPr>
        <w:t>수</w:t>
      </w:r>
      <w:r w:rsidR="008B6773" w:rsidRPr="00933D6F">
        <w:rPr>
          <w:szCs w:val="22"/>
        </w:rPr>
        <w:t xml:space="preserve"> </w:t>
      </w:r>
      <w:r w:rsidR="008B6773" w:rsidRPr="00933D6F">
        <w:rPr>
          <w:szCs w:val="22"/>
        </w:rPr>
        <w:t>있는</w:t>
      </w:r>
      <w:r w:rsidR="008B6773" w:rsidRPr="00933D6F">
        <w:rPr>
          <w:szCs w:val="22"/>
        </w:rPr>
        <w:t xml:space="preserve"> </w:t>
      </w:r>
      <w:r w:rsidR="008B6773" w:rsidRPr="00933D6F">
        <w:rPr>
          <w:szCs w:val="22"/>
        </w:rPr>
        <w:t>일체의</w:t>
      </w:r>
      <w:r w:rsidR="008B6773" w:rsidRPr="00933D6F">
        <w:rPr>
          <w:szCs w:val="22"/>
        </w:rPr>
        <w:t xml:space="preserve"> </w:t>
      </w:r>
      <w:r w:rsidR="008B6773" w:rsidRPr="00933D6F">
        <w:rPr>
          <w:szCs w:val="22"/>
        </w:rPr>
        <w:t>행위</w:t>
      </w:r>
      <w:r w:rsidR="000D7D77" w:rsidRPr="00933D6F">
        <w:rPr>
          <w:szCs w:val="22"/>
        </w:rPr>
        <w:t>;</w:t>
      </w:r>
    </w:p>
    <w:p w14:paraId="7FE83124" w14:textId="4DE505FF" w:rsidR="00992D51" w:rsidRPr="00933D6F" w:rsidRDefault="00992D51" w:rsidP="00A2667E">
      <w:pPr>
        <w:pStyle w:val="BKLH4-1"/>
        <w:outlineLvl w:val="9"/>
        <w:rPr>
          <w:szCs w:val="22"/>
        </w:rPr>
      </w:pPr>
      <w:r w:rsidRPr="00933D6F">
        <w:rPr>
          <w:szCs w:val="22"/>
        </w:rPr>
        <w:t>기타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법률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="00083A96" w:rsidRPr="00933D6F">
        <w:rPr>
          <w:szCs w:val="22"/>
        </w:rPr>
        <w:t>대상회사</w:t>
      </w:r>
      <w:r w:rsidR="00C25798" w:rsidRPr="00933D6F">
        <w:rPr>
          <w:rFonts w:hint="eastAsia"/>
          <w:szCs w:val="22"/>
        </w:rPr>
        <w:t>등</w:t>
      </w:r>
      <w:r w:rsidRPr="00933D6F">
        <w:rPr>
          <w:szCs w:val="22"/>
        </w:rPr>
        <w:t>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정관상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주주총회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이사회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결의를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요하는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행위</w:t>
      </w:r>
      <w:r w:rsidRPr="00933D6F">
        <w:rPr>
          <w:szCs w:val="22"/>
        </w:rPr>
        <w:t>;</w:t>
      </w:r>
      <w:r w:rsidR="00B074F4" w:rsidRPr="00933D6F">
        <w:rPr>
          <w:rFonts w:hint="eastAsia"/>
          <w:szCs w:val="22"/>
        </w:rPr>
        <w:t xml:space="preserve"> </w:t>
      </w:r>
      <w:r w:rsidR="00B074F4" w:rsidRPr="00933D6F">
        <w:rPr>
          <w:rFonts w:hint="eastAsia"/>
          <w:szCs w:val="22"/>
        </w:rPr>
        <w:t>다만</w:t>
      </w:r>
      <w:r w:rsidR="00B074F4" w:rsidRPr="00933D6F">
        <w:rPr>
          <w:rFonts w:hint="eastAsia"/>
          <w:szCs w:val="22"/>
        </w:rPr>
        <w:t xml:space="preserve">, </w:t>
      </w:r>
      <w:r w:rsidR="00B074F4" w:rsidRPr="00933D6F">
        <w:rPr>
          <w:szCs w:val="22"/>
        </w:rPr>
        <w:t>과거</w:t>
      </w:r>
      <w:r w:rsidR="00B074F4" w:rsidRPr="00933D6F">
        <w:rPr>
          <w:szCs w:val="22"/>
        </w:rPr>
        <w:t xml:space="preserve"> </w:t>
      </w:r>
      <w:r w:rsidR="00B074F4" w:rsidRPr="00933D6F">
        <w:rPr>
          <w:szCs w:val="22"/>
        </w:rPr>
        <w:t>관행에</w:t>
      </w:r>
      <w:r w:rsidR="00B074F4" w:rsidRPr="00933D6F">
        <w:rPr>
          <w:szCs w:val="22"/>
        </w:rPr>
        <w:t xml:space="preserve"> </w:t>
      </w:r>
      <w:r w:rsidR="00B074F4" w:rsidRPr="00933D6F">
        <w:rPr>
          <w:szCs w:val="22"/>
        </w:rPr>
        <w:t>부합하는</w:t>
      </w:r>
      <w:r w:rsidR="00B074F4" w:rsidRPr="00933D6F">
        <w:rPr>
          <w:szCs w:val="22"/>
        </w:rPr>
        <w:t xml:space="preserve"> </w:t>
      </w:r>
      <w:r w:rsidR="00B074F4" w:rsidRPr="00933D6F">
        <w:rPr>
          <w:szCs w:val="22"/>
        </w:rPr>
        <w:t>통상적인</w:t>
      </w:r>
      <w:r w:rsidR="00B074F4" w:rsidRPr="00933D6F">
        <w:rPr>
          <w:szCs w:val="22"/>
        </w:rPr>
        <w:t xml:space="preserve"> </w:t>
      </w:r>
      <w:r w:rsidR="00B074F4" w:rsidRPr="00933D6F">
        <w:rPr>
          <w:szCs w:val="22"/>
        </w:rPr>
        <w:t>사업과정에</w:t>
      </w:r>
      <w:r w:rsidR="00B074F4" w:rsidRPr="00933D6F">
        <w:rPr>
          <w:rFonts w:hint="eastAsia"/>
          <w:szCs w:val="22"/>
        </w:rPr>
        <w:t>서</w:t>
      </w:r>
      <w:r w:rsidR="00B074F4" w:rsidRPr="00933D6F">
        <w:rPr>
          <w:rFonts w:hint="eastAsia"/>
          <w:szCs w:val="22"/>
        </w:rPr>
        <w:t xml:space="preserve"> </w:t>
      </w:r>
      <w:r w:rsidR="00B074F4" w:rsidRPr="00933D6F">
        <w:rPr>
          <w:rFonts w:hint="eastAsia"/>
          <w:szCs w:val="22"/>
        </w:rPr>
        <w:t>발생하는</w:t>
      </w:r>
      <w:r w:rsidR="00B074F4" w:rsidRPr="00933D6F">
        <w:rPr>
          <w:rFonts w:hint="eastAsia"/>
          <w:szCs w:val="22"/>
        </w:rPr>
        <w:t xml:space="preserve"> </w:t>
      </w:r>
      <w:r w:rsidR="00B074F4" w:rsidRPr="00933D6F">
        <w:rPr>
          <w:rFonts w:hint="eastAsia"/>
          <w:szCs w:val="22"/>
        </w:rPr>
        <w:t>본건</w:t>
      </w:r>
      <w:r w:rsidR="00B074F4" w:rsidRPr="00933D6F">
        <w:rPr>
          <w:rFonts w:hint="eastAsia"/>
          <w:szCs w:val="22"/>
        </w:rPr>
        <w:t xml:space="preserve"> </w:t>
      </w:r>
      <w:r w:rsidR="00B074F4" w:rsidRPr="00933D6F">
        <w:rPr>
          <w:rFonts w:hint="eastAsia"/>
          <w:szCs w:val="22"/>
        </w:rPr>
        <w:t>대여금</w:t>
      </w:r>
      <w:r w:rsidR="00B074F4" w:rsidRPr="00933D6F">
        <w:rPr>
          <w:rFonts w:hint="eastAsia"/>
          <w:szCs w:val="22"/>
        </w:rPr>
        <w:t xml:space="preserve"> </w:t>
      </w:r>
      <w:r w:rsidR="00B074F4" w:rsidRPr="00933D6F">
        <w:rPr>
          <w:rFonts w:hint="eastAsia"/>
          <w:szCs w:val="22"/>
        </w:rPr>
        <w:t>채권과</w:t>
      </w:r>
      <w:r w:rsidR="00B074F4" w:rsidRPr="00933D6F">
        <w:rPr>
          <w:rFonts w:hint="eastAsia"/>
          <w:szCs w:val="22"/>
        </w:rPr>
        <w:t xml:space="preserve"> </w:t>
      </w:r>
      <w:r w:rsidR="00B074F4" w:rsidRPr="00933D6F">
        <w:rPr>
          <w:rFonts w:hint="eastAsia"/>
          <w:szCs w:val="22"/>
        </w:rPr>
        <w:t>관련된</w:t>
      </w:r>
      <w:r w:rsidR="00B074F4" w:rsidRPr="00933D6F">
        <w:rPr>
          <w:rFonts w:hint="eastAsia"/>
          <w:szCs w:val="22"/>
        </w:rPr>
        <w:t xml:space="preserve"> </w:t>
      </w:r>
      <w:r w:rsidR="00B074F4" w:rsidRPr="00933D6F">
        <w:rPr>
          <w:rFonts w:hint="eastAsia"/>
          <w:szCs w:val="22"/>
        </w:rPr>
        <w:t>행위는</w:t>
      </w:r>
      <w:r w:rsidR="00B074F4" w:rsidRPr="00933D6F">
        <w:rPr>
          <w:rFonts w:hint="eastAsia"/>
          <w:szCs w:val="22"/>
        </w:rPr>
        <w:t xml:space="preserve"> </w:t>
      </w:r>
      <w:r w:rsidR="00B074F4" w:rsidRPr="00933D6F">
        <w:rPr>
          <w:rFonts w:hint="eastAsia"/>
          <w:szCs w:val="22"/>
        </w:rPr>
        <w:t>예외</w:t>
      </w:r>
      <w:r w:rsidR="00B074F4" w:rsidRPr="00933D6F">
        <w:rPr>
          <w:rFonts w:hint="eastAsia"/>
          <w:szCs w:val="22"/>
        </w:rPr>
        <w:t xml:space="preserve">; </w:t>
      </w:r>
    </w:p>
    <w:p w14:paraId="09B21D9B" w14:textId="3938637F" w:rsidR="000D7D77" w:rsidRDefault="000D7D77" w:rsidP="00A2667E">
      <w:pPr>
        <w:pStyle w:val="BKLH4-1"/>
        <w:outlineLvl w:val="9"/>
        <w:rPr>
          <w:szCs w:val="22"/>
        </w:rPr>
      </w:pPr>
      <w:r w:rsidRPr="00933D6F">
        <w:rPr>
          <w:szCs w:val="22"/>
        </w:rPr>
        <w:t>이상의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각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행위를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목적으로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하거나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그러한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행위를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내용으로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약속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체결</w:t>
      </w:r>
      <w:r w:rsidRPr="00933D6F">
        <w:rPr>
          <w:szCs w:val="22"/>
        </w:rPr>
        <w:t>.</w:t>
      </w:r>
      <w:r w:rsidR="00404BB4">
        <w:rPr>
          <w:szCs w:val="22"/>
        </w:rPr>
        <w:t xml:space="preserve"> </w:t>
      </w:r>
    </w:p>
    <w:p w14:paraId="7283B25C" w14:textId="5FD6DA9F" w:rsidR="00FA0C98" w:rsidRPr="00FA0C98" w:rsidRDefault="00404BB4" w:rsidP="00404BB4">
      <w:pPr>
        <w:pStyle w:val="BKLH3-1"/>
        <w:rPr>
          <w:szCs w:val="22"/>
        </w:rPr>
      </w:pPr>
      <w:bookmarkStart w:id="132" w:name="_Toc522060150"/>
      <w:r w:rsidRPr="00404BB4">
        <w:rPr>
          <w:u w:val="single"/>
        </w:rPr>
        <w:t>정보에</w:t>
      </w:r>
      <w:r w:rsidRPr="00404BB4">
        <w:rPr>
          <w:szCs w:val="22"/>
          <w:u w:val="single"/>
        </w:rPr>
        <w:t xml:space="preserve"> </w:t>
      </w:r>
      <w:r w:rsidRPr="00404BB4">
        <w:rPr>
          <w:szCs w:val="22"/>
          <w:u w:val="single"/>
        </w:rPr>
        <w:t>대한</w:t>
      </w:r>
      <w:r w:rsidRPr="00404BB4">
        <w:rPr>
          <w:szCs w:val="22"/>
          <w:u w:val="single"/>
        </w:rPr>
        <w:t xml:space="preserve"> </w:t>
      </w:r>
      <w:r w:rsidRPr="00404BB4">
        <w:rPr>
          <w:szCs w:val="22"/>
          <w:u w:val="single"/>
        </w:rPr>
        <w:t>접근</w:t>
      </w:r>
      <w:r w:rsidRPr="00404BB4">
        <w:rPr>
          <w:szCs w:val="22"/>
        </w:rPr>
        <w:t xml:space="preserve">. </w:t>
      </w:r>
      <w:r w:rsidRPr="00404BB4">
        <w:rPr>
          <w:szCs w:val="22"/>
        </w:rPr>
        <w:t>매수인은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거래종결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이후의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대상회사</w:t>
      </w:r>
      <w:r w:rsidRPr="00404BB4">
        <w:rPr>
          <w:rFonts w:hint="eastAsia"/>
          <w:szCs w:val="22"/>
        </w:rPr>
        <w:t>등</w:t>
      </w:r>
      <w:r w:rsidRPr="00404BB4">
        <w:rPr>
          <w:szCs w:val="22"/>
        </w:rPr>
        <w:t>의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원만한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운영을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위하여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대상회사등에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인수단을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파견할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수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있고</w:t>
      </w:r>
      <w:r w:rsidRPr="00404BB4">
        <w:rPr>
          <w:szCs w:val="22"/>
        </w:rPr>
        <w:t xml:space="preserve">, </w:t>
      </w:r>
      <w:r w:rsidR="00E63701">
        <w:rPr>
          <w:szCs w:val="22"/>
        </w:rPr>
        <w:t>매도인</w:t>
      </w:r>
      <w:r w:rsidRPr="00404BB4">
        <w:rPr>
          <w:szCs w:val="22"/>
        </w:rPr>
        <w:t>은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매수인</w:t>
      </w:r>
      <w:r w:rsidRPr="00404BB4">
        <w:rPr>
          <w:szCs w:val="22"/>
        </w:rPr>
        <w:t xml:space="preserve">, </w:t>
      </w:r>
      <w:r w:rsidRPr="00404BB4">
        <w:rPr>
          <w:szCs w:val="22"/>
        </w:rPr>
        <w:t>인수단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및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기타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매수인의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임직원</w:t>
      </w:r>
      <w:r w:rsidRPr="00404BB4">
        <w:rPr>
          <w:szCs w:val="22"/>
        </w:rPr>
        <w:t xml:space="preserve">, </w:t>
      </w:r>
      <w:r w:rsidRPr="00404BB4">
        <w:rPr>
          <w:szCs w:val="22"/>
        </w:rPr>
        <w:t>대리인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및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자문사가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요청하는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경우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대상회사등의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사업에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중대한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지장을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초래하지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아니하는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범위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내에서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직접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또는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대상회사등으로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하여금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대상회사등의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관련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자료를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제공하거나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제공하도록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하고</w:t>
      </w:r>
      <w:r w:rsidRPr="00404BB4">
        <w:rPr>
          <w:szCs w:val="22"/>
        </w:rPr>
        <w:t xml:space="preserve">, </w:t>
      </w:r>
      <w:r w:rsidRPr="00404BB4">
        <w:rPr>
          <w:szCs w:val="22"/>
        </w:rPr>
        <w:t>매수인</w:t>
      </w:r>
      <w:r w:rsidRPr="00404BB4">
        <w:rPr>
          <w:szCs w:val="22"/>
        </w:rPr>
        <w:t xml:space="preserve">, </w:t>
      </w:r>
      <w:r w:rsidRPr="00404BB4">
        <w:rPr>
          <w:szCs w:val="22"/>
        </w:rPr>
        <w:t>인수단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및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기타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매수인의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임직원</w:t>
      </w:r>
      <w:r w:rsidRPr="00404BB4">
        <w:rPr>
          <w:szCs w:val="22"/>
        </w:rPr>
        <w:t xml:space="preserve">, </w:t>
      </w:r>
      <w:r w:rsidRPr="00404BB4">
        <w:rPr>
          <w:szCs w:val="22"/>
        </w:rPr>
        <w:t>대리인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및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자문사가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대상회사등의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사무실을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방문하거나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대상회사등의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임직원을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면담할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수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있도록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하여야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하며</w:t>
      </w:r>
      <w:r w:rsidRPr="00404BB4">
        <w:rPr>
          <w:szCs w:val="22"/>
        </w:rPr>
        <w:t xml:space="preserve">, </w:t>
      </w:r>
      <w:r w:rsidRPr="00404BB4">
        <w:rPr>
          <w:szCs w:val="22"/>
        </w:rPr>
        <w:t>매수인이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대상회사등의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경영권을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원활하게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인수할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수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있도록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직접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또는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대상회사등으로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하여금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필요한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조치를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취하거나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취하도록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하여야</w:t>
      </w:r>
      <w:r w:rsidRPr="00404BB4">
        <w:rPr>
          <w:szCs w:val="22"/>
        </w:rPr>
        <w:t xml:space="preserve"> </w:t>
      </w:r>
      <w:r w:rsidRPr="00404BB4">
        <w:rPr>
          <w:szCs w:val="22"/>
        </w:rPr>
        <w:t>한다</w:t>
      </w:r>
      <w:r w:rsidRPr="00404BB4">
        <w:rPr>
          <w:szCs w:val="22"/>
        </w:rPr>
        <w:t>.</w:t>
      </w:r>
      <w:bookmarkEnd w:id="132"/>
      <w:r w:rsidR="00007220">
        <w:rPr>
          <w:szCs w:val="22"/>
        </w:rPr>
        <w:t xml:space="preserve"> </w:t>
      </w:r>
    </w:p>
    <w:p w14:paraId="09ADE575" w14:textId="3B8639C3" w:rsidR="005421AF" w:rsidRPr="00171BEE" w:rsidRDefault="007C52A0" w:rsidP="00007220">
      <w:pPr>
        <w:pStyle w:val="BKLH3-1"/>
        <w:rPr>
          <w:szCs w:val="22"/>
        </w:rPr>
      </w:pPr>
      <w:bookmarkStart w:id="133" w:name="_Toc522060151"/>
      <w:r w:rsidRPr="00171BEE">
        <w:rPr>
          <w:rFonts w:hint="eastAsia"/>
          <w:u w:val="single"/>
        </w:rPr>
        <w:t>임원</w:t>
      </w:r>
      <w:r w:rsidRPr="00171BEE">
        <w:rPr>
          <w:rFonts w:hint="eastAsia"/>
          <w:u w:val="single"/>
        </w:rPr>
        <w:t xml:space="preserve"> </w:t>
      </w:r>
      <w:r w:rsidRPr="00171BEE">
        <w:rPr>
          <w:rFonts w:hint="eastAsia"/>
          <w:u w:val="single"/>
        </w:rPr>
        <w:t>선임</w:t>
      </w:r>
      <w:r w:rsidR="00DA1F44" w:rsidRPr="00933D6F">
        <w:t xml:space="preserve">. </w:t>
      </w:r>
      <w:r w:rsidR="00E63701">
        <w:t>매도인</w:t>
      </w:r>
      <w:r w:rsidR="00DA1F44" w:rsidRPr="00933D6F">
        <w:t>은</w:t>
      </w:r>
      <w:r w:rsidR="00DA1F44" w:rsidRPr="00933D6F">
        <w:t xml:space="preserve"> </w:t>
      </w:r>
      <w:r w:rsidR="008402AC" w:rsidRPr="008402AC">
        <w:rPr>
          <w:rFonts w:hint="eastAsia"/>
        </w:rPr>
        <w:t xml:space="preserve">(i) </w:t>
      </w:r>
      <w:r w:rsidR="008402AC" w:rsidRPr="008402AC">
        <w:rPr>
          <w:rFonts w:hint="eastAsia"/>
        </w:rPr>
        <w:t>매수인이</w:t>
      </w:r>
      <w:r w:rsidR="008402AC" w:rsidRPr="008402AC">
        <w:rPr>
          <w:rFonts w:hint="eastAsia"/>
        </w:rPr>
        <w:t xml:space="preserve"> </w:t>
      </w:r>
      <w:r w:rsidR="008402AC" w:rsidRPr="008402AC">
        <w:rPr>
          <w:rFonts w:hint="eastAsia"/>
        </w:rPr>
        <w:t>주주총회</w:t>
      </w:r>
      <w:r w:rsidR="008402AC" w:rsidRPr="008402AC">
        <w:rPr>
          <w:rFonts w:hint="eastAsia"/>
        </w:rPr>
        <w:t xml:space="preserve"> </w:t>
      </w:r>
      <w:r w:rsidR="008402AC" w:rsidRPr="008402AC">
        <w:rPr>
          <w:rFonts w:hint="eastAsia"/>
        </w:rPr>
        <w:t>소집통지일</w:t>
      </w:r>
      <w:r w:rsidR="008402AC" w:rsidRPr="008402AC">
        <w:rPr>
          <w:rFonts w:hint="eastAsia"/>
        </w:rPr>
        <w:t xml:space="preserve"> 3</w:t>
      </w:r>
      <w:r w:rsidR="008402AC" w:rsidRPr="008402AC">
        <w:rPr>
          <w:rFonts w:hint="eastAsia"/>
        </w:rPr>
        <w:t>영업일</w:t>
      </w:r>
      <w:r w:rsidR="008402AC" w:rsidRPr="008402AC">
        <w:rPr>
          <w:rFonts w:hint="eastAsia"/>
        </w:rPr>
        <w:t xml:space="preserve"> </w:t>
      </w:r>
      <w:r w:rsidR="008402AC" w:rsidRPr="008402AC">
        <w:rPr>
          <w:rFonts w:hint="eastAsia"/>
        </w:rPr>
        <w:t>이전까지</w:t>
      </w:r>
      <w:r w:rsidR="008402AC" w:rsidRPr="008402AC">
        <w:rPr>
          <w:rFonts w:hint="eastAsia"/>
        </w:rPr>
        <w:t xml:space="preserve"> </w:t>
      </w:r>
      <w:r w:rsidR="008402AC" w:rsidRPr="00007220">
        <w:rPr>
          <w:rFonts w:hint="eastAsia"/>
          <w:szCs w:val="22"/>
        </w:rPr>
        <w:t>매도인에게</w:t>
      </w:r>
      <w:r w:rsidR="008402AC" w:rsidRPr="008402AC">
        <w:rPr>
          <w:rFonts w:hint="eastAsia"/>
        </w:rPr>
        <w:t xml:space="preserve"> </w:t>
      </w:r>
      <w:r w:rsidR="008402AC" w:rsidRPr="008402AC">
        <w:rPr>
          <w:rFonts w:hint="eastAsia"/>
        </w:rPr>
        <w:t>그</w:t>
      </w:r>
      <w:r w:rsidR="008402AC" w:rsidRPr="008402AC">
        <w:rPr>
          <w:rFonts w:hint="eastAsia"/>
        </w:rPr>
        <w:t xml:space="preserve"> </w:t>
      </w:r>
      <w:r w:rsidR="008402AC" w:rsidRPr="008402AC">
        <w:rPr>
          <w:rFonts w:hint="eastAsia"/>
        </w:rPr>
        <w:t>주주총회에서</w:t>
      </w:r>
      <w:r w:rsidR="008402AC" w:rsidRPr="008402AC">
        <w:rPr>
          <w:rFonts w:hint="eastAsia"/>
        </w:rPr>
        <w:t xml:space="preserve"> </w:t>
      </w:r>
      <w:r w:rsidR="008402AC">
        <w:rPr>
          <w:rFonts w:hint="eastAsia"/>
        </w:rPr>
        <w:t>등기임원으로</w:t>
      </w:r>
      <w:r w:rsidR="008402AC">
        <w:rPr>
          <w:rFonts w:hint="eastAsia"/>
        </w:rPr>
        <w:t xml:space="preserve"> </w:t>
      </w:r>
      <w:r w:rsidR="008402AC">
        <w:rPr>
          <w:rFonts w:hint="eastAsia"/>
        </w:rPr>
        <w:t>선임될</w:t>
      </w:r>
      <w:r w:rsidR="008402AC">
        <w:rPr>
          <w:rFonts w:hint="eastAsia"/>
        </w:rPr>
        <w:t xml:space="preserve"> </w:t>
      </w:r>
      <w:r w:rsidR="008402AC">
        <w:rPr>
          <w:rFonts w:hint="eastAsia"/>
        </w:rPr>
        <w:t>자들을</w:t>
      </w:r>
      <w:r w:rsidR="008402AC">
        <w:rPr>
          <w:rFonts w:hint="eastAsia"/>
        </w:rPr>
        <w:t xml:space="preserve"> </w:t>
      </w:r>
      <w:r w:rsidR="008402AC">
        <w:rPr>
          <w:rFonts w:hint="eastAsia"/>
        </w:rPr>
        <w:t>지명하는</w:t>
      </w:r>
      <w:r w:rsidR="008402AC">
        <w:rPr>
          <w:rFonts w:hint="eastAsia"/>
        </w:rPr>
        <w:t xml:space="preserve"> </w:t>
      </w:r>
      <w:r w:rsidR="008402AC">
        <w:rPr>
          <w:rFonts w:hint="eastAsia"/>
        </w:rPr>
        <w:t>서면</w:t>
      </w:r>
      <w:r w:rsidR="008402AC">
        <w:rPr>
          <w:rFonts w:hint="eastAsia"/>
        </w:rPr>
        <w:t xml:space="preserve"> </w:t>
      </w:r>
      <w:r w:rsidR="008402AC">
        <w:rPr>
          <w:rFonts w:hint="eastAsia"/>
        </w:rPr>
        <w:t>통지</w:t>
      </w:r>
      <w:r w:rsidR="008402AC">
        <w:rPr>
          <w:rFonts w:hint="eastAsia"/>
        </w:rPr>
        <w:t>(</w:t>
      </w:r>
      <w:r w:rsidR="008402AC">
        <w:rPr>
          <w:rFonts w:hint="eastAsia"/>
        </w:rPr>
        <w:t>서면</w:t>
      </w:r>
      <w:r w:rsidR="008402AC">
        <w:rPr>
          <w:rFonts w:hint="eastAsia"/>
        </w:rPr>
        <w:t xml:space="preserve"> </w:t>
      </w:r>
      <w:r w:rsidR="008402AC">
        <w:rPr>
          <w:rFonts w:hint="eastAsia"/>
        </w:rPr>
        <w:t>통지에는</w:t>
      </w:r>
      <w:r w:rsidR="008402AC">
        <w:rPr>
          <w:rFonts w:hint="eastAsia"/>
        </w:rPr>
        <w:t xml:space="preserve"> </w:t>
      </w:r>
      <w:r w:rsidR="008402AC">
        <w:rPr>
          <w:rFonts w:hint="eastAsia"/>
        </w:rPr>
        <w:t>등기임원</w:t>
      </w:r>
      <w:r w:rsidR="008402AC">
        <w:rPr>
          <w:rFonts w:hint="eastAsia"/>
        </w:rPr>
        <w:t xml:space="preserve"> </w:t>
      </w:r>
      <w:r w:rsidR="008402AC">
        <w:rPr>
          <w:rFonts w:hint="eastAsia"/>
        </w:rPr>
        <w:t>후보로</w:t>
      </w:r>
      <w:r w:rsidR="008402AC">
        <w:rPr>
          <w:rFonts w:hint="eastAsia"/>
        </w:rPr>
        <w:t xml:space="preserve"> </w:t>
      </w:r>
      <w:r w:rsidR="008402AC">
        <w:rPr>
          <w:rFonts w:hint="eastAsia"/>
        </w:rPr>
        <w:t>지명된</w:t>
      </w:r>
      <w:r w:rsidR="008402AC">
        <w:rPr>
          <w:rFonts w:hint="eastAsia"/>
        </w:rPr>
        <w:t xml:space="preserve"> </w:t>
      </w:r>
      <w:r w:rsidR="008402AC">
        <w:rPr>
          <w:rFonts w:hint="eastAsia"/>
        </w:rPr>
        <w:t>자들의</w:t>
      </w:r>
      <w:r w:rsidR="008402AC">
        <w:rPr>
          <w:rFonts w:hint="eastAsia"/>
        </w:rPr>
        <w:t xml:space="preserve"> </w:t>
      </w:r>
      <w:r w:rsidR="008402AC">
        <w:rPr>
          <w:rFonts w:hint="eastAsia"/>
        </w:rPr>
        <w:t>이력</w:t>
      </w:r>
      <w:r w:rsidR="008402AC">
        <w:rPr>
          <w:rFonts w:hint="eastAsia"/>
        </w:rPr>
        <w:t xml:space="preserve"> </w:t>
      </w:r>
      <w:r w:rsidR="008402AC">
        <w:rPr>
          <w:rFonts w:hint="eastAsia"/>
        </w:rPr>
        <w:t>등</w:t>
      </w:r>
      <w:r w:rsidR="008402AC">
        <w:rPr>
          <w:rFonts w:hint="eastAsia"/>
        </w:rPr>
        <w:t xml:space="preserve"> </w:t>
      </w:r>
      <w:r w:rsidR="008402AC">
        <w:rPr>
          <w:rFonts w:hint="eastAsia"/>
        </w:rPr>
        <w:t>정보가</w:t>
      </w:r>
      <w:r w:rsidR="008402AC">
        <w:rPr>
          <w:rFonts w:hint="eastAsia"/>
        </w:rPr>
        <w:t xml:space="preserve"> </w:t>
      </w:r>
      <w:r w:rsidR="008402AC">
        <w:rPr>
          <w:rFonts w:hint="eastAsia"/>
        </w:rPr>
        <w:t>포함되어야</w:t>
      </w:r>
      <w:r w:rsidR="008402AC">
        <w:rPr>
          <w:rFonts w:hint="eastAsia"/>
        </w:rPr>
        <w:t xml:space="preserve"> </w:t>
      </w:r>
      <w:r w:rsidR="008402AC">
        <w:rPr>
          <w:rFonts w:hint="eastAsia"/>
        </w:rPr>
        <w:t>함</w:t>
      </w:r>
      <w:r w:rsidR="008402AC">
        <w:rPr>
          <w:rFonts w:hint="eastAsia"/>
        </w:rPr>
        <w:t>)</w:t>
      </w:r>
      <w:r w:rsidR="008402AC">
        <w:rPr>
          <w:rFonts w:hint="eastAsia"/>
        </w:rPr>
        <w:t>를</w:t>
      </w:r>
      <w:r w:rsidR="008402AC">
        <w:rPr>
          <w:rFonts w:hint="eastAsia"/>
        </w:rPr>
        <w:t xml:space="preserve"> </w:t>
      </w:r>
      <w:r w:rsidR="008402AC">
        <w:rPr>
          <w:rFonts w:hint="eastAsia"/>
        </w:rPr>
        <w:t>하고</w:t>
      </w:r>
      <w:r w:rsidR="008402AC">
        <w:rPr>
          <w:rFonts w:hint="eastAsia"/>
        </w:rPr>
        <w:t xml:space="preserve">, (ii) </w:t>
      </w:r>
      <w:r w:rsidR="00DA1F44" w:rsidRPr="00933D6F">
        <w:t>매수인이</w:t>
      </w:r>
      <w:r w:rsidR="00DA1F44" w:rsidRPr="00933D6F">
        <w:t xml:space="preserve"> </w:t>
      </w:r>
      <w:r w:rsidR="00DA1F44" w:rsidRPr="00933D6F">
        <w:t>지명하는</w:t>
      </w:r>
      <w:r w:rsidR="00DA1F44" w:rsidRPr="00933D6F">
        <w:t xml:space="preserve"> </w:t>
      </w:r>
      <w:r w:rsidR="00DA1F44" w:rsidRPr="00933D6F">
        <w:t>사람들</w:t>
      </w:r>
      <w:r w:rsidR="0040744F">
        <w:rPr>
          <w:rFonts w:hint="eastAsia"/>
        </w:rPr>
        <w:t>이</w:t>
      </w:r>
      <w:r w:rsidR="0040744F">
        <w:rPr>
          <w:rFonts w:hint="eastAsia"/>
        </w:rPr>
        <w:t xml:space="preserve"> </w:t>
      </w:r>
      <w:r w:rsidR="0040744F" w:rsidRPr="0040744F">
        <w:rPr>
          <w:rFonts w:hint="eastAsia"/>
        </w:rPr>
        <w:t>법령과</w:t>
      </w:r>
      <w:r w:rsidR="0040744F" w:rsidRPr="0040744F">
        <w:rPr>
          <w:rFonts w:hint="eastAsia"/>
        </w:rPr>
        <w:t xml:space="preserve"> </w:t>
      </w:r>
      <w:r w:rsidR="0040744F" w:rsidRPr="0040744F">
        <w:rPr>
          <w:rFonts w:hint="eastAsia"/>
        </w:rPr>
        <w:t>대상회사</w:t>
      </w:r>
      <w:r w:rsidR="0040744F">
        <w:rPr>
          <w:rFonts w:hint="eastAsia"/>
        </w:rPr>
        <w:t>등</w:t>
      </w:r>
      <w:r w:rsidR="0040744F" w:rsidRPr="0040744F">
        <w:rPr>
          <w:rFonts w:hint="eastAsia"/>
        </w:rPr>
        <w:t>의</w:t>
      </w:r>
      <w:r w:rsidR="0040744F" w:rsidRPr="0040744F">
        <w:rPr>
          <w:rFonts w:hint="eastAsia"/>
        </w:rPr>
        <w:t xml:space="preserve"> </w:t>
      </w:r>
      <w:r w:rsidR="0040744F" w:rsidRPr="0040744F">
        <w:rPr>
          <w:rFonts w:hint="eastAsia"/>
        </w:rPr>
        <w:t>정관상</w:t>
      </w:r>
      <w:r w:rsidR="0040744F" w:rsidRPr="0040744F">
        <w:rPr>
          <w:rFonts w:hint="eastAsia"/>
        </w:rPr>
        <w:t xml:space="preserve"> </w:t>
      </w:r>
      <w:r w:rsidR="0040744F" w:rsidRPr="0040744F">
        <w:rPr>
          <w:rFonts w:hint="eastAsia"/>
        </w:rPr>
        <w:t>대상회사</w:t>
      </w:r>
      <w:r w:rsidR="0040744F">
        <w:rPr>
          <w:rFonts w:hint="eastAsia"/>
        </w:rPr>
        <w:t>등</w:t>
      </w:r>
      <w:r w:rsidR="0040744F" w:rsidRPr="0040744F">
        <w:rPr>
          <w:rFonts w:hint="eastAsia"/>
        </w:rPr>
        <w:t>의</w:t>
      </w:r>
      <w:r w:rsidR="0040744F" w:rsidRPr="0040744F">
        <w:rPr>
          <w:rFonts w:hint="eastAsia"/>
        </w:rPr>
        <w:t xml:space="preserve"> </w:t>
      </w:r>
      <w:r w:rsidR="0040744F">
        <w:rPr>
          <w:rFonts w:hint="eastAsia"/>
        </w:rPr>
        <w:t>등기임원으</w:t>
      </w:r>
      <w:r w:rsidR="0040744F" w:rsidRPr="0040744F">
        <w:rPr>
          <w:rFonts w:hint="eastAsia"/>
        </w:rPr>
        <w:t>로</w:t>
      </w:r>
      <w:r w:rsidR="0040744F" w:rsidRPr="0040744F">
        <w:rPr>
          <w:rFonts w:hint="eastAsia"/>
        </w:rPr>
        <w:t xml:space="preserve"> </w:t>
      </w:r>
      <w:r w:rsidR="0040744F" w:rsidRPr="0040744F">
        <w:rPr>
          <w:rFonts w:hint="eastAsia"/>
        </w:rPr>
        <w:t>선임될</w:t>
      </w:r>
      <w:r w:rsidR="0040744F" w:rsidRPr="0040744F">
        <w:rPr>
          <w:rFonts w:hint="eastAsia"/>
        </w:rPr>
        <w:t xml:space="preserve"> </w:t>
      </w:r>
      <w:r w:rsidR="0040744F" w:rsidRPr="0040744F">
        <w:rPr>
          <w:rFonts w:hint="eastAsia"/>
        </w:rPr>
        <w:t>수</w:t>
      </w:r>
      <w:r w:rsidR="0040744F" w:rsidRPr="0040744F">
        <w:rPr>
          <w:rFonts w:hint="eastAsia"/>
        </w:rPr>
        <w:t xml:space="preserve"> </w:t>
      </w:r>
      <w:r w:rsidR="0040744F" w:rsidRPr="0040744F">
        <w:rPr>
          <w:rFonts w:hint="eastAsia"/>
        </w:rPr>
        <w:t>있는</w:t>
      </w:r>
      <w:r w:rsidR="0040744F" w:rsidRPr="0040744F">
        <w:rPr>
          <w:rFonts w:hint="eastAsia"/>
        </w:rPr>
        <w:t xml:space="preserve"> </w:t>
      </w:r>
      <w:r w:rsidR="0040744F" w:rsidRPr="0040744F">
        <w:rPr>
          <w:rFonts w:hint="eastAsia"/>
        </w:rPr>
        <w:t>자격을</w:t>
      </w:r>
      <w:r w:rsidR="0040744F" w:rsidRPr="0040744F">
        <w:rPr>
          <w:rFonts w:hint="eastAsia"/>
        </w:rPr>
        <w:t xml:space="preserve"> </w:t>
      </w:r>
      <w:r w:rsidR="0040744F" w:rsidRPr="0040744F">
        <w:rPr>
          <w:rFonts w:hint="eastAsia"/>
        </w:rPr>
        <w:t>구비하고</w:t>
      </w:r>
      <w:r w:rsidR="0040744F" w:rsidRPr="0040744F">
        <w:rPr>
          <w:rFonts w:hint="eastAsia"/>
        </w:rPr>
        <w:t xml:space="preserve"> </w:t>
      </w:r>
      <w:r w:rsidR="0040744F" w:rsidRPr="0040744F">
        <w:rPr>
          <w:rFonts w:hint="eastAsia"/>
        </w:rPr>
        <w:t>있는</w:t>
      </w:r>
      <w:r w:rsidR="0040744F" w:rsidRPr="0040744F">
        <w:rPr>
          <w:rFonts w:hint="eastAsia"/>
        </w:rPr>
        <w:t xml:space="preserve"> </w:t>
      </w:r>
      <w:r w:rsidR="0040744F" w:rsidRPr="0040744F">
        <w:rPr>
          <w:rFonts w:hint="eastAsia"/>
        </w:rPr>
        <w:t>것을</w:t>
      </w:r>
      <w:r w:rsidR="0040744F" w:rsidRPr="0040744F">
        <w:rPr>
          <w:rFonts w:hint="eastAsia"/>
        </w:rPr>
        <w:t xml:space="preserve"> </w:t>
      </w:r>
      <w:r w:rsidR="0040744F" w:rsidRPr="0040744F">
        <w:rPr>
          <w:rFonts w:hint="eastAsia"/>
        </w:rPr>
        <w:t>전제로</w:t>
      </w:r>
      <w:r w:rsidR="0040744F" w:rsidRPr="0040744F">
        <w:rPr>
          <w:rFonts w:hint="eastAsia"/>
        </w:rPr>
        <w:t>,</w:t>
      </w:r>
      <w:r w:rsidR="00DA1F44" w:rsidRPr="00933D6F">
        <w:t xml:space="preserve"> </w:t>
      </w:r>
      <w:bookmarkEnd w:id="133"/>
      <w:r w:rsidR="00804AC4" w:rsidRPr="00791362">
        <w:rPr>
          <w:rFonts w:hint="eastAsia"/>
          <w:shd w:val="clear" w:color="auto" w:fill="FFFFFF" w:themeFill="background1"/>
        </w:rPr>
        <w:t xml:space="preserve">(a) </w:t>
      </w:r>
      <w:r w:rsidR="00804AC4" w:rsidRPr="00791362">
        <w:rPr>
          <w:rFonts w:hint="eastAsia"/>
          <w:shd w:val="clear" w:color="auto" w:fill="FFFFFF" w:themeFill="background1"/>
        </w:rPr>
        <w:t>매수인이</w:t>
      </w:r>
      <w:r w:rsidR="00804AC4" w:rsidRPr="00791362">
        <w:rPr>
          <w:rFonts w:hint="eastAsia"/>
          <w:shd w:val="clear" w:color="auto" w:fill="FFFFFF" w:themeFill="background1"/>
        </w:rPr>
        <w:t xml:space="preserve"> </w:t>
      </w:r>
      <w:r w:rsidR="00804AC4" w:rsidRPr="00791362">
        <w:rPr>
          <w:rFonts w:hint="eastAsia"/>
          <w:shd w:val="clear" w:color="auto" w:fill="FFFFFF" w:themeFill="background1"/>
        </w:rPr>
        <w:t>지명한</w:t>
      </w:r>
      <w:r w:rsidR="00804AC4" w:rsidRPr="00791362">
        <w:rPr>
          <w:rFonts w:hint="eastAsia"/>
          <w:shd w:val="clear" w:color="auto" w:fill="FFFFFF" w:themeFill="background1"/>
        </w:rPr>
        <w:t xml:space="preserve"> </w:t>
      </w:r>
      <w:r w:rsidR="00804AC4" w:rsidRPr="00791362">
        <w:rPr>
          <w:rFonts w:hint="eastAsia"/>
          <w:shd w:val="clear" w:color="auto" w:fill="FFFFFF" w:themeFill="background1"/>
        </w:rPr>
        <w:t>자들을</w:t>
      </w:r>
      <w:r w:rsidR="00804AC4" w:rsidRPr="00791362">
        <w:rPr>
          <w:rFonts w:hint="eastAsia"/>
          <w:shd w:val="clear" w:color="auto" w:fill="FFFFFF" w:themeFill="background1"/>
        </w:rPr>
        <w:t xml:space="preserve"> </w:t>
      </w:r>
      <w:r w:rsidR="00804AC4" w:rsidRPr="00791362">
        <w:rPr>
          <w:rFonts w:hint="eastAsia"/>
          <w:shd w:val="clear" w:color="auto" w:fill="FFFFFF" w:themeFill="background1"/>
        </w:rPr>
        <w:t>대상회사</w:t>
      </w:r>
      <w:r w:rsidR="00804AC4">
        <w:rPr>
          <w:rFonts w:hint="eastAsia"/>
          <w:shd w:val="clear" w:color="auto" w:fill="FFFFFF" w:themeFill="background1"/>
        </w:rPr>
        <w:t>등</w:t>
      </w:r>
      <w:r w:rsidR="00804AC4" w:rsidRPr="00791362">
        <w:rPr>
          <w:rFonts w:hint="eastAsia"/>
          <w:shd w:val="clear" w:color="auto" w:fill="FFFFFF" w:themeFill="background1"/>
        </w:rPr>
        <w:t>의</w:t>
      </w:r>
      <w:r w:rsidR="00804AC4" w:rsidRPr="00791362">
        <w:rPr>
          <w:rFonts w:hint="eastAsia"/>
          <w:shd w:val="clear" w:color="auto" w:fill="FFFFFF" w:themeFill="background1"/>
        </w:rPr>
        <w:t xml:space="preserve"> </w:t>
      </w:r>
      <w:r w:rsidR="00804AC4" w:rsidRPr="00791362">
        <w:rPr>
          <w:rFonts w:hint="eastAsia"/>
          <w:shd w:val="clear" w:color="auto" w:fill="FFFFFF" w:themeFill="background1"/>
        </w:rPr>
        <w:t>이사</w:t>
      </w:r>
      <w:r w:rsidR="00804AC4" w:rsidRPr="00791362">
        <w:rPr>
          <w:rFonts w:hint="eastAsia"/>
          <w:shd w:val="clear" w:color="auto" w:fill="FFFFFF" w:themeFill="background1"/>
        </w:rPr>
        <w:t xml:space="preserve"> </w:t>
      </w:r>
      <w:r w:rsidR="00804AC4" w:rsidRPr="00791362">
        <w:rPr>
          <w:rFonts w:hint="eastAsia"/>
          <w:shd w:val="clear" w:color="auto" w:fill="FFFFFF" w:themeFill="background1"/>
        </w:rPr>
        <w:t>및</w:t>
      </w:r>
      <w:r w:rsidR="00804AC4" w:rsidRPr="00791362">
        <w:rPr>
          <w:rFonts w:hint="eastAsia"/>
          <w:shd w:val="clear" w:color="auto" w:fill="FFFFFF" w:themeFill="background1"/>
        </w:rPr>
        <w:t xml:space="preserve"> </w:t>
      </w:r>
      <w:r w:rsidR="00804AC4" w:rsidRPr="00791362">
        <w:rPr>
          <w:rFonts w:hint="eastAsia"/>
          <w:shd w:val="clear" w:color="auto" w:fill="FFFFFF" w:themeFill="background1"/>
        </w:rPr>
        <w:t>감사로</w:t>
      </w:r>
      <w:r w:rsidR="00804AC4" w:rsidRPr="00791362">
        <w:rPr>
          <w:rFonts w:hint="eastAsia"/>
          <w:shd w:val="clear" w:color="auto" w:fill="FFFFFF" w:themeFill="background1"/>
        </w:rPr>
        <w:t xml:space="preserve"> </w:t>
      </w:r>
      <w:r w:rsidR="00804AC4" w:rsidRPr="00791362">
        <w:rPr>
          <w:rFonts w:hint="eastAsia"/>
          <w:shd w:val="clear" w:color="auto" w:fill="FFFFFF" w:themeFill="background1"/>
        </w:rPr>
        <w:t>선임하기</w:t>
      </w:r>
      <w:r w:rsidR="00804AC4" w:rsidRPr="00791362">
        <w:rPr>
          <w:rFonts w:hint="eastAsia"/>
          <w:shd w:val="clear" w:color="auto" w:fill="FFFFFF" w:themeFill="background1"/>
        </w:rPr>
        <w:t xml:space="preserve"> </w:t>
      </w:r>
      <w:r w:rsidR="00804AC4" w:rsidRPr="00791362">
        <w:rPr>
          <w:rFonts w:hint="eastAsia"/>
          <w:shd w:val="clear" w:color="auto" w:fill="FFFFFF" w:themeFill="background1"/>
        </w:rPr>
        <w:t>위한</w:t>
      </w:r>
      <w:r w:rsidR="00804AC4" w:rsidRPr="00791362">
        <w:rPr>
          <w:rFonts w:hint="eastAsia"/>
          <w:shd w:val="clear" w:color="auto" w:fill="FFFFFF" w:themeFill="background1"/>
        </w:rPr>
        <w:t xml:space="preserve"> </w:t>
      </w:r>
      <w:r w:rsidR="00804AC4" w:rsidRPr="00791362">
        <w:rPr>
          <w:rFonts w:hint="eastAsia"/>
          <w:shd w:val="clear" w:color="auto" w:fill="FFFFFF" w:themeFill="background1"/>
        </w:rPr>
        <w:t>대상회사</w:t>
      </w:r>
      <w:r w:rsidR="00804AC4">
        <w:rPr>
          <w:rFonts w:hint="eastAsia"/>
          <w:shd w:val="clear" w:color="auto" w:fill="FFFFFF" w:themeFill="background1"/>
        </w:rPr>
        <w:t>등</w:t>
      </w:r>
      <w:r w:rsidR="00804AC4" w:rsidRPr="00791362">
        <w:rPr>
          <w:rFonts w:hint="eastAsia"/>
          <w:shd w:val="clear" w:color="auto" w:fill="FFFFFF" w:themeFill="background1"/>
        </w:rPr>
        <w:t>의</w:t>
      </w:r>
      <w:r w:rsidR="00804AC4" w:rsidRPr="00791362">
        <w:rPr>
          <w:rFonts w:hint="eastAsia"/>
          <w:shd w:val="clear" w:color="auto" w:fill="FFFFFF" w:themeFill="background1"/>
        </w:rPr>
        <w:t xml:space="preserve"> </w:t>
      </w:r>
      <w:r w:rsidR="00804AC4" w:rsidRPr="00791362">
        <w:rPr>
          <w:rFonts w:hint="eastAsia"/>
          <w:shd w:val="clear" w:color="auto" w:fill="FFFFFF" w:themeFill="background1"/>
        </w:rPr>
        <w:t>주주총회가</w:t>
      </w:r>
      <w:r w:rsidR="00804AC4" w:rsidRPr="00791362">
        <w:rPr>
          <w:rFonts w:hint="eastAsia"/>
          <w:shd w:val="clear" w:color="auto" w:fill="FFFFFF" w:themeFill="background1"/>
        </w:rPr>
        <w:t xml:space="preserve"> </w:t>
      </w:r>
      <w:r w:rsidR="00804AC4" w:rsidRPr="00791362">
        <w:rPr>
          <w:rFonts w:hint="eastAsia"/>
          <w:shd w:val="clear" w:color="auto" w:fill="FFFFFF" w:themeFill="background1"/>
        </w:rPr>
        <w:t>거래종결일</w:t>
      </w:r>
      <w:r w:rsidR="00804AC4" w:rsidRPr="00791362">
        <w:rPr>
          <w:rFonts w:hint="eastAsia"/>
          <w:shd w:val="clear" w:color="auto" w:fill="FFFFFF" w:themeFill="background1"/>
        </w:rPr>
        <w:t xml:space="preserve"> </w:t>
      </w:r>
      <w:r w:rsidR="00804AC4" w:rsidRPr="00791362">
        <w:rPr>
          <w:rFonts w:hint="eastAsia"/>
          <w:shd w:val="clear" w:color="auto" w:fill="FFFFFF" w:themeFill="background1"/>
        </w:rPr>
        <w:t>또는</w:t>
      </w:r>
      <w:r w:rsidR="00804AC4" w:rsidRPr="00791362">
        <w:rPr>
          <w:rFonts w:hint="eastAsia"/>
          <w:shd w:val="clear" w:color="auto" w:fill="FFFFFF" w:themeFill="background1"/>
        </w:rPr>
        <w:t xml:space="preserve"> </w:t>
      </w:r>
      <w:r w:rsidR="00804AC4" w:rsidRPr="00791362">
        <w:rPr>
          <w:rFonts w:hint="eastAsia"/>
          <w:shd w:val="clear" w:color="auto" w:fill="FFFFFF" w:themeFill="background1"/>
        </w:rPr>
        <w:t>그</w:t>
      </w:r>
      <w:r w:rsidR="00804AC4" w:rsidRPr="00791362">
        <w:rPr>
          <w:rFonts w:hint="eastAsia"/>
          <w:shd w:val="clear" w:color="auto" w:fill="FFFFFF" w:themeFill="background1"/>
        </w:rPr>
        <w:t xml:space="preserve"> </w:t>
      </w:r>
      <w:r w:rsidR="00804AC4" w:rsidRPr="00791362">
        <w:rPr>
          <w:rFonts w:hint="eastAsia"/>
          <w:shd w:val="clear" w:color="auto" w:fill="FFFFFF" w:themeFill="background1"/>
        </w:rPr>
        <w:t>전에</w:t>
      </w:r>
      <w:r w:rsidR="00804AC4" w:rsidRPr="00791362">
        <w:rPr>
          <w:rFonts w:hint="eastAsia"/>
          <w:shd w:val="clear" w:color="auto" w:fill="FFFFFF" w:themeFill="background1"/>
        </w:rPr>
        <w:t xml:space="preserve"> </w:t>
      </w:r>
      <w:r w:rsidR="00804AC4" w:rsidRPr="00791362">
        <w:rPr>
          <w:rFonts w:hint="eastAsia"/>
          <w:shd w:val="clear" w:color="auto" w:fill="FFFFFF" w:themeFill="background1"/>
        </w:rPr>
        <w:t>개최되도록</w:t>
      </w:r>
      <w:r w:rsidR="00804AC4" w:rsidRPr="00791362">
        <w:rPr>
          <w:rFonts w:hint="eastAsia"/>
          <w:shd w:val="clear" w:color="auto" w:fill="FFFFFF" w:themeFill="background1"/>
        </w:rPr>
        <w:t xml:space="preserve"> </w:t>
      </w:r>
      <w:r w:rsidR="00804AC4" w:rsidRPr="00791362">
        <w:rPr>
          <w:rFonts w:hint="eastAsia"/>
          <w:shd w:val="clear" w:color="auto" w:fill="FFFFFF" w:themeFill="background1"/>
        </w:rPr>
        <w:t>하여야</w:t>
      </w:r>
      <w:r w:rsidR="00804AC4" w:rsidRPr="00791362">
        <w:rPr>
          <w:rFonts w:hint="eastAsia"/>
          <w:shd w:val="clear" w:color="auto" w:fill="FFFFFF" w:themeFill="background1"/>
        </w:rPr>
        <w:t xml:space="preserve"> </w:t>
      </w:r>
      <w:r w:rsidR="00804AC4" w:rsidRPr="00791362">
        <w:rPr>
          <w:rFonts w:hint="eastAsia"/>
          <w:shd w:val="clear" w:color="auto" w:fill="FFFFFF" w:themeFill="background1"/>
        </w:rPr>
        <w:t>하고</w:t>
      </w:r>
      <w:r w:rsidR="00804AC4" w:rsidRPr="00791362">
        <w:rPr>
          <w:rFonts w:hint="eastAsia"/>
          <w:shd w:val="clear" w:color="auto" w:fill="FFFFFF" w:themeFill="background1"/>
        </w:rPr>
        <w:t xml:space="preserve">, (b) </w:t>
      </w:r>
      <w:r w:rsidR="00804AC4" w:rsidRPr="00791362">
        <w:rPr>
          <w:rFonts w:hint="eastAsia"/>
          <w:shd w:val="clear" w:color="auto" w:fill="FFFFFF" w:themeFill="background1"/>
        </w:rPr>
        <w:t>위</w:t>
      </w:r>
      <w:r w:rsidR="00804AC4" w:rsidRPr="00791362">
        <w:rPr>
          <w:rFonts w:hint="eastAsia"/>
          <w:shd w:val="clear" w:color="auto" w:fill="FFFFFF" w:themeFill="background1"/>
        </w:rPr>
        <w:t xml:space="preserve"> </w:t>
      </w:r>
      <w:r w:rsidR="00804AC4" w:rsidRPr="00791362">
        <w:rPr>
          <w:rFonts w:hint="eastAsia"/>
          <w:shd w:val="clear" w:color="auto" w:fill="FFFFFF" w:themeFill="background1"/>
        </w:rPr>
        <w:t>주주총회에서</w:t>
      </w:r>
      <w:r w:rsidR="00804AC4" w:rsidRPr="00791362">
        <w:rPr>
          <w:rFonts w:hint="eastAsia"/>
          <w:shd w:val="clear" w:color="auto" w:fill="FFFFFF" w:themeFill="background1"/>
        </w:rPr>
        <w:t xml:space="preserve"> </w:t>
      </w:r>
      <w:r w:rsidR="00804AC4">
        <w:rPr>
          <w:rFonts w:hint="eastAsia"/>
          <w:shd w:val="clear" w:color="auto" w:fill="FFFFFF" w:themeFill="background1"/>
        </w:rPr>
        <w:t>매수인이</w:t>
      </w:r>
      <w:r w:rsidR="00804AC4">
        <w:rPr>
          <w:rFonts w:hint="eastAsia"/>
          <w:shd w:val="clear" w:color="auto" w:fill="FFFFFF" w:themeFill="background1"/>
        </w:rPr>
        <w:t xml:space="preserve"> </w:t>
      </w:r>
      <w:r w:rsidR="00804AC4">
        <w:rPr>
          <w:rFonts w:hint="eastAsia"/>
          <w:shd w:val="clear" w:color="auto" w:fill="FFFFFF" w:themeFill="background1"/>
        </w:rPr>
        <w:t>지명한</w:t>
      </w:r>
      <w:r w:rsidR="00804AC4">
        <w:rPr>
          <w:rFonts w:hint="eastAsia"/>
          <w:shd w:val="clear" w:color="auto" w:fill="FFFFFF" w:themeFill="background1"/>
        </w:rPr>
        <w:t xml:space="preserve"> </w:t>
      </w:r>
      <w:r w:rsidR="00804AC4">
        <w:rPr>
          <w:rFonts w:hint="eastAsia"/>
          <w:shd w:val="clear" w:color="auto" w:fill="FFFFFF" w:themeFill="background1"/>
        </w:rPr>
        <w:t>자들이</w:t>
      </w:r>
      <w:r w:rsidR="00804AC4">
        <w:rPr>
          <w:rFonts w:hint="eastAsia"/>
          <w:shd w:val="clear" w:color="auto" w:fill="FFFFFF" w:themeFill="background1"/>
        </w:rPr>
        <w:t xml:space="preserve"> </w:t>
      </w:r>
      <w:r w:rsidR="00804AC4">
        <w:rPr>
          <w:rFonts w:hint="eastAsia"/>
          <w:shd w:val="clear" w:color="auto" w:fill="FFFFFF" w:themeFill="background1"/>
        </w:rPr>
        <w:t>거래종결일자로</w:t>
      </w:r>
      <w:r w:rsidR="00804AC4">
        <w:rPr>
          <w:rFonts w:hint="eastAsia"/>
          <w:shd w:val="clear" w:color="auto" w:fill="FFFFFF" w:themeFill="background1"/>
        </w:rPr>
        <w:t>(</w:t>
      </w:r>
      <w:r w:rsidR="00804AC4">
        <w:rPr>
          <w:rFonts w:hint="eastAsia"/>
          <w:shd w:val="clear" w:color="auto" w:fill="FFFFFF" w:themeFill="background1"/>
        </w:rPr>
        <w:t>거래종결</w:t>
      </w:r>
      <w:r w:rsidR="00804AC4">
        <w:rPr>
          <w:rFonts w:hint="eastAsia"/>
          <w:shd w:val="clear" w:color="auto" w:fill="FFFFFF" w:themeFill="background1"/>
        </w:rPr>
        <w:t xml:space="preserve"> </w:t>
      </w:r>
      <w:r w:rsidR="00804AC4">
        <w:rPr>
          <w:rFonts w:hint="eastAsia"/>
          <w:shd w:val="clear" w:color="auto" w:fill="FFFFFF" w:themeFill="background1"/>
        </w:rPr>
        <w:t>조건부</w:t>
      </w:r>
      <w:r w:rsidR="00804AC4">
        <w:rPr>
          <w:rFonts w:hint="eastAsia"/>
          <w:shd w:val="clear" w:color="auto" w:fill="FFFFFF" w:themeFill="background1"/>
        </w:rPr>
        <w:t xml:space="preserve"> </w:t>
      </w:r>
      <w:r w:rsidR="00804AC4">
        <w:rPr>
          <w:rFonts w:hint="eastAsia"/>
          <w:shd w:val="clear" w:color="auto" w:fill="FFFFFF" w:themeFill="background1"/>
        </w:rPr>
        <w:t>선임</w:t>
      </w:r>
      <w:r w:rsidR="00804AC4">
        <w:rPr>
          <w:rFonts w:hint="eastAsia"/>
          <w:shd w:val="clear" w:color="auto" w:fill="FFFFFF" w:themeFill="background1"/>
        </w:rPr>
        <w:t xml:space="preserve"> </w:t>
      </w:r>
      <w:r w:rsidR="00804AC4">
        <w:rPr>
          <w:rFonts w:hint="eastAsia"/>
          <w:shd w:val="clear" w:color="auto" w:fill="FFFFFF" w:themeFill="background1"/>
        </w:rPr>
        <w:t>포함</w:t>
      </w:r>
      <w:r w:rsidR="00804AC4">
        <w:rPr>
          <w:rFonts w:hint="eastAsia"/>
          <w:shd w:val="clear" w:color="auto" w:fill="FFFFFF" w:themeFill="background1"/>
        </w:rPr>
        <w:t xml:space="preserve">) </w:t>
      </w:r>
      <w:r w:rsidR="00804AC4">
        <w:rPr>
          <w:rFonts w:hint="eastAsia"/>
          <w:shd w:val="clear" w:color="auto" w:fill="FFFFFF" w:themeFill="background1"/>
        </w:rPr>
        <w:t>대상회사등의</w:t>
      </w:r>
      <w:r w:rsidR="00804AC4">
        <w:rPr>
          <w:rFonts w:hint="eastAsia"/>
          <w:shd w:val="clear" w:color="auto" w:fill="FFFFFF" w:themeFill="background1"/>
        </w:rPr>
        <w:t xml:space="preserve"> </w:t>
      </w:r>
      <w:r w:rsidR="00804AC4">
        <w:rPr>
          <w:rFonts w:hint="eastAsia"/>
          <w:shd w:val="clear" w:color="auto" w:fill="FFFFFF" w:themeFill="background1"/>
        </w:rPr>
        <w:t>이사</w:t>
      </w:r>
      <w:r w:rsidR="00804AC4">
        <w:rPr>
          <w:rFonts w:hint="eastAsia"/>
          <w:shd w:val="clear" w:color="auto" w:fill="FFFFFF" w:themeFill="background1"/>
        </w:rPr>
        <w:t xml:space="preserve"> </w:t>
      </w:r>
      <w:r w:rsidR="00804AC4">
        <w:rPr>
          <w:rFonts w:hint="eastAsia"/>
          <w:shd w:val="clear" w:color="auto" w:fill="FFFFFF" w:themeFill="background1"/>
        </w:rPr>
        <w:t>및</w:t>
      </w:r>
      <w:r w:rsidR="00804AC4">
        <w:rPr>
          <w:rFonts w:hint="eastAsia"/>
          <w:shd w:val="clear" w:color="auto" w:fill="FFFFFF" w:themeFill="background1"/>
        </w:rPr>
        <w:t xml:space="preserve"> </w:t>
      </w:r>
      <w:r w:rsidR="00804AC4">
        <w:rPr>
          <w:rFonts w:hint="eastAsia"/>
          <w:shd w:val="clear" w:color="auto" w:fill="FFFFFF" w:themeFill="background1"/>
        </w:rPr>
        <w:t>감사로</w:t>
      </w:r>
      <w:r w:rsidR="00804AC4">
        <w:rPr>
          <w:rFonts w:hint="eastAsia"/>
          <w:shd w:val="clear" w:color="auto" w:fill="FFFFFF" w:themeFill="background1"/>
        </w:rPr>
        <w:t xml:space="preserve"> </w:t>
      </w:r>
      <w:r w:rsidR="00804AC4">
        <w:rPr>
          <w:rFonts w:hint="eastAsia"/>
          <w:shd w:val="clear" w:color="auto" w:fill="FFFFFF" w:themeFill="background1"/>
        </w:rPr>
        <w:t>선임되도록</w:t>
      </w:r>
      <w:r w:rsidR="00804AC4">
        <w:rPr>
          <w:rFonts w:hint="eastAsia"/>
          <w:shd w:val="clear" w:color="auto" w:fill="FFFFFF" w:themeFill="background1"/>
        </w:rPr>
        <w:t xml:space="preserve"> </w:t>
      </w:r>
      <w:r w:rsidR="00804AC4">
        <w:rPr>
          <w:rFonts w:hint="eastAsia"/>
          <w:shd w:val="clear" w:color="auto" w:fill="FFFFFF" w:themeFill="background1"/>
        </w:rPr>
        <w:t>하여야</w:t>
      </w:r>
      <w:r w:rsidR="00804AC4">
        <w:rPr>
          <w:rFonts w:hint="eastAsia"/>
          <w:shd w:val="clear" w:color="auto" w:fill="FFFFFF" w:themeFill="background1"/>
        </w:rPr>
        <w:t xml:space="preserve"> </w:t>
      </w:r>
      <w:r w:rsidR="00804AC4">
        <w:rPr>
          <w:rFonts w:hint="eastAsia"/>
          <w:shd w:val="clear" w:color="auto" w:fill="FFFFFF" w:themeFill="background1"/>
        </w:rPr>
        <w:t>한다</w:t>
      </w:r>
      <w:r w:rsidR="00804AC4" w:rsidRPr="00791362">
        <w:rPr>
          <w:rFonts w:hint="eastAsia"/>
          <w:shd w:val="clear" w:color="auto" w:fill="FFFFFF" w:themeFill="background1"/>
        </w:rPr>
        <w:t>.</w:t>
      </w:r>
      <w:r w:rsidR="00F4681C">
        <w:rPr>
          <w:rFonts w:hint="eastAsia"/>
          <w:shd w:val="clear" w:color="auto" w:fill="FFFFFF" w:themeFill="background1"/>
        </w:rPr>
        <w:t xml:space="preserve"> </w:t>
      </w:r>
      <w:r w:rsidR="00F4681C" w:rsidRPr="00F4681C">
        <w:rPr>
          <w:rFonts w:hint="eastAsia"/>
          <w:shd w:val="clear" w:color="auto" w:fill="FFFFFF" w:themeFill="background1"/>
        </w:rPr>
        <w:t>매도인은</w:t>
      </w:r>
      <w:r w:rsidR="00F4681C" w:rsidRPr="00F4681C">
        <w:rPr>
          <w:rFonts w:hint="eastAsia"/>
          <w:shd w:val="clear" w:color="auto" w:fill="FFFFFF" w:themeFill="background1"/>
        </w:rPr>
        <w:t xml:space="preserve"> </w:t>
      </w:r>
      <w:r w:rsidR="00F4681C" w:rsidRPr="00F4681C">
        <w:rPr>
          <w:rFonts w:hint="eastAsia"/>
          <w:shd w:val="clear" w:color="auto" w:fill="FFFFFF" w:themeFill="background1"/>
        </w:rPr>
        <w:t>대상회사</w:t>
      </w:r>
      <w:r w:rsidR="00F4681C">
        <w:rPr>
          <w:rFonts w:hint="eastAsia"/>
          <w:shd w:val="clear" w:color="auto" w:fill="FFFFFF" w:themeFill="background1"/>
        </w:rPr>
        <w:t>등</w:t>
      </w:r>
      <w:r w:rsidR="00F4681C" w:rsidRPr="00F4681C">
        <w:rPr>
          <w:rFonts w:hint="eastAsia"/>
          <w:shd w:val="clear" w:color="auto" w:fill="FFFFFF" w:themeFill="background1"/>
        </w:rPr>
        <w:t>의</w:t>
      </w:r>
      <w:r w:rsidR="00F4681C" w:rsidRPr="00F4681C">
        <w:rPr>
          <w:rFonts w:hint="eastAsia"/>
          <w:shd w:val="clear" w:color="auto" w:fill="FFFFFF" w:themeFill="background1"/>
        </w:rPr>
        <w:t xml:space="preserve"> </w:t>
      </w:r>
      <w:r w:rsidR="00F4681C" w:rsidRPr="00F4681C">
        <w:rPr>
          <w:rFonts w:hint="eastAsia"/>
          <w:shd w:val="clear" w:color="auto" w:fill="FFFFFF" w:themeFill="background1"/>
        </w:rPr>
        <w:t>등기임원</w:t>
      </w:r>
      <w:r w:rsidR="00F4681C" w:rsidRPr="00F4681C">
        <w:rPr>
          <w:rFonts w:hint="eastAsia"/>
          <w:shd w:val="clear" w:color="auto" w:fill="FFFFFF" w:themeFill="background1"/>
        </w:rPr>
        <w:t xml:space="preserve"> </w:t>
      </w:r>
      <w:r w:rsidR="00F4681C" w:rsidRPr="00F4681C">
        <w:rPr>
          <w:rFonts w:hint="eastAsia"/>
          <w:shd w:val="clear" w:color="auto" w:fill="FFFFFF" w:themeFill="background1"/>
        </w:rPr>
        <w:t>중</w:t>
      </w:r>
      <w:r w:rsidR="00F4681C" w:rsidRPr="00F4681C">
        <w:rPr>
          <w:rFonts w:hint="eastAsia"/>
          <w:shd w:val="clear" w:color="auto" w:fill="FFFFFF" w:themeFill="background1"/>
        </w:rPr>
        <w:t xml:space="preserve"> </w:t>
      </w:r>
      <w:r w:rsidR="00F4681C" w:rsidRPr="00F4681C">
        <w:rPr>
          <w:rFonts w:hint="eastAsia"/>
          <w:shd w:val="clear" w:color="auto" w:fill="FFFFFF" w:themeFill="background1"/>
        </w:rPr>
        <w:t>매수인이</w:t>
      </w:r>
      <w:r w:rsidR="00F4681C" w:rsidRPr="00F4681C">
        <w:rPr>
          <w:rFonts w:hint="eastAsia"/>
          <w:shd w:val="clear" w:color="auto" w:fill="FFFFFF" w:themeFill="background1"/>
        </w:rPr>
        <w:t xml:space="preserve"> </w:t>
      </w:r>
      <w:r w:rsidR="00F4681C" w:rsidRPr="00F4681C">
        <w:rPr>
          <w:rFonts w:hint="eastAsia"/>
          <w:shd w:val="clear" w:color="auto" w:fill="FFFFFF" w:themeFill="background1"/>
        </w:rPr>
        <w:t>거래종결일</w:t>
      </w:r>
      <w:r w:rsidR="00F4681C" w:rsidRPr="00F4681C">
        <w:rPr>
          <w:rFonts w:hint="eastAsia"/>
          <w:shd w:val="clear" w:color="auto" w:fill="FFFFFF" w:themeFill="background1"/>
        </w:rPr>
        <w:t xml:space="preserve"> 3</w:t>
      </w:r>
      <w:r w:rsidR="00F4681C" w:rsidRPr="00F4681C">
        <w:rPr>
          <w:rFonts w:hint="eastAsia"/>
          <w:shd w:val="clear" w:color="auto" w:fill="FFFFFF" w:themeFill="background1"/>
        </w:rPr>
        <w:t>영업일</w:t>
      </w:r>
      <w:r w:rsidR="00F4681C" w:rsidRPr="00F4681C">
        <w:rPr>
          <w:rFonts w:hint="eastAsia"/>
          <w:shd w:val="clear" w:color="auto" w:fill="FFFFFF" w:themeFill="background1"/>
        </w:rPr>
        <w:t xml:space="preserve"> </w:t>
      </w:r>
      <w:r w:rsidR="00F4681C" w:rsidRPr="00F4681C">
        <w:rPr>
          <w:rFonts w:hint="eastAsia"/>
          <w:shd w:val="clear" w:color="auto" w:fill="FFFFFF" w:themeFill="background1"/>
        </w:rPr>
        <w:t>전까지</w:t>
      </w:r>
      <w:r w:rsidR="00F4681C" w:rsidRPr="00F4681C">
        <w:rPr>
          <w:rFonts w:hint="eastAsia"/>
          <w:shd w:val="clear" w:color="auto" w:fill="FFFFFF" w:themeFill="background1"/>
        </w:rPr>
        <w:t xml:space="preserve"> </w:t>
      </w:r>
      <w:r w:rsidR="00F4681C" w:rsidRPr="00F4681C">
        <w:rPr>
          <w:rFonts w:hint="eastAsia"/>
          <w:shd w:val="clear" w:color="auto" w:fill="FFFFFF" w:themeFill="background1"/>
        </w:rPr>
        <w:t>통지하는</w:t>
      </w:r>
      <w:r w:rsidR="00F4681C" w:rsidRPr="00F4681C">
        <w:rPr>
          <w:rFonts w:hint="eastAsia"/>
          <w:shd w:val="clear" w:color="auto" w:fill="FFFFFF" w:themeFill="background1"/>
        </w:rPr>
        <w:t xml:space="preserve"> </w:t>
      </w:r>
      <w:r w:rsidR="00F4681C" w:rsidRPr="00F4681C">
        <w:rPr>
          <w:rFonts w:hint="eastAsia"/>
          <w:shd w:val="clear" w:color="auto" w:fill="FFFFFF" w:themeFill="background1"/>
        </w:rPr>
        <w:t>자들이</w:t>
      </w:r>
      <w:r w:rsidR="00F4681C" w:rsidRPr="00F4681C">
        <w:rPr>
          <w:rFonts w:hint="eastAsia"/>
          <w:shd w:val="clear" w:color="auto" w:fill="FFFFFF" w:themeFill="background1"/>
        </w:rPr>
        <w:t xml:space="preserve"> </w:t>
      </w:r>
      <w:r w:rsidR="00F4681C" w:rsidRPr="00F4681C">
        <w:rPr>
          <w:rFonts w:hint="eastAsia"/>
          <w:shd w:val="clear" w:color="auto" w:fill="FFFFFF" w:themeFill="background1"/>
        </w:rPr>
        <w:t>거래종결일자로</w:t>
      </w:r>
      <w:r w:rsidR="00F4681C" w:rsidRPr="00F4681C">
        <w:rPr>
          <w:rFonts w:hint="eastAsia"/>
          <w:shd w:val="clear" w:color="auto" w:fill="FFFFFF" w:themeFill="background1"/>
        </w:rPr>
        <w:t xml:space="preserve"> </w:t>
      </w:r>
      <w:r w:rsidR="00F4681C" w:rsidRPr="00F4681C">
        <w:rPr>
          <w:rFonts w:hint="eastAsia"/>
          <w:shd w:val="clear" w:color="auto" w:fill="FFFFFF" w:themeFill="background1"/>
        </w:rPr>
        <w:lastRenderedPageBreak/>
        <w:t>대상회사</w:t>
      </w:r>
      <w:r w:rsidR="00F4681C">
        <w:rPr>
          <w:rFonts w:hint="eastAsia"/>
          <w:shd w:val="clear" w:color="auto" w:fill="FFFFFF" w:themeFill="background1"/>
        </w:rPr>
        <w:t>등</w:t>
      </w:r>
      <w:r w:rsidR="00F4681C" w:rsidRPr="00F4681C">
        <w:rPr>
          <w:rFonts w:hint="eastAsia"/>
          <w:shd w:val="clear" w:color="auto" w:fill="FFFFFF" w:themeFill="background1"/>
        </w:rPr>
        <w:t>의</w:t>
      </w:r>
      <w:r w:rsidR="00F4681C" w:rsidRPr="00F4681C">
        <w:rPr>
          <w:rFonts w:hint="eastAsia"/>
          <w:shd w:val="clear" w:color="auto" w:fill="FFFFFF" w:themeFill="background1"/>
        </w:rPr>
        <w:t xml:space="preserve"> </w:t>
      </w:r>
      <w:r w:rsidR="00F4681C" w:rsidRPr="00F4681C">
        <w:rPr>
          <w:rFonts w:hint="eastAsia"/>
          <w:shd w:val="clear" w:color="auto" w:fill="FFFFFF" w:themeFill="background1"/>
        </w:rPr>
        <w:t>임원직에서</w:t>
      </w:r>
      <w:r w:rsidR="00F4681C" w:rsidRPr="00F4681C">
        <w:rPr>
          <w:rFonts w:hint="eastAsia"/>
          <w:shd w:val="clear" w:color="auto" w:fill="FFFFFF" w:themeFill="background1"/>
        </w:rPr>
        <w:t xml:space="preserve"> </w:t>
      </w:r>
      <w:r w:rsidR="00F4681C" w:rsidRPr="00F4681C">
        <w:rPr>
          <w:rFonts w:hint="eastAsia"/>
          <w:shd w:val="clear" w:color="auto" w:fill="FFFFFF" w:themeFill="background1"/>
        </w:rPr>
        <w:t>사임하도록</w:t>
      </w:r>
      <w:r w:rsidR="00F4681C" w:rsidRPr="00F4681C">
        <w:rPr>
          <w:rFonts w:hint="eastAsia"/>
          <w:shd w:val="clear" w:color="auto" w:fill="FFFFFF" w:themeFill="background1"/>
        </w:rPr>
        <w:t xml:space="preserve"> </w:t>
      </w:r>
      <w:r w:rsidR="00F4681C" w:rsidRPr="00F4681C">
        <w:rPr>
          <w:rFonts w:hint="eastAsia"/>
          <w:shd w:val="clear" w:color="auto" w:fill="FFFFFF" w:themeFill="background1"/>
        </w:rPr>
        <w:t>하여야</w:t>
      </w:r>
      <w:r w:rsidR="00F4681C" w:rsidRPr="00F4681C">
        <w:rPr>
          <w:rFonts w:hint="eastAsia"/>
          <w:shd w:val="clear" w:color="auto" w:fill="FFFFFF" w:themeFill="background1"/>
        </w:rPr>
        <w:t xml:space="preserve"> </w:t>
      </w:r>
      <w:r w:rsidR="00F4681C" w:rsidRPr="00F4681C">
        <w:rPr>
          <w:rFonts w:hint="eastAsia"/>
          <w:shd w:val="clear" w:color="auto" w:fill="FFFFFF" w:themeFill="background1"/>
        </w:rPr>
        <w:t>하고</w:t>
      </w:r>
      <w:r w:rsidR="00F4681C" w:rsidRPr="00F4681C">
        <w:rPr>
          <w:rFonts w:hint="eastAsia"/>
          <w:shd w:val="clear" w:color="auto" w:fill="FFFFFF" w:themeFill="background1"/>
        </w:rPr>
        <w:t xml:space="preserve">, </w:t>
      </w:r>
      <w:r w:rsidR="00F4681C" w:rsidRPr="00F4681C">
        <w:rPr>
          <w:rFonts w:hint="eastAsia"/>
          <w:shd w:val="clear" w:color="auto" w:fill="FFFFFF" w:themeFill="background1"/>
        </w:rPr>
        <w:t>거래종결</w:t>
      </w:r>
      <w:r w:rsidR="00F4681C" w:rsidRPr="00F4681C">
        <w:rPr>
          <w:rFonts w:hint="eastAsia"/>
          <w:shd w:val="clear" w:color="auto" w:fill="FFFFFF" w:themeFill="background1"/>
        </w:rPr>
        <w:t xml:space="preserve"> </w:t>
      </w:r>
      <w:r w:rsidR="00F4681C" w:rsidRPr="00F4681C">
        <w:rPr>
          <w:rFonts w:hint="eastAsia"/>
          <w:shd w:val="clear" w:color="auto" w:fill="FFFFFF" w:themeFill="background1"/>
        </w:rPr>
        <w:t>시</w:t>
      </w:r>
      <w:r w:rsidR="00F4681C" w:rsidRPr="00F4681C">
        <w:rPr>
          <w:rFonts w:hint="eastAsia"/>
          <w:shd w:val="clear" w:color="auto" w:fill="FFFFFF" w:themeFill="background1"/>
        </w:rPr>
        <w:t xml:space="preserve"> </w:t>
      </w:r>
      <w:r w:rsidR="00F4681C" w:rsidRPr="00F4681C">
        <w:rPr>
          <w:rFonts w:hint="eastAsia"/>
          <w:u w:val="single"/>
          <w:shd w:val="clear" w:color="auto" w:fill="FFFFFF" w:themeFill="background1"/>
        </w:rPr>
        <w:t>별지</w:t>
      </w:r>
      <w:r w:rsidR="00F4681C" w:rsidRPr="00F4681C">
        <w:rPr>
          <w:rFonts w:hint="eastAsia"/>
          <w:u w:val="single"/>
          <w:shd w:val="clear" w:color="auto" w:fill="FFFFFF" w:themeFill="background1"/>
        </w:rPr>
        <w:t xml:space="preserve"> </w:t>
      </w:r>
      <w:r w:rsidR="00F4681C" w:rsidRPr="00933D6F">
        <w:rPr>
          <w:szCs w:val="22"/>
          <w:u w:val="single"/>
        </w:rPr>
        <w:t>3</w:t>
      </w:r>
      <w:r w:rsidR="00F4681C" w:rsidRPr="00933D6F">
        <w:rPr>
          <w:rFonts w:hint="eastAsia"/>
          <w:szCs w:val="22"/>
          <w:u w:val="single"/>
        </w:rPr>
        <w:t>.3(</w:t>
      </w:r>
      <w:r w:rsidR="00F4681C">
        <w:rPr>
          <w:szCs w:val="22"/>
          <w:u w:val="single"/>
        </w:rPr>
        <w:t>5</w:t>
      </w:r>
      <w:r w:rsidR="00F4681C" w:rsidRPr="00933D6F">
        <w:rPr>
          <w:rFonts w:hint="eastAsia"/>
          <w:szCs w:val="22"/>
          <w:u w:val="single"/>
        </w:rPr>
        <w:t>)</w:t>
      </w:r>
      <w:r w:rsidR="00F4681C" w:rsidRPr="00F4681C">
        <w:rPr>
          <w:rFonts w:hint="eastAsia"/>
          <w:shd w:val="clear" w:color="auto" w:fill="FFFFFF" w:themeFill="background1"/>
        </w:rPr>
        <w:t>의</w:t>
      </w:r>
      <w:r w:rsidR="00F4681C" w:rsidRPr="00F4681C">
        <w:rPr>
          <w:rFonts w:hint="eastAsia"/>
          <w:shd w:val="clear" w:color="auto" w:fill="FFFFFF" w:themeFill="background1"/>
        </w:rPr>
        <w:t xml:space="preserve"> </w:t>
      </w:r>
      <w:r w:rsidR="00F4681C" w:rsidRPr="00F4681C">
        <w:rPr>
          <w:rFonts w:hint="eastAsia"/>
          <w:shd w:val="clear" w:color="auto" w:fill="FFFFFF" w:themeFill="background1"/>
        </w:rPr>
        <w:t>형식과</w:t>
      </w:r>
      <w:r w:rsidR="00F4681C" w:rsidRPr="00F4681C">
        <w:rPr>
          <w:rFonts w:hint="eastAsia"/>
          <w:shd w:val="clear" w:color="auto" w:fill="FFFFFF" w:themeFill="background1"/>
        </w:rPr>
        <w:t xml:space="preserve"> </w:t>
      </w:r>
      <w:r w:rsidR="00F4681C" w:rsidRPr="00F4681C">
        <w:rPr>
          <w:rFonts w:hint="eastAsia"/>
          <w:shd w:val="clear" w:color="auto" w:fill="FFFFFF" w:themeFill="background1"/>
        </w:rPr>
        <w:t>내용에</w:t>
      </w:r>
      <w:r w:rsidR="00F4681C" w:rsidRPr="00F4681C">
        <w:rPr>
          <w:rFonts w:hint="eastAsia"/>
          <w:shd w:val="clear" w:color="auto" w:fill="FFFFFF" w:themeFill="background1"/>
        </w:rPr>
        <w:t xml:space="preserve"> </w:t>
      </w:r>
      <w:r w:rsidR="00F4681C" w:rsidRPr="00F4681C">
        <w:rPr>
          <w:rFonts w:hint="eastAsia"/>
          <w:shd w:val="clear" w:color="auto" w:fill="FFFFFF" w:themeFill="background1"/>
        </w:rPr>
        <w:t>따른</w:t>
      </w:r>
      <w:r w:rsidR="00F4681C" w:rsidRPr="00F4681C">
        <w:rPr>
          <w:rFonts w:hint="eastAsia"/>
          <w:shd w:val="clear" w:color="auto" w:fill="FFFFFF" w:themeFill="background1"/>
        </w:rPr>
        <w:t xml:space="preserve"> </w:t>
      </w:r>
      <w:r w:rsidR="00F4681C" w:rsidRPr="00F4681C">
        <w:rPr>
          <w:rFonts w:hint="eastAsia"/>
          <w:shd w:val="clear" w:color="auto" w:fill="FFFFFF" w:themeFill="background1"/>
        </w:rPr>
        <w:t>해당</w:t>
      </w:r>
      <w:r w:rsidR="00F4681C" w:rsidRPr="00F4681C">
        <w:rPr>
          <w:rFonts w:hint="eastAsia"/>
          <w:shd w:val="clear" w:color="auto" w:fill="FFFFFF" w:themeFill="background1"/>
        </w:rPr>
        <w:t xml:space="preserve"> </w:t>
      </w:r>
      <w:r w:rsidR="00F4681C" w:rsidRPr="00F4681C">
        <w:rPr>
          <w:rFonts w:hint="eastAsia"/>
          <w:shd w:val="clear" w:color="auto" w:fill="FFFFFF" w:themeFill="background1"/>
        </w:rPr>
        <w:t>임원의</w:t>
      </w:r>
      <w:r w:rsidR="00F4681C" w:rsidRPr="00F4681C">
        <w:rPr>
          <w:rFonts w:hint="eastAsia"/>
          <w:shd w:val="clear" w:color="auto" w:fill="FFFFFF" w:themeFill="background1"/>
        </w:rPr>
        <w:t xml:space="preserve"> </w:t>
      </w:r>
      <w:r w:rsidR="00F4681C" w:rsidRPr="00F4681C">
        <w:rPr>
          <w:rFonts w:hint="eastAsia"/>
          <w:shd w:val="clear" w:color="auto" w:fill="FFFFFF" w:themeFill="background1"/>
        </w:rPr>
        <w:t>사임서</w:t>
      </w:r>
      <w:r w:rsidR="00F4681C" w:rsidRPr="00F4681C">
        <w:rPr>
          <w:rFonts w:hint="eastAsia"/>
          <w:shd w:val="clear" w:color="auto" w:fill="FFFFFF" w:themeFill="background1"/>
        </w:rPr>
        <w:t>(</w:t>
      </w:r>
      <w:r w:rsidR="00F4681C" w:rsidRPr="00F4681C">
        <w:rPr>
          <w:rFonts w:hint="eastAsia"/>
          <w:shd w:val="clear" w:color="auto" w:fill="FFFFFF" w:themeFill="background1"/>
        </w:rPr>
        <w:t>인감증명서</w:t>
      </w:r>
      <w:r w:rsidR="00F4681C" w:rsidRPr="00F4681C">
        <w:rPr>
          <w:rFonts w:hint="eastAsia"/>
          <w:shd w:val="clear" w:color="auto" w:fill="FFFFFF" w:themeFill="background1"/>
        </w:rPr>
        <w:t xml:space="preserve"> </w:t>
      </w:r>
      <w:r w:rsidR="00F4681C" w:rsidRPr="00F4681C">
        <w:rPr>
          <w:rFonts w:hint="eastAsia"/>
          <w:shd w:val="clear" w:color="auto" w:fill="FFFFFF" w:themeFill="background1"/>
        </w:rPr>
        <w:t>등</w:t>
      </w:r>
      <w:r w:rsidR="00F4681C" w:rsidRPr="00F4681C">
        <w:rPr>
          <w:rFonts w:hint="eastAsia"/>
          <w:shd w:val="clear" w:color="auto" w:fill="FFFFFF" w:themeFill="background1"/>
        </w:rPr>
        <w:t xml:space="preserve"> </w:t>
      </w:r>
      <w:r w:rsidR="00F4681C" w:rsidRPr="00F4681C">
        <w:rPr>
          <w:rFonts w:hint="eastAsia"/>
          <w:shd w:val="clear" w:color="auto" w:fill="FFFFFF" w:themeFill="background1"/>
        </w:rPr>
        <w:t>사임등기에</w:t>
      </w:r>
      <w:r w:rsidR="00F4681C" w:rsidRPr="00F4681C">
        <w:rPr>
          <w:rFonts w:hint="eastAsia"/>
          <w:shd w:val="clear" w:color="auto" w:fill="FFFFFF" w:themeFill="background1"/>
        </w:rPr>
        <w:t xml:space="preserve"> </w:t>
      </w:r>
      <w:r w:rsidR="00F4681C" w:rsidRPr="00F4681C">
        <w:rPr>
          <w:rFonts w:hint="eastAsia"/>
          <w:shd w:val="clear" w:color="auto" w:fill="FFFFFF" w:themeFill="background1"/>
        </w:rPr>
        <w:t>필요한</w:t>
      </w:r>
      <w:r w:rsidR="00F4681C" w:rsidRPr="00F4681C">
        <w:rPr>
          <w:rFonts w:hint="eastAsia"/>
          <w:shd w:val="clear" w:color="auto" w:fill="FFFFFF" w:themeFill="background1"/>
        </w:rPr>
        <w:t xml:space="preserve"> </w:t>
      </w:r>
      <w:r w:rsidR="00F4681C" w:rsidRPr="00F4681C">
        <w:rPr>
          <w:rFonts w:hint="eastAsia"/>
          <w:shd w:val="clear" w:color="auto" w:fill="FFFFFF" w:themeFill="background1"/>
        </w:rPr>
        <w:t>첨부서류</w:t>
      </w:r>
      <w:r w:rsidR="00F4681C" w:rsidRPr="00F4681C">
        <w:rPr>
          <w:rFonts w:hint="eastAsia"/>
          <w:shd w:val="clear" w:color="auto" w:fill="FFFFFF" w:themeFill="background1"/>
        </w:rPr>
        <w:t xml:space="preserve"> </w:t>
      </w:r>
      <w:r w:rsidR="00F4681C" w:rsidRPr="00F4681C">
        <w:rPr>
          <w:rFonts w:hint="eastAsia"/>
          <w:shd w:val="clear" w:color="auto" w:fill="FFFFFF" w:themeFill="background1"/>
        </w:rPr>
        <w:t>포함</w:t>
      </w:r>
      <w:r w:rsidR="00F4681C" w:rsidRPr="00F4681C">
        <w:rPr>
          <w:rFonts w:hint="eastAsia"/>
          <w:shd w:val="clear" w:color="auto" w:fill="FFFFFF" w:themeFill="background1"/>
        </w:rPr>
        <w:t>)</w:t>
      </w:r>
      <w:r w:rsidR="00F4681C" w:rsidRPr="00F4681C">
        <w:rPr>
          <w:rFonts w:hint="eastAsia"/>
          <w:shd w:val="clear" w:color="auto" w:fill="FFFFFF" w:themeFill="background1"/>
        </w:rPr>
        <w:t>를</w:t>
      </w:r>
      <w:r w:rsidR="00F4681C" w:rsidRPr="00F4681C">
        <w:rPr>
          <w:rFonts w:hint="eastAsia"/>
          <w:shd w:val="clear" w:color="auto" w:fill="FFFFFF" w:themeFill="background1"/>
        </w:rPr>
        <w:t xml:space="preserve"> </w:t>
      </w:r>
      <w:r w:rsidR="00F4681C" w:rsidRPr="00F4681C">
        <w:rPr>
          <w:rFonts w:hint="eastAsia"/>
          <w:shd w:val="clear" w:color="auto" w:fill="FFFFFF" w:themeFill="background1"/>
        </w:rPr>
        <w:t>매수인에게</w:t>
      </w:r>
      <w:r w:rsidR="00F4681C" w:rsidRPr="00F4681C">
        <w:rPr>
          <w:rFonts w:hint="eastAsia"/>
          <w:shd w:val="clear" w:color="auto" w:fill="FFFFFF" w:themeFill="background1"/>
        </w:rPr>
        <w:t xml:space="preserve"> </w:t>
      </w:r>
      <w:r w:rsidR="00F4681C" w:rsidRPr="00F4681C">
        <w:rPr>
          <w:rFonts w:hint="eastAsia"/>
          <w:shd w:val="clear" w:color="auto" w:fill="FFFFFF" w:themeFill="background1"/>
        </w:rPr>
        <w:t>교부하여야</w:t>
      </w:r>
      <w:r w:rsidR="00F4681C" w:rsidRPr="00F4681C">
        <w:rPr>
          <w:rFonts w:hint="eastAsia"/>
          <w:shd w:val="clear" w:color="auto" w:fill="FFFFFF" w:themeFill="background1"/>
        </w:rPr>
        <w:t xml:space="preserve"> </w:t>
      </w:r>
      <w:r w:rsidR="00F4681C" w:rsidRPr="00F4681C">
        <w:rPr>
          <w:rFonts w:hint="eastAsia"/>
          <w:shd w:val="clear" w:color="auto" w:fill="FFFFFF" w:themeFill="background1"/>
        </w:rPr>
        <w:t>한다</w:t>
      </w:r>
      <w:r w:rsidR="00F4681C" w:rsidRPr="00F4681C">
        <w:rPr>
          <w:rFonts w:hint="eastAsia"/>
          <w:shd w:val="clear" w:color="auto" w:fill="FFFFFF" w:themeFill="background1"/>
        </w:rPr>
        <w:t>.</w:t>
      </w:r>
    </w:p>
    <w:p w14:paraId="6F4868EE" w14:textId="259AF692" w:rsidR="00715B51" w:rsidRPr="00933D6F" w:rsidRDefault="00715B51" w:rsidP="00463EE1">
      <w:pPr>
        <w:pStyle w:val="BKLH3-1"/>
        <w:rPr>
          <w:szCs w:val="22"/>
        </w:rPr>
      </w:pPr>
      <w:bookmarkStart w:id="134" w:name="_Toc522060152"/>
      <w:r w:rsidRPr="00463EE1">
        <w:rPr>
          <w:u w:val="single"/>
        </w:rPr>
        <w:t>독점적</w:t>
      </w:r>
      <w:r w:rsidRPr="00933D6F">
        <w:rPr>
          <w:szCs w:val="22"/>
          <w:u w:val="single"/>
          <w:lang w:val="en-GB"/>
        </w:rPr>
        <w:t xml:space="preserve"> </w:t>
      </w:r>
      <w:r w:rsidRPr="00933D6F">
        <w:rPr>
          <w:szCs w:val="22"/>
          <w:u w:val="single"/>
          <w:lang w:val="en-GB"/>
        </w:rPr>
        <w:t>협상의무</w:t>
      </w:r>
      <w:r w:rsidRPr="00933D6F">
        <w:rPr>
          <w:szCs w:val="22"/>
          <w:lang w:val="en-GB"/>
        </w:rPr>
        <w:t xml:space="preserve">. </w:t>
      </w:r>
      <w:r w:rsidR="00E63701">
        <w:rPr>
          <w:szCs w:val="22"/>
          <w:lang w:val="en-GB"/>
        </w:rPr>
        <w:t>매도인</w:t>
      </w:r>
      <w:r w:rsidRPr="00933D6F">
        <w:rPr>
          <w:szCs w:val="22"/>
          <w:lang w:val="en-GB"/>
        </w:rPr>
        <w:t>은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직접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또는</w:t>
      </w:r>
      <w:r w:rsidRPr="00933D6F">
        <w:rPr>
          <w:szCs w:val="22"/>
          <w:lang w:val="en-GB"/>
        </w:rPr>
        <w:t xml:space="preserve"> </w:t>
      </w:r>
      <w:r w:rsidR="00484BE9" w:rsidRPr="00933D6F">
        <w:rPr>
          <w:rFonts w:hint="eastAsia"/>
          <w:szCs w:val="22"/>
          <w:lang w:val="en-GB"/>
        </w:rPr>
        <w:t>그</w:t>
      </w:r>
      <w:r w:rsidR="00484BE9" w:rsidRPr="00933D6F">
        <w:rPr>
          <w:rFonts w:hint="eastAsia"/>
          <w:szCs w:val="22"/>
          <w:lang w:val="en-GB"/>
        </w:rPr>
        <w:t xml:space="preserve"> </w:t>
      </w:r>
      <w:r w:rsidR="00484BE9" w:rsidRPr="00933D6F">
        <w:rPr>
          <w:rFonts w:hint="eastAsia"/>
          <w:szCs w:val="22"/>
          <w:lang w:val="en-GB"/>
        </w:rPr>
        <w:t>특수관계인</w:t>
      </w:r>
      <w:r w:rsidR="000D232F" w:rsidRPr="00933D6F">
        <w:rPr>
          <w:rFonts w:hint="eastAsia"/>
          <w:szCs w:val="22"/>
          <w:lang w:val="en-GB"/>
        </w:rPr>
        <w:t>(</w:t>
      </w:r>
      <w:r w:rsidR="000D232F" w:rsidRPr="00933D6F">
        <w:rPr>
          <w:rFonts w:hint="eastAsia"/>
          <w:szCs w:val="22"/>
          <w:lang w:val="en-GB"/>
        </w:rPr>
        <w:t>대상회사등</w:t>
      </w:r>
      <w:r w:rsidR="000D232F" w:rsidRPr="00933D6F">
        <w:rPr>
          <w:rFonts w:hint="eastAsia"/>
          <w:szCs w:val="22"/>
          <w:lang w:val="en-GB"/>
        </w:rPr>
        <w:t xml:space="preserve"> </w:t>
      </w:r>
      <w:r w:rsidR="000D232F" w:rsidRPr="00933D6F">
        <w:rPr>
          <w:rFonts w:hint="eastAsia"/>
          <w:szCs w:val="22"/>
          <w:lang w:val="en-GB"/>
        </w:rPr>
        <w:t>포함</w:t>
      </w:r>
      <w:r w:rsidR="000D232F" w:rsidRPr="00933D6F">
        <w:rPr>
          <w:rFonts w:hint="eastAsia"/>
          <w:szCs w:val="22"/>
          <w:lang w:val="en-GB"/>
        </w:rPr>
        <w:t>)</w:t>
      </w:r>
      <w:r w:rsidR="00452D77" w:rsidRPr="00933D6F">
        <w:rPr>
          <w:rFonts w:hint="eastAsia"/>
          <w:szCs w:val="22"/>
          <w:lang w:val="en-GB"/>
        </w:rPr>
        <w:t>을</w:t>
      </w:r>
      <w:r w:rsidR="00484BE9" w:rsidRPr="00933D6F">
        <w:rPr>
          <w:rFonts w:hint="eastAsia"/>
          <w:szCs w:val="22"/>
          <w:lang w:val="en-GB"/>
        </w:rPr>
        <w:t xml:space="preserve"> </w:t>
      </w:r>
      <w:r w:rsidR="00484BE9" w:rsidRPr="00933D6F">
        <w:rPr>
          <w:rFonts w:hint="eastAsia"/>
          <w:szCs w:val="22"/>
          <w:lang w:val="en-GB"/>
        </w:rPr>
        <w:t>통하여</w:t>
      </w:r>
      <w:r w:rsidR="00484BE9" w:rsidRPr="00933D6F">
        <w:rPr>
          <w:rFonts w:hint="eastAsia"/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간접적으로</w:t>
      </w:r>
      <w:r w:rsidRPr="00933D6F">
        <w:rPr>
          <w:szCs w:val="22"/>
          <w:lang w:val="en-GB"/>
        </w:rPr>
        <w:t xml:space="preserve">, </w:t>
      </w:r>
      <w:r w:rsidRPr="00933D6F">
        <w:rPr>
          <w:szCs w:val="22"/>
          <w:lang w:val="en-GB"/>
        </w:rPr>
        <w:t>대상주식의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매도를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포함하여</w:t>
      </w:r>
      <w:r w:rsidRPr="00933D6F">
        <w:rPr>
          <w:szCs w:val="22"/>
          <w:lang w:val="en-GB"/>
        </w:rPr>
        <w:t xml:space="preserve"> </w:t>
      </w:r>
      <w:r w:rsidR="00083A96" w:rsidRPr="00933D6F">
        <w:rPr>
          <w:szCs w:val="22"/>
          <w:lang w:val="en-GB"/>
        </w:rPr>
        <w:t>대상회사</w:t>
      </w:r>
      <w:r w:rsidR="004F2AF2" w:rsidRPr="00933D6F">
        <w:rPr>
          <w:szCs w:val="22"/>
          <w:lang w:val="en-GB"/>
        </w:rPr>
        <w:t>등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또는</w:t>
      </w:r>
      <w:r w:rsidRPr="00933D6F">
        <w:rPr>
          <w:szCs w:val="22"/>
          <w:lang w:val="en-GB"/>
        </w:rPr>
        <w:t xml:space="preserve"> </w:t>
      </w:r>
      <w:r w:rsidR="00083A96" w:rsidRPr="00933D6F">
        <w:rPr>
          <w:szCs w:val="22"/>
          <w:lang w:val="en-GB"/>
        </w:rPr>
        <w:t>대상회사</w:t>
      </w:r>
      <w:r w:rsidR="004F2AF2" w:rsidRPr="00933D6F">
        <w:rPr>
          <w:szCs w:val="22"/>
          <w:lang w:val="en-GB"/>
        </w:rPr>
        <w:t>등</w:t>
      </w:r>
      <w:r w:rsidRPr="00933D6F">
        <w:rPr>
          <w:szCs w:val="22"/>
          <w:lang w:val="en-GB"/>
        </w:rPr>
        <w:t>의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중요사업을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대상으로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하거나</w:t>
      </w:r>
      <w:r w:rsidRPr="00933D6F">
        <w:rPr>
          <w:szCs w:val="22"/>
          <w:lang w:val="en-GB"/>
        </w:rPr>
        <w:t xml:space="preserve"> </w:t>
      </w:r>
      <w:r w:rsidR="00083A96" w:rsidRPr="00933D6F">
        <w:rPr>
          <w:szCs w:val="22"/>
          <w:lang w:val="en-GB"/>
        </w:rPr>
        <w:t>대상회사</w:t>
      </w:r>
      <w:r w:rsidR="004F2AF2" w:rsidRPr="00933D6F">
        <w:rPr>
          <w:szCs w:val="22"/>
          <w:lang w:val="en-GB"/>
        </w:rPr>
        <w:t>등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또는</w:t>
      </w:r>
      <w:r w:rsidRPr="00933D6F">
        <w:rPr>
          <w:szCs w:val="22"/>
          <w:lang w:val="en-GB"/>
        </w:rPr>
        <w:t xml:space="preserve"> </w:t>
      </w:r>
      <w:r w:rsidR="00083A96" w:rsidRPr="00933D6F">
        <w:rPr>
          <w:szCs w:val="22"/>
          <w:lang w:val="en-GB"/>
        </w:rPr>
        <w:t>대상회사</w:t>
      </w:r>
      <w:r w:rsidR="004F2AF2" w:rsidRPr="00933D6F">
        <w:rPr>
          <w:szCs w:val="22"/>
          <w:lang w:val="en-GB"/>
        </w:rPr>
        <w:t>등</w:t>
      </w:r>
      <w:r w:rsidRPr="00933D6F">
        <w:rPr>
          <w:szCs w:val="22"/>
          <w:lang w:val="en-GB"/>
        </w:rPr>
        <w:t>의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중요사업을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포함하는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일체의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기업인수거래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또는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본건</w:t>
      </w:r>
      <w:r w:rsidRPr="00933D6F">
        <w:rPr>
          <w:szCs w:val="22"/>
          <w:lang w:val="en-GB"/>
        </w:rPr>
        <w:t xml:space="preserve"> </w:t>
      </w:r>
      <w:r w:rsidR="00484BE9" w:rsidRPr="00933D6F">
        <w:rPr>
          <w:rFonts w:hint="eastAsia"/>
          <w:szCs w:val="22"/>
          <w:lang w:val="en-GB"/>
        </w:rPr>
        <w:t>전체</w:t>
      </w:r>
      <w:r w:rsidR="00484BE9" w:rsidRPr="00933D6F">
        <w:rPr>
          <w:rFonts w:hint="eastAsia"/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거래와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유사하거나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본건</w:t>
      </w:r>
      <w:r w:rsidRPr="00933D6F">
        <w:rPr>
          <w:szCs w:val="22"/>
          <w:lang w:val="en-GB"/>
        </w:rPr>
        <w:t xml:space="preserve"> </w:t>
      </w:r>
      <w:r w:rsidR="00484BE9" w:rsidRPr="00933D6F">
        <w:rPr>
          <w:rFonts w:hint="eastAsia"/>
          <w:szCs w:val="22"/>
          <w:lang w:val="en-GB"/>
        </w:rPr>
        <w:t>전체</w:t>
      </w:r>
      <w:r w:rsidR="00484BE9" w:rsidRPr="00933D6F">
        <w:rPr>
          <w:rFonts w:hint="eastAsia"/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거래의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목적에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배치되는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거래</w:t>
      </w:r>
      <w:r w:rsidRPr="00933D6F">
        <w:rPr>
          <w:szCs w:val="22"/>
          <w:lang w:val="en-GB"/>
        </w:rPr>
        <w:t>(</w:t>
      </w:r>
      <w:r w:rsidRPr="00933D6F">
        <w:rPr>
          <w:szCs w:val="22"/>
          <w:lang w:val="en-GB"/>
        </w:rPr>
        <w:t>합병</w:t>
      </w:r>
      <w:r w:rsidRPr="00933D6F">
        <w:rPr>
          <w:szCs w:val="22"/>
          <w:lang w:val="en-GB"/>
        </w:rPr>
        <w:t xml:space="preserve">, </w:t>
      </w:r>
      <w:r w:rsidRPr="00933D6F">
        <w:rPr>
          <w:szCs w:val="22"/>
          <w:lang w:val="en-GB"/>
        </w:rPr>
        <w:t>분할합병</w:t>
      </w:r>
      <w:r w:rsidRPr="00933D6F">
        <w:rPr>
          <w:szCs w:val="22"/>
          <w:lang w:val="en-GB"/>
        </w:rPr>
        <w:t xml:space="preserve">, </w:t>
      </w:r>
      <w:r w:rsidRPr="00933D6F">
        <w:rPr>
          <w:szCs w:val="22"/>
          <w:lang w:val="en-GB"/>
        </w:rPr>
        <w:t>분할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후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주식양도</w:t>
      </w:r>
      <w:r w:rsidRPr="00933D6F">
        <w:rPr>
          <w:szCs w:val="22"/>
          <w:lang w:val="en-GB"/>
        </w:rPr>
        <w:t xml:space="preserve">, </w:t>
      </w:r>
      <w:r w:rsidRPr="00933D6F">
        <w:rPr>
          <w:szCs w:val="22"/>
          <w:lang w:val="en-GB"/>
        </w:rPr>
        <w:t>영업양도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등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포함</w:t>
      </w:r>
      <w:r w:rsidRPr="00933D6F">
        <w:rPr>
          <w:szCs w:val="22"/>
          <w:lang w:val="en-GB"/>
        </w:rPr>
        <w:t>)</w:t>
      </w:r>
      <w:r w:rsidRPr="00933D6F">
        <w:rPr>
          <w:szCs w:val="22"/>
          <w:lang w:val="en-GB"/>
        </w:rPr>
        <w:t>와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관련하여</w:t>
      </w:r>
      <w:r w:rsidRPr="00933D6F">
        <w:rPr>
          <w:szCs w:val="22"/>
          <w:lang w:val="en-GB"/>
        </w:rPr>
        <w:t xml:space="preserve">, </w:t>
      </w:r>
      <w:r w:rsidRPr="00933D6F">
        <w:rPr>
          <w:szCs w:val="22"/>
          <w:lang w:val="en-GB"/>
        </w:rPr>
        <w:t>매수인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이외의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제</w:t>
      </w:r>
      <w:r w:rsidRPr="00933D6F">
        <w:rPr>
          <w:szCs w:val="22"/>
          <w:lang w:val="en-GB"/>
        </w:rPr>
        <w:t>3</w:t>
      </w:r>
      <w:r w:rsidRPr="00933D6F">
        <w:rPr>
          <w:szCs w:val="22"/>
          <w:lang w:val="en-GB"/>
        </w:rPr>
        <w:t>자와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논의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또는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협상을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진행하거나</w:t>
      </w:r>
      <w:r w:rsidRPr="00933D6F">
        <w:rPr>
          <w:szCs w:val="22"/>
          <w:lang w:val="en-GB"/>
        </w:rPr>
        <w:t xml:space="preserve">, </w:t>
      </w:r>
      <w:r w:rsidRPr="00933D6F">
        <w:rPr>
          <w:szCs w:val="22"/>
          <w:lang w:val="en-GB"/>
        </w:rPr>
        <w:t>매수인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이외의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제</w:t>
      </w:r>
      <w:r w:rsidRPr="00933D6F">
        <w:rPr>
          <w:szCs w:val="22"/>
          <w:lang w:val="en-GB"/>
        </w:rPr>
        <w:t>3</w:t>
      </w:r>
      <w:r w:rsidRPr="00933D6F">
        <w:rPr>
          <w:szCs w:val="22"/>
          <w:lang w:val="en-GB"/>
        </w:rPr>
        <w:t>자에게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위와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같은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거래에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관련된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제안을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권유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또는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유인하거나</w:t>
      </w:r>
      <w:r w:rsidRPr="00933D6F">
        <w:rPr>
          <w:szCs w:val="22"/>
          <w:lang w:val="en-GB"/>
        </w:rPr>
        <w:t xml:space="preserve">, </w:t>
      </w:r>
      <w:r w:rsidRPr="00933D6F">
        <w:rPr>
          <w:szCs w:val="22"/>
          <w:lang w:val="en-GB"/>
        </w:rPr>
        <w:t>매수인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이외의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제</w:t>
      </w:r>
      <w:r w:rsidRPr="00933D6F">
        <w:rPr>
          <w:szCs w:val="22"/>
          <w:lang w:val="en-GB"/>
        </w:rPr>
        <w:t>3</w:t>
      </w:r>
      <w:r w:rsidRPr="00933D6F">
        <w:rPr>
          <w:szCs w:val="22"/>
          <w:lang w:val="en-GB"/>
        </w:rPr>
        <w:t>자에게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비밀정보를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제공해서는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아니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되며</w:t>
      </w:r>
      <w:r w:rsidRPr="00933D6F">
        <w:rPr>
          <w:szCs w:val="22"/>
          <w:lang w:val="en-GB"/>
        </w:rPr>
        <w:t xml:space="preserve">, </w:t>
      </w:r>
      <w:r w:rsidR="00E63701">
        <w:rPr>
          <w:szCs w:val="22"/>
          <w:lang w:val="en-GB"/>
        </w:rPr>
        <w:t>매도인</w:t>
      </w:r>
      <w:r w:rsidRPr="00933D6F">
        <w:rPr>
          <w:szCs w:val="22"/>
          <w:lang w:val="en-GB"/>
        </w:rPr>
        <w:t>의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특수관계인</w:t>
      </w:r>
      <w:r w:rsidRPr="00933D6F">
        <w:rPr>
          <w:szCs w:val="22"/>
          <w:lang w:val="en-GB"/>
        </w:rPr>
        <w:t xml:space="preserve">, </w:t>
      </w:r>
      <w:r w:rsidRPr="00933D6F">
        <w:rPr>
          <w:szCs w:val="22"/>
          <w:lang w:val="en-GB"/>
        </w:rPr>
        <w:t>임직원</w:t>
      </w:r>
      <w:r w:rsidRPr="00933D6F">
        <w:rPr>
          <w:szCs w:val="22"/>
          <w:lang w:val="en-GB"/>
        </w:rPr>
        <w:t xml:space="preserve">, </w:t>
      </w:r>
      <w:r w:rsidRPr="00933D6F">
        <w:rPr>
          <w:szCs w:val="22"/>
          <w:lang w:val="en-GB"/>
        </w:rPr>
        <w:t>주주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또는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대리인으로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하여금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이와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같은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행위를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하지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않도록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하여야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한다</w:t>
      </w:r>
      <w:r w:rsidRPr="00933D6F">
        <w:rPr>
          <w:szCs w:val="22"/>
          <w:lang w:val="en-GB"/>
        </w:rPr>
        <w:t xml:space="preserve">. </w:t>
      </w:r>
      <w:r w:rsidR="00E63701">
        <w:rPr>
          <w:szCs w:val="22"/>
          <w:lang w:val="en-GB"/>
        </w:rPr>
        <w:t>매도인</w:t>
      </w:r>
      <w:r w:rsidRPr="00933D6F">
        <w:rPr>
          <w:szCs w:val="22"/>
          <w:lang w:val="en-GB"/>
        </w:rPr>
        <w:t>은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위와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같은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거래에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관련된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제</w:t>
      </w:r>
      <w:r w:rsidRPr="00933D6F">
        <w:rPr>
          <w:szCs w:val="22"/>
          <w:lang w:val="en-GB"/>
        </w:rPr>
        <w:t>3</w:t>
      </w:r>
      <w:r w:rsidRPr="00933D6F">
        <w:rPr>
          <w:szCs w:val="22"/>
          <w:lang w:val="en-GB"/>
        </w:rPr>
        <w:t>자의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문의나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제안을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수령한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경우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지체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없이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매수인에게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그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문의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또는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제안의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내용과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제</w:t>
      </w:r>
      <w:r w:rsidRPr="00933D6F">
        <w:rPr>
          <w:szCs w:val="22"/>
          <w:lang w:val="en-GB"/>
        </w:rPr>
        <w:t>3</w:t>
      </w:r>
      <w:r w:rsidRPr="00933D6F">
        <w:rPr>
          <w:szCs w:val="22"/>
          <w:lang w:val="en-GB"/>
        </w:rPr>
        <w:t>자의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신원을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서면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통지하여야</w:t>
      </w:r>
      <w:r w:rsidRPr="00933D6F">
        <w:rPr>
          <w:szCs w:val="22"/>
          <w:lang w:val="en-GB"/>
        </w:rPr>
        <w:t xml:space="preserve"> </w:t>
      </w:r>
      <w:r w:rsidRPr="00933D6F">
        <w:rPr>
          <w:szCs w:val="22"/>
          <w:lang w:val="en-GB"/>
        </w:rPr>
        <w:t>한다</w:t>
      </w:r>
      <w:r w:rsidRPr="00933D6F">
        <w:rPr>
          <w:szCs w:val="22"/>
          <w:lang w:val="en-GB"/>
        </w:rPr>
        <w:t>.</w:t>
      </w:r>
      <w:bookmarkEnd w:id="134"/>
    </w:p>
    <w:p w14:paraId="0E7AF44A" w14:textId="6E757CF4" w:rsidR="005B77C7" w:rsidRPr="0020597D" w:rsidRDefault="000F42E9" w:rsidP="00157EC3">
      <w:pPr>
        <w:pStyle w:val="BKLH3-1"/>
        <w:outlineLvl w:val="9"/>
        <w:rPr>
          <w:szCs w:val="22"/>
        </w:rPr>
      </w:pPr>
      <w:r w:rsidRPr="0020597D">
        <w:rPr>
          <w:rFonts w:hint="eastAsia"/>
          <w:szCs w:val="22"/>
          <w:u w:val="single"/>
          <w:lang w:val="en-GB"/>
        </w:rPr>
        <w:t>관련</w:t>
      </w:r>
      <w:r w:rsidR="00FE2C44" w:rsidRPr="0020597D">
        <w:rPr>
          <w:rFonts w:hint="eastAsia"/>
          <w:szCs w:val="22"/>
          <w:u w:val="single"/>
          <w:lang w:val="en-GB"/>
        </w:rPr>
        <w:t>거래의</w:t>
      </w:r>
      <w:r w:rsidR="00FE2C44" w:rsidRPr="0020597D">
        <w:rPr>
          <w:rFonts w:hint="eastAsia"/>
          <w:szCs w:val="22"/>
          <w:u w:val="single"/>
        </w:rPr>
        <w:t xml:space="preserve"> </w:t>
      </w:r>
      <w:r w:rsidR="00FE2C44" w:rsidRPr="0020597D">
        <w:rPr>
          <w:rFonts w:hint="eastAsia"/>
          <w:szCs w:val="22"/>
          <w:u w:val="single"/>
        </w:rPr>
        <w:t>이행</w:t>
      </w:r>
      <w:r w:rsidR="00FE2C44" w:rsidRPr="0020597D">
        <w:rPr>
          <w:rFonts w:hint="eastAsia"/>
          <w:szCs w:val="22"/>
        </w:rPr>
        <w:t xml:space="preserve">. </w:t>
      </w:r>
      <w:r w:rsidR="00E63701" w:rsidRPr="0020597D">
        <w:rPr>
          <w:rFonts w:hint="eastAsia"/>
          <w:szCs w:val="22"/>
        </w:rPr>
        <w:t>매도인</w:t>
      </w:r>
      <w:r w:rsidR="00FE2C44" w:rsidRPr="0020597D">
        <w:rPr>
          <w:rFonts w:hint="eastAsia"/>
          <w:szCs w:val="22"/>
        </w:rPr>
        <w:t>은</w:t>
      </w:r>
      <w:r w:rsidR="00FE2C44" w:rsidRPr="0020597D">
        <w:rPr>
          <w:rFonts w:hint="eastAsia"/>
          <w:szCs w:val="22"/>
        </w:rPr>
        <w:t xml:space="preserve"> </w:t>
      </w:r>
      <w:r w:rsidR="00FE2C44" w:rsidRPr="0020597D">
        <w:rPr>
          <w:rFonts w:hint="eastAsia"/>
          <w:szCs w:val="22"/>
        </w:rPr>
        <w:t>거래종결일에</w:t>
      </w:r>
      <w:r w:rsidR="00FE2C44" w:rsidRPr="0020597D">
        <w:rPr>
          <w:rFonts w:hint="eastAsia"/>
          <w:szCs w:val="22"/>
        </w:rPr>
        <w:t xml:space="preserve"> </w:t>
      </w:r>
      <w:r w:rsidR="008F6AEC" w:rsidRPr="0020597D">
        <w:rPr>
          <w:rFonts w:hint="eastAsia"/>
          <w:szCs w:val="22"/>
        </w:rPr>
        <w:t>본건</w:t>
      </w:r>
      <w:r w:rsidR="008F6AEC" w:rsidRPr="0020597D">
        <w:rPr>
          <w:rFonts w:hint="eastAsia"/>
          <w:szCs w:val="22"/>
        </w:rPr>
        <w:t xml:space="preserve"> </w:t>
      </w:r>
      <w:r w:rsidR="008F6AEC" w:rsidRPr="0020597D">
        <w:rPr>
          <w:rFonts w:hint="eastAsia"/>
          <w:szCs w:val="22"/>
        </w:rPr>
        <w:t>신주인수계약에서</w:t>
      </w:r>
      <w:r w:rsidR="008F6AEC" w:rsidRPr="0020597D">
        <w:rPr>
          <w:rFonts w:hint="eastAsia"/>
          <w:szCs w:val="22"/>
        </w:rPr>
        <w:t xml:space="preserve"> </w:t>
      </w:r>
      <w:r w:rsidR="008F6AEC" w:rsidRPr="0020597D">
        <w:rPr>
          <w:rFonts w:hint="eastAsia"/>
          <w:szCs w:val="22"/>
        </w:rPr>
        <w:t>정하는</w:t>
      </w:r>
      <w:r w:rsidR="008F6AEC" w:rsidRPr="0020597D">
        <w:rPr>
          <w:rFonts w:hint="eastAsia"/>
          <w:szCs w:val="22"/>
        </w:rPr>
        <w:t xml:space="preserve"> </w:t>
      </w:r>
      <w:r w:rsidR="008F6AEC" w:rsidRPr="0020597D">
        <w:rPr>
          <w:rFonts w:hint="eastAsia"/>
          <w:szCs w:val="22"/>
        </w:rPr>
        <w:t>내용과</w:t>
      </w:r>
      <w:r w:rsidR="008F6AEC" w:rsidRPr="0020597D">
        <w:rPr>
          <w:rFonts w:hint="eastAsia"/>
          <w:szCs w:val="22"/>
        </w:rPr>
        <w:t xml:space="preserve"> </w:t>
      </w:r>
      <w:r w:rsidR="008F6AEC" w:rsidRPr="0020597D">
        <w:rPr>
          <w:rFonts w:hint="eastAsia"/>
          <w:szCs w:val="22"/>
        </w:rPr>
        <w:t>조건에</w:t>
      </w:r>
      <w:r w:rsidR="008F6AEC" w:rsidRPr="0020597D">
        <w:rPr>
          <w:rFonts w:hint="eastAsia"/>
          <w:szCs w:val="22"/>
        </w:rPr>
        <w:t xml:space="preserve"> </w:t>
      </w:r>
      <w:r w:rsidR="008F6AEC" w:rsidRPr="00E302CC">
        <w:rPr>
          <w:szCs w:val="22"/>
        </w:rPr>
        <w:t>따라</w:t>
      </w:r>
      <w:r w:rsidR="008F6AEC" w:rsidRPr="00E302CC">
        <w:rPr>
          <w:szCs w:val="22"/>
        </w:rPr>
        <w:t xml:space="preserve">, </w:t>
      </w:r>
      <w:r w:rsidR="008F6AEC" w:rsidRPr="00E302CC">
        <w:rPr>
          <w:szCs w:val="22"/>
        </w:rPr>
        <w:t>대상회사는</w:t>
      </w:r>
      <w:r w:rsidR="008F6AEC" w:rsidRPr="00E302CC">
        <w:rPr>
          <w:szCs w:val="22"/>
        </w:rPr>
        <w:t xml:space="preserve"> </w:t>
      </w:r>
      <w:r w:rsidR="008F6AEC" w:rsidRPr="00E302CC">
        <w:rPr>
          <w:szCs w:val="22"/>
        </w:rPr>
        <w:t>보통주식</w:t>
      </w:r>
      <w:r w:rsidR="008F6AEC" w:rsidRPr="00E302CC">
        <w:rPr>
          <w:szCs w:val="22"/>
        </w:rPr>
        <w:t xml:space="preserve"> </w:t>
      </w:r>
      <w:r w:rsidR="000F31AA" w:rsidRPr="000F31AA">
        <w:rPr>
          <w:szCs w:val="22"/>
        </w:rPr>
        <w:t>26,66</w:t>
      </w:r>
      <w:r w:rsidR="00D5631C">
        <w:rPr>
          <w:rFonts w:hint="eastAsia"/>
          <w:szCs w:val="22"/>
        </w:rPr>
        <w:t>7</w:t>
      </w:r>
      <w:r w:rsidR="008F6AEC" w:rsidRPr="00E302CC">
        <w:rPr>
          <w:szCs w:val="22"/>
        </w:rPr>
        <w:t>주를</w:t>
      </w:r>
      <w:r w:rsidR="008F6AEC" w:rsidRPr="00E302CC">
        <w:rPr>
          <w:szCs w:val="22"/>
        </w:rPr>
        <w:t xml:space="preserve"> </w:t>
      </w:r>
      <w:r w:rsidR="006F0F4F" w:rsidRPr="00E302CC">
        <w:rPr>
          <w:szCs w:val="22"/>
        </w:rPr>
        <w:t>1</w:t>
      </w:r>
      <w:r w:rsidR="006F0F4F" w:rsidRPr="00E302CC">
        <w:rPr>
          <w:szCs w:val="22"/>
        </w:rPr>
        <w:t>주당</w:t>
      </w:r>
      <w:r w:rsidR="006F0F4F" w:rsidRPr="00E302CC">
        <w:rPr>
          <w:szCs w:val="22"/>
        </w:rPr>
        <w:t xml:space="preserve"> </w:t>
      </w:r>
      <w:r w:rsidR="006F0F4F" w:rsidRPr="00E302CC">
        <w:rPr>
          <w:szCs w:val="22"/>
        </w:rPr>
        <w:t>발행가격</w:t>
      </w:r>
      <w:r w:rsidR="006F0F4F" w:rsidRPr="00E302CC">
        <w:rPr>
          <w:szCs w:val="22"/>
        </w:rPr>
        <w:t xml:space="preserve"> </w:t>
      </w:r>
      <w:r w:rsidR="006F0F4F" w:rsidRPr="00E302CC">
        <w:rPr>
          <w:szCs w:val="22"/>
        </w:rPr>
        <w:t>금</w:t>
      </w:r>
      <w:r w:rsidR="006F0F4F" w:rsidRPr="00E302CC">
        <w:rPr>
          <w:szCs w:val="22"/>
        </w:rPr>
        <w:t xml:space="preserve"> </w:t>
      </w:r>
      <w:bookmarkStart w:id="135" w:name="_Hlk213955493"/>
      <w:r w:rsidR="005232A0">
        <w:rPr>
          <w:rFonts w:hint="eastAsia"/>
          <w:szCs w:val="22"/>
        </w:rPr>
        <w:t>칠십오만</w:t>
      </w:r>
      <w:bookmarkEnd w:id="135"/>
      <w:r w:rsidR="006F0F4F" w:rsidRPr="00E302CC">
        <w:rPr>
          <w:szCs w:val="22"/>
        </w:rPr>
        <w:t>원</w:t>
      </w:r>
      <w:r w:rsidR="005232A0">
        <w:rPr>
          <w:rFonts w:hint="eastAsia"/>
          <w:szCs w:val="22"/>
        </w:rPr>
        <w:t>(</w:t>
      </w:r>
      <w:r w:rsidR="005232A0" w:rsidRPr="00725532">
        <w:t>₩</w:t>
      </w:r>
      <w:r w:rsidR="005232A0">
        <w:rPr>
          <w:rFonts w:hint="eastAsia"/>
          <w:szCs w:val="22"/>
        </w:rPr>
        <w:t>750,000)</w:t>
      </w:r>
      <w:r w:rsidR="006F0F4F" w:rsidRPr="00E302CC">
        <w:rPr>
          <w:szCs w:val="22"/>
        </w:rPr>
        <w:t>으로</w:t>
      </w:r>
      <w:r w:rsidR="006F0F4F" w:rsidRPr="00E302CC">
        <w:rPr>
          <w:szCs w:val="22"/>
        </w:rPr>
        <w:t xml:space="preserve"> </w:t>
      </w:r>
      <w:r w:rsidR="0005410B" w:rsidRPr="00E302CC">
        <w:rPr>
          <w:szCs w:val="22"/>
        </w:rPr>
        <w:t>하여</w:t>
      </w:r>
      <w:r w:rsidR="00805C83">
        <w:rPr>
          <w:rFonts w:hint="eastAsia"/>
          <w:szCs w:val="22"/>
        </w:rPr>
        <w:t>,</w:t>
      </w:r>
      <w:r w:rsidR="0005410B" w:rsidRPr="00E302CC">
        <w:rPr>
          <w:szCs w:val="22"/>
        </w:rPr>
        <w:t xml:space="preserve"> </w:t>
      </w:r>
      <w:r w:rsidR="0005410B" w:rsidRPr="00E302CC">
        <w:rPr>
          <w:szCs w:val="22"/>
        </w:rPr>
        <w:t>합계</w:t>
      </w:r>
      <w:r w:rsidR="0005410B" w:rsidRPr="00E302CC">
        <w:rPr>
          <w:szCs w:val="22"/>
        </w:rPr>
        <w:t xml:space="preserve"> </w:t>
      </w:r>
      <w:r w:rsidR="0005410B" w:rsidRPr="00E302CC">
        <w:rPr>
          <w:szCs w:val="22"/>
        </w:rPr>
        <w:t>금</w:t>
      </w:r>
      <w:r w:rsidR="0005410B" w:rsidRPr="00E302CC">
        <w:rPr>
          <w:szCs w:val="22"/>
        </w:rPr>
        <w:t xml:space="preserve"> </w:t>
      </w:r>
      <w:r w:rsidR="006C22AD" w:rsidRPr="00E302CC">
        <w:rPr>
          <w:szCs w:val="22"/>
        </w:rPr>
        <w:t>이백억</w:t>
      </w:r>
      <w:r w:rsidR="000F31AA">
        <w:rPr>
          <w:rFonts w:hint="eastAsia"/>
          <w:szCs w:val="22"/>
        </w:rPr>
        <w:t>이십오만</w:t>
      </w:r>
      <w:r w:rsidR="006C22AD" w:rsidRPr="00E302CC">
        <w:rPr>
          <w:szCs w:val="22"/>
        </w:rPr>
        <w:t>원</w:t>
      </w:r>
      <w:r w:rsidR="00E302CC" w:rsidRPr="00E302CC">
        <w:rPr>
          <w:szCs w:val="22"/>
        </w:rPr>
        <w:t>(</w:t>
      </w:r>
      <w:r w:rsidR="00746EB2" w:rsidRPr="00725532">
        <w:t>₩</w:t>
      </w:r>
      <w:r w:rsidR="000F31AA" w:rsidRPr="000F31AA">
        <w:rPr>
          <w:szCs w:val="22"/>
        </w:rPr>
        <w:t>20,000,250,000</w:t>
      </w:r>
      <w:r w:rsidR="00E302CC" w:rsidRPr="00E302CC">
        <w:rPr>
          <w:szCs w:val="22"/>
        </w:rPr>
        <w:t>)</w:t>
      </w:r>
      <w:r w:rsidR="0005410B" w:rsidRPr="00E302CC">
        <w:rPr>
          <w:szCs w:val="22"/>
        </w:rPr>
        <w:t>으로</w:t>
      </w:r>
      <w:r w:rsidR="0005410B" w:rsidRPr="00E302CC">
        <w:rPr>
          <w:szCs w:val="22"/>
        </w:rPr>
        <w:t xml:space="preserve"> </w:t>
      </w:r>
      <w:r w:rsidR="008F6AEC" w:rsidRPr="00E302CC">
        <w:rPr>
          <w:szCs w:val="22"/>
        </w:rPr>
        <w:t>매수인에게</w:t>
      </w:r>
      <w:r w:rsidR="008F6AEC" w:rsidRPr="00E302CC">
        <w:rPr>
          <w:szCs w:val="22"/>
        </w:rPr>
        <w:t xml:space="preserve"> </w:t>
      </w:r>
      <w:r w:rsidR="008F6AEC" w:rsidRPr="0020597D">
        <w:rPr>
          <w:rFonts w:hint="eastAsia"/>
          <w:szCs w:val="22"/>
        </w:rPr>
        <w:t>발행하고</w:t>
      </w:r>
      <w:r w:rsidR="008F6AEC" w:rsidRPr="0020597D">
        <w:rPr>
          <w:rFonts w:hint="eastAsia"/>
          <w:szCs w:val="22"/>
        </w:rPr>
        <w:t>,</w:t>
      </w:r>
      <w:r w:rsidR="008F6AEC" w:rsidRPr="0020597D">
        <w:rPr>
          <w:szCs w:val="22"/>
        </w:rPr>
        <w:t xml:space="preserve"> </w:t>
      </w:r>
      <w:r w:rsidR="008F6AEC" w:rsidRPr="0020597D">
        <w:rPr>
          <w:rFonts w:hint="eastAsia"/>
          <w:szCs w:val="22"/>
        </w:rPr>
        <w:t>매수인은</w:t>
      </w:r>
      <w:r w:rsidR="008F6AEC" w:rsidRPr="0020597D">
        <w:rPr>
          <w:rFonts w:hint="eastAsia"/>
          <w:szCs w:val="22"/>
        </w:rPr>
        <w:t xml:space="preserve"> </w:t>
      </w:r>
      <w:r w:rsidR="008F6AEC" w:rsidRPr="0020597D">
        <w:rPr>
          <w:rFonts w:hint="eastAsia"/>
          <w:szCs w:val="22"/>
        </w:rPr>
        <w:t>이를</w:t>
      </w:r>
      <w:r w:rsidR="008F6AEC" w:rsidRPr="0020597D">
        <w:rPr>
          <w:rFonts w:hint="eastAsia"/>
          <w:szCs w:val="22"/>
        </w:rPr>
        <w:t xml:space="preserve"> </w:t>
      </w:r>
      <w:r w:rsidR="008F6AEC" w:rsidRPr="0020597D">
        <w:rPr>
          <w:rFonts w:hint="eastAsia"/>
          <w:szCs w:val="22"/>
        </w:rPr>
        <w:t>인수하는</w:t>
      </w:r>
      <w:r w:rsidR="008F6AEC" w:rsidRPr="0020597D">
        <w:rPr>
          <w:rFonts w:hint="eastAsia"/>
          <w:szCs w:val="22"/>
        </w:rPr>
        <w:t xml:space="preserve"> </w:t>
      </w:r>
      <w:r w:rsidR="008F6AEC" w:rsidRPr="0020597D">
        <w:rPr>
          <w:rFonts w:hint="eastAsia"/>
          <w:szCs w:val="22"/>
        </w:rPr>
        <w:t>거래가</w:t>
      </w:r>
      <w:r w:rsidR="00FE2C44" w:rsidRPr="0020597D">
        <w:rPr>
          <w:rFonts w:hint="eastAsia"/>
          <w:szCs w:val="22"/>
        </w:rPr>
        <w:t xml:space="preserve"> </w:t>
      </w:r>
      <w:r w:rsidR="00887A36" w:rsidRPr="0020597D">
        <w:rPr>
          <w:rFonts w:hint="eastAsia"/>
          <w:szCs w:val="22"/>
        </w:rPr>
        <w:t>이</w:t>
      </w:r>
      <w:r w:rsidR="00FE2C44" w:rsidRPr="0020597D">
        <w:rPr>
          <w:rFonts w:hint="eastAsia"/>
          <w:szCs w:val="22"/>
        </w:rPr>
        <w:t>행</w:t>
      </w:r>
      <w:r w:rsidR="00887A36" w:rsidRPr="0020597D">
        <w:rPr>
          <w:rFonts w:hint="eastAsia"/>
          <w:szCs w:val="22"/>
        </w:rPr>
        <w:t>되도록</w:t>
      </w:r>
      <w:r w:rsidR="00887A36" w:rsidRPr="0020597D">
        <w:rPr>
          <w:rFonts w:hint="eastAsia"/>
          <w:szCs w:val="22"/>
        </w:rPr>
        <w:t xml:space="preserve"> </w:t>
      </w:r>
      <w:r w:rsidR="00887A36" w:rsidRPr="0020597D">
        <w:rPr>
          <w:rFonts w:hint="eastAsia"/>
          <w:szCs w:val="22"/>
        </w:rPr>
        <w:t>하여야</w:t>
      </w:r>
      <w:r w:rsidR="000E6F48" w:rsidRPr="0020597D">
        <w:rPr>
          <w:rFonts w:hint="eastAsia"/>
          <w:szCs w:val="22"/>
        </w:rPr>
        <w:t xml:space="preserve"> </w:t>
      </w:r>
      <w:r w:rsidR="000E6F48" w:rsidRPr="0020597D">
        <w:rPr>
          <w:rFonts w:hint="eastAsia"/>
          <w:szCs w:val="22"/>
        </w:rPr>
        <w:t>하고</w:t>
      </w:r>
      <w:r w:rsidR="000E6F48" w:rsidRPr="0020597D">
        <w:rPr>
          <w:rFonts w:hint="eastAsia"/>
          <w:szCs w:val="22"/>
        </w:rPr>
        <w:t>,</w:t>
      </w:r>
      <w:r w:rsidR="000E6F48" w:rsidRPr="0020597D">
        <w:rPr>
          <w:szCs w:val="22"/>
        </w:rPr>
        <w:t xml:space="preserve"> </w:t>
      </w:r>
      <w:r w:rsidR="00887A36" w:rsidRPr="0020597D">
        <w:rPr>
          <w:rFonts w:hint="eastAsia"/>
          <w:szCs w:val="22"/>
        </w:rPr>
        <w:t>당사자들은</w:t>
      </w:r>
      <w:r w:rsidR="00887A36" w:rsidRPr="0020597D">
        <w:rPr>
          <w:rFonts w:hint="eastAsia"/>
          <w:szCs w:val="22"/>
        </w:rPr>
        <w:t xml:space="preserve"> </w:t>
      </w:r>
      <w:r w:rsidR="000E6F48" w:rsidRPr="0020597D">
        <w:rPr>
          <w:rFonts w:hint="eastAsia"/>
          <w:szCs w:val="22"/>
        </w:rPr>
        <w:t>이를</w:t>
      </w:r>
      <w:r w:rsidR="000E6F48" w:rsidRPr="0020597D">
        <w:rPr>
          <w:rFonts w:hint="eastAsia"/>
          <w:szCs w:val="22"/>
        </w:rPr>
        <w:t xml:space="preserve"> </w:t>
      </w:r>
      <w:r w:rsidR="000E6F48" w:rsidRPr="0020597D">
        <w:rPr>
          <w:rFonts w:hint="eastAsia"/>
          <w:szCs w:val="22"/>
        </w:rPr>
        <w:t>위하여</w:t>
      </w:r>
      <w:r w:rsidR="000E6F48" w:rsidRPr="0020597D">
        <w:rPr>
          <w:rFonts w:hint="eastAsia"/>
          <w:szCs w:val="22"/>
        </w:rPr>
        <w:t xml:space="preserve"> </w:t>
      </w:r>
      <w:r w:rsidR="000E6F48" w:rsidRPr="0020597D">
        <w:rPr>
          <w:rFonts w:hint="eastAsia"/>
          <w:szCs w:val="22"/>
        </w:rPr>
        <w:t>필요한</w:t>
      </w:r>
      <w:r w:rsidR="000E6F48" w:rsidRPr="0020597D">
        <w:rPr>
          <w:rFonts w:hint="eastAsia"/>
          <w:szCs w:val="22"/>
        </w:rPr>
        <w:t xml:space="preserve"> </w:t>
      </w:r>
      <w:r w:rsidR="000E6F48" w:rsidRPr="0020597D">
        <w:rPr>
          <w:rFonts w:hint="eastAsia"/>
          <w:szCs w:val="22"/>
        </w:rPr>
        <w:t>모든</w:t>
      </w:r>
      <w:r w:rsidR="000E6F48" w:rsidRPr="0020597D">
        <w:rPr>
          <w:rFonts w:hint="eastAsia"/>
          <w:szCs w:val="22"/>
        </w:rPr>
        <w:t xml:space="preserve"> </w:t>
      </w:r>
      <w:r w:rsidR="000E6F48" w:rsidRPr="0020597D">
        <w:rPr>
          <w:rFonts w:hint="eastAsia"/>
          <w:szCs w:val="22"/>
        </w:rPr>
        <w:t>조치를</w:t>
      </w:r>
      <w:r w:rsidR="000E6F48" w:rsidRPr="0020597D">
        <w:rPr>
          <w:rFonts w:hint="eastAsia"/>
          <w:szCs w:val="22"/>
        </w:rPr>
        <w:t xml:space="preserve"> </w:t>
      </w:r>
      <w:r w:rsidR="000E6F48" w:rsidRPr="0020597D">
        <w:rPr>
          <w:rFonts w:hint="eastAsia"/>
          <w:szCs w:val="22"/>
        </w:rPr>
        <w:t>취하여야</w:t>
      </w:r>
      <w:r w:rsidR="000E6F48" w:rsidRPr="0020597D">
        <w:rPr>
          <w:rFonts w:hint="eastAsia"/>
          <w:szCs w:val="22"/>
        </w:rPr>
        <w:t xml:space="preserve"> </w:t>
      </w:r>
      <w:r w:rsidR="00FE2C44" w:rsidRPr="0020597D">
        <w:rPr>
          <w:rFonts w:hint="eastAsia"/>
          <w:szCs w:val="22"/>
        </w:rPr>
        <w:t>한다</w:t>
      </w:r>
      <w:r w:rsidR="00FE2C44" w:rsidRPr="0020597D">
        <w:rPr>
          <w:rFonts w:hint="eastAsia"/>
          <w:szCs w:val="22"/>
        </w:rPr>
        <w:t>.</w:t>
      </w:r>
      <w:r w:rsidR="008D32D3" w:rsidRPr="0020597D">
        <w:rPr>
          <w:szCs w:val="22"/>
        </w:rPr>
        <w:t xml:space="preserve"> </w:t>
      </w:r>
    </w:p>
    <w:p w14:paraId="1DFA830B" w14:textId="353762D0" w:rsidR="00DA2F72" w:rsidRPr="00933D6F" w:rsidRDefault="00D01A36" w:rsidP="00143398">
      <w:pPr>
        <w:pStyle w:val="BKLH3-1"/>
        <w:rPr>
          <w:szCs w:val="22"/>
        </w:rPr>
      </w:pPr>
      <w:r w:rsidRPr="00143398">
        <w:rPr>
          <w:rFonts w:hint="eastAsia"/>
          <w:szCs w:val="22"/>
          <w:u w:val="single"/>
          <w:lang w:val="en-GB"/>
        </w:rPr>
        <w:t>필요적</w:t>
      </w:r>
      <w:r w:rsidRPr="00933D6F">
        <w:rPr>
          <w:rFonts w:hint="eastAsia"/>
          <w:u w:val="single"/>
        </w:rPr>
        <w:t xml:space="preserve"> </w:t>
      </w:r>
      <w:r w:rsidR="00CA7E21" w:rsidRPr="00933D6F">
        <w:rPr>
          <w:rFonts w:hint="eastAsia"/>
          <w:u w:val="single"/>
        </w:rPr>
        <w:t>정부기관</w:t>
      </w:r>
      <w:r w:rsidR="00CA7E21" w:rsidRPr="00933D6F">
        <w:rPr>
          <w:rFonts w:hint="eastAsia"/>
          <w:u w:val="single"/>
        </w:rPr>
        <w:t xml:space="preserve"> </w:t>
      </w:r>
      <w:r w:rsidR="00CA7E21" w:rsidRPr="00933D6F">
        <w:rPr>
          <w:rFonts w:hint="eastAsia"/>
          <w:u w:val="single"/>
        </w:rPr>
        <w:t>인허가</w:t>
      </w:r>
      <w:r w:rsidR="00CA7E21" w:rsidRPr="00933D6F">
        <w:rPr>
          <w:rFonts w:hint="eastAsia"/>
          <w:u w:val="single"/>
        </w:rPr>
        <w:t xml:space="preserve"> </w:t>
      </w:r>
      <w:r w:rsidR="00CA7E21" w:rsidRPr="00933D6F">
        <w:rPr>
          <w:rFonts w:hint="eastAsia"/>
          <w:u w:val="single"/>
        </w:rPr>
        <w:t>및</w:t>
      </w:r>
      <w:r w:rsidR="00CA7E21" w:rsidRPr="00933D6F">
        <w:rPr>
          <w:rFonts w:hint="eastAsia"/>
          <w:u w:val="single"/>
        </w:rPr>
        <w:t xml:space="preserve"> </w:t>
      </w:r>
      <w:r w:rsidR="00CA7E21" w:rsidRPr="00933D6F">
        <w:rPr>
          <w:rFonts w:hint="eastAsia"/>
          <w:u w:val="single"/>
        </w:rPr>
        <w:t>필요적</w:t>
      </w:r>
      <w:r w:rsidR="00CA7E21" w:rsidRPr="00933D6F">
        <w:rPr>
          <w:rFonts w:hint="eastAsia"/>
          <w:u w:val="single"/>
        </w:rPr>
        <w:t xml:space="preserve"> </w:t>
      </w:r>
      <w:r w:rsidRPr="00933D6F">
        <w:rPr>
          <w:rFonts w:hint="eastAsia"/>
          <w:u w:val="single"/>
        </w:rPr>
        <w:t>제</w:t>
      </w:r>
      <w:r w:rsidRPr="00933D6F">
        <w:rPr>
          <w:u w:val="single"/>
        </w:rPr>
        <w:t>3</w:t>
      </w:r>
      <w:r w:rsidRPr="00933D6F">
        <w:rPr>
          <w:rFonts w:hint="eastAsia"/>
          <w:u w:val="single"/>
        </w:rPr>
        <w:t>자승인</w:t>
      </w:r>
      <w:r w:rsidRPr="00933D6F">
        <w:t xml:space="preserve">. </w:t>
      </w:r>
      <w:r w:rsidR="00E63701">
        <w:t>매도인</w:t>
      </w:r>
      <w:r w:rsidRPr="00933D6F">
        <w:t>은</w:t>
      </w:r>
      <w:r w:rsidRPr="00933D6F">
        <w:t xml:space="preserve"> </w:t>
      </w:r>
      <w:r w:rsidRPr="00933D6F">
        <w:t>거래종결일</w:t>
      </w:r>
      <w:r w:rsidRPr="00933D6F">
        <w:t xml:space="preserve"> </w:t>
      </w:r>
      <w:r w:rsidRPr="00933D6F">
        <w:t>전까지</w:t>
      </w:r>
      <w:r w:rsidRPr="00933D6F">
        <w:t xml:space="preserve"> </w:t>
      </w:r>
      <w:r w:rsidR="001A71C7" w:rsidRPr="00933D6F">
        <w:rPr>
          <w:rFonts w:hint="eastAsia"/>
        </w:rPr>
        <w:t>직접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또는</w:t>
      </w:r>
      <w:r w:rsidR="001A71C7" w:rsidRPr="00933D6F">
        <w:rPr>
          <w:rFonts w:hint="eastAsia"/>
        </w:rPr>
        <w:t xml:space="preserve"> </w:t>
      </w:r>
      <w:r w:rsidRPr="00933D6F">
        <w:t>대상회사등으로</w:t>
      </w:r>
      <w:r w:rsidRPr="00933D6F">
        <w:t xml:space="preserve"> </w:t>
      </w:r>
      <w:r w:rsidRPr="00933D6F">
        <w:t>하여금</w:t>
      </w:r>
      <w:r w:rsidR="00CA7E21" w:rsidRPr="00933D6F">
        <w:rPr>
          <w:rFonts w:hint="eastAsia"/>
        </w:rPr>
        <w:t>,</w:t>
      </w:r>
      <w:r w:rsidR="00CA7E21" w:rsidRPr="00933D6F">
        <w:t xml:space="preserve"> (i) </w:t>
      </w:r>
      <w:r w:rsidR="001A71C7" w:rsidRPr="00933D6F">
        <w:rPr>
          <w:rFonts w:hint="eastAsia"/>
        </w:rPr>
        <w:t>본건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전체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거래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계약에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따른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본건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전체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거래의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이행과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관련하여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대상회사등에게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요구되는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정부기관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인허가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중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거래종결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전에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이행이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요구되는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정부기관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인허가를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이행하도록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하고</w:t>
      </w:r>
      <w:r w:rsidR="001A71C7" w:rsidRPr="00933D6F">
        <w:rPr>
          <w:rFonts w:hint="eastAsia"/>
        </w:rPr>
        <w:t>,</w:t>
      </w:r>
      <w:r w:rsidR="001A71C7" w:rsidRPr="00933D6F">
        <w:t xml:space="preserve"> </w:t>
      </w:r>
      <w:r w:rsidR="001A71C7" w:rsidRPr="00933D6F">
        <w:rPr>
          <w:rFonts w:hint="eastAsia"/>
        </w:rPr>
        <w:t>거래종결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이후에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이행이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요구되는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정부기관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인허가가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거래종결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이후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관련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법률에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따른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기한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내에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완료될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수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있도록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필요한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조치를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취하여야</w:t>
      </w:r>
      <w:r w:rsidR="001A71C7" w:rsidRPr="00933D6F">
        <w:rPr>
          <w:rFonts w:hint="eastAsia"/>
        </w:rPr>
        <w:t xml:space="preserve"> </w:t>
      </w:r>
      <w:r w:rsidR="001A71C7" w:rsidRPr="00933D6F">
        <w:rPr>
          <w:rFonts w:hint="eastAsia"/>
        </w:rPr>
        <w:t>하며</w:t>
      </w:r>
      <w:r w:rsidR="001A71C7" w:rsidRPr="00933D6F">
        <w:rPr>
          <w:rFonts w:hint="eastAsia"/>
        </w:rPr>
        <w:t>,</w:t>
      </w:r>
      <w:r w:rsidR="001A71C7" w:rsidRPr="00933D6F">
        <w:t xml:space="preserve"> </w:t>
      </w:r>
      <w:r w:rsidR="00CA7E21" w:rsidRPr="00933D6F">
        <w:t>(</w:t>
      </w:r>
      <w:r w:rsidR="00CA7E21" w:rsidRPr="00933D6F">
        <w:rPr>
          <w:rFonts w:hint="eastAsia"/>
        </w:rPr>
        <w:t>ii</w:t>
      </w:r>
      <w:r w:rsidR="00CA7E21" w:rsidRPr="00933D6F">
        <w:t xml:space="preserve">) </w:t>
      </w:r>
      <w:r w:rsidRPr="00933D6F">
        <w:t>대상회사</w:t>
      </w:r>
      <w:r w:rsidRPr="00933D6F">
        <w:rPr>
          <w:rFonts w:hint="eastAsia"/>
        </w:rPr>
        <w:t>등이</w:t>
      </w:r>
      <w:r w:rsidRPr="00933D6F">
        <w:t xml:space="preserve"> </w:t>
      </w:r>
      <w:r w:rsidRPr="00933D6F">
        <w:t>당사자인</w:t>
      </w:r>
      <w:r w:rsidRPr="00933D6F">
        <w:t xml:space="preserve"> </w:t>
      </w:r>
      <w:r w:rsidRPr="00933D6F">
        <w:t>계약</w:t>
      </w:r>
      <w:r w:rsidRPr="00933D6F">
        <w:t xml:space="preserve"> </w:t>
      </w:r>
      <w:r w:rsidRPr="00933D6F">
        <w:t>중</w:t>
      </w:r>
      <w:r w:rsidRPr="00933D6F">
        <w:t xml:space="preserve"> </w:t>
      </w:r>
      <w:r w:rsidRPr="00933D6F">
        <w:t>본</w:t>
      </w:r>
      <w:r w:rsidR="000C0256" w:rsidRPr="00933D6F">
        <w:rPr>
          <w:rFonts w:hint="eastAsia"/>
        </w:rPr>
        <w:t>건</w:t>
      </w:r>
      <w:r w:rsidR="000C0256" w:rsidRPr="00933D6F">
        <w:rPr>
          <w:rFonts w:hint="eastAsia"/>
        </w:rPr>
        <w:t xml:space="preserve"> </w:t>
      </w:r>
      <w:r w:rsidR="000C0256" w:rsidRPr="00933D6F">
        <w:rPr>
          <w:rFonts w:hint="eastAsia"/>
        </w:rPr>
        <w:t>전체</w:t>
      </w:r>
      <w:r w:rsidR="00840E2D" w:rsidRPr="00933D6F">
        <w:rPr>
          <w:rFonts w:hint="eastAsia"/>
        </w:rPr>
        <w:t xml:space="preserve"> </w:t>
      </w:r>
      <w:r w:rsidR="000C0256" w:rsidRPr="00933D6F">
        <w:rPr>
          <w:rFonts w:hint="eastAsia"/>
        </w:rPr>
        <w:t>거래</w:t>
      </w:r>
      <w:r w:rsidR="00840E2D" w:rsidRPr="00933D6F">
        <w:rPr>
          <w:rFonts w:hint="eastAsia"/>
        </w:rPr>
        <w:t xml:space="preserve"> </w:t>
      </w:r>
      <w:r w:rsidR="000C0256" w:rsidRPr="00933D6F">
        <w:rPr>
          <w:rFonts w:hint="eastAsia"/>
        </w:rPr>
        <w:t>계약에</w:t>
      </w:r>
      <w:r w:rsidR="000C0256" w:rsidRPr="00933D6F">
        <w:rPr>
          <w:rFonts w:hint="eastAsia"/>
        </w:rPr>
        <w:t xml:space="preserve"> </w:t>
      </w:r>
      <w:r w:rsidR="000C0256" w:rsidRPr="00933D6F">
        <w:rPr>
          <w:rFonts w:hint="eastAsia"/>
        </w:rPr>
        <w:t>따른</w:t>
      </w:r>
      <w:r w:rsidR="000C0256" w:rsidRPr="00933D6F">
        <w:rPr>
          <w:rFonts w:hint="eastAsia"/>
        </w:rPr>
        <w:t xml:space="preserve"> </w:t>
      </w:r>
      <w:r w:rsidR="000C0256" w:rsidRPr="00933D6F">
        <w:rPr>
          <w:rFonts w:hint="eastAsia"/>
        </w:rPr>
        <w:t>본건</w:t>
      </w:r>
      <w:r w:rsidR="000C0256" w:rsidRPr="00933D6F">
        <w:rPr>
          <w:rFonts w:hint="eastAsia"/>
        </w:rPr>
        <w:t xml:space="preserve"> </w:t>
      </w:r>
      <w:r w:rsidR="000C0256" w:rsidRPr="00933D6F">
        <w:rPr>
          <w:rFonts w:hint="eastAsia"/>
        </w:rPr>
        <w:t>전체</w:t>
      </w:r>
      <w:r w:rsidR="00840E2D" w:rsidRPr="00933D6F">
        <w:rPr>
          <w:rFonts w:hint="eastAsia"/>
        </w:rPr>
        <w:t xml:space="preserve"> </w:t>
      </w:r>
      <w:r w:rsidR="000C0256" w:rsidRPr="00933D6F">
        <w:rPr>
          <w:rFonts w:hint="eastAsia"/>
        </w:rPr>
        <w:t>거래의</w:t>
      </w:r>
      <w:r w:rsidR="000C0256" w:rsidRPr="00933D6F">
        <w:rPr>
          <w:rFonts w:hint="eastAsia"/>
        </w:rPr>
        <w:t xml:space="preserve"> </w:t>
      </w:r>
      <w:r w:rsidR="000C0256" w:rsidRPr="00933D6F">
        <w:rPr>
          <w:rFonts w:hint="eastAsia"/>
        </w:rPr>
        <w:t>이행이</w:t>
      </w:r>
      <w:r w:rsidRPr="00933D6F">
        <w:t xml:space="preserve"> </w:t>
      </w:r>
      <w:r w:rsidRPr="00933D6F">
        <w:t>해당</w:t>
      </w:r>
      <w:r w:rsidRPr="00933D6F">
        <w:t xml:space="preserve"> </w:t>
      </w:r>
      <w:r w:rsidRPr="00933D6F">
        <w:t>계약</w:t>
      </w:r>
      <w:r w:rsidRPr="00933D6F">
        <w:t xml:space="preserve"> </w:t>
      </w:r>
      <w:r w:rsidRPr="00933D6F">
        <w:t>상대방의</w:t>
      </w:r>
      <w:r w:rsidRPr="00933D6F">
        <w:t xml:space="preserve"> </w:t>
      </w:r>
      <w:r w:rsidRPr="00933D6F">
        <w:t>해제권</w:t>
      </w:r>
      <w:r w:rsidRPr="00933D6F">
        <w:t xml:space="preserve">, </w:t>
      </w:r>
      <w:r w:rsidRPr="00933D6F">
        <w:t>해지권</w:t>
      </w:r>
      <w:r w:rsidRPr="00933D6F">
        <w:t xml:space="preserve">, </w:t>
      </w:r>
      <w:r w:rsidRPr="00933D6F">
        <w:t>동의권</w:t>
      </w:r>
      <w:r w:rsidRPr="00933D6F">
        <w:t xml:space="preserve">, </w:t>
      </w:r>
      <w:r w:rsidRPr="00933D6F">
        <w:t>협의권</w:t>
      </w:r>
      <w:r w:rsidRPr="00933D6F">
        <w:t xml:space="preserve"> </w:t>
      </w:r>
      <w:r w:rsidRPr="00933D6F">
        <w:t>등을</w:t>
      </w:r>
      <w:r w:rsidRPr="00933D6F">
        <w:t xml:space="preserve"> </w:t>
      </w:r>
      <w:r w:rsidRPr="00933D6F">
        <w:t>발생시키거나</w:t>
      </w:r>
      <w:r w:rsidRPr="00933D6F">
        <w:t xml:space="preserve">, </w:t>
      </w:r>
      <w:r w:rsidRPr="00933D6F">
        <w:t>계약</w:t>
      </w:r>
      <w:r w:rsidRPr="00933D6F">
        <w:t xml:space="preserve"> </w:t>
      </w:r>
      <w:r w:rsidRPr="00933D6F">
        <w:t>종료</w:t>
      </w:r>
      <w:r w:rsidRPr="00933D6F">
        <w:t xml:space="preserve">, </w:t>
      </w:r>
      <w:r w:rsidRPr="00933D6F">
        <w:t>채무불이행</w:t>
      </w:r>
      <w:r w:rsidRPr="00933D6F">
        <w:t xml:space="preserve"> </w:t>
      </w:r>
      <w:r w:rsidRPr="00933D6F">
        <w:t>또는</w:t>
      </w:r>
      <w:r w:rsidRPr="00933D6F">
        <w:t xml:space="preserve"> </w:t>
      </w:r>
      <w:r w:rsidRPr="00933D6F">
        <w:t>기한이익</w:t>
      </w:r>
      <w:r w:rsidRPr="00933D6F">
        <w:t xml:space="preserve"> </w:t>
      </w:r>
      <w:r w:rsidRPr="00933D6F">
        <w:t>상실</w:t>
      </w:r>
      <w:r w:rsidRPr="00933D6F">
        <w:t xml:space="preserve"> </w:t>
      </w:r>
      <w:r w:rsidRPr="00933D6F">
        <w:t>등</w:t>
      </w:r>
      <w:r w:rsidRPr="00933D6F">
        <w:t xml:space="preserve"> </w:t>
      </w:r>
      <w:r w:rsidRPr="00933D6F">
        <w:t>사유가</w:t>
      </w:r>
      <w:r w:rsidRPr="00933D6F">
        <w:t xml:space="preserve"> </w:t>
      </w:r>
      <w:r w:rsidRPr="00933D6F">
        <w:t>되거나</w:t>
      </w:r>
      <w:r w:rsidRPr="00933D6F">
        <w:t xml:space="preserve">, </w:t>
      </w:r>
      <w:r w:rsidRPr="00933D6F">
        <w:t>상대방에</w:t>
      </w:r>
      <w:r w:rsidRPr="00933D6F">
        <w:t xml:space="preserve"> </w:t>
      </w:r>
      <w:r w:rsidRPr="00933D6F">
        <w:t>대한</w:t>
      </w:r>
      <w:r w:rsidRPr="00933D6F">
        <w:t xml:space="preserve"> </w:t>
      </w:r>
      <w:r w:rsidRPr="00933D6F">
        <w:t>통지의무</w:t>
      </w:r>
      <w:r w:rsidRPr="00933D6F">
        <w:t xml:space="preserve"> </w:t>
      </w:r>
      <w:r w:rsidRPr="00933D6F">
        <w:t>등을</w:t>
      </w:r>
      <w:r w:rsidRPr="00933D6F">
        <w:t xml:space="preserve"> </w:t>
      </w:r>
      <w:r w:rsidRPr="00933D6F">
        <w:t>발생시키는</w:t>
      </w:r>
      <w:r w:rsidRPr="00933D6F">
        <w:t xml:space="preserve"> </w:t>
      </w:r>
      <w:r w:rsidRPr="00933D6F">
        <w:t>계약</w:t>
      </w:r>
      <w:r w:rsidRPr="00933D6F">
        <w:t xml:space="preserve"> </w:t>
      </w:r>
      <w:r w:rsidRPr="00933D6F">
        <w:t>각각에</w:t>
      </w:r>
      <w:r w:rsidRPr="00933D6F">
        <w:t xml:space="preserve"> </w:t>
      </w:r>
      <w:r w:rsidRPr="00933D6F">
        <w:t>대하여</w:t>
      </w:r>
      <w:r w:rsidRPr="00933D6F">
        <w:t xml:space="preserve"> </w:t>
      </w:r>
      <w:r w:rsidRPr="00933D6F">
        <w:t>그</w:t>
      </w:r>
      <w:r w:rsidRPr="00933D6F">
        <w:t xml:space="preserve"> </w:t>
      </w:r>
      <w:r w:rsidRPr="00933D6F">
        <w:t>해당</w:t>
      </w:r>
      <w:r w:rsidRPr="00933D6F">
        <w:t xml:space="preserve"> </w:t>
      </w:r>
      <w:r w:rsidRPr="00933D6F">
        <w:t>계약에</w:t>
      </w:r>
      <w:r w:rsidRPr="00933D6F">
        <w:t xml:space="preserve"> </w:t>
      </w:r>
      <w:r w:rsidRPr="00933D6F">
        <w:t>따른</w:t>
      </w:r>
      <w:r w:rsidRPr="00933D6F">
        <w:t xml:space="preserve"> </w:t>
      </w:r>
      <w:r w:rsidRPr="00933D6F">
        <w:t>동의</w:t>
      </w:r>
      <w:r w:rsidRPr="00933D6F">
        <w:t xml:space="preserve"> </w:t>
      </w:r>
      <w:r w:rsidRPr="00933D6F">
        <w:t>취득</w:t>
      </w:r>
      <w:r w:rsidRPr="00933D6F">
        <w:t xml:space="preserve">, </w:t>
      </w:r>
      <w:r w:rsidRPr="00933D6F">
        <w:t>통지</w:t>
      </w:r>
      <w:r w:rsidRPr="00933D6F">
        <w:t xml:space="preserve"> </w:t>
      </w:r>
      <w:r w:rsidRPr="00933D6F">
        <w:t>및</w:t>
      </w:r>
      <w:r w:rsidRPr="00933D6F">
        <w:t xml:space="preserve"> </w:t>
      </w:r>
      <w:r w:rsidRPr="00933D6F">
        <w:t>협의</w:t>
      </w:r>
      <w:r w:rsidRPr="00933D6F">
        <w:t xml:space="preserve"> </w:t>
      </w:r>
      <w:r w:rsidRPr="00933D6F">
        <w:t>등의</w:t>
      </w:r>
      <w:r w:rsidRPr="00933D6F">
        <w:t xml:space="preserve"> </w:t>
      </w:r>
      <w:r w:rsidRPr="00933D6F">
        <w:t>절차</w:t>
      </w:r>
      <w:r w:rsidRPr="00933D6F">
        <w:t xml:space="preserve"> </w:t>
      </w:r>
      <w:r w:rsidRPr="00933D6F">
        <w:t>및</w:t>
      </w:r>
      <w:r w:rsidRPr="00933D6F">
        <w:t xml:space="preserve"> </w:t>
      </w:r>
      <w:r w:rsidRPr="00933D6F">
        <w:t>의무를</w:t>
      </w:r>
      <w:r w:rsidRPr="00933D6F">
        <w:t xml:space="preserve"> </w:t>
      </w:r>
      <w:r w:rsidRPr="00933D6F">
        <w:t>이행하게</w:t>
      </w:r>
      <w:r w:rsidRPr="00933D6F">
        <w:t xml:space="preserve"> </w:t>
      </w:r>
      <w:r w:rsidRPr="00933D6F">
        <w:t>하고</w:t>
      </w:r>
      <w:r w:rsidRPr="00933D6F">
        <w:t xml:space="preserve">, </w:t>
      </w:r>
      <w:r w:rsidRPr="00933D6F">
        <w:t>동의</w:t>
      </w:r>
      <w:r w:rsidRPr="00933D6F">
        <w:t xml:space="preserve"> </w:t>
      </w:r>
      <w:r w:rsidRPr="00933D6F">
        <w:t>취득이</w:t>
      </w:r>
      <w:r w:rsidRPr="00933D6F">
        <w:t xml:space="preserve"> </w:t>
      </w:r>
      <w:r w:rsidRPr="00933D6F">
        <w:t>필요한</w:t>
      </w:r>
      <w:r w:rsidRPr="00933D6F">
        <w:t xml:space="preserve"> </w:t>
      </w:r>
      <w:r w:rsidRPr="00933D6F">
        <w:t>계약</w:t>
      </w:r>
      <w:r w:rsidRPr="00933D6F">
        <w:t>(</w:t>
      </w:r>
      <w:r w:rsidRPr="00933D6F">
        <w:t>본건</w:t>
      </w:r>
      <w:r w:rsidRPr="00933D6F">
        <w:t xml:space="preserve"> </w:t>
      </w:r>
      <w:r w:rsidR="003E0E40" w:rsidRPr="00933D6F">
        <w:rPr>
          <w:rFonts w:hint="eastAsia"/>
        </w:rPr>
        <w:t>전체</w:t>
      </w:r>
      <w:r w:rsidR="003E0E40" w:rsidRPr="00933D6F">
        <w:rPr>
          <w:rFonts w:hint="eastAsia"/>
        </w:rPr>
        <w:t xml:space="preserve"> </w:t>
      </w:r>
      <w:r w:rsidRPr="00933D6F">
        <w:t>거래가</w:t>
      </w:r>
      <w:r w:rsidRPr="00933D6F">
        <w:t xml:space="preserve"> </w:t>
      </w:r>
      <w:r w:rsidRPr="00933D6F">
        <w:t>상대방의</w:t>
      </w:r>
      <w:r w:rsidRPr="00933D6F">
        <w:t xml:space="preserve"> </w:t>
      </w:r>
      <w:r w:rsidRPr="00933D6F">
        <w:t>해제권</w:t>
      </w:r>
      <w:r w:rsidRPr="00933D6F">
        <w:t xml:space="preserve">, </w:t>
      </w:r>
      <w:r w:rsidRPr="00933D6F">
        <w:t>해지권</w:t>
      </w:r>
      <w:r w:rsidRPr="00933D6F">
        <w:t xml:space="preserve"> </w:t>
      </w:r>
      <w:r w:rsidRPr="00933D6F">
        <w:t>발생</w:t>
      </w:r>
      <w:r w:rsidRPr="00933D6F">
        <w:t xml:space="preserve">, </w:t>
      </w:r>
      <w:r w:rsidRPr="00933D6F">
        <w:t>계약의</w:t>
      </w:r>
      <w:r w:rsidRPr="00933D6F">
        <w:t xml:space="preserve"> </w:t>
      </w:r>
      <w:r w:rsidRPr="00933D6F">
        <w:t>종료</w:t>
      </w:r>
      <w:r w:rsidRPr="00933D6F">
        <w:t xml:space="preserve">, </w:t>
      </w:r>
      <w:r w:rsidRPr="00933D6F">
        <w:t>채무불이행</w:t>
      </w:r>
      <w:r w:rsidRPr="00933D6F">
        <w:t xml:space="preserve">, </w:t>
      </w:r>
      <w:r w:rsidRPr="00933D6F">
        <w:t>기한이익</w:t>
      </w:r>
      <w:r w:rsidRPr="00933D6F">
        <w:t xml:space="preserve"> </w:t>
      </w:r>
      <w:r w:rsidRPr="00933D6F">
        <w:t>상실</w:t>
      </w:r>
      <w:r w:rsidRPr="00933D6F">
        <w:t xml:space="preserve"> </w:t>
      </w:r>
      <w:r w:rsidRPr="00933D6F">
        <w:lastRenderedPageBreak/>
        <w:t>초래</w:t>
      </w:r>
      <w:r w:rsidRPr="00933D6F">
        <w:t xml:space="preserve"> </w:t>
      </w:r>
      <w:r w:rsidRPr="00933D6F">
        <w:t>등</w:t>
      </w:r>
      <w:r w:rsidRPr="00933D6F">
        <w:t xml:space="preserve"> </w:t>
      </w:r>
      <w:r w:rsidRPr="00933D6F">
        <w:t>사유가</w:t>
      </w:r>
      <w:r w:rsidRPr="00933D6F">
        <w:t xml:space="preserve"> </w:t>
      </w:r>
      <w:r w:rsidRPr="00933D6F">
        <w:t>되는</w:t>
      </w:r>
      <w:r w:rsidRPr="00933D6F">
        <w:t xml:space="preserve"> </w:t>
      </w:r>
      <w:r w:rsidRPr="00933D6F">
        <w:t>경우를</w:t>
      </w:r>
      <w:r w:rsidRPr="00933D6F">
        <w:t xml:space="preserve"> </w:t>
      </w:r>
      <w:r w:rsidRPr="00933D6F">
        <w:t>포함</w:t>
      </w:r>
      <w:r w:rsidRPr="00933D6F">
        <w:t>)</w:t>
      </w:r>
      <w:r w:rsidRPr="00933D6F">
        <w:t>의</w:t>
      </w:r>
      <w:r w:rsidRPr="00933D6F">
        <w:t xml:space="preserve"> </w:t>
      </w:r>
      <w:r w:rsidRPr="00933D6F">
        <w:t>경우에는</w:t>
      </w:r>
      <w:r w:rsidRPr="00933D6F">
        <w:t xml:space="preserve"> </w:t>
      </w:r>
      <w:r w:rsidRPr="00933D6F">
        <w:t>해당</w:t>
      </w:r>
      <w:r w:rsidRPr="00933D6F">
        <w:t xml:space="preserve"> </w:t>
      </w:r>
      <w:r w:rsidRPr="00933D6F">
        <w:t>계약</w:t>
      </w:r>
      <w:r w:rsidRPr="00933D6F">
        <w:t xml:space="preserve"> </w:t>
      </w:r>
      <w:r w:rsidRPr="00933D6F">
        <w:t>상대방으로부터</w:t>
      </w:r>
      <w:r w:rsidRPr="00933D6F">
        <w:t xml:space="preserve"> </w:t>
      </w:r>
      <w:r w:rsidR="000C0256" w:rsidRPr="00933D6F">
        <w:t>본</w:t>
      </w:r>
      <w:r w:rsidR="000C0256" w:rsidRPr="00933D6F">
        <w:rPr>
          <w:rFonts w:hint="eastAsia"/>
        </w:rPr>
        <w:t>건</w:t>
      </w:r>
      <w:r w:rsidR="000C0256" w:rsidRPr="00933D6F">
        <w:rPr>
          <w:rFonts w:hint="eastAsia"/>
        </w:rPr>
        <w:t xml:space="preserve"> </w:t>
      </w:r>
      <w:r w:rsidR="000C0256" w:rsidRPr="00933D6F">
        <w:rPr>
          <w:rFonts w:hint="eastAsia"/>
        </w:rPr>
        <w:t>전체</w:t>
      </w:r>
      <w:r w:rsidR="00840E2D" w:rsidRPr="00933D6F">
        <w:rPr>
          <w:rFonts w:hint="eastAsia"/>
        </w:rPr>
        <w:t xml:space="preserve"> </w:t>
      </w:r>
      <w:r w:rsidR="000C0256" w:rsidRPr="00933D6F">
        <w:rPr>
          <w:rFonts w:hint="eastAsia"/>
        </w:rPr>
        <w:t>거래</w:t>
      </w:r>
      <w:r w:rsidR="00840E2D" w:rsidRPr="00933D6F">
        <w:rPr>
          <w:rFonts w:hint="eastAsia"/>
        </w:rPr>
        <w:t xml:space="preserve"> </w:t>
      </w:r>
      <w:r w:rsidR="000C0256" w:rsidRPr="00933D6F">
        <w:rPr>
          <w:rFonts w:hint="eastAsia"/>
        </w:rPr>
        <w:t>계약에</w:t>
      </w:r>
      <w:r w:rsidR="000C0256" w:rsidRPr="00933D6F">
        <w:rPr>
          <w:rFonts w:hint="eastAsia"/>
        </w:rPr>
        <w:t xml:space="preserve"> </w:t>
      </w:r>
      <w:r w:rsidR="000C0256" w:rsidRPr="00933D6F">
        <w:rPr>
          <w:rFonts w:hint="eastAsia"/>
        </w:rPr>
        <w:t>따른</w:t>
      </w:r>
      <w:r w:rsidR="000C0256" w:rsidRPr="00933D6F">
        <w:rPr>
          <w:rFonts w:hint="eastAsia"/>
        </w:rPr>
        <w:t xml:space="preserve"> </w:t>
      </w:r>
      <w:r w:rsidR="000C0256" w:rsidRPr="00933D6F">
        <w:rPr>
          <w:rFonts w:hint="eastAsia"/>
        </w:rPr>
        <w:t>본건</w:t>
      </w:r>
      <w:r w:rsidR="000C0256" w:rsidRPr="00933D6F">
        <w:rPr>
          <w:rFonts w:hint="eastAsia"/>
        </w:rPr>
        <w:t xml:space="preserve"> </w:t>
      </w:r>
      <w:r w:rsidR="000C0256" w:rsidRPr="00933D6F">
        <w:rPr>
          <w:rFonts w:hint="eastAsia"/>
        </w:rPr>
        <w:t>전체</w:t>
      </w:r>
      <w:r w:rsidR="00840E2D" w:rsidRPr="00933D6F">
        <w:rPr>
          <w:rFonts w:hint="eastAsia"/>
        </w:rPr>
        <w:t xml:space="preserve"> </w:t>
      </w:r>
      <w:r w:rsidR="000C0256" w:rsidRPr="00933D6F">
        <w:rPr>
          <w:rFonts w:hint="eastAsia"/>
        </w:rPr>
        <w:t>거래의</w:t>
      </w:r>
      <w:r w:rsidR="000C0256" w:rsidRPr="00933D6F">
        <w:rPr>
          <w:rFonts w:hint="eastAsia"/>
        </w:rPr>
        <w:t xml:space="preserve"> </w:t>
      </w:r>
      <w:r w:rsidR="000C0256" w:rsidRPr="00933D6F">
        <w:rPr>
          <w:rFonts w:hint="eastAsia"/>
        </w:rPr>
        <w:t>이행에</w:t>
      </w:r>
      <w:r w:rsidRPr="00933D6F">
        <w:t xml:space="preserve"> </w:t>
      </w:r>
      <w:r w:rsidRPr="00933D6F">
        <w:t>동의하는</w:t>
      </w:r>
      <w:r w:rsidRPr="00933D6F">
        <w:t xml:space="preserve"> </w:t>
      </w:r>
      <w:r w:rsidRPr="00933D6F">
        <w:t>내용의</w:t>
      </w:r>
      <w:r w:rsidRPr="00933D6F">
        <w:t xml:space="preserve"> </w:t>
      </w:r>
      <w:r w:rsidRPr="00933D6F">
        <w:t>확인서를</w:t>
      </w:r>
      <w:r w:rsidRPr="00933D6F">
        <w:t xml:space="preserve"> </w:t>
      </w:r>
      <w:r w:rsidRPr="00933D6F">
        <w:t>받도록</w:t>
      </w:r>
      <w:r w:rsidRPr="00933D6F">
        <w:t xml:space="preserve"> </w:t>
      </w:r>
      <w:r w:rsidRPr="00933D6F">
        <w:t>하여야</w:t>
      </w:r>
      <w:r w:rsidRPr="00933D6F">
        <w:t xml:space="preserve"> </w:t>
      </w:r>
      <w:r w:rsidRPr="00933D6F">
        <w:t>한다</w:t>
      </w:r>
      <w:r w:rsidRPr="00933D6F">
        <w:t>.</w:t>
      </w:r>
    </w:p>
    <w:p w14:paraId="6663BB5C" w14:textId="4017AB60" w:rsidR="009A4D8C" w:rsidRPr="00933D6F" w:rsidRDefault="00420BF3" w:rsidP="00A72362">
      <w:pPr>
        <w:pStyle w:val="BKLH2-11"/>
        <w:rPr>
          <w:rFonts w:cs="Times New Roman"/>
          <w:szCs w:val="22"/>
        </w:rPr>
      </w:pPr>
      <w:bookmarkStart w:id="136" w:name="_Toc58933201"/>
      <w:r w:rsidRPr="00933D6F">
        <w:rPr>
          <w:rFonts w:cs="Times New Roman"/>
          <w:szCs w:val="22"/>
        </w:rPr>
        <w:t>거래종결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확약사항</w:t>
      </w:r>
      <w:bookmarkEnd w:id="136"/>
      <w:r w:rsidR="00485626">
        <w:rPr>
          <w:rFonts w:cs="Times New Roman" w:hint="eastAsia"/>
          <w:szCs w:val="22"/>
        </w:rPr>
        <w:t>.</w:t>
      </w:r>
    </w:p>
    <w:p w14:paraId="1B179DA7" w14:textId="77777777" w:rsidR="009A4D8C" w:rsidRPr="00933D6F" w:rsidRDefault="00596E64" w:rsidP="00A72362">
      <w:pPr>
        <w:pStyle w:val="BKLBodyText"/>
        <w:rPr>
          <w:rFonts w:cs="Times New Roman"/>
          <w:szCs w:val="22"/>
          <w:u w:val="single"/>
        </w:rPr>
      </w:pPr>
      <w:r w:rsidRPr="00933D6F">
        <w:rPr>
          <w:rFonts w:cs="Times New Roman"/>
          <w:szCs w:val="22"/>
        </w:rPr>
        <w:t>당사자들은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거래종결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이후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다음의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행위를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하거나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하지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않을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것을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확약한다</w:t>
      </w:r>
      <w:r w:rsidR="009A4D8C" w:rsidRPr="00933D6F">
        <w:rPr>
          <w:rFonts w:cs="Times New Roman"/>
          <w:szCs w:val="22"/>
        </w:rPr>
        <w:t>.</w:t>
      </w:r>
    </w:p>
    <w:p w14:paraId="7407D25A" w14:textId="43795E35" w:rsidR="003F458F" w:rsidRPr="00933D6F" w:rsidRDefault="00596E64" w:rsidP="008E5841">
      <w:pPr>
        <w:pStyle w:val="BKLH3-1"/>
      </w:pPr>
      <w:bookmarkStart w:id="137" w:name="_Toc522060156"/>
      <w:r w:rsidRPr="00933D6F">
        <w:rPr>
          <w:u w:val="single"/>
        </w:rPr>
        <w:t>경업금지</w:t>
      </w:r>
      <w:r w:rsidR="003F458F" w:rsidRPr="00933D6F">
        <w:rPr>
          <w:u w:val="single"/>
        </w:rPr>
        <w:t xml:space="preserve"> </w:t>
      </w:r>
      <w:r w:rsidR="003F458F" w:rsidRPr="00933D6F">
        <w:rPr>
          <w:u w:val="single"/>
        </w:rPr>
        <w:t>및</w:t>
      </w:r>
      <w:r w:rsidR="003F458F" w:rsidRPr="00933D6F">
        <w:rPr>
          <w:u w:val="single"/>
        </w:rPr>
        <w:t xml:space="preserve"> </w:t>
      </w:r>
      <w:r w:rsidR="003F458F" w:rsidRPr="00933D6F">
        <w:rPr>
          <w:u w:val="single"/>
        </w:rPr>
        <w:t>유인행위</w:t>
      </w:r>
      <w:r w:rsidR="003F458F" w:rsidRPr="00933D6F">
        <w:rPr>
          <w:u w:val="single"/>
        </w:rPr>
        <w:t xml:space="preserve"> </w:t>
      </w:r>
      <w:r w:rsidR="003F458F" w:rsidRPr="00933D6F">
        <w:rPr>
          <w:u w:val="single"/>
        </w:rPr>
        <w:t>금지</w:t>
      </w:r>
      <w:r w:rsidRPr="00933D6F">
        <w:t xml:space="preserve">. </w:t>
      </w:r>
      <w:r w:rsidR="00D66252">
        <w:rPr>
          <w:rFonts w:hint="eastAsia"/>
        </w:rPr>
        <w:t>매도인</w:t>
      </w:r>
      <w:r w:rsidR="003F458F" w:rsidRPr="00933D6F">
        <w:t>은</w:t>
      </w:r>
      <w:r w:rsidR="003F458F" w:rsidRPr="00933D6F">
        <w:t xml:space="preserve"> </w:t>
      </w:r>
      <w:r w:rsidR="00E63701">
        <w:rPr>
          <w:rFonts w:hint="eastAsia"/>
        </w:rPr>
        <w:t>매도인</w:t>
      </w:r>
      <w:r w:rsidR="00524045" w:rsidRPr="00933D6F">
        <w:rPr>
          <w:rFonts w:hint="eastAsia"/>
        </w:rPr>
        <w:t>이</w:t>
      </w:r>
      <w:r w:rsidR="00D91479" w:rsidRPr="00933D6F">
        <w:rPr>
          <w:rFonts w:hint="eastAsia"/>
        </w:rPr>
        <w:t xml:space="preserve"> </w:t>
      </w:r>
      <w:r w:rsidR="00D91479" w:rsidRPr="00933D6F">
        <w:rPr>
          <w:rFonts w:hint="eastAsia"/>
        </w:rPr>
        <w:t>대상회사의</w:t>
      </w:r>
      <w:r w:rsidR="00D91479" w:rsidRPr="00933D6F">
        <w:rPr>
          <w:rFonts w:hint="eastAsia"/>
        </w:rPr>
        <w:t xml:space="preserve"> </w:t>
      </w:r>
      <w:r w:rsidR="00D91479" w:rsidRPr="00933D6F">
        <w:rPr>
          <w:rFonts w:hint="eastAsia"/>
        </w:rPr>
        <w:t>지분을</w:t>
      </w:r>
      <w:r w:rsidR="00D91479" w:rsidRPr="00933D6F">
        <w:rPr>
          <w:rFonts w:hint="eastAsia"/>
        </w:rPr>
        <w:t xml:space="preserve"> </w:t>
      </w:r>
      <w:r w:rsidR="00D91479" w:rsidRPr="00933D6F">
        <w:rPr>
          <w:rFonts w:hint="eastAsia"/>
        </w:rPr>
        <w:t>보유하지</w:t>
      </w:r>
      <w:r w:rsidR="00D91479" w:rsidRPr="00933D6F">
        <w:rPr>
          <w:rFonts w:hint="eastAsia"/>
        </w:rPr>
        <w:t xml:space="preserve"> </w:t>
      </w:r>
      <w:r w:rsidR="00D91479" w:rsidRPr="00933D6F">
        <w:rPr>
          <w:rFonts w:hint="eastAsia"/>
        </w:rPr>
        <w:t>않게</w:t>
      </w:r>
      <w:r w:rsidR="00D91479" w:rsidRPr="00933D6F">
        <w:rPr>
          <w:rFonts w:hint="eastAsia"/>
        </w:rPr>
        <w:t xml:space="preserve"> </w:t>
      </w:r>
      <w:r w:rsidR="00D91479" w:rsidRPr="00933D6F">
        <w:rPr>
          <w:rFonts w:hint="eastAsia"/>
        </w:rPr>
        <w:t>된</w:t>
      </w:r>
      <w:r w:rsidR="00D91479" w:rsidRPr="00933D6F">
        <w:rPr>
          <w:rFonts w:hint="eastAsia"/>
        </w:rPr>
        <w:t xml:space="preserve"> </w:t>
      </w:r>
      <w:r w:rsidR="00D91479" w:rsidRPr="00933D6F">
        <w:rPr>
          <w:rFonts w:hint="eastAsia"/>
        </w:rPr>
        <w:t>날로부터</w:t>
      </w:r>
      <w:r w:rsidR="00D91479" w:rsidRPr="00933D6F">
        <w:rPr>
          <w:rFonts w:hint="eastAsia"/>
        </w:rPr>
        <w:t xml:space="preserve"> </w:t>
      </w:r>
      <w:r w:rsidR="000B0EB0">
        <w:rPr>
          <w:rFonts w:hint="eastAsia"/>
        </w:rPr>
        <w:t>3</w:t>
      </w:r>
      <w:r w:rsidR="00D91479" w:rsidRPr="00933D6F">
        <w:rPr>
          <w:rFonts w:hint="eastAsia"/>
        </w:rPr>
        <w:t>년이</w:t>
      </w:r>
      <w:r w:rsidR="00D91479" w:rsidRPr="00933D6F">
        <w:rPr>
          <w:rFonts w:hint="eastAsia"/>
        </w:rPr>
        <w:t xml:space="preserve"> </w:t>
      </w:r>
      <w:r w:rsidR="00D91479" w:rsidRPr="00933D6F">
        <w:rPr>
          <w:rFonts w:hint="eastAsia"/>
        </w:rPr>
        <w:t>경과한</w:t>
      </w:r>
      <w:r w:rsidR="00D91479" w:rsidRPr="00933D6F">
        <w:rPr>
          <w:rFonts w:hint="eastAsia"/>
        </w:rPr>
        <w:t xml:space="preserve"> </w:t>
      </w:r>
      <w:r w:rsidR="00D91479" w:rsidRPr="00933D6F">
        <w:rPr>
          <w:rFonts w:hint="eastAsia"/>
        </w:rPr>
        <w:t>날까지</w:t>
      </w:r>
      <w:r w:rsidR="00A13824" w:rsidRPr="00933D6F">
        <w:rPr>
          <w:rFonts w:hint="eastAsia"/>
        </w:rPr>
        <w:t>,</w:t>
      </w:r>
      <w:r w:rsidR="00A13824" w:rsidRPr="00933D6F">
        <w:t xml:space="preserve"> </w:t>
      </w:r>
      <w:r w:rsidR="00335ECF">
        <w:rPr>
          <w:rFonts w:hint="eastAsia"/>
        </w:rPr>
        <w:t>대한민국</w:t>
      </w:r>
      <w:r w:rsidR="00335ECF">
        <w:rPr>
          <w:rFonts w:hint="eastAsia"/>
        </w:rPr>
        <w:t xml:space="preserve"> </w:t>
      </w:r>
      <w:r w:rsidR="00335ECF">
        <w:rPr>
          <w:rFonts w:hint="eastAsia"/>
        </w:rPr>
        <w:t>내에서</w:t>
      </w:r>
      <w:r w:rsidR="00335ECF">
        <w:rPr>
          <w:rFonts w:hint="eastAsia"/>
        </w:rPr>
        <w:t xml:space="preserve"> </w:t>
      </w:r>
      <w:r w:rsidR="003F458F" w:rsidRPr="00933D6F">
        <w:t>매수인의</w:t>
      </w:r>
      <w:r w:rsidR="003F458F" w:rsidRPr="00933D6F">
        <w:t xml:space="preserve"> </w:t>
      </w:r>
      <w:r w:rsidR="003F458F" w:rsidRPr="00933D6F">
        <w:t>사전</w:t>
      </w:r>
      <w:r w:rsidR="003F458F" w:rsidRPr="00933D6F">
        <w:t xml:space="preserve"> </w:t>
      </w:r>
      <w:r w:rsidR="003F458F" w:rsidRPr="00933D6F">
        <w:t>서면</w:t>
      </w:r>
      <w:r w:rsidR="003F458F" w:rsidRPr="00933D6F">
        <w:t xml:space="preserve"> </w:t>
      </w:r>
      <w:r w:rsidR="003F458F" w:rsidRPr="00933D6F">
        <w:t>동의</w:t>
      </w:r>
      <w:r w:rsidR="003F458F" w:rsidRPr="00933D6F">
        <w:t xml:space="preserve"> </w:t>
      </w:r>
      <w:r w:rsidR="003F458F" w:rsidRPr="00933D6F">
        <w:t>없이</w:t>
      </w:r>
      <w:r w:rsidR="003F458F" w:rsidRPr="00933D6F">
        <w:t xml:space="preserve"> </w:t>
      </w:r>
      <w:r w:rsidR="003F458F" w:rsidRPr="00933D6F">
        <w:t>대상회사</w:t>
      </w:r>
      <w:r w:rsidR="00E63AE9" w:rsidRPr="00933D6F">
        <w:rPr>
          <w:rFonts w:hint="eastAsia"/>
        </w:rPr>
        <w:t>등이</w:t>
      </w:r>
      <w:r w:rsidR="003F458F" w:rsidRPr="00933D6F">
        <w:t xml:space="preserve"> </w:t>
      </w:r>
      <w:r w:rsidR="003F458F" w:rsidRPr="00933D6F">
        <w:t>영위하고</w:t>
      </w:r>
      <w:r w:rsidR="003F458F" w:rsidRPr="00933D6F">
        <w:t xml:space="preserve"> </w:t>
      </w:r>
      <w:r w:rsidR="003F458F" w:rsidRPr="00933D6F">
        <w:t>있는</w:t>
      </w:r>
      <w:r w:rsidR="003F458F" w:rsidRPr="00933D6F">
        <w:t xml:space="preserve"> </w:t>
      </w:r>
      <w:r w:rsidR="003F458F" w:rsidRPr="00933D6F">
        <w:t>사업</w:t>
      </w:r>
      <w:r w:rsidR="003F458F" w:rsidRPr="00933D6F">
        <w:t xml:space="preserve"> </w:t>
      </w:r>
      <w:r w:rsidR="003F458F" w:rsidRPr="00933D6F">
        <w:t>또는</w:t>
      </w:r>
      <w:r w:rsidR="003F458F" w:rsidRPr="00933D6F">
        <w:t xml:space="preserve"> </w:t>
      </w:r>
      <w:r w:rsidR="003F458F" w:rsidRPr="00933D6F">
        <w:t>그와</w:t>
      </w:r>
      <w:r w:rsidR="003F458F" w:rsidRPr="00933D6F">
        <w:t xml:space="preserve"> </w:t>
      </w:r>
      <w:r w:rsidR="003F458F" w:rsidRPr="00933D6F">
        <w:t>경쟁하는</w:t>
      </w:r>
      <w:r w:rsidR="003F458F" w:rsidRPr="00933D6F">
        <w:t xml:space="preserve"> </w:t>
      </w:r>
      <w:r w:rsidR="003F458F" w:rsidRPr="00933D6F">
        <w:t>사업</w:t>
      </w:r>
      <w:r w:rsidR="003F458F" w:rsidRPr="00933D6F">
        <w:t>(</w:t>
      </w:r>
      <w:r w:rsidR="003F458F" w:rsidRPr="00933D6F">
        <w:t>총칭하여</w:t>
      </w:r>
      <w:r w:rsidR="003F458F" w:rsidRPr="00933D6F">
        <w:t xml:space="preserve"> “</w:t>
      </w:r>
      <w:r w:rsidR="003F458F" w:rsidRPr="00933D6F">
        <w:rPr>
          <w:u w:val="single"/>
        </w:rPr>
        <w:t>경쟁사업</w:t>
      </w:r>
      <w:r w:rsidR="003F458F" w:rsidRPr="00933D6F">
        <w:t>”)</w:t>
      </w:r>
      <w:r w:rsidR="003F458F" w:rsidRPr="00933D6F">
        <w:t>을</w:t>
      </w:r>
      <w:r w:rsidR="003F458F" w:rsidRPr="00933D6F">
        <w:t xml:space="preserve"> </w:t>
      </w:r>
      <w:r w:rsidR="003F458F" w:rsidRPr="00933D6F">
        <w:t>어떠한</w:t>
      </w:r>
      <w:r w:rsidR="003F458F" w:rsidRPr="00933D6F">
        <w:t xml:space="preserve"> </w:t>
      </w:r>
      <w:r w:rsidR="003F458F" w:rsidRPr="00933D6F">
        <w:t>방식</w:t>
      </w:r>
      <w:r w:rsidR="003F458F" w:rsidRPr="00933D6F">
        <w:t>(</w:t>
      </w:r>
      <w:r w:rsidR="003F458F" w:rsidRPr="00933D6F">
        <w:t>본인의</w:t>
      </w:r>
      <w:r w:rsidR="003F458F" w:rsidRPr="00933D6F">
        <w:t xml:space="preserve"> </w:t>
      </w:r>
      <w:r w:rsidR="003F458F" w:rsidRPr="00933D6F">
        <w:t>지위에서</w:t>
      </w:r>
      <w:r w:rsidR="003F458F" w:rsidRPr="00933D6F">
        <w:t xml:space="preserve">, </w:t>
      </w:r>
      <w:r w:rsidR="003F458F" w:rsidRPr="00933D6F">
        <w:t>혹은</w:t>
      </w:r>
      <w:r w:rsidR="003F458F" w:rsidRPr="00933D6F">
        <w:t xml:space="preserve"> </w:t>
      </w:r>
      <w:r w:rsidR="003F458F" w:rsidRPr="00933D6F">
        <w:t>다른</w:t>
      </w:r>
      <w:r w:rsidR="003F458F" w:rsidRPr="00933D6F">
        <w:t xml:space="preserve"> </w:t>
      </w:r>
      <w:r w:rsidR="003F458F" w:rsidRPr="00933D6F">
        <w:t>회사의</w:t>
      </w:r>
      <w:r w:rsidR="003F458F" w:rsidRPr="00933D6F">
        <w:t xml:space="preserve"> </w:t>
      </w:r>
      <w:r w:rsidR="003F458F" w:rsidRPr="00933D6F">
        <w:t>임직원</w:t>
      </w:r>
      <w:r w:rsidR="003F458F" w:rsidRPr="00933D6F">
        <w:t xml:space="preserve">, </w:t>
      </w:r>
      <w:r w:rsidR="003F458F" w:rsidRPr="00933D6F">
        <w:t>파트너</w:t>
      </w:r>
      <w:r w:rsidR="003F458F" w:rsidRPr="00933D6F">
        <w:t xml:space="preserve">, </w:t>
      </w:r>
      <w:r w:rsidR="003F458F" w:rsidRPr="00933D6F">
        <w:t>대리인</w:t>
      </w:r>
      <w:r w:rsidR="003F458F" w:rsidRPr="00933D6F">
        <w:t xml:space="preserve">, </w:t>
      </w:r>
      <w:r w:rsidR="003F458F" w:rsidRPr="00933D6F">
        <w:t>자문역</w:t>
      </w:r>
      <w:r w:rsidR="003F458F" w:rsidRPr="00933D6F">
        <w:t xml:space="preserve">, </w:t>
      </w:r>
      <w:r w:rsidR="003F458F" w:rsidRPr="00933D6F">
        <w:t>주주의</w:t>
      </w:r>
      <w:r w:rsidR="003F458F" w:rsidRPr="00933D6F">
        <w:t xml:space="preserve"> </w:t>
      </w:r>
      <w:r w:rsidR="003F458F" w:rsidRPr="00933D6F">
        <w:t>자격</w:t>
      </w:r>
      <w:r w:rsidR="003F458F" w:rsidRPr="00933D6F">
        <w:t xml:space="preserve"> </w:t>
      </w:r>
      <w:r w:rsidR="003F458F" w:rsidRPr="00933D6F">
        <w:t>또는</w:t>
      </w:r>
      <w:r w:rsidR="003F458F" w:rsidRPr="00933D6F">
        <w:t xml:space="preserve"> </w:t>
      </w:r>
      <w:r w:rsidR="003F458F" w:rsidRPr="00933D6F">
        <w:t>그</w:t>
      </w:r>
      <w:r w:rsidR="003F458F" w:rsidRPr="00933D6F">
        <w:t xml:space="preserve"> </w:t>
      </w:r>
      <w:r w:rsidR="003F458F" w:rsidRPr="00933D6F">
        <w:t>어떠한</w:t>
      </w:r>
      <w:r w:rsidR="003F458F" w:rsidRPr="00933D6F">
        <w:t xml:space="preserve"> </w:t>
      </w:r>
      <w:r w:rsidR="003F458F" w:rsidRPr="00933D6F">
        <w:t>지위</w:t>
      </w:r>
      <w:r w:rsidR="003F458F" w:rsidRPr="00933D6F">
        <w:t xml:space="preserve"> </w:t>
      </w:r>
      <w:r w:rsidR="003F458F" w:rsidRPr="00933D6F">
        <w:t>또는</w:t>
      </w:r>
      <w:r w:rsidR="003F458F" w:rsidRPr="00933D6F">
        <w:t xml:space="preserve"> </w:t>
      </w:r>
      <w:r w:rsidR="003F458F" w:rsidRPr="00933D6F">
        <w:t>자격이든</w:t>
      </w:r>
      <w:r w:rsidR="003F458F" w:rsidRPr="00933D6F">
        <w:t xml:space="preserve"> </w:t>
      </w:r>
      <w:r w:rsidR="003F458F" w:rsidRPr="00933D6F">
        <w:t>불문</w:t>
      </w:r>
      <w:r w:rsidR="003F458F" w:rsidRPr="00933D6F">
        <w:t>)</w:t>
      </w:r>
      <w:r w:rsidR="003F458F" w:rsidRPr="00933D6F">
        <w:t>으로든</w:t>
      </w:r>
      <w:r w:rsidR="003F458F" w:rsidRPr="00933D6F">
        <w:t xml:space="preserve"> </w:t>
      </w:r>
      <w:r w:rsidR="003F458F" w:rsidRPr="00933D6F">
        <w:t>국내외에서</w:t>
      </w:r>
      <w:r w:rsidR="003F458F" w:rsidRPr="00933D6F">
        <w:t xml:space="preserve"> </w:t>
      </w:r>
      <w:r w:rsidR="003F458F" w:rsidRPr="00933D6F">
        <w:t>영위하거나</w:t>
      </w:r>
      <w:r w:rsidR="003F458F" w:rsidRPr="00933D6F">
        <w:t xml:space="preserve"> </w:t>
      </w:r>
      <w:r w:rsidR="003F458F" w:rsidRPr="00933D6F">
        <w:t>기타</w:t>
      </w:r>
      <w:r w:rsidR="003F458F" w:rsidRPr="00933D6F">
        <w:t xml:space="preserve"> </w:t>
      </w:r>
      <w:r w:rsidR="003F458F" w:rsidRPr="00933D6F">
        <w:t>직</w:t>
      </w:r>
      <w:r w:rsidR="00F94B91" w:rsidRPr="00933D6F">
        <w:sym w:font="Wingdings" w:char="F09E"/>
      </w:r>
      <w:r w:rsidR="003F458F" w:rsidRPr="00933D6F">
        <w:t>간접적으로</w:t>
      </w:r>
      <w:r w:rsidR="003F458F" w:rsidRPr="00933D6F">
        <w:t xml:space="preserve"> </w:t>
      </w:r>
      <w:r w:rsidR="003F458F" w:rsidRPr="00933D6F">
        <w:t>경쟁하지</w:t>
      </w:r>
      <w:r w:rsidR="003F458F" w:rsidRPr="00933D6F">
        <w:t xml:space="preserve"> </w:t>
      </w:r>
      <w:r w:rsidR="003F458F" w:rsidRPr="00933D6F">
        <w:t>않아야</w:t>
      </w:r>
      <w:r w:rsidR="003F458F" w:rsidRPr="00933D6F">
        <w:t xml:space="preserve"> </w:t>
      </w:r>
      <w:r w:rsidR="003F458F" w:rsidRPr="00933D6F">
        <w:t>하고</w:t>
      </w:r>
      <w:r w:rsidR="003F458F" w:rsidRPr="00933D6F">
        <w:t xml:space="preserve">, </w:t>
      </w:r>
      <w:r w:rsidR="003F458F" w:rsidRPr="00933D6F">
        <w:t>그</w:t>
      </w:r>
      <w:r w:rsidR="003F458F" w:rsidRPr="00933D6F">
        <w:t xml:space="preserve"> </w:t>
      </w:r>
      <w:r w:rsidR="003F458F" w:rsidRPr="00933D6F">
        <w:t>특수관계인</w:t>
      </w:r>
      <w:r w:rsidR="00E118DA" w:rsidRPr="00933D6F">
        <w:t>(</w:t>
      </w:r>
      <w:r w:rsidR="00E63701">
        <w:t>매도인</w:t>
      </w:r>
      <w:r w:rsidR="003F458F" w:rsidRPr="00933D6F">
        <w:t xml:space="preserve"> </w:t>
      </w:r>
      <w:r w:rsidR="003F458F" w:rsidRPr="00933D6F">
        <w:t>및</w:t>
      </w:r>
      <w:r w:rsidR="003F458F" w:rsidRPr="00933D6F">
        <w:t xml:space="preserve"> </w:t>
      </w:r>
      <w:r w:rsidR="003F458F" w:rsidRPr="00933D6F">
        <w:t>그</w:t>
      </w:r>
      <w:r w:rsidR="003F458F" w:rsidRPr="00933D6F">
        <w:t xml:space="preserve"> </w:t>
      </w:r>
      <w:r w:rsidR="003F458F" w:rsidRPr="00933D6F">
        <w:t>특수관계인을</w:t>
      </w:r>
      <w:r w:rsidR="003F458F" w:rsidRPr="00933D6F">
        <w:t xml:space="preserve"> </w:t>
      </w:r>
      <w:r w:rsidR="003F458F" w:rsidRPr="00933D6F">
        <w:t>총칭하여</w:t>
      </w:r>
      <w:r w:rsidR="003F458F" w:rsidRPr="00933D6F">
        <w:t xml:space="preserve"> “</w:t>
      </w:r>
      <w:r w:rsidR="003F458F" w:rsidRPr="00933D6F">
        <w:rPr>
          <w:u w:val="single"/>
        </w:rPr>
        <w:t>경업금지의무자</w:t>
      </w:r>
      <w:r w:rsidR="003F458F" w:rsidRPr="00933D6F">
        <w:t>”)</w:t>
      </w:r>
      <w:r w:rsidR="003F458F" w:rsidRPr="00933D6F">
        <w:t>으로</w:t>
      </w:r>
      <w:r w:rsidR="003F458F" w:rsidRPr="00933D6F">
        <w:t xml:space="preserve"> </w:t>
      </w:r>
      <w:r w:rsidR="003F458F" w:rsidRPr="00933D6F">
        <w:t>하여금</w:t>
      </w:r>
      <w:r w:rsidR="003F458F" w:rsidRPr="00933D6F">
        <w:t xml:space="preserve"> </w:t>
      </w:r>
      <w:r w:rsidR="003F458F" w:rsidRPr="00933D6F">
        <w:t>또는</w:t>
      </w:r>
      <w:r w:rsidR="003F458F" w:rsidRPr="00933D6F">
        <w:t xml:space="preserve"> </w:t>
      </w:r>
      <w:r w:rsidR="003F458F" w:rsidRPr="00933D6F">
        <w:t>그를</w:t>
      </w:r>
      <w:r w:rsidR="003F458F" w:rsidRPr="00933D6F">
        <w:t xml:space="preserve"> </w:t>
      </w:r>
      <w:r w:rsidR="003F458F" w:rsidRPr="00933D6F">
        <w:t>통하여</w:t>
      </w:r>
      <w:r w:rsidR="003F458F" w:rsidRPr="00933D6F">
        <w:t xml:space="preserve"> </w:t>
      </w:r>
      <w:r w:rsidR="003F458F" w:rsidRPr="00933D6F">
        <w:t>경쟁하지</w:t>
      </w:r>
      <w:r w:rsidR="003F458F" w:rsidRPr="00933D6F">
        <w:t xml:space="preserve"> </w:t>
      </w:r>
      <w:r w:rsidR="003F458F" w:rsidRPr="00933D6F">
        <w:t>아니하도록</w:t>
      </w:r>
      <w:r w:rsidR="003F458F" w:rsidRPr="00933D6F">
        <w:t xml:space="preserve"> </w:t>
      </w:r>
      <w:r w:rsidR="003F458F" w:rsidRPr="00933D6F">
        <w:t>하여야</w:t>
      </w:r>
      <w:r w:rsidR="003F458F" w:rsidRPr="00933D6F">
        <w:t xml:space="preserve"> </w:t>
      </w:r>
      <w:r w:rsidR="003F458F" w:rsidRPr="00933D6F">
        <w:t>한다</w:t>
      </w:r>
      <w:r w:rsidR="003F458F" w:rsidRPr="00933D6F">
        <w:t xml:space="preserve">. </w:t>
      </w:r>
      <w:r w:rsidR="003F458F" w:rsidRPr="00933D6F">
        <w:t>이러한</w:t>
      </w:r>
      <w:r w:rsidR="003F458F" w:rsidRPr="00933D6F">
        <w:t xml:space="preserve"> </w:t>
      </w:r>
      <w:r w:rsidR="003F458F" w:rsidRPr="00933D6F">
        <w:t>경업금지의무는</w:t>
      </w:r>
      <w:r w:rsidR="003F458F" w:rsidRPr="00933D6F">
        <w:t xml:space="preserve"> </w:t>
      </w:r>
      <w:r w:rsidR="003F458F" w:rsidRPr="00933D6F">
        <w:t>다음</w:t>
      </w:r>
      <w:r w:rsidR="003F458F" w:rsidRPr="00933D6F">
        <w:t xml:space="preserve"> </w:t>
      </w:r>
      <w:r w:rsidR="003F458F" w:rsidRPr="00933D6F">
        <w:t>사항을</w:t>
      </w:r>
      <w:r w:rsidR="003F458F" w:rsidRPr="00933D6F">
        <w:t xml:space="preserve"> </w:t>
      </w:r>
      <w:r w:rsidR="003F458F" w:rsidRPr="00933D6F">
        <w:t>포함한다</w:t>
      </w:r>
      <w:r w:rsidR="003F458F" w:rsidRPr="00933D6F">
        <w:t>.</w:t>
      </w:r>
      <w:r w:rsidR="00524045" w:rsidRPr="00933D6F">
        <w:t xml:space="preserve"> </w:t>
      </w:r>
    </w:p>
    <w:p w14:paraId="6B1DB9DC" w14:textId="6D759C78" w:rsidR="003F458F" w:rsidRPr="00933D6F" w:rsidRDefault="003F458F" w:rsidP="003F458F">
      <w:pPr>
        <w:pStyle w:val="BKLH4-1"/>
        <w:outlineLvl w:val="9"/>
        <w:rPr>
          <w:szCs w:val="22"/>
          <w:u w:val="single"/>
        </w:rPr>
      </w:pPr>
      <w:r w:rsidRPr="00933D6F">
        <w:rPr>
          <w:szCs w:val="22"/>
        </w:rPr>
        <w:t>경쟁사업</w:t>
      </w:r>
      <w:r w:rsidRPr="00933D6F">
        <w:rPr>
          <w:szCs w:val="22"/>
        </w:rPr>
        <w:t>(</w:t>
      </w:r>
      <w:r w:rsidRPr="00933D6F">
        <w:rPr>
          <w:szCs w:val="22"/>
        </w:rPr>
        <w:t>경쟁사업을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영위하는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회사를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포함함</w:t>
      </w:r>
      <w:r w:rsidRPr="00933D6F">
        <w:rPr>
          <w:szCs w:val="22"/>
        </w:rPr>
        <w:t>)</w:t>
      </w:r>
      <w:r w:rsidRPr="00933D6F">
        <w:rPr>
          <w:szCs w:val="22"/>
        </w:rPr>
        <w:t>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소유</w:t>
      </w:r>
      <w:r w:rsidRPr="00933D6F">
        <w:rPr>
          <w:szCs w:val="22"/>
        </w:rPr>
        <w:t>(</w:t>
      </w:r>
      <w:r w:rsidRPr="00933D6F">
        <w:rPr>
          <w:szCs w:val="22"/>
        </w:rPr>
        <w:t>지분취득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포함</w:t>
      </w:r>
      <w:r w:rsidRPr="00933D6F">
        <w:rPr>
          <w:szCs w:val="22"/>
        </w:rPr>
        <w:t>)</w:t>
      </w:r>
      <w:r w:rsidRPr="00933D6F">
        <w:rPr>
          <w:szCs w:val="22"/>
        </w:rPr>
        <w:t>하거나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운영하거나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지배하거나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경쟁사업을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위한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자금을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조달하거나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경쟁사업에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자금을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지원하거나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그러한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행위들에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착수하거나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혹은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타인의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그러한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행위를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지원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조장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독려하거나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기타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여하한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방법으로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그에</w:t>
      </w:r>
      <w:r w:rsidRPr="00933D6F">
        <w:rPr>
          <w:szCs w:val="22"/>
        </w:rPr>
        <w:t xml:space="preserve"> </w:t>
      </w:r>
      <w:r w:rsidRPr="00C451F7">
        <w:rPr>
          <w:szCs w:val="22"/>
        </w:rPr>
        <w:t>조력하는</w:t>
      </w:r>
      <w:r w:rsidRPr="00C451F7">
        <w:rPr>
          <w:szCs w:val="22"/>
        </w:rPr>
        <w:t xml:space="preserve"> </w:t>
      </w:r>
      <w:r w:rsidRPr="00C451F7">
        <w:rPr>
          <w:szCs w:val="22"/>
        </w:rPr>
        <w:t>행</w:t>
      </w:r>
      <w:r w:rsidR="00630755">
        <w:rPr>
          <w:rFonts w:hint="eastAsia"/>
          <w:szCs w:val="22"/>
        </w:rPr>
        <w:t>위</w:t>
      </w:r>
      <w:r w:rsidR="00630755">
        <w:rPr>
          <w:rFonts w:hint="eastAsia"/>
          <w:szCs w:val="22"/>
        </w:rPr>
        <w:t>.</w:t>
      </w:r>
    </w:p>
    <w:p w14:paraId="6E700DCD" w14:textId="1DE73C01" w:rsidR="003F458F" w:rsidRPr="00933D6F" w:rsidRDefault="003F458F" w:rsidP="003F458F">
      <w:pPr>
        <w:pStyle w:val="BKLH4-1"/>
        <w:outlineLvl w:val="9"/>
        <w:rPr>
          <w:szCs w:val="22"/>
          <w:u w:val="single"/>
        </w:rPr>
      </w:pPr>
      <w:r w:rsidRPr="00933D6F">
        <w:rPr>
          <w:szCs w:val="22"/>
        </w:rPr>
        <w:t>대상회사</w:t>
      </w:r>
      <w:r w:rsidR="00E63AE9" w:rsidRPr="00933D6F">
        <w:rPr>
          <w:rFonts w:hint="eastAsia"/>
          <w:szCs w:val="22"/>
        </w:rPr>
        <w:t>등</w:t>
      </w:r>
      <w:r w:rsidRPr="00933D6F">
        <w:rPr>
          <w:szCs w:val="22"/>
        </w:rPr>
        <w:t>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임직원으로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하여금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대상회사</w:t>
      </w:r>
      <w:r w:rsidR="00E63AE9" w:rsidRPr="00933D6F">
        <w:rPr>
          <w:rFonts w:hint="eastAsia"/>
          <w:szCs w:val="22"/>
        </w:rPr>
        <w:t>등과</w:t>
      </w:r>
      <w:r w:rsidRPr="00933D6F">
        <w:rPr>
          <w:szCs w:val="22"/>
        </w:rPr>
        <w:t>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고용관계를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종료하도록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종용하거나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경업금지의무자를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고용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목적으로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유인하거나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채용하는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행위</w:t>
      </w:r>
      <w:r w:rsidR="00263BFB">
        <w:rPr>
          <w:rFonts w:hint="eastAsia"/>
          <w:szCs w:val="22"/>
        </w:rPr>
        <w:t>.</w:t>
      </w:r>
    </w:p>
    <w:p w14:paraId="5BCE6C6E" w14:textId="3DCAD92A" w:rsidR="00C61695" w:rsidRPr="00933D6F" w:rsidRDefault="003F458F" w:rsidP="003F458F">
      <w:pPr>
        <w:pStyle w:val="BKLH4-1"/>
        <w:outlineLvl w:val="9"/>
        <w:rPr>
          <w:szCs w:val="22"/>
          <w:u w:val="single"/>
        </w:rPr>
      </w:pPr>
      <w:r w:rsidRPr="00933D6F">
        <w:rPr>
          <w:szCs w:val="22"/>
        </w:rPr>
        <w:t>대상회사</w:t>
      </w:r>
      <w:r w:rsidR="00E63AE9" w:rsidRPr="00933D6F">
        <w:rPr>
          <w:rFonts w:hint="eastAsia"/>
          <w:szCs w:val="22"/>
        </w:rPr>
        <w:t>등</w:t>
      </w:r>
      <w:r w:rsidRPr="00933D6F">
        <w:rPr>
          <w:szCs w:val="22"/>
        </w:rPr>
        <w:t>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고객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거래처</w:t>
      </w:r>
      <w:r w:rsidR="00F558D3" w:rsidRPr="00933D6F">
        <w:rPr>
          <w:rFonts w:hint="eastAsia"/>
          <w:szCs w:val="22"/>
        </w:rPr>
        <w:t>(</w:t>
      </w:r>
      <w:r w:rsidR="00F558D3" w:rsidRPr="00933D6F">
        <w:rPr>
          <w:rFonts w:hint="eastAsia"/>
          <w:szCs w:val="22"/>
        </w:rPr>
        <w:t>가맹점</w:t>
      </w:r>
      <w:r w:rsidR="000C0799" w:rsidRPr="00933D6F">
        <w:rPr>
          <w:rFonts w:hint="eastAsia"/>
          <w:szCs w:val="22"/>
        </w:rPr>
        <w:t>사업자</w:t>
      </w:r>
      <w:r w:rsidR="00F558D3" w:rsidRPr="00933D6F">
        <w:rPr>
          <w:rFonts w:hint="eastAsia"/>
          <w:szCs w:val="22"/>
        </w:rPr>
        <w:t xml:space="preserve"> </w:t>
      </w:r>
      <w:r w:rsidR="00F558D3" w:rsidRPr="00933D6F">
        <w:rPr>
          <w:rFonts w:hint="eastAsia"/>
          <w:szCs w:val="22"/>
        </w:rPr>
        <w:t>포함</w:t>
      </w:r>
      <w:r w:rsidR="00F558D3" w:rsidRPr="00933D6F">
        <w:rPr>
          <w:rFonts w:hint="eastAsia"/>
          <w:szCs w:val="22"/>
        </w:rPr>
        <w:t>)</w:t>
      </w:r>
      <w:r w:rsidRPr="00933D6F">
        <w:rPr>
          <w:szCs w:val="22"/>
        </w:rPr>
        <w:t>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유인하거나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대상회사</w:t>
      </w:r>
      <w:r w:rsidR="00E63AE9" w:rsidRPr="00933D6F">
        <w:rPr>
          <w:rFonts w:hint="eastAsia"/>
          <w:szCs w:val="22"/>
        </w:rPr>
        <w:t>등과</w:t>
      </w:r>
      <w:r w:rsidRPr="00933D6F">
        <w:rPr>
          <w:szCs w:val="22"/>
        </w:rPr>
        <w:t>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계약관계를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종료하도록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하거나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경업금지의무자와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계약관계를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설정하도록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행위</w:t>
      </w:r>
      <w:r w:rsidR="00F558D3" w:rsidRPr="00933D6F">
        <w:rPr>
          <w:szCs w:val="22"/>
        </w:rPr>
        <w:t>.</w:t>
      </w:r>
      <w:r w:rsidR="00C451F7">
        <w:rPr>
          <w:szCs w:val="22"/>
        </w:rPr>
        <w:t xml:space="preserve"> </w:t>
      </w:r>
    </w:p>
    <w:p w14:paraId="5EAD723B" w14:textId="790CF7B3" w:rsidR="00130890" w:rsidRPr="00933D6F" w:rsidRDefault="00130890" w:rsidP="008E5841">
      <w:pPr>
        <w:pStyle w:val="BKLH3-1"/>
        <w:rPr>
          <w:u w:val="single"/>
        </w:rPr>
      </w:pPr>
      <w:r w:rsidRPr="00933D6F">
        <w:rPr>
          <w:rFonts w:hint="eastAsia"/>
          <w:u w:val="single"/>
        </w:rPr>
        <w:t>후속거래의</w:t>
      </w:r>
      <w:r w:rsidRPr="00933D6F">
        <w:rPr>
          <w:rFonts w:hint="eastAsia"/>
          <w:u w:val="single"/>
        </w:rPr>
        <w:t xml:space="preserve"> </w:t>
      </w:r>
      <w:r w:rsidRPr="00933D6F">
        <w:rPr>
          <w:rFonts w:hint="eastAsia"/>
          <w:u w:val="single"/>
        </w:rPr>
        <w:t>이행</w:t>
      </w:r>
      <w:r w:rsidRPr="00933D6F">
        <w:rPr>
          <w:rFonts w:hint="eastAsia"/>
        </w:rPr>
        <w:t>.</w:t>
      </w:r>
      <w:r w:rsidRPr="00933D6F">
        <w:t xml:space="preserve"> </w:t>
      </w:r>
      <w:r w:rsidR="00E63701">
        <w:rPr>
          <w:rFonts w:hint="eastAsia"/>
        </w:rPr>
        <w:t>매도인</w:t>
      </w:r>
      <w:r w:rsidRPr="00933D6F">
        <w:rPr>
          <w:rFonts w:hint="eastAsia"/>
        </w:rPr>
        <w:t>은</w:t>
      </w:r>
      <w:r w:rsidR="000B1FAF" w:rsidRPr="00933D6F">
        <w:rPr>
          <w:rFonts w:hint="eastAsia"/>
        </w:rPr>
        <w:t xml:space="preserve"> </w:t>
      </w:r>
      <w:r w:rsidR="004336D1" w:rsidRPr="00933D6F">
        <w:rPr>
          <w:rFonts w:hint="eastAsia"/>
        </w:rPr>
        <w:t>해당</w:t>
      </w:r>
      <w:r w:rsidR="004336D1" w:rsidRPr="00933D6F">
        <w:rPr>
          <w:rFonts w:hint="eastAsia"/>
        </w:rPr>
        <w:t xml:space="preserve"> </w:t>
      </w:r>
      <w:r w:rsidR="004336D1" w:rsidRPr="00933D6F">
        <w:rPr>
          <w:rFonts w:hint="eastAsia"/>
        </w:rPr>
        <w:t>시점</w:t>
      </w:r>
      <w:r w:rsidRPr="00933D6F">
        <w:rPr>
          <w:rFonts w:hint="eastAsia"/>
        </w:rPr>
        <w:t>에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아래의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거래</w:t>
      </w:r>
      <w:r w:rsidR="002437C0">
        <w:rPr>
          <w:rFonts w:hint="eastAsia"/>
        </w:rPr>
        <w:t xml:space="preserve"> </w:t>
      </w:r>
      <w:r w:rsidR="002437C0">
        <w:rPr>
          <w:rFonts w:hint="eastAsia"/>
        </w:rPr>
        <w:t>또는</w:t>
      </w:r>
      <w:r w:rsidR="002437C0">
        <w:rPr>
          <w:rFonts w:hint="eastAsia"/>
        </w:rPr>
        <w:t xml:space="preserve"> </w:t>
      </w:r>
      <w:r w:rsidR="002437C0">
        <w:rPr>
          <w:rFonts w:hint="eastAsia"/>
        </w:rPr>
        <w:t>사항</w:t>
      </w:r>
      <w:r w:rsidRPr="00933D6F">
        <w:rPr>
          <w:rFonts w:hint="eastAsia"/>
        </w:rPr>
        <w:t>들이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이행되도록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하여야</w:t>
      </w:r>
      <w:r w:rsidRPr="00933D6F">
        <w:rPr>
          <w:rFonts w:hint="eastAsia"/>
        </w:rPr>
        <w:t xml:space="preserve"> </w:t>
      </w:r>
      <w:r w:rsidR="00A77388" w:rsidRPr="00933D6F">
        <w:rPr>
          <w:rFonts w:hint="eastAsia"/>
        </w:rPr>
        <w:t>하고</w:t>
      </w:r>
      <w:r w:rsidR="00A77388" w:rsidRPr="00933D6F">
        <w:rPr>
          <w:rFonts w:hint="eastAsia"/>
        </w:rPr>
        <w:t>,</w:t>
      </w:r>
      <w:r w:rsidR="00A77388" w:rsidRPr="00933D6F">
        <w:t xml:space="preserve"> </w:t>
      </w:r>
      <w:r w:rsidR="00A77388" w:rsidRPr="00933D6F">
        <w:rPr>
          <w:rFonts w:hint="eastAsia"/>
        </w:rPr>
        <w:t>당사자들은</w:t>
      </w:r>
      <w:r w:rsidR="00A77388" w:rsidRPr="00933D6F">
        <w:rPr>
          <w:rFonts w:hint="eastAsia"/>
        </w:rPr>
        <w:t xml:space="preserve"> </w:t>
      </w:r>
      <w:r w:rsidR="00A77388" w:rsidRPr="00933D6F">
        <w:rPr>
          <w:rFonts w:hint="eastAsia"/>
        </w:rPr>
        <w:t>이를</w:t>
      </w:r>
      <w:r w:rsidR="00A77388" w:rsidRPr="00933D6F">
        <w:rPr>
          <w:rFonts w:hint="eastAsia"/>
        </w:rPr>
        <w:t xml:space="preserve"> </w:t>
      </w:r>
      <w:r w:rsidR="00A77388" w:rsidRPr="00933D6F">
        <w:rPr>
          <w:rFonts w:hint="eastAsia"/>
        </w:rPr>
        <w:t>위하여</w:t>
      </w:r>
      <w:r w:rsidR="00A77388" w:rsidRPr="00933D6F">
        <w:rPr>
          <w:rFonts w:hint="eastAsia"/>
        </w:rPr>
        <w:t xml:space="preserve"> </w:t>
      </w:r>
      <w:r w:rsidR="00A77388" w:rsidRPr="00933D6F">
        <w:rPr>
          <w:rFonts w:hint="eastAsia"/>
        </w:rPr>
        <w:t>필요한</w:t>
      </w:r>
      <w:r w:rsidR="00A77388" w:rsidRPr="00933D6F">
        <w:rPr>
          <w:rFonts w:hint="eastAsia"/>
        </w:rPr>
        <w:t xml:space="preserve"> </w:t>
      </w:r>
      <w:r w:rsidR="00A77388" w:rsidRPr="00933D6F">
        <w:rPr>
          <w:rFonts w:hint="eastAsia"/>
        </w:rPr>
        <w:t>모든</w:t>
      </w:r>
      <w:r w:rsidR="00A77388" w:rsidRPr="00933D6F">
        <w:rPr>
          <w:rFonts w:hint="eastAsia"/>
        </w:rPr>
        <w:t xml:space="preserve"> </w:t>
      </w:r>
      <w:r w:rsidR="00A77388" w:rsidRPr="00933D6F">
        <w:rPr>
          <w:rFonts w:hint="eastAsia"/>
        </w:rPr>
        <w:t>조치를</w:t>
      </w:r>
      <w:r w:rsidR="00A77388" w:rsidRPr="00933D6F">
        <w:rPr>
          <w:rFonts w:hint="eastAsia"/>
        </w:rPr>
        <w:t xml:space="preserve"> </w:t>
      </w:r>
      <w:r w:rsidR="00A77388" w:rsidRPr="00933D6F">
        <w:rPr>
          <w:rFonts w:hint="eastAsia"/>
        </w:rPr>
        <w:t>취하여야</w:t>
      </w:r>
      <w:r w:rsidR="00A77388" w:rsidRPr="00933D6F">
        <w:rPr>
          <w:rFonts w:hint="eastAsia"/>
        </w:rPr>
        <w:t xml:space="preserve"> </w:t>
      </w:r>
      <w:r w:rsidR="00A77388" w:rsidRPr="00933D6F">
        <w:rPr>
          <w:rFonts w:hint="eastAsia"/>
        </w:rPr>
        <w:t>한다</w:t>
      </w:r>
      <w:r w:rsidR="00A77388" w:rsidRPr="00933D6F">
        <w:rPr>
          <w:rFonts w:hint="eastAsia"/>
        </w:rPr>
        <w:t>.</w:t>
      </w:r>
      <w:r w:rsidR="00F14880" w:rsidRPr="00933D6F">
        <w:t xml:space="preserve"> </w:t>
      </w:r>
    </w:p>
    <w:p w14:paraId="3F0417AD" w14:textId="2FAE95F2" w:rsidR="00130890" w:rsidRPr="00933D6F" w:rsidRDefault="00130890" w:rsidP="00130890">
      <w:pPr>
        <w:pStyle w:val="BKLH4-1"/>
      </w:pPr>
      <w:r w:rsidRPr="00933D6F">
        <w:rPr>
          <w:rFonts w:hint="eastAsia"/>
        </w:rPr>
        <w:lastRenderedPageBreak/>
        <w:t>펜플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주식매매계약에서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정하는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내용과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조건에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따라</w:t>
      </w:r>
      <w:r w:rsidRPr="00933D6F">
        <w:rPr>
          <w:rFonts w:hint="eastAsia"/>
        </w:rPr>
        <w:t>,</w:t>
      </w:r>
      <w:r w:rsidRPr="00933D6F">
        <w:t xml:space="preserve"> </w:t>
      </w:r>
      <w:r w:rsidR="00756110">
        <w:rPr>
          <w:rFonts w:hint="eastAsia"/>
        </w:rPr>
        <w:t>거래종결일</w:t>
      </w:r>
      <w:r w:rsidR="004336D1" w:rsidRPr="00933D6F">
        <w:rPr>
          <w:rFonts w:hint="eastAsia"/>
        </w:rPr>
        <w:t xml:space="preserve"> </w:t>
      </w:r>
      <w:r w:rsidR="004336D1" w:rsidRPr="00933D6F">
        <w:rPr>
          <w:rFonts w:hint="eastAsia"/>
        </w:rPr>
        <w:t>익일에</w:t>
      </w:r>
      <w:r w:rsidR="004336D1" w:rsidRPr="00933D6F">
        <w:rPr>
          <w:rFonts w:hint="eastAsia"/>
        </w:rPr>
        <w:t xml:space="preserve"> </w:t>
      </w:r>
      <w:r w:rsidRPr="00933D6F">
        <w:rPr>
          <w:rFonts w:hint="eastAsia"/>
        </w:rPr>
        <w:t>펜플</w:t>
      </w:r>
      <w:r w:rsidRPr="00933D6F">
        <w:rPr>
          <w:rFonts w:hint="eastAsia"/>
        </w:rPr>
        <w:t xml:space="preserve"> </w:t>
      </w:r>
      <w:r w:rsidR="00E63701">
        <w:rPr>
          <w:rFonts w:hint="eastAsia"/>
        </w:rPr>
        <w:t>매도인</w:t>
      </w:r>
      <w:r w:rsidRPr="00933D6F">
        <w:rPr>
          <w:rFonts w:hint="eastAsia"/>
        </w:rPr>
        <w:t>은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그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보유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펜플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대상주식을</w:t>
      </w:r>
      <w:r w:rsidRPr="00933D6F">
        <w:rPr>
          <w:rFonts w:hint="eastAsia"/>
        </w:rPr>
        <w:t xml:space="preserve"> </w:t>
      </w:r>
      <w:r w:rsidR="0061655B">
        <w:rPr>
          <w:rFonts w:hint="eastAsia"/>
        </w:rPr>
        <w:t>매수인</w:t>
      </w:r>
      <w:r w:rsidRPr="00933D6F">
        <w:rPr>
          <w:rFonts w:hint="eastAsia"/>
        </w:rPr>
        <w:t>에게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매도하고</w:t>
      </w:r>
      <w:r w:rsidRPr="00933D6F">
        <w:rPr>
          <w:rFonts w:hint="eastAsia"/>
        </w:rPr>
        <w:t>,</w:t>
      </w:r>
      <w:r w:rsidRPr="00933D6F">
        <w:t xml:space="preserve"> </w:t>
      </w:r>
      <w:r w:rsidR="0061655B">
        <w:rPr>
          <w:rFonts w:hint="eastAsia"/>
        </w:rPr>
        <w:t>매수인</w:t>
      </w:r>
      <w:r w:rsidR="005071DD">
        <w:rPr>
          <w:rFonts w:hint="eastAsia"/>
        </w:rPr>
        <w:t>은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이를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매수하는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거래</w:t>
      </w:r>
    </w:p>
    <w:p w14:paraId="57D2C314" w14:textId="00944591" w:rsidR="0041275D" w:rsidRPr="00933D6F" w:rsidRDefault="00AE648C" w:rsidP="00130890">
      <w:pPr>
        <w:pStyle w:val="BKLH4-1"/>
      </w:pPr>
      <w:r w:rsidRPr="00AE648C">
        <w:rPr>
          <w:szCs w:val="22"/>
        </w:rPr>
        <w:t>본건</w:t>
      </w:r>
      <w:r w:rsidRPr="00AE648C">
        <w:rPr>
          <w:szCs w:val="22"/>
        </w:rPr>
        <w:t xml:space="preserve"> </w:t>
      </w:r>
      <w:r w:rsidRPr="00AE648C">
        <w:rPr>
          <w:szCs w:val="22"/>
        </w:rPr>
        <w:t>특정자산</w:t>
      </w:r>
      <w:r w:rsidRPr="00AE648C">
        <w:rPr>
          <w:szCs w:val="22"/>
        </w:rPr>
        <w:t xml:space="preserve"> </w:t>
      </w:r>
      <w:r w:rsidRPr="00AE648C">
        <w:rPr>
          <w:szCs w:val="22"/>
        </w:rPr>
        <w:t>양수도계약에서</w:t>
      </w:r>
      <w:r w:rsidRPr="00AE648C">
        <w:rPr>
          <w:szCs w:val="22"/>
        </w:rPr>
        <w:t xml:space="preserve"> </w:t>
      </w:r>
      <w:r w:rsidRPr="00AE648C">
        <w:rPr>
          <w:szCs w:val="22"/>
        </w:rPr>
        <w:t>정하는</w:t>
      </w:r>
      <w:r w:rsidRPr="00AE648C">
        <w:rPr>
          <w:szCs w:val="22"/>
        </w:rPr>
        <w:t xml:space="preserve"> </w:t>
      </w:r>
      <w:r w:rsidRPr="00AE648C">
        <w:rPr>
          <w:szCs w:val="22"/>
        </w:rPr>
        <w:t>내용과</w:t>
      </w:r>
      <w:r w:rsidRPr="00AE648C">
        <w:rPr>
          <w:szCs w:val="22"/>
        </w:rPr>
        <w:t xml:space="preserve"> </w:t>
      </w:r>
      <w:r w:rsidRPr="00AE648C">
        <w:rPr>
          <w:szCs w:val="22"/>
        </w:rPr>
        <w:t>조건에</w:t>
      </w:r>
      <w:r w:rsidRPr="00AE648C">
        <w:rPr>
          <w:szCs w:val="22"/>
        </w:rPr>
        <w:t xml:space="preserve"> </w:t>
      </w:r>
      <w:r w:rsidRPr="00AE648C">
        <w:rPr>
          <w:szCs w:val="22"/>
        </w:rPr>
        <w:t>따라</w:t>
      </w:r>
      <w:r w:rsidRPr="00AE648C">
        <w:rPr>
          <w:szCs w:val="22"/>
        </w:rPr>
        <w:t xml:space="preserve">, </w:t>
      </w:r>
      <w:r w:rsidRPr="00AE648C">
        <w:rPr>
          <w:szCs w:val="22"/>
        </w:rPr>
        <w:t>본건</w:t>
      </w:r>
      <w:r w:rsidRPr="00AE648C">
        <w:rPr>
          <w:szCs w:val="22"/>
        </w:rPr>
        <w:t xml:space="preserve"> </w:t>
      </w:r>
      <w:r w:rsidRPr="00AE648C">
        <w:rPr>
          <w:szCs w:val="22"/>
        </w:rPr>
        <w:t>특정자산</w:t>
      </w:r>
      <w:r w:rsidRPr="00AE648C">
        <w:rPr>
          <w:szCs w:val="22"/>
        </w:rPr>
        <w:t xml:space="preserve"> </w:t>
      </w:r>
      <w:r w:rsidRPr="00AE648C">
        <w:rPr>
          <w:szCs w:val="22"/>
        </w:rPr>
        <w:t>양수도계약에서</w:t>
      </w:r>
      <w:r w:rsidRPr="00AE648C">
        <w:rPr>
          <w:szCs w:val="22"/>
        </w:rPr>
        <w:t xml:space="preserve"> </w:t>
      </w:r>
      <w:r w:rsidRPr="00AE648C">
        <w:rPr>
          <w:szCs w:val="22"/>
        </w:rPr>
        <w:t>정하는</w:t>
      </w:r>
      <w:r w:rsidRPr="00AE648C">
        <w:rPr>
          <w:szCs w:val="22"/>
        </w:rPr>
        <w:t xml:space="preserve"> </w:t>
      </w:r>
      <w:r w:rsidRPr="00AE648C">
        <w:rPr>
          <w:szCs w:val="22"/>
        </w:rPr>
        <w:t>일시에</w:t>
      </w:r>
      <w:r w:rsidRPr="00AE648C">
        <w:rPr>
          <w:szCs w:val="22"/>
        </w:rPr>
        <w:t xml:space="preserve"> </w:t>
      </w:r>
      <w:r w:rsidR="009A1E50">
        <w:rPr>
          <w:rFonts w:hint="eastAsia"/>
          <w:szCs w:val="22"/>
        </w:rPr>
        <w:t>펜플</w:t>
      </w:r>
      <w:r w:rsidRPr="00AE648C">
        <w:rPr>
          <w:szCs w:val="22"/>
        </w:rPr>
        <w:t>은</w:t>
      </w:r>
      <w:r w:rsidRPr="00AE648C">
        <w:rPr>
          <w:szCs w:val="22"/>
        </w:rPr>
        <w:t xml:space="preserve"> </w:t>
      </w:r>
      <w:r w:rsidRPr="00AE648C">
        <w:rPr>
          <w:szCs w:val="22"/>
        </w:rPr>
        <w:t>본건</w:t>
      </w:r>
      <w:r w:rsidRPr="00AE648C">
        <w:rPr>
          <w:szCs w:val="22"/>
        </w:rPr>
        <w:t xml:space="preserve"> </w:t>
      </w:r>
      <w:r w:rsidRPr="00AE648C">
        <w:rPr>
          <w:szCs w:val="22"/>
        </w:rPr>
        <w:t>특정자산을</w:t>
      </w:r>
      <w:r w:rsidRPr="00AE648C">
        <w:rPr>
          <w:szCs w:val="22"/>
        </w:rPr>
        <w:t xml:space="preserve"> </w:t>
      </w:r>
      <w:r w:rsidRPr="00AE648C">
        <w:rPr>
          <w:szCs w:val="22"/>
        </w:rPr>
        <w:t>매도인</w:t>
      </w:r>
      <w:r w:rsidRPr="00AE648C">
        <w:rPr>
          <w:szCs w:val="22"/>
        </w:rPr>
        <w:t>{</w:t>
      </w:r>
      <w:r w:rsidRPr="00AE648C">
        <w:rPr>
          <w:szCs w:val="22"/>
        </w:rPr>
        <w:t>및</w:t>
      </w:r>
      <w:r w:rsidRPr="00AE648C">
        <w:rPr>
          <w:szCs w:val="22"/>
        </w:rPr>
        <w:t>/</w:t>
      </w:r>
      <w:r w:rsidRPr="00AE648C">
        <w:rPr>
          <w:szCs w:val="22"/>
        </w:rPr>
        <w:t>혹은</w:t>
      </w:r>
      <w:r w:rsidRPr="00AE648C">
        <w:rPr>
          <w:szCs w:val="22"/>
        </w:rPr>
        <w:t xml:space="preserve"> </w:t>
      </w:r>
      <w:r w:rsidRPr="00AE648C">
        <w:rPr>
          <w:szCs w:val="22"/>
        </w:rPr>
        <w:t>그가</w:t>
      </w:r>
      <w:r w:rsidRPr="00AE648C">
        <w:rPr>
          <w:szCs w:val="22"/>
        </w:rPr>
        <w:t xml:space="preserve"> </w:t>
      </w:r>
      <w:r w:rsidRPr="00AE648C">
        <w:rPr>
          <w:szCs w:val="22"/>
        </w:rPr>
        <w:t>지정하는</w:t>
      </w:r>
      <w:r w:rsidRPr="00AE648C">
        <w:rPr>
          <w:szCs w:val="22"/>
        </w:rPr>
        <w:t xml:space="preserve"> </w:t>
      </w:r>
      <w:r w:rsidRPr="00AE648C">
        <w:rPr>
          <w:szCs w:val="22"/>
        </w:rPr>
        <w:t>자</w:t>
      </w:r>
      <w:r w:rsidRPr="00AE648C">
        <w:rPr>
          <w:szCs w:val="22"/>
        </w:rPr>
        <w:t>(</w:t>
      </w:r>
      <w:r w:rsidRPr="00AE648C">
        <w:rPr>
          <w:szCs w:val="22"/>
        </w:rPr>
        <w:t>들</w:t>
      </w:r>
      <w:r w:rsidRPr="00AE648C">
        <w:rPr>
          <w:szCs w:val="22"/>
        </w:rPr>
        <w:t>)}</w:t>
      </w:r>
      <w:r w:rsidRPr="00AE648C">
        <w:rPr>
          <w:szCs w:val="22"/>
        </w:rPr>
        <w:t>에게</w:t>
      </w:r>
      <w:r w:rsidRPr="00AE648C">
        <w:rPr>
          <w:szCs w:val="22"/>
        </w:rPr>
        <w:t xml:space="preserve"> </w:t>
      </w:r>
      <w:r w:rsidRPr="00AE648C">
        <w:rPr>
          <w:szCs w:val="22"/>
        </w:rPr>
        <w:t>양도하고</w:t>
      </w:r>
      <w:r w:rsidRPr="00AE648C">
        <w:rPr>
          <w:szCs w:val="22"/>
        </w:rPr>
        <w:t xml:space="preserve">, </w:t>
      </w:r>
      <w:r w:rsidRPr="00AE648C">
        <w:rPr>
          <w:szCs w:val="22"/>
        </w:rPr>
        <w:t>매도인</w:t>
      </w:r>
      <w:r w:rsidRPr="00AE648C">
        <w:rPr>
          <w:szCs w:val="22"/>
        </w:rPr>
        <w:t>{</w:t>
      </w:r>
      <w:r w:rsidRPr="00AE648C">
        <w:rPr>
          <w:szCs w:val="22"/>
        </w:rPr>
        <w:t>및</w:t>
      </w:r>
      <w:r w:rsidRPr="00AE648C">
        <w:rPr>
          <w:szCs w:val="22"/>
        </w:rPr>
        <w:t>/</w:t>
      </w:r>
      <w:r w:rsidRPr="00AE648C">
        <w:rPr>
          <w:szCs w:val="22"/>
        </w:rPr>
        <w:t>혹은</w:t>
      </w:r>
      <w:r w:rsidRPr="00AE648C">
        <w:rPr>
          <w:szCs w:val="22"/>
        </w:rPr>
        <w:t xml:space="preserve"> </w:t>
      </w:r>
      <w:r w:rsidRPr="00AE648C">
        <w:rPr>
          <w:szCs w:val="22"/>
        </w:rPr>
        <w:t>그가</w:t>
      </w:r>
      <w:r w:rsidRPr="00AE648C">
        <w:rPr>
          <w:szCs w:val="22"/>
        </w:rPr>
        <w:t xml:space="preserve"> </w:t>
      </w:r>
      <w:r w:rsidRPr="00AE648C">
        <w:rPr>
          <w:szCs w:val="22"/>
        </w:rPr>
        <w:t>지정하는</w:t>
      </w:r>
      <w:r w:rsidRPr="00AE648C">
        <w:rPr>
          <w:szCs w:val="22"/>
        </w:rPr>
        <w:t xml:space="preserve"> </w:t>
      </w:r>
      <w:r w:rsidRPr="00AE648C">
        <w:rPr>
          <w:szCs w:val="22"/>
        </w:rPr>
        <w:t>자</w:t>
      </w:r>
      <w:r w:rsidRPr="00AE648C">
        <w:rPr>
          <w:szCs w:val="22"/>
        </w:rPr>
        <w:t>(</w:t>
      </w:r>
      <w:r w:rsidRPr="00AE648C">
        <w:rPr>
          <w:szCs w:val="22"/>
        </w:rPr>
        <w:t>들</w:t>
      </w:r>
      <w:r w:rsidRPr="00AE648C">
        <w:rPr>
          <w:szCs w:val="22"/>
        </w:rPr>
        <w:t>)}</w:t>
      </w:r>
      <w:r w:rsidRPr="00AE648C">
        <w:rPr>
          <w:szCs w:val="22"/>
        </w:rPr>
        <w:t>은</w:t>
      </w:r>
      <w:r w:rsidRPr="00AE648C">
        <w:rPr>
          <w:szCs w:val="22"/>
        </w:rPr>
        <w:t xml:space="preserve"> </w:t>
      </w:r>
      <w:r w:rsidRPr="00AE648C">
        <w:rPr>
          <w:szCs w:val="22"/>
        </w:rPr>
        <w:t>이를</w:t>
      </w:r>
      <w:r w:rsidRPr="00AE648C">
        <w:rPr>
          <w:szCs w:val="22"/>
        </w:rPr>
        <w:t xml:space="preserve"> </w:t>
      </w:r>
      <w:r w:rsidRPr="00AE648C">
        <w:rPr>
          <w:szCs w:val="22"/>
        </w:rPr>
        <w:t>양수하는</w:t>
      </w:r>
      <w:r w:rsidRPr="00AE648C">
        <w:rPr>
          <w:szCs w:val="22"/>
        </w:rPr>
        <w:t xml:space="preserve"> </w:t>
      </w:r>
      <w:r w:rsidRPr="00AE648C">
        <w:rPr>
          <w:szCs w:val="22"/>
        </w:rPr>
        <w:t>거래</w:t>
      </w:r>
    </w:p>
    <w:p w14:paraId="6236CA15" w14:textId="6678F7BF" w:rsidR="00441D0F" w:rsidRPr="00933D6F" w:rsidRDefault="0093616C" w:rsidP="00441D0F">
      <w:pPr>
        <w:pStyle w:val="BKLH3-1"/>
        <w:rPr>
          <w:u w:val="single"/>
        </w:rPr>
      </w:pPr>
      <w:r w:rsidRPr="00933D6F">
        <w:rPr>
          <w:rFonts w:hint="eastAsia"/>
          <w:u w:val="single"/>
        </w:rPr>
        <w:t>가맹</w:t>
      </w:r>
      <w:r w:rsidR="00C451F7">
        <w:rPr>
          <w:rFonts w:hint="eastAsia"/>
          <w:u w:val="single"/>
        </w:rPr>
        <w:t>점</w:t>
      </w:r>
      <w:r w:rsidRPr="00933D6F">
        <w:rPr>
          <w:rFonts w:hint="eastAsia"/>
          <w:u w:val="single"/>
        </w:rPr>
        <w:t>사업자에</w:t>
      </w:r>
      <w:r w:rsidRPr="00933D6F">
        <w:rPr>
          <w:rFonts w:hint="eastAsia"/>
          <w:u w:val="single"/>
        </w:rPr>
        <w:t xml:space="preserve"> </w:t>
      </w:r>
      <w:r w:rsidRPr="00933D6F">
        <w:rPr>
          <w:rFonts w:hint="eastAsia"/>
          <w:u w:val="single"/>
        </w:rPr>
        <w:t>대한</w:t>
      </w:r>
      <w:r w:rsidRPr="00933D6F">
        <w:rPr>
          <w:rFonts w:hint="eastAsia"/>
          <w:u w:val="single"/>
        </w:rPr>
        <w:t xml:space="preserve"> </w:t>
      </w:r>
      <w:r w:rsidR="00441D0F" w:rsidRPr="00933D6F">
        <w:rPr>
          <w:rFonts w:hint="eastAsia"/>
          <w:u w:val="single"/>
        </w:rPr>
        <w:t>자금</w:t>
      </w:r>
      <w:r w:rsidRPr="00933D6F">
        <w:rPr>
          <w:rFonts w:hint="eastAsia"/>
          <w:u w:val="single"/>
        </w:rPr>
        <w:t>대여</w:t>
      </w:r>
      <w:r w:rsidRPr="00933D6F">
        <w:t xml:space="preserve">. </w:t>
      </w:r>
      <w:r w:rsidR="00E63701">
        <w:rPr>
          <w:rFonts w:hint="eastAsia"/>
        </w:rPr>
        <w:t>매도인</w:t>
      </w:r>
      <w:r w:rsidR="00441D0F" w:rsidRPr="00933D6F">
        <w:rPr>
          <w:rFonts w:hint="eastAsia"/>
        </w:rPr>
        <w:t>은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직접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또는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본건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대부업체로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하여금</w:t>
      </w:r>
      <w:r w:rsidR="00441D0F" w:rsidRPr="00933D6F">
        <w:t>,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본건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대부업체의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대상회사등</w:t>
      </w:r>
      <w:r w:rsidR="006B0C4A" w:rsidRPr="00933D6F">
        <w:rPr>
          <w:rFonts w:hint="eastAsia"/>
        </w:rPr>
        <w:t>의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가맹</w:t>
      </w:r>
      <w:r w:rsidR="00C451F7">
        <w:rPr>
          <w:rFonts w:hint="eastAsia"/>
        </w:rPr>
        <w:t>점</w:t>
      </w:r>
      <w:r w:rsidR="00441D0F" w:rsidRPr="00933D6F">
        <w:rPr>
          <w:rFonts w:hint="eastAsia"/>
        </w:rPr>
        <w:t>사업자에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대한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가맹사업자금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대여</w:t>
      </w:r>
      <w:r w:rsidR="00441D0F" w:rsidRPr="00933D6F">
        <w:rPr>
          <w:rFonts w:hint="eastAsia"/>
        </w:rPr>
        <w:t>(</w:t>
      </w:r>
      <w:r w:rsidR="00441D0F" w:rsidRPr="00933D6F">
        <w:t>“</w:t>
      </w:r>
      <w:r w:rsidR="00441D0F" w:rsidRPr="00933D6F">
        <w:rPr>
          <w:rFonts w:hint="eastAsia"/>
          <w:u w:val="single"/>
        </w:rPr>
        <w:t>본건</w:t>
      </w:r>
      <w:r w:rsidR="00441D0F" w:rsidRPr="00933D6F">
        <w:rPr>
          <w:rFonts w:hint="eastAsia"/>
          <w:u w:val="single"/>
        </w:rPr>
        <w:t xml:space="preserve"> </w:t>
      </w:r>
      <w:r w:rsidR="00441D0F" w:rsidRPr="00933D6F">
        <w:rPr>
          <w:rFonts w:hint="eastAsia"/>
          <w:u w:val="single"/>
        </w:rPr>
        <w:t>가맹사업자금</w:t>
      </w:r>
      <w:r w:rsidR="00441D0F" w:rsidRPr="00933D6F">
        <w:rPr>
          <w:rFonts w:hint="eastAsia"/>
          <w:u w:val="single"/>
        </w:rPr>
        <w:t xml:space="preserve"> </w:t>
      </w:r>
      <w:r w:rsidR="00441D0F" w:rsidRPr="00933D6F">
        <w:rPr>
          <w:rFonts w:hint="eastAsia"/>
          <w:u w:val="single"/>
        </w:rPr>
        <w:t>대여</w:t>
      </w:r>
      <w:r w:rsidR="00441D0F" w:rsidRPr="00933D6F">
        <w:t>”)</w:t>
      </w:r>
      <w:r w:rsidR="00441D0F" w:rsidRPr="00933D6F">
        <w:rPr>
          <w:rFonts w:hint="eastAsia"/>
        </w:rPr>
        <w:t>와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관련하여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다음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각호의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사항을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이행하도록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하여야</w:t>
      </w:r>
      <w:r w:rsidR="00441D0F" w:rsidRPr="00933D6F">
        <w:rPr>
          <w:rFonts w:hint="eastAsia"/>
        </w:rPr>
        <w:t xml:space="preserve"> </w:t>
      </w:r>
      <w:r w:rsidR="00441D0F" w:rsidRPr="00933D6F">
        <w:rPr>
          <w:rFonts w:hint="eastAsia"/>
        </w:rPr>
        <w:t>한다</w:t>
      </w:r>
      <w:r w:rsidR="00441D0F" w:rsidRPr="00933D6F">
        <w:rPr>
          <w:rFonts w:hint="eastAsia"/>
        </w:rPr>
        <w:t>.</w:t>
      </w:r>
    </w:p>
    <w:p w14:paraId="173F5B23" w14:textId="77D3DD64" w:rsidR="0093616C" w:rsidRPr="00090825" w:rsidRDefault="005F16A1" w:rsidP="005F16A1">
      <w:pPr>
        <w:pStyle w:val="BKLH4-1"/>
        <w:rPr>
          <w:u w:val="single"/>
        </w:rPr>
      </w:pPr>
      <w:r w:rsidRPr="00090825">
        <w:rPr>
          <w:rFonts w:hint="eastAsia"/>
        </w:rPr>
        <w:t>본건</w:t>
      </w:r>
      <w:r w:rsidRPr="00090825">
        <w:rPr>
          <w:rFonts w:hint="eastAsia"/>
        </w:rPr>
        <w:t xml:space="preserve"> </w:t>
      </w:r>
      <w:r w:rsidRPr="00090825">
        <w:rPr>
          <w:rFonts w:hint="eastAsia"/>
        </w:rPr>
        <w:t>가맹사업자금</w:t>
      </w:r>
      <w:r w:rsidR="004C5CBC" w:rsidRPr="00090825">
        <w:rPr>
          <w:rFonts w:hint="eastAsia"/>
        </w:rPr>
        <w:t xml:space="preserve"> </w:t>
      </w:r>
      <w:r w:rsidRPr="00090825">
        <w:rPr>
          <w:rFonts w:hint="eastAsia"/>
        </w:rPr>
        <w:t>대여</w:t>
      </w:r>
      <w:r w:rsidR="007A7AED" w:rsidRPr="007A7AED">
        <w:t>의</w:t>
      </w:r>
      <w:r w:rsidR="007A7AED" w:rsidRPr="007A7AED">
        <w:t xml:space="preserve"> </w:t>
      </w:r>
      <w:r w:rsidR="007A7AED" w:rsidRPr="007A7AED">
        <w:t>신규</w:t>
      </w:r>
      <w:r w:rsidR="007A7AED" w:rsidRPr="007A7AED">
        <w:t xml:space="preserve"> </w:t>
      </w:r>
      <w:r w:rsidR="007A7AED" w:rsidRPr="007A7AED">
        <w:t>취급을</w:t>
      </w:r>
      <w:r w:rsidR="007A7AED" w:rsidRPr="007A7AED">
        <w:t xml:space="preserve"> </w:t>
      </w:r>
      <w:r w:rsidR="007A7AED" w:rsidRPr="007A7AED">
        <w:t>중단하고</w:t>
      </w:r>
      <w:r w:rsidR="007A7AED" w:rsidRPr="007A7AED">
        <w:t xml:space="preserve">, </w:t>
      </w:r>
      <w:r w:rsidR="007A7AED" w:rsidRPr="007A7AED">
        <w:t>기존</w:t>
      </w:r>
      <w:r w:rsidR="007A7AED" w:rsidRPr="007A7AED">
        <w:t xml:space="preserve"> </w:t>
      </w:r>
      <w:r w:rsidR="007A7AED" w:rsidRPr="007A7AED">
        <w:t>대여금은</w:t>
      </w:r>
      <w:r w:rsidRPr="00090825">
        <w:rPr>
          <w:rFonts w:hint="eastAsia"/>
        </w:rPr>
        <w:t xml:space="preserve"> </w:t>
      </w:r>
      <w:r w:rsidRPr="00090825">
        <w:rPr>
          <w:rFonts w:hint="eastAsia"/>
        </w:rPr>
        <w:t>거래종결일</w:t>
      </w:r>
      <w:r w:rsidRPr="00090825">
        <w:rPr>
          <w:rFonts w:hint="eastAsia"/>
        </w:rPr>
        <w:t xml:space="preserve"> </w:t>
      </w:r>
      <w:r w:rsidRPr="00090825">
        <w:rPr>
          <w:rFonts w:hint="eastAsia"/>
        </w:rPr>
        <w:t>현재의</w:t>
      </w:r>
      <w:r w:rsidR="002F2CBC" w:rsidRPr="00090825">
        <w:rPr>
          <w:rFonts w:hint="eastAsia"/>
        </w:rPr>
        <w:t xml:space="preserve"> </w:t>
      </w:r>
      <w:r w:rsidR="002F2CBC" w:rsidRPr="00090825">
        <w:rPr>
          <w:rFonts w:hint="eastAsia"/>
        </w:rPr>
        <w:t>대여</w:t>
      </w:r>
      <w:r w:rsidR="0093616C" w:rsidRPr="00090825">
        <w:rPr>
          <w:rFonts w:hint="eastAsia"/>
        </w:rPr>
        <w:t>조건</w:t>
      </w:r>
      <w:r w:rsidRPr="00090825">
        <w:rPr>
          <w:rFonts w:hint="eastAsia"/>
        </w:rPr>
        <w:t>보다</w:t>
      </w:r>
      <w:r w:rsidRPr="00090825">
        <w:rPr>
          <w:rFonts w:hint="eastAsia"/>
        </w:rPr>
        <w:t xml:space="preserve"> </w:t>
      </w:r>
      <w:r w:rsidR="0093616C" w:rsidRPr="00090825">
        <w:rPr>
          <w:rFonts w:hint="eastAsia"/>
        </w:rPr>
        <w:t>가맹</w:t>
      </w:r>
      <w:r w:rsidR="00C451F7" w:rsidRPr="00090825">
        <w:rPr>
          <w:rFonts w:hint="eastAsia"/>
        </w:rPr>
        <w:t>점</w:t>
      </w:r>
      <w:r w:rsidR="0093616C" w:rsidRPr="00090825">
        <w:rPr>
          <w:rFonts w:hint="eastAsia"/>
        </w:rPr>
        <w:t>사업자에게</w:t>
      </w:r>
      <w:r w:rsidR="0093616C" w:rsidRPr="00090825">
        <w:rPr>
          <w:rFonts w:hint="eastAsia"/>
        </w:rPr>
        <w:t xml:space="preserve"> </w:t>
      </w:r>
      <w:r w:rsidRPr="00090825">
        <w:rPr>
          <w:rFonts w:hint="eastAsia"/>
        </w:rPr>
        <w:t>더</w:t>
      </w:r>
      <w:r w:rsidRPr="00090825">
        <w:rPr>
          <w:rFonts w:hint="eastAsia"/>
        </w:rPr>
        <w:t xml:space="preserve"> </w:t>
      </w:r>
      <w:r w:rsidRPr="00090825">
        <w:rPr>
          <w:rFonts w:hint="eastAsia"/>
        </w:rPr>
        <w:t>불리하지</w:t>
      </w:r>
      <w:r w:rsidRPr="00090825">
        <w:rPr>
          <w:rFonts w:hint="eastAsia"/>
        </w:rPr>
        <w:t xml:space="preserve"> </w:t>
      </w:r>
      <w:r w:rsidRPr="00090825">
        <w:rPr>
          <w:rFonts w:hint="eastAsia"/>
        </w:rPr>
        <w:t>않은</w:t>
      </w:r>
      <w:r w:rsidR="0093616C" w:rsidRPr="00090825">
        <w:rPr>
          <w:rFonts w:hint="eastAsia"/>
        </w:rPr>
        <w:t xml:space="preserve"> </w:t>
      </w:r>
      <w:r w:rsidR="0093616C" w:rsidRPr="00090825">
        <w:rPr>
          <w:rFonts w:hint="eastAsia"/>
        </w:rPr>
        <w:t>조건으로</w:t>
      </w:r>
      <w:r w:rsidRPr="00090825">
        <w:rPr>
          <w:rFonts w:hint="eastAsia"/>
        </w:rPr>
        <w:t xml:space="preserve"> </w:t>
      </w:r>
      <w:r w:rsidRPr="00090825">
        <w:rPr>
          <w:rFonts w:hint="eastAsia"/>
        </w:rPr>
        <w:t>계속해서</w:t>
      </w:r>
      <w:r w:rsidR="0093616C" w:rsidRPr="00090825">
        <w:rPr>
          <w:rFonts w:hint="eastAsia"/>
        </w:rPr>
        <w:t xml:space="preserve"> </w:t>
      </w:r>
      <w:r w:rsidR="0093616C" w:rsidRPr="004171AA">
        <w:rPr>
          <w:rFonts w:hint="eastAsia"/>
        </w:rPr>
        <w:t>이루어지도록</w:t>
      </w:r>
      <w:r w:rsidR="0093616C" w:rsidRPr="004171AA">
        <w:rPr>
          <w:rFonts w:hint="eastAsia"/>
        </w:rPr>
        <w:t xml:space="preserve"> </w:t>
      </w:r>
      <w:r w:rsidR="001C102F">
        <w:rPr>
          <w:rFonts w:hint="eastAsia"/>
        </w:rPr>
        <w:t>하며</w:t>
      </w:r>
      <w:r w:rsidR="001C102F">
        <w:rPr>
          <w:rFonts w:hint="eastAsia"/>
        </w:rPr>
        <w:t xml:space="preserve">, </w:t>
      </w:r>
      <w:r w:rsidR="00CA34FC" w:rsidRPr="001C102F">
        <w:t>또한</w:t>
      </w:r>
      <w:r w:rsidR="00CA34FC" w:rsidRPr="001C102F">
        <w:t xml:space="preserve"> </w:t>
      </w:r>
      <w:r w:rsidR="001C102F" w:rsidRPr="001C102F">
        <w:t>대여금의</w:t>
      </w:r>
      <w:r w:rsidR="001C102F" w:rsidRPr="001C102F">
        <w:t xml:space="preserve"> </w:t>
      </w:r>
      <w:r w:rsidR="001C102F" w:rsidRPr="001C102F">
        <w:t>회수방법</w:t>
      </w:r>
      <w:r w:rsidR="001C102F" w:rsidRPr="001C102F">
        <w:t>(</w:t>
      </w:r>
      <w:r w:rsidR="001C102F" w:rsidRPr="001C102F">
        <w:t>상환</w:t>
      </w:r>
      <w:r w:rsidR="001C102F" w:rsidRPr="001C102F">
        <w:t xml:space="preserve"> </w:t>
      </w:r>
      <w:r w:rsidR="001C102F" w:rsidRPr="001C102F">
        <w:t>시기</w:t>
      </w:r>
      <w:r w:rsidR="001C102F" w:rsidRPr="001C102F">
        <w:t xml:space="preserve">, </w:t>
      </w:r>
      <w:r w:rsidR="001C102F" w:rsidRPr="001C102F">
        <w:t>절차</w:t>
      </w:r>
      <w:r w:rsidR="001C102F" w:rsidRPr="001C102F">
        <w:t xml:space="preserve"> </w:t>
      </w:r>
      <w:r w:rsidR="001C102F" w:rsidRPr="001C102F">
        <w:t>및</w:t>
      </w:r>
      <w:r w:rsidR="001C102F" w:rsidRPr="001C102F">
        <w:t xml:space="preserve"> </w:t>
      </w:r>
      <w:r w:rsidR="001C102F" w:rsidRPr="001C102F">
        <w:t>수단</w:t>
      </w:r>
      <w:r w:rsidR="001C102F" w:rsidRPr="001C102F">
        <w:t xml:space="preserve"> </w:t>
      </w:r>
      <w:r w:rsidR="001C102F" w:rsidRPr="001C102F">
        <w:t>등을</w:t>
      </w:r>
      <w:r w:rsidR="001C102F" w:rsidRPr="001C102F">
        <w:t xml:space="preserve"> </w:t>
      </w:r>
      <w:r w:rsidR="001C102F" w:rsidRPr="001C102F">
        <w:t>포함함</w:t>
      </w:r>
      <w:r w:rsidR="001C102F" w:rsidRPr="001C102F">
        <w:t>)</w:t>
      </w:r>
      <w:r w:rsidR="00CA34FC">
        <w:rPr>
          <w:rFonts w:hint="eastAsia"/>
        </w:rPr>
        <w:t>은</w:t>
      </w:r>
      <w:r w:rsidR="001C102F" w:rsidRPr="001C102F">
        <w:t xml:space="preserve"> </w:t>
      </w:r>
      <w:r w:rsidR="001C102F" w:rsidRPr="001C102F">
        <w:t>거래종결일</w:t>
      </w:r>
      <w:r w:rsidR="001C102F" w:rsidRPr="001C102F">
        <w:t xml:space="preserve"> </w:t>
      </w:r>
      <w:r w:rsidR="001C102F" w:rsidRPr="001C102F">
        <w:t>현재와</w:t>
      </w:r>
      <w:r w:rsidR="001C102F" w:rsidRPr="001C102F">
        <w:t xml:space="preserve"> </w:t>
      </w:r>
      <w:r w:rsidR="001C102F" w:rsidRPr="001C102F">
        <w:t>동일한</w:t>
      </w:r>
      <w:r w:rsidR="001C102F" w:rsidRPr="001C102F">
        <w:t xml:space="preserve"> </w:t>
      </w:r>
      <w:r w:rsidR="001C102F" w:rsidRPr="001C102F">
        <w:t>방법으로</w:t>
      </w:r>
      <w:r w:rsidR="001C102F" w:rsidRPr="001C102F">
        <w:t xml:space="preserve"> </w:t>
      </w:r>
      <w:r w:rsidR="001C102F" w:rsidRPr="001C102F">
        <w:t>유지되도록</w:t>
      </w:r>
      <w:r w:rsidR="001C102F" w:rsidRPr="001C102F">
        <w:t xml:space="preserve"> </w:t>
      </w:r>
      <w:r w:rsidR="001C102F" w:rsidRPr="001C102F">
        <w:t>함</w:t>
      </w:r>
      <w:r w:rsidR="001C102F" w:rsidRPr="001C102F">
        <w:t>.</w:t>
      </w:r>
      <w:r w:rsidR="002B0593" w:rsidRPr="004171AA">
        <w:rPr>
          <w:rFonts w:hint="eastAsia"/>
        </w:rPr>
        <w:t xml:space="preserve"> </w:t>
      </w:r>
      <w:r w:rsidR="00BE5123" w:rsidRPr="004171AA">
        <w:rPr>
          <w:rFonts w:hint="eastAsia"/>
        </w:rPr>
        <w:t>명확히</w:t>
      </w:r>
      <w:r w:rsidR="00BE5123" w:rsidRPr="004171AA">
        <w:rPr>
          <w:rFonts w:hint="eastAsia"/>
        </w:rPr>
        <w:t xml:space="preserve"> </w:t>
      </w:r>
      <w:r w:rsidR="00BE5123" w:rsidRPr="004171AA">
        <w:rPr>
          <w:rFonts w:hint="eastAsia"/>
        </w:rPr>
        <w:t>하면</w:t>
      </w:r>
      <w:r w:rsidR="00BE5123" w:rsidRPr="004171AA">
        <w:rPr>
          <w:rFonts w:hint="eastAsia"/>
        </w:rPr>
        <w:t>,</w:t>
      </w:r>
      <w:r w:rsidR="002B0593" w:rsidRPr="004171AA">
        <w:rPr>
          <w:rFonts w:hint="eastAsia"/>
        </w:rPr>
        <w:t xml:space="preserve"> </w:t>
      </w:r>
      <w:r w:rsidR="008A4360" w:rsidRPr="004171AA">
        <w:rPr>
          <w:rFonts w:hint="eastAsia"/>
        </w:rPr>
        <w:t xml:space="preserve">(i) </w:t>
      </w:r>
      <w:r w:rsidR="002B0593" w:rsidRPr="004171AA">
        <w:rPr>
          <w:rFonts w:hint="eastAsia"/>
        </w:rPr>
        <w:t>가맹</w:t>
      </w:r>
      <w:r w:rsidR="00C451F7" w:rsidRPr="004171AA">
        <w:rPr>
          <w:rFonts w:hint="eastAsia"/>
        </w:rPr>
        <w:t>점</w:t>
      </w:r>
      <w:r w:rsidR="002B0593" w:rsidRPr="004171AA">
        <w:rPr>
          <w:rFonts w:hint="eastAsia"/>
        </w:rPr>
        <w:t>사업자에</w:t>
      </w:r>
      <w:r w:rsidR="002B0593" w:rsidRPr="004171AA">
        <w:rPr>
          <w:rFonts w:hint="eastAsia"/>
        </w:rPr>
        <w:t xml:space="preserve"> </w:t>
      </w:r>
      <w:r w:rsidR="002B0593" w:rsidRPr="004171AA">
        <w:rPr>
          <w:rFonts w:hint="eastAsia"/>
        </w:rPr>
        <w:t>대한</w:t>
      </w:r>
      <w:r w:rsidR="002B0593" w:rsidRPr="004171AA">
        <w:rPr>
          <w:rFonts w:hint="eastAsia"/>
        </w:rPr>
        <w:t xml:space="preserve"> </w:t>
      </w:r>
      <w:r w:rsidR="002B0593" w:rsidRPr="004171AA">
        <w:rPr>
          <w:rFonts w:hint="eastAsia"/>
        </w:rPr>
        <w:t>신규</w:t>
      </w:r>
      <w:r w:rsidR="002B0593" w:rsidRPr="004171AA">
        <w:rPr>
          <w:rFonts w:hint="eastAsia"/>
        </w:rPr>
        <w:t xml:space="preserve"> </w:t>
      </w:r>
      <w:r w:rsidR="00817B12" w:rsidRPr="004171AA">
        <w:rPr>
          <w:rFonts w:hint="eastAsia"/>
        </w:rPr>
        <w:t>자금</w:t>
      </w:r>
      <w:r w:rsidR="002B0593" w:rsidRPr="004171AA">
        <w:rPr>
          <w:rFonts w:hint="eastAsia"/>
        </w:rPr>
        <w:t>대여</w:t>
      </w:r>
      <w:r w:rsidR="006F0261" w:rsidRPr="004171AA">
        <w:t>는</w:t>
      </w:r>
      <w:r w:rsidR="006F0261" w:rsidRPr="004171AA">
        <w:t xml:space="preserve"> </w:t>
      </w:r>
      <w:r w:rsidR="006F0261" w:rsidRPr="004171AA">
        <w:t>취급하지</w:t>
      </w:r>
      <w:r w:rsidR="006F0261" w:rsidRPr="004171AA">
        <w:t xml:space="preserve"> </w:t>
      </w:r>
      <w:r w:rsidR="006F0261" w:rsidRPr="004171AA">
        <w:t>아니하고</w:t>
      </w:r>
      <w:r w:rsidR="006F0261" w:rsidRPr="004171AA">
        <w:rPr>
          <w:rFonts w:hint="eastAsia"/>
        </w:rPr>
        <w:t>,</w:t>
      </w:r>
      <w:r w:rsidR="008F0B03" w:rsidRPr="004171AA">
        <w:rPr>
          <w:rFonts w:hint="eastAsia"/>
        </w:rPr>
        <w:t xml:space="preserve"> </w:t>
      </w:r>
      <w:r w:rsidR="008A4360" w:rsidRPr="004171AA">
        <w:rPr>
          <w:rFonts w:hint="eastAsia"/>
        </w:rPr>
        <w:t xml:space="preserve">(ii) </w:t>
      </w:r>
      <w:r w:rsidR="008F0B03" w:rsidRPr="004171AA">
        <w:rPr>
          <w:rFonts w:hint="eastAsia"/>
        </w:rPr>
        <w:t>기존</w:t>
      </w:r>
      <w:r w:rsidR="008F0B03" w:rsidRPr="004171AA">
        <w:rPr>
          <w:rFonts w:hint="eastAsia"/>
        </w:rPr>
        <w:t xml:space="preserve"> </w:t>
      </w:r>
      <w:r w:rsidR="00A277B8" w:rsidRPr="004171AA">
        <w:rPr>
          <w:rFonts w:hint="eastAsia"/>
        </w:rPr>
        <w:t>가맹사업자금</w:t>
      </w:r>
      <w:r w:rsidR="000B6655" w:rsidRPr="004171AA">
        <w:rPr>
          <w:rFonts w:hint="eastAsia"/>
        </w:rPr>
        <w:t>의</w:t>
      </w:r>
      <w:r w:rsidR="00A277B8" w:rsidRPr="004171AA">
        <w:rPr>
          <w:rFonts w:hint="eastAsia"/>
        </w:rPr>
        <w:t xml:space="preserve"> </w:t>
      </w:r>
      <w:r w:rsidR="008F0B03" w:rsidRPr="004171AA">
        <w:rPr>
          <w:rFonts w:hint="eastAsia"/>
        </w:rPr>
        <w:t>대여</w:t>
      </w:r>
      <w:r w:rsidR="00A277B8" w:rsidRPr="004171AA">
        <w:rPr>
          <w:rFonts w:hint="eastAsia"/>
        </w:rPr>
        <w:t>기간</w:t>
      </w:r>
      <w:r w:rsidR="000B6655" w:rsidRPr="004171AA">
        <w:rPr>
          <w:rFonts w:hint="eastAsia"/>
        </w:rPr>
        <w:t>이</w:t>
      </w:r>
      <w:r w:rsidR="000B6655" w:rsidRPr="004171AA">
        <w:rPr>
          <w:rFonts w:hint="eastAsia"/>
        </w:rPr>
        <w:t xml:space="preserve"> </w:t>
      </w:r>
      <w:r w:rsidR="000B6655" w:rsidRPr="004171AA">
        <w:rPr>
          <w:rFonts w:hint="eastAsia"/>
        </w:rPr>
        <w:t>만료된</w:t>
      </w:r>
      <w:r w:rsidR="000B6655" w:rsidRPr="004171AA">
        <w:rPr>
          <w:rFonts w:hint="eastAsia"/>
        </w:rPr>
        <w:t xml:space="preserve"> </w:t>
      </w:r>
      <w:r w:rsidR="000B6655" w:rsidRPr="004171AA">
        <w:rPr>
          <w:rFonts w:hint="eastAsia"/>
        </w:rPr>
        <w:t>때에는</w:t>
      </w:r>
      <w:r w:rsidR="000B6655" w:rsidRPr="004171AA">
        <w:rPr>
          <w:rFonts w:hint="eastAsia"/>
        </w:rPr>
        <w:t xml:space="preserve">, </w:t>
      </w:r>
      <w:r w:rsidR="000B6655" w:rsidRPr="004171AA">
        <w:rPr>
          <w:rFonts w:hint="eastAsia"/>
        </w:rPr>
        <w:t>그</w:t>
      </w:r>
      <w:r w:rsidR="000B6655" w:rsidRPr="004171AA">
        <w:rPr>
          <w:rFonts w:hint="eastAsia"/>
        </w:rPr>
        <w:t xml:space="preserve"> </w:t>
      </w:r>
      <w:r w:rsidR="000B6655" w:rsidRPr="004171AA">
        <w:rPr>
          <w:rFonts w:hint="eastAsia"/>
        </w:rPr>
        <w:t>갱신</w:t>
      </w:r>
      <w:r w:rsidR="000B6655" w:rsidRPr="004171AA">
        <w:rPr>
          <w:rFonts w:hint="eastAsia"/>
        </w:rPr>
        <w:t xml:space="preserve"> </w:t>
      </w:r>
      <w:r w:rsidR="000B6655" w:rsidRPr="004171AA">
        <w:rPr>
          <w:rFonts w:hint="eastAsia"/>
        </w:rPr>
        <w:t>여부는</w:t>
      </w:r>
      <w:r w:rsidR="003A2D3D" w:rsidRPr="004171AA">
        <w:rPr>
          <w:rFonts w:hint="eastAsia"/>
        </w:rPr>
        <w:t xml:space="preserve"> </w:t>
      </w:r>
      <w:r w:rsidR="007E5FFD" w:rsidRPr="004171AA">
        <w:rPr>
          <w:rFonts w:hint="eastAsia"/>
        </w:rPr>
        <w:t>통상적인</w:t>
      </w:r>
      <w:r w:rsidR="007E5FFD" w:rsidRPr="004171AA">
        <w:rPr>
          <w:rFonts w:hint="eastAsia"/>
        </w:rPr>
        <w:t xml:space="preserve"> </w:t>
      </w:r>
      <w:r w:rsidR="007E5FFD" w:rsidRPr="004171AA">
        <w:rPr>
          <w:rFonts w:hint="eastAsia"/>
        </w:rPr>
        <w:t>사업관행과</w:t>
      </w:r>
      <w:r w:rsidR="007E5FFD" w:rsidRPr="004171AA">
        <w:rPr>
          <w:rFonts w:hint="eastAsia"/>
        </w:rPr>
        <w:t xml:space="preserve"> </w:t>
      </w:r>
      <w:r w:rsidR="007E5FFD" w:rsidRPr="004171AA">
        <w:rPr>
          <w:rFonts w:hint="eastAsia"/>
        </w:rPr>
        <w:t>가맹</w:t>
      </w:r>
      <w:r w:rsidR="00C451F7" w:rsidRPr="004171AA">
        <w:rPr>
          <w:rFonts w:hint="eastAsia"/>
        </w:rPr>
        <w:t>점</w:t>
      </w:r>
      <w:r w:rsidR="007E5FFD" w:rsidRPr="004171AA">
        <w:rPr>
          <w:rFonts w:hint="eastAsia"/>
        </w:rPr>
        <w:t>사업자의</w:t>
      </w:r>
      <w:r w:rsidR="007E5FFD" w:rsidRPr="004171AA">
        <w:rPr>
          <w:rFonts w:hint="eastAsia"/>
        </w:rPr>
        <w:t xml:space="preserve"> </w:t>
      </w:r>
      <w:r w:rsidR="007E5FFD" w:rsidRPr="004171AA">
        <w:rPr>
          <w:rFonts w:hint="eastAsia"/>
        </w:rPr>
        <w:t>운영실적</w:t>
      </w:r>
      <w:r w:rsidR="007E5FFD" w:rsidRPr="004171AA">
        <w:rPr>
          <w:rFonts w:hint="eastAsia"/>
        </w:rPr>
        <w:t xml:space="preserve"> </w:t>
      </w:r>
      <w:r w:rsidR="007E5FFD" w:rsidRPr="004171AA">
        <w:rPr>
          <w:rFonts w:hint="eastAsia"/>
        </w:rPr>
        <w:t>등</w:t>
      </w:r>
      <w:r w:rsidR="007E5FFD" w:rsidRPr="004171AA">
        <w:rPr>
          <w:rFonts w:hint="eastAsia"/>
        </w:rPr>
        <w:t xml:space="preserve"> </w:t>
      </w:r>
      <w:r w:rsidR="007E5FFD" w:rsidRPr="004171AA">
        <w:rPr>
          <w:rFonts w:hint="eastAsia"/>
        </w:rPr>
        <w:t>제반사항을</w:t>
      </w:r>
      <w:r w:rsidR="007E5FFD" w:rsidRPr="004171AA">
        <w:rPr>
          <w:rFonts w:hint="eastAsia"/>
        </w:rPr>
        <w:t xml:space="preserve"> </w:t>
      </w:r>
      <w:r w:rsidR="007E5FFD" w:rsidRPr="004171AA">
        <w:rPr>
          <w:rFonts w:hint="eastAsia"/>
        </w:rPr>
        <w:t>고려하여</w:t>
      </w:r>
      <w:r w:rsidR="007E5FFD" w:rsidRPr="004171AA">
        <w:rPr>
          <w:rFonts w:hint="eastAsia"/>
        </w:rPr>
        <w:t xml:space="preserve"> </w:t>
      </w:r>
      <w:r w:rsidR="004171AA" w:rsidRPr="004171AA">
        <w:t>하여</w:t>
      </w:r>
      <w:r w:rsidR="004171AA" w:rsidRPr="004171AA">
        <w:t xml:space="preserve"> </w:t>
      </w:r>
      <w:r w:rsidR="004171AA" w:rsidRPr="004171AA">
        <w:t>필요한</w:t>
      </w:r>
      <w:r w:rsidR="004171AA" w:rsidRPr="004171AA">
        <w:t xml:space="preserve"> </w:t>
      </w:r>
      <w:r w:rsidR="004171AA" w:rsidRPr="004171AA">
        <w:t>범위에서</w:t>
      </w:r>
      <w:r w:rsidR="004171AA" w:rsidRPr="004171AA">
        <w:t xml:space="preserve"> </w:t>
      </w:r>
      <w:r w:rsidR="004171AA" w:rsidRPr="004171AA">
        <w:t>예외적으로</w:t>
      </w:r>
      <w:r w:rsidR="004171AA" w:rsidRPr="004171AA">
        <w:rPr>
          <w:rFonts w:hint="eastAsia"/>
        </w:rPr>
        <w:t xml:space="preserve"> </w:t>
      </w:r>
      <w:r w:rsidR="00E63701" w:rsidRPr="004171AA">
        <w:rPr>
          <w:rFonts w:hint="eastAsia"/>
        </w:rPr>
        <w:t>매도인</w:t>
      </w:r>
      <w:r w:rsidR="007E5FFD" w:rsidRPr="004171AA">
        <w:rPr>
          <w:rFonts w:hint="eastAsia"/>
        </w:rPr>
        <w:t>이</w:t>
      </w:r>
      <w:r w:rsidR="007E5FFD" w:rsidRPr="004171AA">
        <w:rPr>
          <w:rFonts w:hint="eastAsia"/>
        </w:rPr>
        <w:t xml:space="preserve"> </w:t>
      </w:r>
      <w:r w:rsidR="007E5FFD" w:rsidRPr="004171AA">
        <w:rPr>
          <w:rFonts w:hint="eastAsia"/>
        </w:rPr>
        <w:t>결정</w:t>
      </w:r>
      <w:r w:rsidR="009F0CCF" w:rsidRPr="004171AA">
        <w:rPr>
          <w:rFonts w:hint="eastAsia"/>
        </w:rPr>
        <w:t>하기로</w:t>
      </w:r>
      <w:r w:rsidR="009F0CCF" w:rsidRPr="004171AA">
        <w:rPr>
          <w:rFonts w:hint="eastAsia"/>
        </w:rPr>
        <w:t xml:space="preserve"> </w:t>
      </w:r>
      <w:r w:rsidR="009F0CCF" w:rsidRPr="004171AA">
        <w:rPr>
          <w:rFonts w:hint="eastAsia"/>
        </w:rPr>
        <w:t>함</w:t>
      </w:r>
      <w:r w:rsidR="009F0CCF" w:rsidRPr="004171AA">
        <w:rPr>
          <w:rFonts w:hint="eastAsia"/>
        </w:rPr>
        <w:t>.</w:t>
      </w:r>
    </w:p>
    <w:p w14:paraId="7498115F" w14:textId="70A468C9" w:rsidR="005F16A1" w:rsidRPr="00A93731" w:rsidRDefault="005F16A1" w:rsidP="005F16A1">
      <w:pPr>
        <w:pStyle w:val="BKLH4-1"/>
        <w:rPr>
          <w:u w:val="single"/>
        </w:rPr>
      </w:pPr>
      <w:r w:rsidRPr="00933D6F">
        <w:rPr>
          <w:rFonts w:hint="eastAsia"/>
        </w:rPr>
        <w:t>가맹</w:t>
      </w:r>
      <w:r w:rsidR="00C451F7">
        <w:rPr>
          <w:rFonts w:hint="eastAsia"/>
        </w:rPr>
        <w:t>점</w:t>
      </w:r>
      <w:r w:rsidRPr="00933D6F">
        <w:rPr>
          <w:rFonts w:hint="eastAsia"/>
        </w:rPr>
        <w:t>사업자로부터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기존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관행에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어긋나는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방식으로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대여금을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추심하거나</w:t>
      </w:r>
      <w:r w:rsidRPr="00933D6F">
        <w:rPr>
          <w:rFonts w:hint="eastAsia"/>
        </w:rPr>
        <w:t xml:space="preserve">, </w:t>
      </w:r>
      <w:r w:rsidRPr="00933D6F">
        <w:rPr>
          <w:rFonts w:hint="eastAsia"/>
        </w:rPr>
        <w:t>가맹</w:t>
      </w:r>
      <w:r w:rsidR="00C451F7">
        <w:rPr>
          <w:rFonts w:hint="eastAsia"/>
        </w:rPr>
        <w:t>점</w:t>
      </w:r>
      <w:r w:rsidRPr="00933D6F">
        <w:rPr>
          <w:rFonts w:hint="eastAsia"/>
        </w:rPr>
        <w:t>사업자의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가맹사업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운영을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불합리하게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방해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또는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제한하는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등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본건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가맹사업자금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대여가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통상적인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사업관행에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부합하지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아니하는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방식으로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이루어지지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않도록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하여야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함</w:t>
      </w:r>
      <w:r w:rsidRPr="00933D6F">
        <w:rPr>
          <w:rFonts w:hint="eastAsia"/>
        </w:rPr>
        <w:t>.</w:t>
      </w:r>
      <w:r w:rsidR="00EF3EE3">
        <w:rPr>
          <w:rFonts w:hint="eastAsia"/>
        </w:rPr>
        <w:t xml:space="preserve"> </w:t>
      </w:r>
      <w:r w:rsidR="004171AA" w:rsidRPr="004171AA">
        <w:t>또한</w:t>
      </w:r>
      <w:r w:rsidR="004171AA" w:rsidRPr="004171AA">
        <w:t xml:space="preserve">, </w:t>
      </w:r>
      <w:r w:rsidR="004171AA" w:rsidRPr="004171AA">
        <w:t>채권추심</w:t>
      </w:r>
      <w:r w:rsidR="004171AA" w:rsidRPr="004171AA">
        <w:t xml:space="preserve"> </w:t>
      </w:r>
      <w:r w:rsidR="004171AA" w:rsidRPr="004171AA">
        <w:t>관련</w:t>
      </w:r>
      <w:r w:rsidR="004171AA" w:rsidRPr="004171AA">
        <w:t xml:space="preserve"> </w:t>
      </w:r>
      <w:r w:rsidR="004171AA" w:rsidRPr="004171AA">
        <w:t>법령을</w:t>
      </w:r>
      <w:r w:rsidR="004171AA" w:rsidRPr="004171AA">
        <w:t xml:space="preserve"> </w:t>
      </w:r>
      <w:r w:rsidR="004171AA" w:rsidRPr="004171AA">
        <w:t>준수하여</w:t>
      </w:r>
      <w:r w:rsidR="004171AA" w:rsidRPr="004171AA">
        <w:t xml:space="preserve"> </w:t>
      </w:r>
      <w:r w:rsidR="004171AA" w:rsidRPr="004171AA">
        <w:t>야간</w:t>
      </w:r>
      <w:r w:rsidR="004171AA" w:rsidRPr="004171AA">
        <w:t>·</w:t>
      </w:r>
      <w:r w:rsidR="004171AA" w:rsidRPr="004171AA">
        <w:t>반복</w:t>
      </w:r>
      <w:r w:rsidR="004171AA" w:rsidRPr="004171AA">
        <w:t xml:space="preserve"> </w:t>
      </w:r>
      <w:r w:rsidR="004171AA" w:rsidRPr="004171AA">
        <w:t>연락</w:t>
      </w:r>
      <w:r w:rsidR="004171AA" w:rsidRPr="004171AA">
        <w:t xml:space="preserve">, </w:t>
      </w:r>
      <w:r w:rsidR="004171AA" w:rsidRPr="004171AA">
        <w:t>제</w:t>
      </w:r>
      <w:r w:rsidR="004171AA" w:rsidRPr="004171AA">
        <w:t>3</w:t>
      </w:r>
      <w:r w:rsidR="004171AA" w:rsidRPr="004171AA">
        <w:t>자</w:t>
      </w:r>
      <w:r w:rsidR="004171AA" w:rsidRPr="004171AA">
        <w:t xml:space="preserve"> </w:t>
      </w:r>
      <w:r w:rsidR="004171AA" w:rsidRPr="004171AA">
        <w:t>노출</w:t>
      </w:r>
      <w:r w:rsidR="004171AA" w:rsidRPr="004171AA">
        <w:t xml:space="preserve"> </w:t>
      </w:r>
      <w:r w:rsidR="004171AA" w:rsidRPr="004171AA">
        <w:t>등</w:t>
      </w:r>
      <w:r w:rsidR="004171AA" w:rsidRPr="004171AA">
        <w:t xml:space="preserve"> </w:t>
      </w:r>
      <w:r w:rsidR="004171AA" w:rsidRPr="004171AA">
        <w:t>금지행위를</w:t>
      </w:r>
      <w:r w:rsidR="004171AA" w:rsidRPr="004171AA">
        <w:t xml:space="preserve"> </w:t>
      </w:r>
      <w:r w:rsidR="004171AA" w:rsidRPr="004171AA">
        <w:t>하지</w:t>
      </w:r>
      <w:r w:rsidR="004171AA" w:rsidRPr="004171AA">
        <w:t xml:space="preserve"> </w:t>
      </w:r>
      <w:r w:rsidR="004171AA" w:rsidRPr="004171AA">
        <w:t>아니하고</w:t>
      </w:r>
      <w:r w:rsidR="004171AA" w:rsidRPr="004171AA">
        <w:t xml:space="preserve">, </w:t>
      </w:r>
      <w:r w:rsidR="004171AA" w:rsidRPr="004171AA">
        <w:t>제</w:t>
      </w:r>
      <w:r w:rsidR="004171AA" w:rsidRPr="004171AA">
        <w:t>3</w:t>
      </w:r>
      <w:r w:rsidR="004171AA" w:rsidRPr="004171AA">
        <w:t>자에</w:t>
      </w:r>
      <w:r w:rsidR="004171AA" w:rsidRPr="004171AA">
        <w:t xml:space="preserve"> </w:t>
      </w:r>
      <w:r w:rsidR="004171AA" w:rsidRPr="004171AA">
        <w:t>대한</w:t>
      </w:r>
      <w:r w:rsidR="004171AA" w:rsidRPr="004171AA">
        <w:t xml:space="preserve"> </w:t>
      </w:r>
      <w:r w:rsidR="004171AA" w:rsidRPr="004171AA">
        <w:t>신규</w:t>
      </w:r>
      <w:r w:rsidR="004171AA" w:rsidRPr="004171AA">
        <w:t xml:space="preserve"> </w:t>
      </w:r>
      <w:r w:rsidR="004171AA" w:rsidRPr="004171AA">
        <w:t>추심위탁을</w:t>
      </w:r>
      <w:r w:rsidR="004171AA" w:rsidRPr="004171AA">
        <w:t xml:space="preserve"> </w:t>
      </w:r>
      <w:r w:rsidR="004171AA" w:rsidRPr="004171AA">
        <w:t>하지</w:t>
      </w:r>
      <w:r w:rsidR="004171AA" w:rsidRPr="004171AA">
        <w:t xml:space="preserve"> </w:t>
      </w:r>
      <w:r w:rsidR="004171AA" w:rsidRPr="004171AA">
        <w:t>아니하여야</w:t>
      </w:r>
      <w:r w:rsidR="004171AA" w:rsidRPr="004171AA">
        <w:t xml:space="preserve"> </w:t>
      </w:r>
      <w:r w:rsidR="004171AA" w:rsidRPr="004171AA">
        <w:t>함</w:t>
      </w:r>
      <w:r w:rsidR="004171AA" w:rsidRPr="004171AA">
        <w:t>.</w:t>
      </w:r>
    </w:p>
    <w:p w14:paraId="1B358CD4" w14:textId="14D6B744" w:rsidR="00A93731" w:rsidRPr="00A93731" w:rsidRDefault="00A93731" w:rsidP="005F16A1">
      <w:pPr>
        <w:pStyle w:val="BKLH4-1"/>
      </w:pPr>
      <w:r w:rsidRPr="00A93731">
        <w:t>본건</w:t>
      </w:r>
      <w:r w:rsidRPr="00A93731">
        <w:t xml:space="preserve"> </w:t>
      </w:r>
      <w:r w:rsidRPr="00A93731">
        <w:t>대부업체는</w:t>
      </w:r>
      <w:r w:rsidRPr="00A93731">
        <w:t xml:space="preserve"> </w:t>
      </w:r>
      <w:r w:rsidRPr="00A93731">
        <w:t>거래종결일</w:t>
      </w:r>
      <w:r w:rsidRPr="00A93731">
        <w:t xml:space="preserve"> </w:t>
      </w:r>
      <w:r w:rsidRPr="00A93731">
        <w:t>이후</w:t>
      </w:r>
      <w:r w:rsidRPr="00A93731">
        <w:t xml:space="preserve"> </w:t>
      </w:r>
      <w:r w:rsidRPr="00A93731">
        <w:t>잔여</w:t>
      </w:r>
      <w:r w:rsidRPr="00A93731">
        <w:t xml:space="preserve"> </w:t>
      </w:r>
      <w:r w:rsidRPr="00A93731">
        <w:t>채권의</w:t>
      </w:r>
      <w:r w:rsidRPr="00A93731">
        <w:t xml:space="preserve"> </w:t>
      </w:r>
      <w:r w:rsidRPr="00A93731">
        <w:t>정리</w:t>
      </w:r>
      <w:r w:rsidRPr="00A93731">
        <w:t xml:space="preserve"> </w:t>
      </w:r>
      <w:r w:rsidRPr="00A93731">
        <w:t>및</w:t>
      </w:r>
      <w:r w:rsidRPr="00A93731">
        <w:t xml:space="preserve"> </w:t>
      </w:r>
      <w:r w:rsidRPr="00A93731">
        <w:t>폐업</w:t>
      </w:r>
      <w:r w:rsidRPr="00A93731">
        <w:t xml:space="preserve"> </w:t>
      </w:r>
      <w:r w:rsidRPr="00A93731">
        <w:t>절차를</w:t>
      </w:r>
      <w:r w:rsidRPr="00A93731">
        <w:t xml:space="preserve"> </w:t>
      </w:r>
      <w:r w:rsidRPr="00A93731">
        <w:t>단계적으로</w:t>
      </w:r>
      <w:r w:rsidRPr="00A93731">
        <w:t xml:space="preserve"> </w:t>
      </w:r>
      <w:r w:rsidRPr="00A93731">
        <w:t>이행하며</w:t>
      </w:r>
      <w:r w:rsidRPr="00A93731">
        <w:t xml:space="preserve">, </w:t>
      </w:r>
      <w:r w:rsidRPr="00A93731">
        <w:t>이해관계인</w:t>
      </w:r>
      <w:r w:rsidRPr="00A93731">
        <w:t xml:space="preserve"> </w:t>
      </w:r>
      <w:r w:rsidRPr="00A93731">
        <w:t>통지</w:t>
      </w:r>
      <w:r w:rsidRPr="00A93731">
        <w:t xml:space="preserve"> </w:t>
      </w:r>
      <w:r w:rsidRPr="00A93731">
        <w:t>및</w:t>
      </w:r>
      <w:r w:rsidRPr="00A93731">
        <w:t xml:space="preserve"> </w:t>
      </w:r>
      <w:r w:rsidRPr="00A93731">
        <w:t>감독당국</w:t>
      </w:r>
      <w:r w:rsidRPr="00A93731">
        <w:t xml:space="preserve"> </w:t>
      </w:r>
      <w:r w:rsidRPr="00A93731">
        <w:t>신고</w:t>
      </w:r>
      <w:r w:rsidRPr="00A93731">
        <w:t>·</w:t>
      </w:r>
      <w:r w:rsidRPr="00A93731">
        <w:t>등록</w:t>
      </w:r>
      <w:r w:rsidRPr="00A93731">
        <w:t xml:space="preserve"> </w:t>
      </w:r>
      <w:r w:rsidRPr="00A93731">
        <w:t>정리</w:t>
      </w:r>
      <w:r w:rsidRPr="00A93731">
        <w:t xml:space="preserve"> </w:t>
      </w:r>
      <w:r w:rsidRPr="00A93731">
        <w:t>등</w:t>
      </w:r>
      <w:r w:rsidRPr="00A93731">
        <w:t xml:space="preserve"> </w:t>
      </w:r>
      <w:r w:rsidRPr="00A93731">
        <w:t>필요한</w:t>
      </w:r>
      <w:r w:rsidRPr="00A93731">
        <w:t xml:space="preserve"> </w:t>
      </w:r>
      <w:r w:rsidRPr="00A93731">
        <w:t>조치를</w:t>
      </w:r>
      <w:r w:rsidRPr="00A93731">
        <w:t xml:space="preserve"> </w:t>
      </w:r>
      <w:r w:rsidRPr="00A93731">
        <w:t>적법하게</w:t>
      </w:r>
      <w:r w:rsidRPr="00A93731">
        <w:t xml:space="preserve"> </w:t>
      </w:r>
      <w:r w:rsidRPr="00A93731">
        <w:t>진행하여야</w:t>
      </w:r>
      <w:r w:rsidRPr="00A93731">
        <w:t xml:space="preserve"> </w:t>
      </w:r>
      <w:r w:rsidRPr="00A93731">
        <w:t>함</w:t>
      </w:r>
      <w:r w:rsidRPr="00A93731">
        <w:t xml:space="preserve">. </w:t>
      </w:r>
    </w:p>
    <w:p w14:paraId="0A575405" w14:textId="0C9B7030" w:rsidR="001E41CB" w:rsidRPr="00721BEF" w:rsidRDefault="000352C6" w:rsidP="008E5841">
      <w:pPr>
        <w:pStyle w:val="BKLH3-1"/>
        <w:rPr>
          <w:u w:val="single"/>
        </w:rPr>
      </w:pPr>
      <w:r w:rsidRPr="000352C6">
        <w:rPr>
          <w:u w:val="single"/>
        </w:rPr>
        <w:t>대상회사의</w:t>
      </w:r>
      <w:r w:rsidRPr="000352C6">
        <w:rPr>
          <w:u w:val="single"/>
        </w:rPr>
        <w:t xml:space="preserve"> </w:t>
      </w:r>
      <w:r w:rsidRPr="000352C6">
        <w:rPr>
          <w:u w:val="single"/>
        </w:rPr>
        <w:t>매출채권</w:t>
      </w:r>
      <w:r w:rsidRPr="000352C6">
        <w:rPr>
          <w:u w:val="single"/>
        </w:rPr>
        <w:t xml:space="preserve"> </w:t>
      </w:r>
      <w:r w:rsidRPr="000352C6">
        <w:rPr>
          <w:u w:val="single"/>
        </w:rPr>
        <w:t>회수</w:t>
      </w:r>
      <w:r w:rsidRPr="000352C6">
        <w:rPr>
          <w:u w:val="single"/>
        </w:rPr>
        <w:t xml:space="preserve"> </w:t>
      </w:r>
      <w:r w:rsidRPr="000352C6">
        <w:rPr>
          <w:u w:val="single"/>
        </w:rPr>
        <w:t>및</w:t>
      </w:r>
      <w:r w:rsidRPr="000352C6">
        <w:rPr>
          <w:u w:val="single"/>
        </w:rPr>
        <w:t xml:space="preserve"> </w:t>
      </w:r>
      <w:r w:rsidRPr="000352C6">
        <w:rPr>
          <w:u w:val="single"/>
        </w:rPr>
        <w:t>직영점</w:t>
      </w:r>
      <w:r w:rsidRPr="000352C6">
        <w:rPr>
          <w:u w:val="single"/>
        </w:rPr>
        <w:t xml:space="preserve"> </w:t>
      </w:r>
      <w:ins w:id="138" w:author="SL Partners" w:date="2025-11-28T13:44:00Z" w16du:dateUtc="2025-11-28T04:44:00Z">
        <w:r w:rsidR="00F15F52">
          <w:rPr>
            <w:rFonts w:hint="eastAsia"/>
            <w:u w:val="single"/>
          </w:rPr>
          <w:t>인</w:t>
        </w:r>
      </w:ins>
      <w:del w:id="139" w:author="SL Partners" w:date="2025-11-28T13:44:00Z" w16du:dateUtc="2025-11-28T04:44:00Z">
        <w:r w:rsidRPr="000352C6" w:rsidDel="00F15F52">
          <w:rPr>
            <w:u w:val="single"/>
          </w:rPr>
          <w:delText>매</w:delText>
        </w:r>
      </w:del>
      <w:r w:rsidRPr="000352C6">
        <w:rPr>
          <w:u w:val="single"/>
        </w:rPr>
        <w:t>수</w:t>
      </w:r>
      <w:r w:rsidRPr="000352C6">
        <w:rPr>
          <w:u w:val="single"/>
        </w:rPr>
        <w:t>.</w:t>
      </w:r>
      <w:r>
        <w:rPr>
          <w:rFonts w:hint="eastAsia"/>
        </w:rPr>
        <w:t xml:space="preserve">  </w:t>
      </w:r>
      <w:r w:rsidRPr="000352C6">
        <w:rPr>
          <w:rFonts w:hint="eastAsia"/>
        </w:rPr>
        <w:t>매수인은</w:t>
      </w:r>
      <w:r w:rsidRPr="000352C6">
        <w:t xml:space="preserve"> </w:t>
      </w:r>
      <w:r w:rsidRPr="000352C6">
        <w:rPr>
          <w:rFonts w:hint="eastAsia"/>
        </w:rPr>
        <w:t>거래종결</w:t>
      </w:r>
      <w:r w:rsidRPr="000352C6">
        <w:t xml:space="preserve"> </w:t>
      </w:r>
      <w:r w:rsidRPr="000352C6">
        <w:rPr>
          <w:rFonts w:hint="eastAsia"/>
        </w:rPr>
        <w:t>이후</w:t>
      </w:r>
      <w:r w:rsidRPr="000352C6">
        <w:t xml:space="preserve"> </w:t>
      </w:r>
      <w:r w:rsidRPr="000352C6">
        <w:rPr>
          <w:rFonts w:hint="eastAsia"/>
        </w:rPr>
        <w:t>대상회사가</w:t>
      </w:r>
      <w:r w:rsidRPr="000352C6">
        <w:t xml:space="preserve"> </w:t>
      </w:r>
      <w:r w:rsidRPr="000352C6">
        <w:rPr>
          <w:rFonts w:hint="eastAsia"/>
        </w:rPr>
        <w:t>명륜당에</w:t>
      </w:r>
      <w:r w:rsidRPr="000352C6">
        <w:t xml:space="preserve"> </w:t>
      </w:r>
      <w:r w:rsidRPr="000352C6">
        <w:rPr>
          <w:rFonts w:hint="eastAsia"/>
        </w:rPr>
        <w:t>대하여</w:t>
      </w:r>
      <w:r w:rsidRPr="000352C6">
        <w:t xml:space="preserve"> </w:t>
      </w:r>
      <w:r w:rsidRPr="000352C6">
        <w:rPr>
          <w:rFonts w:hint="eastAsia"/>
        </w:rPr>
        <w:t>보유하고</w:t>
      </w:r>
      <w:r w:rsidRPr="000352C6">
        <w:t xml:space="preserve"> </w:t>
      </w:r>
      <w:r w:rsidRPr="000352C6">
        <w:rPr>
          <w:rFonts w:hint="eastAsia"/>
        </w:rPr>
        <w:t>있는</w:t>
      </w:r>
      <w:r w:rsidRPr="000352C6">
        <w:t xml:space="preserve"> </w:t>
      </w:r>
      <w:r w:rsidRPr="000352C6">
        <w:rPr>
          <w:rFonts w:hint="eastAsia"/>
        </w:rPr>
        <w:t>금</w:t>
      </w:r>
      <w:r w:rsidRPr="000352C6">
        <w:t xml:space="preserve"> </w:t>
      </w:r>
      <w:r>
        <w:rPr>
          <w:rFonts w:hint="eastAsia"/>
        </w:rPr>
        <w:t>[*]</w:t>
      </w:r>
      <w:r w:rsidRPr="000352C6">
        <w:t>(₩</w:t>
      </w:r>
      <w:r>
        <w:rPr>
          <w:rFonts w:hint="eastAsia"/>
        </w:rPr>
        <w:t>[*]</w:t>
      </w:r>
      <w:r w:rsidRPr="000352C6">
        <w:t>)</w:t>
      </w:r>
      <w:r w:rsidRPr="000352C6">
        <w:rPr>
          <w:rFonts w:hint="eastAsia"/>
        </w:rPr>
        <w:t>원의</w:t>
      </w:r>
      <w:r w:rsidRPr="000352C6">
        <w:t xml:space="preserve"> </w:t>
      </w:r>
      <w:r w:rsidRPr="000352C6">
        <w:rPr>
          <w:rFonts w:hint="eastAsia"/>
        </w:rPr>
        <w:t>매출채권</w:t>
      </w:r>
      <w:r w:rsidRPr="000352C6">
        <w:t>(</w:t>
      </w:r>
      <w:r w:rsidRPr="000352C6">
        <w:rPr>
          <w:rFonts w:hint="eastAsia"/>
        </w:rPr>
        <w:t>이하</w:t>
      </w:r>
      <w:r w:rsidRPr="000352C6">
        <w:t xml:space="preserve"> “</w:t>
      </w:r>
      <w:r w:rsidRPr="00F359AD">
        <w:rPr>
          <w:rFonts w:hint="eastAsia"/>
          <w:u w:val="single"/>
        </w:rPr>
        <w:t>본건</w:t>
      </w:r>
      <w:r w:rsidRPr="00F359AD">
        <w:rPr>
          <w:u w:val="single"/>
        </w:rPr>
        <w:t xml:space="preserve"> </w:t>
      </w:r>
      <w:r w:rsidRPr="00F359AD">
        <w:rPr>
          <w:rFonts w:hint="eastAsia"/>
          <w:u w:val="single"/>
        </w:rPr>
        <w:t>매출채권</w:t>
      </w:r>
      <w:r>
        <w:t>”</w:t>
      </w:r>
      <w:r w:rsidRPr="000352C6">
        <w:t>)</w:t>
      </w:r>
      <w:r w:rsidRPr="000352C6">
        <w:rPr>
          <w:rFonts w:hint="eastAsia"/>
        </w:rPr>
        <w:t>을</w:t>
      </w:r>
      <w:r w:rsidRPr="000352C6">
        <w:t xml:space="preserve"> </w:t>
      </w:r>
      <w:r w:rsidRPr="000352C6">
        <w:rPr>
          <w:rFonts w:hint="eastAsia"/>
        </w:rPr>
        <w:t>관리</w:t>
      </w:r>
      <w:r w:rsidRPr="000352C6">
        <w:t xml:space="preserve"> </w:t>
      </w:r>
      <w:r w:rsidRPr="000352C6">
        <w:rPr>
          <w:rFonts w:hint="eastAsia"/>
        </w:rPr>
        <w:t>및</w:t>
      </w:r>
      <w:r w:rsidRPr="000352C6">
        <w:t xml:space="preserve"> </w:t>
      </w:r>
      <w:r w:rsidRPr="000352C6">
        <w:rPr>
          <w:rFonts w:hint="eastAsia"/>
        </w:rPr>
        <w:t>회수</w:t>
      </w:r>
      <w:r w:rsidR="00046805">
        <w:rPr>
          <w:rFonts w:hint="eastAsia"/>
        </w:rPr>
        <w:t>하되</w:t>
      </w:r>
      <w:r w:rsidRPr="000352C6">
        <w:t xml:space="preserve">, </w:t>
      </w:r>
      <w:r w:rsidR="003D684F" w:rsidRPr="003D684F">
        <w:t>본건</w:t>
      </w:r>
      <w:r w:rsidR="003D684F" w:rsidRPr="003D684F">
        <w:t xml:space="preserve"> </w:t>
      </w:r>
      <w:r w:rsidR="003D684F" w:rsidRPr="003D684F">
        <w:t>매출채권이</w:t>
      </w:r>
      <w:r w:rsidR="003D684F" w:rsidRPr="003D684F">
        <w:t xml:space="preserve"> </w:t>
      </w:r>
      <w:r w:rsidR="003D684F" w:rsidRPr="003D684F">
        <w:t>회수되는</w:t>
      </w:r>
      <w:r w:rsidR="003D684F" w:rsidRPr="003D684F">
        <w:t xml:space="preserve"> </w:t>
      </w:r>
      <w:r w:rsidR="003D684F" w:rsidRPr="003D684F">
        <w:t>것</w:t>
      </w:r>
      <w:r w:rsidR="003D684F" w:rsidRPr="003D684F">
        <w:lastRenderedPageBreak/>
        <w:t>을</w:t>
      </w:r>
      <w:r w:rsidR="003D684F" w:rsidRPr="003D684F">
        <w:t xml:space="preserve"> </w:t>
      </w:r>
      <w:r w:rsidR="003D684F" w:rsidRPr="003D684F">
        <w:t>전제로</w:t>
      </w:r>
      <w:r w:rsidR="003D684F" w:rsidRPr="003D684F">
        <w:t xml:space="preserve"> </w:t>
      </w:r>
      <w:r w:rsidR="003D684F" w:rsidRPr="003D684F">
        <w:t>그</w:t>
      </w:r>
      <w:r w:rsidR="003D684F" w:rsidRPr="003D684F">
        <w:t xml:space="preserve"> </w:t>
      </w:r>
      <w:r w:rsidR="003D684F" w:rsidRPr="003D684F">
        <w:t>회수된</w:t>
      </w:r>
      <w:r w:rsidR="003D684F" w:rsidRPr="003D684F">
        <w:t xml:space="preserve"> </w:t>
      </w:r>
      <w:r w:rsidR="003D684F" w:rsidRPr="003D684F">
        <w:t>자금을</w:t>
      </w:r>
      <w:r w:rsidR="003D684F" w:rsidRPr="003D684F">
        <w:t xml:space="preserve"> </w:t>
      </w:r>
      <w:r w:rsidR="003D684F" w:rsidRPr="003D684F">
        <w:t>재원으로</w:t>
      </w:r>
      <w:r w:rsidR="003D684F" w:rsidRPr="003D684F">
        <w:t xml:space="preserve"> </w:t>
      </w:r>
      <w:r w:rsidR="003D684F" w:rsidRPr="003D684F">
        <w:t>하여</w:t>
      </w:r>
      <w:r w:rsidR="003D684F" w:rsidRPr="003D684F">
        <w:t xml:space="preserve"> </w:t>
      </w:r>
      <w:r w:rsidR="003D684F" w:rsidRPr="003D684F">
        <w:t>명륜당이</w:t>
      </w:r>
      <w:r w:rsidR="003D684F" w:rsidRPr="003D684F">
        <w:t xml:space="preserve"> </w:t>
      </w:r>
      <w:r w:rsidR="003D684F" w:rsidRPr="003D684F">
        <w:t>보유</w:t>
      </w:r>
      <w:r w:rsidR="00121891">
        <w:rPr>
          <w:rFonts w:hint="eastAsia"/>
        </w:rPr>
        <w:t xml:space="preserve"> </w:t>
      </w:r>
      <w:r w:rsidR="00121891">
        <w:rPr>
          <w:rFonts w:hint="eastAsia"/>
        </w:rPr>
        <w:t>및</w:t>
      </w:r>
      <w:r w:rsidR="00121891">
        <w:rPr>
          <w:rFonts w:hint="eastAsia"/>
        </w:rPr>
        <w:t xml:space="preserve"> </w:t>
      </w:r>
      <w:r w:rsidR="003D684F" w:rsidRPr="003D684F">
        <w:t>운영하고</w:t>
      </w:r>
      <w:r w:rsidR="003D684F" w:rsidRPr="003D684F">
        <w:t xml:space="preserve"> </w:t>
      </w:r>
      <w:r w:rsidR="003D684F" w:rsidRPr="003D684F">
        <w:t>있는</w:t>
      </w:r>
      <w:r w:rsidR="003D684F" w:rsidRPr="003D684F">
        <w:t xml:space="preserve"> ‘</w:t>
      </w:r>
      <w:r w:rsidR="003D684F" w:rsidRPr="003D684F">
        <w:t>샤브올데이</w:t>
      </w:r>
      <w:r w:rsidR="003D684F" w:rsidRPr="003D684F">
        <w:t xml:space="preserve">’ </w:t>
      </w:r>
      <w:r w:rsidR="003D684F" w:rsidRPr="003D684F">
        <w:t>매장</w:t>
      </w:r>
      <w:r w:rsidR="003D684F" w:rsidRPr="003D684F">
        <w:t>(</w:t>
      </w:r>
      <w:r w:rsidR="003D684F" w:rsidRPr="003D684F">
        <w:t>가맹점</w:t>
      </w:r>
      <w:r w:rsidR="003D684F" w:rsidRPr="003D684F">
        <w:t>)</w:t>
      </w:r>
      <w:ins w:id="140" w:author="SL Partners" w:date="2025-11-28T13:44:00Z" w16du:dateUtc="2025-11-28T04:44:00Z">
        <w:r w:rsidR="001558A2">
          <w:rPr>
            <w:rFonts w:hint="eastAsia"/>
          </w:rPr>
          <w:t xml:space="preserve"> </w:t>
        </w:r>
        <w:r w:rsidR="001558A2">
          <w:rPr>
            <w:rFonts w:hint="eastAsia"/>
          </w:rPr>
          <w:t>전체</w:t>
        </w:r>
      </w:ins>
      <w:ins w:id="141" w:author="SL Partners" w:date="2025-11-28T13:44:00Z">
        <w:r w:rsidR="001558A2" w:rsidRPr="001558A2">
          <w:t>(</w:t>
        </w:r>
        <w:r w:rsidR="001558A2" w:rsidRPr="001558A2">
          <w:t>이하</w:t>
        </w:r>
        <w:r w:rsidR="001558A2" w:rsidRPr="001558A2">
          <w:t xml:space="preserve"> “</w:t>
        </w:r>
        <w:r w:rsidR="001558A2" w:rsidRPr="001558A2">
          <w:rPr>
            <w:u w:val="single"/>
          </w:rPr>
          <w:t>인수</w:t>
        </w:r>
        <w:r w:rsidR="001558A2" w:rsidRPr="001558A2">
          <w:rPr>
            <w:u w:val="single"/>
          </w:rPr>
          <w:t xml:space="preserve"> </w:t>
        </w:r>
        <w:r w:rsidR="001558A2" w:rsidRPr="001558A2">
          <w:rPr>
            <w:u w:val="single"/>
          </w:rPr>
          <w:t>대상</w:t>
        </w:r>
        <w:r w:rsidR="001558A2" w:rsidRPr="001558A2">
          <w:rPr>
            <w:u w:val="single"/>
          </w:rPr>
          <w:t xml:space="preserve"> </w:t>
        </w:r>
        <w:r w:rsidR="001558A2" w:rsidRPr="001558A2">
          <w:rPr>
            <w:u w:val="single"/>
          </w:rPr>
          <w:t>사업</w:t>
        </w:r>
        <w:r w:rsidR="001558A2" w:rsidRPr="001558A2">
          <w:t>”)</w:t>
        </w:r>
      </w:ins>
      <w:del w:id="142" w:author="SL Partners" w:date="2025-11-28T13:44:00Z" w16du:dateUtc="2025-11-28T04:44:00Z">
        <w:r w:rsidR="003D684F" w:rsidRPr="003D684F" w:rsidDel="001558A2">
          <w:delText>을</w:delText>
        </w:r>
      </w:del>
      <w:ins w:id="143" w:author="SL Partners" w:date="2025-11-28T13:44:00Z" w16du:dateUtc="2025-11-28T04:44:00Z">
        <w:r w:rsidR="001558A2">
          <w:rPr>
            <w:rFonts w:hint="eastAsia"/>
          </w:rPr>
          <w:t>를</w:t>
        </w:r>
      </w:ins>
      <w:r w:rsidR="003D684F" w:rsidRPr="003D684F">
        <w:t xml:space="preserve"> </w:t>
      </w:r>
      <w:r w:rsidR="00593F4A">
        <w:rPr>
          <w:rFonts w:hint="eastAsia"/>
        </w:rPr>
        <w:t>인수</w:t>
      </w:r>
      <w:r w:rsidR="003D684F" w:rsidRPr="003D684F">
        <w:t>하여</w:t>
      </w:r>
      <w:r w:rsidR="003D684F" w:rsidRPr="003D684F">
        <w:t xml:space="preserve"> </w:t>
      </w:r>
      <w:r w:rsidR="003D684F" w:rsidRPr="003D684F">
        <w:t>대상회사의</w:t>
      </w:r>
      <w:r w:rsidR="003D684F" w:rsidRPr="003D684F">
        <w:t xml:space="preserve"> </w:t>
      </w:r>
      <w:r w:rsidR="003D684F" w:rsidRPr="003D684F">
        <w:t>직영점으로</w:t>
      </w:r>
      <w:r w:rsidR="003D684F" w:rsidRPr="003D684F">
        <w:t xml:space="preserve"> </w:t>
      </w:r>
      <w:r w:rsidR="003D684F" w:rsidRPr="003D684F">
        <w:t>전환하여야</w:t>
      </w:r>
      <w:r w:rsidR="003D684F" w:rsidRPr="003D684F">
        <w:t xml:space="preserve"> </w:t>
      </w:r>
      <w:r w:rsidR="003D684F" w:rsidRPr="003D684F">
        <w:t>한다</w:t>
      </w:r>
      <w:r w:rsidR="003D684F" w:rsidRPr="003D684F">
        <w:t>.</w:t>
      </w:r>
      <w:r w:rsidRPr="000352C6">
        <w:t xml:space="preserve"> </w:t>
      </w:r>
      <w:ins w:id="144" w:author="SL Partners" w:date="2025-11-28T13:47:00Z">
        <w:r w:rsidR="001D4830" w:rsidRPr="001D4830">
          <w:t>이를</w:t>
        </w:r>
        <w:r w:rsidR="001D4830" w:rsidRPr="001D4830">
          <w:t xml:space="preserve"> </w:t>
        </w:r>
        <w:r w:rsidR="001D4830" w:rsidRPr="001D4830">
          <w:t>위해</w:t>
        </w:r>
        <w:r w:rsidR="001D4830" w:rsidRPr="001D4830">
          <w:t xml:space="preserve"> </w:t>
        </w:r>
        <w:r w:rsidR="001D4830" w:rsidRPr="001D4830">
          <w:t>매수인은</w:t>
        </w:r>
        <w:r w:rsidR="001D4830" w:rsidRPr="001D4830">
          <w:t xml:space="preserve"> </w:t>
        </w:r>
        <w:r w:rsidR="001D4830" w:rsidRPr="001D4830">
          <w:t>인수</w:t>
        </w:r>
        <w:r w:rsidR="001D4830" w:rsidRPr="001D4830">
          <w:t xml:space="preserve"> </w:t>
        </w:r>
        <w:r w:rsidR="001D4830" w:rsidRPr="001D4830">
          <w:t>계약금을</w:t>
        </w:r>
        <w:r w:rsidR="001D4830" w:rsidRPr="001D4830">
          <w:t xml:space="preserve"> </w:t>
        </w:r>
        <w:r w:rsidR="001D4830" w:rsidRPr="001D4830">
          <w:t>금</w:t>
        </w:r>
        <w:r w:rsidR="001D4830" w:rsidRPr="001D4830">
          <w:t xml:space="preserve"> </w:t>
        </w:r>
        <w:r w:rsidR="001D4830" w:rsidRPr="001D4830">
          <w:t>이백억원</w:t>
        </w:r>
        <w:r w:rsidR="001D4830" w:rsidRPr="001D4830">
          <w:t>(₩20,000,000,</w:t>
        </w:r>
        <w:r w:rsidR="001D4830" w:rsidRPr="00AA1E4A">
          <w:t>000)</w:t>
        </w:r>
      </w:ins>
      <w:ins w:id="145" w:author="SL Partners" w:date="2025-11-28T13:48:00Z" w16du:dateUtc="2025-11-28T04:48:00Z">
        <w:r w:rsidR="00916FA1" w:rsidRPr="00AA1E4A">
          <w:rPr>
            <w:rFonts w:hint="eastAsia"/>
          </w:rPr>
          <w:t>을</w:t>
        </w:r>
      </w:ins>
      <w:ins w:id="146" w:author="SL Partners" w:date="2025-11-28T13:47:00Z">
        <w:r w:rsidR="001D4830" w:rsidRPr="00AA1E4A">
          <w:t xml:space="preserve"> </w:t>
        </w:r>
      </w:ins>
      <w:ins w:id="147" w:author="SL Partners" w:date="2025-11-28T13:48:00Z">
        <w:r w:rsidR="00916FA1" w:rsidRPr="00AA1E4A">
          <w:t>잠정적인</w:t>
        </w:r>
        <w:r w:rsidR="00916FA1" w:rsidRPr="00AA1E4A">
          <w:t xml:space="preserve"> </w:t>
        </w:r>
        <w:r w:rsidR="00916FA1" w:rsidRPr="00AA1E4A">
          <w:t>인수</w:t>
        </w:r>
        <w:r w:rsidR="00916FA1" w:rsidRPr="00AA1E4A">
          <w:t xml:space="preserve"> </w:t>
        </w:r>
        <w:r w:rsidR="00916FA1" w:rsidRPr="00AA1E4A">
          <w:t>계약금으로</w:t>
        </w:r>
        <w:r w:rsidR="00916FA1" w:rsidRPr="00AA1E4A">
          <w:t xml:space="preserve"> </w:t>
        </w:r>
        <w:r w:rsidR="00916FA1" w:rsidRPr="00AA1E4A">
          <w:t>책정하여</w:t>
        </w:r>
        <w:r w:rsidR="00916FA1" w:rsidRPr="00AA1E4A">
          <w:t xml:space="preserve"> </w:t>
        </w:r>
        <w:r w:rsidR="00916FA1" w:rsidRPr="00AA1E4A">
          <w:t>우선</w:t>
        </w:r>
        <w:r w:rsidR="00916FA1" w:rsidRPr="00AA1E4A">
          <w:t xml:space="preserve"> </w:t>
        </w:r>
        <w:r w:rsidR="00916FA1" w:rsidRPr="00AA1E4A">
          <w:t>지급</w:t>
        </w:r>
        <w:r w:rsidR="00916FA1" w:rsidRPr="00AA1E4A">
          <w:t>(</w:t>
        </w:r>
        <w:r w:rsidR="00916FA1" w:rsidRPr="00AA1E4A">
          <w:t>본건</w:t>
        </w:r>
        <w:r w:rsidR="00916FA1" w:rsidRPr="00AA1E4A">
          <w:t xml:space="preserve"> </w:t>
        </w:r>
        <w:r w:rsidR="00916FA1" w:rsidRPr="00AA1E4A">
          <w:t>매출채권과의</w:t>
        </w:r>
        <w:r w:rsidR="00916FA1" w:rsidRPr="00AA1E4A">
          <w:t xml:space="preserve"> </w:t>
        </w:r>
        <w:r w:rsidR="00916FA1" w:rsidRPr="00AA1E4A">
          <w:t>상계</w:t>
        </w:r>
        <w:r w:rsidR="00916FA1" w:rsidRPr="00AA1E4A">
          <w:t xml:space="preserve"> </w:t>
        </w:r>
        <w:r w:rsidR="00916FA1" w:rsidRPr="00AA1E4A">
          <w:t>방식을</w:t>
        </w:r>
        <w:r w:rsidR="00916FA1" w:rsidRPr="00AA1E4A">
          <w:t xml:space="preserve"> </w:t>
        </w:r>
        <w:r w:rsidR="00916FA1" w:rsidRPr="00AA1E4A">
          <w:t>포함함</w:t>
        </w:r>
        <w:r w:rsidR="00916FA1" w:rsidRPr="00AA1E4A">
          <w:t>)</w:t>
        </w:r>
        <w:r w:rsidR="00916FA1" w:rsidRPr="00AA1E4A">
          <w:t>하기로</w:t>
        </w:r>
        <w:r w:rsidR="00916FA1" w:rsidRPr="00AA1E4A">
          <w:t xml:space="preserve"> </w:t>
        </w:r>
        <w:r w:rsidR="00916FA1" w:rsidRPr="00AA1E4A">
          <w:t>한다</w:t>
        </w:r>
        <w:r w:rsidR="00916FA1" w:rsidRPr="00AA1E4A">
          <w:t xml:space="preserve">. </w:t>
        </w:r>
        <w:r w:rsidR="00916FA1" w:rsidRPr="00AA1E4A">
          <w:t>단</w:t>
        </w:r>
        <w:r w:rsidR="00916FA1" w:rsidRPr="00AA1E4A">
          <w:t xml:space="preserve">, </w:t>
        </w:r>
        <w:r w:rsidR="00916FA1" w:rsidRPr="00AA1E4A">
          <w:t>위</w:t>
        </w:r>
        <w:r w:rsidR="00916FA1" w:rsidRPr="00AA1E4A">
          <w:t xml:space="preserve"> </w:t>
        </w:r>
        <w:r w:rsidR="00916FA1" w:rsidRPr="00AA1E4A">
          <w:t>계약금은</w:t>
        </w:r>
        <w:r w:rsidR="00916FA1" w:rsidRPr="00AA1E4A">
          <w:t xml:space="preserve"> </w:t>
        </w:r>
        <w:r w:rsidR="00916FA1" w:rsidRPr="00AA1E4A">
          <w:t>확정된</w:t>
        </w:r>
        <w:r w:rsidR="00916FA1" w:rsidRPr="00AA1E4A">
          <w:t xml:space="preserve"> </w:t>
        </w:r>
        <w:r w:rsidR="00916FA1" w:rsidRPr="00AA1E4A">
          <w:t>인수가액이</w:t>
        </w:r>
        <w:r w:rsidR="00916FA1" w:rsidRPr="00AA1E4A">
          <w:t xml:space="preserve"> </w:t>
        </w:r>
        <w:r w:rsidR="00916FA1" w:rsidRPr="00AA1E4A">
          <w:t>아니며</w:t>
        </w:r>
        <w:r w:rsidR="00916FA1" w:rsidRPr="00AA1E4A">
          <w:t xml:space="preserve">, </w:t>
        </w:r>
        <w:r w:rsidR="00916FA1" w:rsidRPr="00AA1E4A">
          <w:t>최종적인</w:t>
        </w:r>
        <w:r w:rsidR="00916FA1" w:rsidRPr="00AA1E4A">
          <w:t xml:space="preserve"> </w:t>
        </w:r>
        <w:r w:rsidR="00916FA1" w:rsidRPr="00AA1E4A">
          <w:t>총</w:t>
        </w:r>
        <w:r w:rsidR="00916FA1" w:rsidRPr="00AA1E4A">
          <w:t xml:space="preserve"> </w:t>
        </w:r>
        <w:r w:rsidR="00916FA1" w:rsidRPr="00AA1E4A">
          <w:t>인수가액은</w:t>
        </w:r>
        <w:r w:rsidR="00916FA1" w:rsidRPr="00AA1E4A">
          <w:t xml:space="preserve"> </w:t>
        </w:r>
        <w:r w:rsidR="00916FA1" w:rsidRPr="00AA1E4A">
          <w:t>당사자들이</w:t>
        </w:r>
        <w:r w:rsidR="00916FA1" w:rsidRPr="00AA1E4A">
          <w:t xml:space="preserve"> </w:t>
        </w:r>
        <w:r w:rsidR="00916FA1" w:rsidRPr="00AA1E4A">
          <w:t>상호</w:t>
        </w:r>
        <w:r w:rsidR="00916FA1" w:rsidRPr="00AA1E4A">
          <w:t xml:space="preserve"> </w:t>
        </w:r>
        <w:r w:rsidR="00916FA1" w:rsidRPr="00AA1E4A">
          <w:t>협의하여</w:t>
        </w:r>
        <w:r w:rsidR="00916FA1" w:rsidRPr="00AA1E4A">
          <w:t xml:space="preserve"> </w:t>
        </w:r>
        <w:r w:rsidR="00916FA1" w:rsidRPr="00AA1E4A">
          <w:t>지정하는</w:t>
        </w:r>
        <w:r w:rsidR="00916FA1" w:rsidRPr="00AA1E4A">
          <w:t xml:space="preserve"> </w:t>
        </w:r>
        <w:r w:rsidR="00916FA1" w:rsidRPr="00AA1E4A">
          <w:t>외부</w:t>
        </w:r>
        <w:r w:rsidR="00916FA1" w:rsidRPr="00AA1E4A">
          <w:t xml:space="preserve"> </w:t>
        </w:r>
        <w:r w:rsidR="00916FA1" w:rsidRPr="00AA1E4A">
          <w:t>감정평가법인을</w:t>
        </w:r>
        <w:r w:rsidR="00916FA1" w:rsidRPr="00AA1E4A">
          <w:t xml:space="preserve"> </w:t>
        </w:r>
        <w:r w:rsidR="00916FA1" w:rsidRPr="00AA1E4A">
          <w:t>평가기관으로</w:t>
        </w:r>
        <w:r w:rsidR="00916FA1" w:rsidRPr="00AA1E4A">
          <w:t xml:space="preserve"> </w:t>
        </w:r>
        <w:r w:rsidR="00916FA1" w:rsidRPr="00AA1E4A">
          <w:t>선정하고</w:t>
        </w:r>
        <w:r w:rsidR="00916FA1" w:rsidRPr="00AA1E4A">
          <w:t xml:space="preserve">, </w:t>
        </w:r>
        <w:r w:rsidR="00916FA1" w:rsidRPr="00AA1E4A">
          <w:t>동</w:t>
        </w:r>
        <w:r w:rsidR="00916FA1" w:rsidRPr="00AA1E4A">
          <w:t xml:space="preserve"> </w:t>
        </w:r>
        <w:r w:rsidR="00916FA1" w:rsidRPr="00AA1E4A">
          <w:t>평가기관이</w:t>
        </w:r>
        <w:r w:rsidR="00916FA1" w:rsidRPr="00AA1E4A">
          <w:t xml:space="preserve"> </w:t>
        </w:r>
        <w:r w:rsidR="00916FA1" w:rsidRPr="00AA1E4A">
          <w:t>각</w:t>
        </w:r>
        <w:r w:rsidR="00916FA1" w:rsidRPr="00AA1E4A">
          <w:t xml:space="preserve"> </w:t>
        </w:r>
        <w:r w:rsidR="00916FA1" w:rsidRPr="00AA1E4A">
          <w:t>매장의</w:t>
        </w:r>
        <w:r w:rsidR="00916FA1" w:rsidRPr="00AA1E4A">
          <w:t xml:space="preserve"> </w:t>
        </w:r>
        <w:r w:rsidR="00916FA1" w:rsidRPr="00AA1E4A">
          <w:t>자산</w:t>
        </w:r>
        <w:r w:rsidR="00916FA1" w:rsidRPr="00AA1E4A">
          <w:t xml:space="preserve">, </w:t>
        </w:r>
        <w:r w:rsidR="00916FA1" w:rsidRPr="00AA1E4A">
          <w:t>부채</w:t>
        </w:r>
        <w:r w:rsidR="00916FA1" w:rsidRPr="00AA1E4A">
          <w:t xml:space="preserve"> </w:t>
        </w:r>
        <w:r w:rsidR="00916FA1" w:rsidRPr="00AA1E4A">
          <w:t>및</w:t>
        </w:r>
        <w:r w:rsidR="00916FA1" w:rsidRPr="00AA1E4A">
          <w:t xml:space="preserve"> </w:t>
        </w:r>
        <w:r w:rsidR="00916FA1" w:rsidRPr="00AA1E4A">
          <w:t>현금창출능력</w:t>
        </w:r>
        <w:r w:rsidR="00916FA1" w:rsidRPr="00AA1E4A">
          <w:t xml:space="preserve"> </w:t>
        </w:r>
        <w:r w:rsidR="00916FA1" w:rsidRPr="00AA1E4A">
          <w:t>등을</w:t>
        </w:r>
        <w:r w:rsidR="00916FA1" w:rsidRPr="00AA1E4A">
          <w:t xml:space="preserve"> </w:t>
        </w:r>
        <w:r w:rsidR="00916FA1" w:rsidRPr="00AA1E4A">
          <w:t>종합적으로</w:t>
        </w:r>
        <w:r w:rsidR="00916FA1" w:rsidRPr="00AA1E4A">
          <w:t xml:space="preserve"> </w:t>
        </w:r>
        <w:r w:rsidR="00916FA1" w:rsidRPr="00AA1E4A">
          <w:t>고려하여</w:t>
        </w:r>
        <w:r w:rsidR="00916FA1" w:rsidRPr="00AA1E4A">
          <w:t xml:space="preserve"> </w:t>
        </w:r>
        <w:r w:rsidR="00916FA1" w:rsidRPr="00AA1E4A">
          <w:t>산출한</w:t>
        </w:r>
        <w:r w:rsidR="00916FA1" w:rsidRPr="00AA1E4A">
          <w:t xml:space="preserve"> </w:t>
        </w:r>
        <w:r w:rsidR="00916FA1" w:rsidRPr="00AA1E4A">
          <w:t>공정가치</w:t>
        </w:r>
        <w:r w:rsidR="00916FA1" w:rsidRPr="00AA1E4A">
          <w:t xml:space="preserve">(Fair Value) </w:t>
        </w:r>
        <w:r w:rsidR="00916FA1" w:rsidRPr="00AA1E4A">
          <w:t>평가</w:t>
        </w:r>
        <w:r w:rsidR="00916FA1" w:rsidRPr="00AA1E4A">
          <w:t xml:space="preserve"> </w:t>
        </w:r>
        <w:r w:rsidR="00916FA1" w:rsidRPr="00AA1E4A">
          <w:t>결과에</w:t>
        </w:r>
        <w:r w:rsidR="00916FA1" w:rsidRPr="00AA1E4A">
          <w:t xml:space="preserve"> </w:t>
        </w:r>
        <w:r w:rsidR="00916FA1" w:rsidRPr="00AA1E4A">
          <w:t>따라</w:t>
        </w:r>
        <w:r w:rsidR="00916FA1" w:rsidRPr="00AA1E4A">
          <w:t xml:space="preserve"> </w:t>
        </w:r>
        <w:r w:rsidR="00916FA1" w:rsidRPr="00AA1E4A">
          <w:t>최종</w:t>
        </w:r>
        <w:r w:rsidR="00916FA1" w:rsidRPr="00AA1E4A">
          <w:t xml:space="preserve"> </w:t>
        </w:r>
        <w:r w:rsidR="00916FA1" w:rsidRPr="00AA1E4A">
          <w:t>확정하며</w:t>
        </w:r>
        <w:r w:rsidR="00916FA1" w:rsidRPr="00AA1E4A">
          <w:t xml:space="preserve">, </w:t>
        </w:r>
        <w:r w:rsidR="00916FA1" w:rsidRPr="00AA1E4A">
          <w:t>대상회사는</w:t>
        </w:r>
        <w:r w:rsidR="00916FA1" w:rsidRPr="00AA1E4A">
          <w:t xml:space="preserve"> </w:t>
        </w:r>
        <w:r w:rsidR="00916FA1" w:rsidRPr="00AA1E4A">
          <w:t>이와</w:t>
        </w:r>
        <w:r w:rsidR="00916FA1" w:rsidRPr="00AA1E4A">
          <w:t xml:space="preserve"> </w:t>
        </w:r>
        <w:r w:rsidR="00916FA1" w:rsidRPr="00AA1E4A">
          <w:t>같이</w:t>
        </w:r>
        <w:r w:rsidR="00916FA1" w:rsidRPr="00AA1E4A">
          <w:t xml:space="preserve"> </w:t>
        </w:r>
        <w:r w:rsidR="00916FA1" w:rsidRPr="00AA1E4A">
          <w:t>확정된</w:t>
        </w:r>
        <w:r w:rsidR="00916FA1" w:rsidRPr="00AA1E4A">
          <w:t xml:space="preserve"> </w:t>
        </w:r>
        <w:r w:rsidR="00916FA1" w:rsidRPr="00AA1E4A">
          <w:t>가액을</w:t>
        </w:r>
        <w:r w:rsidR="00916FA1" w:rsidRPr="00AA1E4A">
          <w:t xml:space="preserve"> </w:t>
        </w:r>
        <w:r w:rsidR="00916FA1" w:rsidRPr="00AA1E4A">
          <w:t>기준으로</w:t>
        </w:r>
        <w:r w:rsidR="00916FA1" w:rsidRPr="00AA1E4A">
          <w:t xml:space="preserve"> </w:t>
        </w:r>
        <w:r w:rsidR="00916FA1" w:rsidRPr="00AA1E4A">
          <w:t>각</w:t>
        </w:r>
        <w:r w:rsidR="00916FA1" w:rsidRPr="00AA1E4A">
          <w:t xml:space="preserve"> </w:t>
        </w:r>
        <w:r w:rsidR="00916FA1" w:rsidRPr="00AA1E4A">
          <w:t>매장을</w:t>
        </w:r>
        <w:r w:rsidR="00916FA1" w:rsidRPr="00AA1E4A">
          <w:t xml:space="preserve"> </w:t>
        </w:r>
        <w:r w:rsidR="00916FA1" w:rsidRPr="00AA1E4A">
          <w:t>순차적으로</w:t>
        </w:r>
        <w:r w:rsidR="00916FA1" w:rsidRPr="00AA1E4A">
          <w:t xml:space="preserve"> </w:t>
        </w:r>
        <w:r w:rsidR="00916FA1" w:rsidRPr="00AA1E4A">
          <w:t>인수하되</w:t>
        </w:r>
        <w:r w:rsidR="00916FA1" w:rsidRPr="00AA1E4A">
          <w:t xml:space="preserve"> </w:t>
        </w:r>
        <w:r w:rsidR="00916FA1" w:rsidRPr="00AA1E4A">
          <w:t>전체</w:t>
        </w:r>
        <w:r w:rsidR="00916FA1" w:rsidRPr="00AA1E4A">
          <w:t xml:space="preserve"> </w:t>
        </w:r>
        <w:r w:rsidR="00916FA1" w:rsidRPr="00AA1E4A">
          <w:t>인수의</w:t>
        </w:r>
        <w:r w:rsidR="00916FA1" w:rsidRPr="00AA1E4A">
          <w:t xml:space="preserve"> </w:t>
        </w:r>
        <w:r w:rsidR="00916FA1" w:rsidRPr="00AA1E4A">
          <w:t>완료</w:t>
        </w:r>
        <w:r w:rsidR="00916FA1" w:rsidRPr="00AA1E4A">
          <w:t xml:space="preserve"> </w:t>
        </w:r>
        <w:r w:rsidR="00916FA1" w:rsidRPr="00AA1E4A">
          <w:t>시점</w:t>
        </w:r>
        <w:r w:rsidR="00916FA1" w:rsidRPr="00AA1E4A">
          <w:t xml:space="preserve"> </w:t>
        </w:r>
        <w:r w:rsidR="00916FA1" w:rsidRPr="00AA1E4A">
          <w:t>및</w:t>
        </w:r>
        <w:r w:rsidR="00916FA1" w:rsidRPr="00AA1E4A">
          <w:t xml:space="preserve"> </w:t>
        </w:r>
        <w:r w:rsidR="00916FA1" w:rsidRPr="00AA1E4A">
          <w:t>세부</w:t>
        </w:r>
        <w:r w:rsidR="00916FA1" w:rsidRPr="00AA1E4A">
          <w:t xml:space="preserve"> </w:t>
        </w:r>
        <w:r w:rsidR="00916FA1" w:rsidRPr="00AA1E4A">
          <w:t>절차는</w:t>
        </w:r>
        <w:r w:rsidR="00916FA1" w:rsidRPr="00AA1E4A">
          <w:t xml:space="preserve"> </w:t>
        </w:r>
        <w:r w:rsidR="00916FA1" w:rsidRPr="00AA1E4A">
          <w:t>추후</w:t>
        </w:r>
        <w:r w:rsidR="00916FA1" w:rsidRPr="00AA1E4A">
          <w:t xml:space="preserve"> </w:t>
        </w:r>
        <w:r w:rsidR="00916FA1" w:rsidRPr="00AA1E4A">
          <w:t>매도인과</w:t>
        </w:r>
        <w:r w:rsidR="00916FA1" w:rsidRPr="00AA1E4A">
          <w:t xml:space="preserve"> </w:t>
        </w:r>
        <w:r w:rsidR="00916FA1" w:rsidRPr="00AA1E4A">
          <w:t>매수인이</w:t>
        </w:r>
        <w:r w:rsidR="00916FA1" w:rsidRPr="00AA1E4A">
          <w:t xml:space="preserve"> </w:t>
        </w:r>
        <w:r w:rsidR="00916FA1" w:rsidRPr="00AA1E4A">
          <w:t>상호</w:t>
        </w:r>
        <w:r w:rsidR="00916FA1" w:rsidRPr="00AA1E4A">
          <w:t xml:space="preserve"> </w:t>
        </w:r>
        <w:r w:rsidR="00916FA1" w:rsidRPr="00AA1E4A">
          <w:t>협의하여</w:t>
        </w:r>
        <w:r w:rsidR="00916FA1" w:rsidRPr="00AA1E4A">
          <w:t xml:space="preserve"> </w:t>
        </w:r>
        <w:r w:rsidR="00916FA1" w:rsidRPr="00AA1E4A">
          <w:t>별도로</w:t>
        </w:r>
        <w:r w:rsidR="00916FA1" w:rsidRPr="00AA1E4A">
          <w:t xml:space="preserve"> </w:t>
        </w:r>
        <w:r w:rsidR="00916FA1" w:rsidRPr="00AA1E4A">
          <w:t>정하기로</w:t>
        </w:r>
        <w:r w:rsidR="00916FA1" w:rsidRPr="00AA1E4A">
          <w:t xml:space="preserve"> </w:t>
        </w:r>
        <w:r w:rsidR="00916FA1" w:rsidRPr="00AA1E4A">
          <w:t>한다</w:t>
        </w:r>
        <w:r w:rsidR="00916FA1" w:rsidRPr="00AA1E4A">
          <w:t>.</w:t>
        </w:r>
      </w:ins>
      <w:del w:id="148" w:author="SL Partners" w:date="2025-11-28T13:47:00Z" w16du:dateUtc="2025-11-28T04:47:00Z">
        <w:r w:rsidR="00E138F7" w:rsidRPr="00E138F7" w:rsidDel="001D4830">
          <w:delText>이</w:delText>
        </w:r>
        <w:r w:rsidR="00E138F7" w:rsidRPr="00E138F7" w:rsidDel="001D4830">
          <w:delText xml:space="preserve"> </w:delText>
        </w:r>
        <w:r w:rsidR="00E138F7" w:rsidRPr="00E138F7" w:rsidDel="001D4830">
          <w:delText>경우</w:delText>
        </w:r>
        <w:r w:rsidR="00E138F7" w:rsidRPr="00E138F7" w:rsidDel="001D4830">
          <w:delText xml:space="preserve"> </w:delText>
        </w:r>
        <w:r w:rsidR="00E138F7" w:rsidRPr="00CB55C9" w:rsidDel="001D4830">
          <w:delText>인수</w:delText>
        </w:r>
        <w:r w:rsidR="00E138F7" w:rsidRPr="00CB55C9" w:rsidDel="001D4830">
          <w:delText xml:space="preserve"> </w:delText>
        </w:r>
        <w:r w:rsidR="00E138F7" w:rsidRPr="00CB55C9" w:rsidDel="001D4830">
          <w:delText>대상</w:delText>
        </w:r>
        <w:r w:rsidR="00E138F7" w:rsidRPr="00CB55C9" w:rsidDel="001D4830">
          <w:delText xml:space="preserve"> </w:delText>
        </w:r>
        <w:r w:rsidR="00E138F7" w:rsidRPr="00CB55C9" w:rsidDel="001D4830">
          <w:delText>매장의</w:delText>
        </w:r>
        <w:r w:rsidR="00E138F7" w:rsidRPr="00CB55C9" w:rsidDel="001D4830">
          <w:delText xml:space="preserve"> </w:delText>
        </w:r>
        <w:r w:rsidR="00E138F7" w:rsidRPr="00CB55C9" w:rsidDel="001D4830">
          <w:delText>개수와</w:delText>
        </w:r>
        <w:r w:rsidR="00E138F7" w:rsidRPr="00CB55C9" w:rsidDel="001D4830">
          <w:delText xml:space="preserve"> </w:delText>
        </w:r>
        <w:r w:rsidR="00E138F7" w:rsidRPr="00CB55C9" w:rsidDel="001D4830">
          <w:delText>목록은</w:delText>
        </w:r>
        <w:r w:rsidR="00E138F7" w:rsidRPr="00CB55C9" w:rsidDel="001D4830">
          <w:delText xml:space="preserve"> </w:delText>
        </w:r>
        <w:r w:rsidR="00E138F7" w:rsidRPr="00CB55C9" w:rsidDel="001D4830">
          <w:delText>공정가치</w:delText>
        </w:r>
        <w:r w:rsidR="00E138F7" w:rsidRPr="00CB55C9" w:rsidDel="001D4830">
          <w:delText xml:space="preserve"> </w:delText>
        </w:r>
        <w:r w:rsidR="00E138F7" w:rsidRPr="00CB55C9" w:rsidDel="001D4830">
          <w:delText>평가금액을</w:delText>
        </w:r>
        <w:r w:rsidR="00E138F7" w:rsidRPr="00CB55C9" w:rsidDel="001D4830">
          <w:delText xml:space="preserve"> </w:delText>
        </w:r>
        <w:r w:rsidR="00E138F7" w:rsidRPr="00CB55C9" w:rsidDel="001D4830">
          <w:delText>기준으로</w:delText>
        </w:r>
        <w:r w:rsidR="00E138F7" w:rsidRPr="00CB55C9" w:rsidDel="001D4830">
          <w:delText xml:space="preserve"> </w:delText>
        </w:r>
        <w:r w:rsidR="00E138F7" w:rsidRPr="00CB55C9" w:rsidDel="001D4830">
          <w:delText>금</w:delText>
        </w:r>
        <w:r w:rsidR="00E138F7" w:rsidRPr="00CB55C9" w:rsidDel="001D4830">
          <w:delText xml:space="preserve"> </w:delText>
        </w:r>
        <w:r w:rsidR="00E138F7" w:rsidRPr="00CB55C9" w:rsidDel="001D4830">
          <w:delText>이백억</w:delText>
        </w:r>
        <w:r w:rsidR="00687D04" w:rsidRPr="00CB55C9" w:rsidDel="001D4830">
          <w:rPr>
            <w:rFonts w:hint="eastAsia"/>
          </w:rPr>
          <w:delText>원</w:delText>
        </w:r>
        <w:r w:rsidR="00E138F7" w:rsidRPr="00E138F7" w:rsidDel="001D4830">
          <w:delText>(₩20,000,000,000)</w:delText>
        </w:r>
        <w:r w:rsidR="00E138F7" w:rsidRPr="00E138F7" w:rsidDel="001D4830">
          <w:delText>의</w:delText>
        </w:r>
        <w:r w:rsidR="00E138F7" w:rsidRPr="00E138F7" w:rsidDel="001D4830">
          <w:delText xml:space="preserve"> </w:delText>
        </w:r>
        <w:r w:rsidR="00E138F7" w:rsidRPr="00E138F7" w:rsidDel="001D4830">
          <w:delText>한도</w:delText>
        </w:r>
        <w:r w:rsidR="00E138F7" w:rsidRPr="00E138F7" w:rsidDel="001D4830">
          <w:delText xml:space="preserve"> </w:delText>
        </w:r>
        <w:r w:rsidR="00E138F7" w:rsidRPr="00E138F7" w:rsidDel="001D4830">
          <w:delText>내에서</w:delText>
        </w:r>
        <w:r w:rsidR="00E138F7" w:rsidRPr="00E138F7" w:rsidDel="001D4830">
          <w:delText xml:space="preserve"> </w:delText>
        </w:r>
        <w:r w:rsidR="00E138F7" w:rsidRPr="00E138F7" w:rsidDel="001D4830">
          <w:delText>각</w:delText>
        </w:r>
        <w:r w:rsidR="00E138F7" w:rsidRPr="00E138F7" w:rsidDel="001D4830">
          <w:delText xml:space="preserve"> </w:delText>
        </w:r>
        <w:r w:rsidR="00E138F7" w:rsidRPr="00E138F7" w:rsidDel="001D4830">
          <w:delText>매장의</w:delText>
        </w:r>
        <w:r w:rsidR="00E138F7" w:rsidRPr="00E138F7" w:rsidDel="001D4830">
          <w:delText xml:space="preserve"> </w:delText>
        </w:r>
        <w:r w:rsidR="00E138F7" w:rsidRPr="00E138F7" w:rsidDel="001D4830">
          <w:delText>매출</w:delText>
        </w:r>
        <w:r w:rsidR="00E138F7" w:rsidRPr="00E138F7" w:rsidDel="001D4830">
          <w:delText xml:space="preserve"> </w:delText>
        </w:r>
        <w:r w:rsidR="00E138F7" w:rsidRPr="00E138F7" w:rsidDel="001D4830">
          <w:delText>등</w:delText>
        </w:r>
        <w:r w:rsidR="00E138F7" w:rsidRPr="00E138F7" w:rsidDel="001D4830">
          <w:delText xml:space="preserve"> </w:delText>
        </w:r>
        <w:r w:rsidR="00E138F7" w:rsidRPr="00E138F7" w:rsidDel="001D4830">
          <w:delText>제반</w:delText>
        </w:r>
        <w:r w:rsidR="00E138F7" w:rsidRPr="00E138F7" w:rsidDel="001D4830">
          <w:delText xml:space="preserve"> </w:delText>
        </w:r>
        <w:r w:rsidR="00E138F7" w:rsidRPr="00E138F7" w:rsidDel="001D4830">
          <w:delText>사정을</w:delText>
        </w:r>
        <w:r w:rsidR="00E138F7" w:rsidRPr="00E138F7" w:rsidDel="001D4830">
          <w:delText xml:space="preserve"> </w:delText>
        </w:r>
        <w:r w:rsidR="00E138F7" w:rsidRPr="00E138F7" w:rsidDel="001D4830">
          <w:delText>고려하여</w:delText>
        </w:r>
        <w:r w:rsidR="00E138F7" w:rsidRPr="00E138F7" w:rsidDel="001D4830">
          <w:delText xml:space="preserve"> </w:delText>
        </w:r>
        <w:r w:rsidR="00E138F7" w:rsidRPr="00E138F7" w:rsidDel="001D4830">
          <w:delText>매도인과</w:delText>
        </w:r>
        <w:r w:rsidR="00E138F7" w:rsidRPr="00E138F7" w:rsidDel="001D4830">
          <w:delText xml:space="preserve"> </w:delText>
        </w:r>
        <w:r w:rsidR="00E138F7" w:rsidRPr="00E138F7" w:rsidDel="001D4830">
          <w:delText>매수인이</w:delText>
        </w:r>
        <w:r w:rsidR="00E138F7" w:rsidRPr="00E138F7" w:rsidDel="001D4830">
          <w:delText xml:space="preserve"> </w:delText>
        </w:r>
        <w:r w:rsidR="00E138F7" w:rsidRPr="00E138F7" w:rsidDel="001D4830">
          <w:delText>상호</w:delText>
        </w:r>
        <w:r w:rsidR="00E138F7" w:rsidRPr="00E138F7" w:rsidDel="001D4830">
          <w:delText xml:space="preserve"> </w:delText>
        </w:r>
        <w:r w:rsidR="00E138F7" w:rsidRPr="00E138F7" w:rsidDel="001D4830">
          <w:delText>협의하여</w:delText>
        </w:r>
        <w:r w:rsidR="00E138F7" w:rsidRPr="00E138F7" w:rsidDel="001D4830">
          <w:delText xml:space="preserve"> </w:delText>
        </w:r>
        <w:r w:rsidR="00E138F7" w:rsidRPr="00E138F7" w:rsidDel="001D4830">
          <w:delText>정하며</w:delText>
        </w:r>
        <w:r w:rsidR="00E138F7" w:rsidRPr="00E138F7" w:rsidDel="001D4830">
          <w:delText>,</w:delText>
        </w:r>
      </w:del>
      <w:del w:id="149" w:author="SL Partners" w:date="2025-11-28T13:48:00Z" w16du:dateUtc="2025-11-28T04:48:00Z">
        <w:r w:rsidR="00E138F7" w:rsidRPr="00E138F7" w:rsidDel="00916FA1">
          <w:delText xml:space="preserve"> </w:delText>
        </w:r>
        <w:r w:rsidR="00E138F7" w:rsidRPr="00E138F7" w:rsidDel="00916FA1">
          <w:delText>매도인은</w:delText>
        </w:r>
        <w:r w:rsidR="00E138F7" w:rsidRPr="00E138F7" w:rsidDel="00916FA1">
          <w:delText xml:space="preserve"> </w:delText>
        </w:r>
        <w:r w:rsidR="00E138F7" w:rsidRPr="00E138F7" w:rsidDel="00916FA1">
          <w:delText>원활한</w:delText>
        </w:r>
        <w:r w:rsidR="00E138F7" w:rsidRPr="00E138F7" w:rsidDel="00916FA1">
          <w:delText xml:space="preserve"> </w:delText>
        </w:r>
        <w:r w:rsidR="00E138F7" w:rsidRPr="00E138F7" w:rsidDel="00916FA1">
          <w:delText>협의를</w:delText>
        </w:r>
        <w:r w:rsidR="00E138F7" w:rsidRPr="00E138F7" w:rsidDel="00916FA1">
          <w:delText xml:space="preserve"> </w:delText>
        </w:r>
        <w:r w:rsidR="00E138F7" w:rsidRPr="00E138F7" w:rsidDel="00916FA1">
          <w:delText>위하여</w:delText>
        </w:r>
        <w:r w:rsidR="00E138F7" w:rsidRPr="00E138F7" w:rsidDel="00916FA1">
          <w:delText xml:space="preserve"> </w:delText>
        </w:r>
        <w:r w:rsidR="00E138F7" w:rsidRPr="00E138F7" w:rsidDel="00916FA1">
          <w:delText>매수인의</w:delText>
        </w:r>
        <w:r w:rsidR="00E138F7" w:rsidRPr="00E138F7" w:rsidDel="00916FA1">
          <w:delText xml:space="preserve"> </w:delText>
        </w:r>
        <w:r w:rsidR="00E138F7" w:rsidRPr="00E138F7" w:rsidDel="00916FA1">
          <w:delText>요청이</w:delText>
        </w:r>
        <w:r w:rsidR="00E138F7" w:rsidRPr="00E138F7" w:rsidDel="00916FA1">
          <w:delText xml:space="preserve"> </w:delText>
        </w:r>
        <w:r w:rsidR="00E138F7" w:rsidRPr="00E138F7" w:rsidDel="00916FA1">
          <w:delText>있는</w:delText>
        </w:r>
        <w:r w:rsidR="00E138F7" w:rsidRPr="00E138F7" w:rsidDel="00916FA1">
          <w:delText xml:space="preserve"> </w:delText>
        </w:r>
        <w:r w:rsidR="00E138F7" w:rsidRPr="00E138F7" w:rsidDel="00916FA1">
          <w:delText>경우</w:delText>
        </w:r>
        <w:r w:rsidR="00E138F7" w:rsidRPr="00E138F7" w:rsidDel="00916FA1">
          <w:delText xml:space="preserve"> </w:delText>
        </w:r>
        <w:r w:rsidR="00E138F7" w:rsidRPr="00E138F7" w:rsidDel="00916FA1">
          <w:delText>명륜당으로</w:delText>
        </w:r>
        <w:r w:rsidR="00E138F7" w:rsidRPr="00E138F7" w:rsidDel="00916FA1">
          <w:delText xml:space="preserve"> </w:delText>
        </w:r>
        <w:r w:rsidR="00E138F7" w:rsidRPr="00E138F7" w:rsidDel="00916FA1">
          <w:delText>하여금</w:delText>
        </w:r>
        <w:r w:rsidR="00E138F7" w:rsidRPr="00E138F7" w:rsidDel="00916FA1">
          <w:delText xml:space="preserve"> </w:delText>
        </w:r>
        <w:r w:rsidR="00E138F7" w:rsidRPr="00E138F7" w:rsidDel="00916FA1">
          <w:delText>해당</w:delText>
        </w:r>
        <w:r w:rsidR="00E138F7" w:rsidRPr="00E138F7" w:rsidDel="00916FA1">
          <w:delText xml:space="preserve"> </w:delText>
        </w:r>
        <w:r w:rsidR="00E138F7" w:rsidRPr="00E138F7" w:rsidDel="00916FA1">
          <w:delText>매장의</w:delText>
        </w:r>
        <w:r w:rsidR="00E138F7" w:rsidRPr="00E138F7" w:rsidDel="00916FA1">
          <w:delText xml:space="preserve"> </w:delText>
        </w:r>
        <w:r w:rsidR="00E138F7" w:rsidRPr="00E138F7" w:rsidDel="00916FA1">
          <w:delText>매출</w:delText>
        </w:r>
        <w:r w:rsidR="00E138F7" w:rsidRPr="00E138F7" w:rsidDel="00916FA1">
          <w:delText xml:space="preserve"> </w:delText>
        </w:r>
        <w:r w:rsidR="00E138F7" w:rsidRPr="00E138F7" w:rsidDel="00916FA1">
          <w:delText>내역</w:delText>
        </w:r>
        <w:r w:rsidR="00E138F7" w:rsidRPr="00E138F7" w:rsidDel="00916FA1">
          <w:delText xml:space="preserve"> </w:delText>
        </w:r>
        <w:r w:rsidR="00E138F7" w:rsidRPr="00E138F7" w:rsidDel="00916FA1">
          <w:delText>등</w:delText>
        </w:r>
        <w:r w:rsidR="00E138F7" w:rsidRPr="00E138F7" w:rsidDel="00916FA1">
          <w:delText xml:space="preserve"> </w:delText>
        </w:r>
        <w:r w:rsidR="00E138F7" w:rsidRPr="00E138F7" w:rsidDel="00916FA1">
          <w:delText>관련</w:delText>
        </w:r>
        <w:r w:rsidR="00E138F7" w:rsidRPr="00E138F7" w:rsidDel="00916FA1">
          <w:delText xml:space="preserve"> </w:delText>
        </w:r>
        <w:r w:rsidR="00E138F7" w:rsidRPr="00E138F7" w:rsidDel="00916FA1">
          <w:delText>정보를</w:delText>
        </w:r>
        <w:r w:rsidR="00E138F7" w:rsidRPr="00E138F7" w:rsidDel="00916FA1">
          <w:delText xml:space="preserve"> </w:delText>
        </w:r>
        <w:r w:rsidR="00E138F7" w:rsidRPr="00E138F7" w:rsidDel="00916FA1">
          <w:delText>매수인에게</w:delText>
        </w:r>
        <w:r w:rsidR="00E138F7" w:rsidRPr="00E138F7" w:rsidDel="00916FA1">
          <w:delText xml:space="preserve"> </w:delText>
        </w:r>
        <w:r w:rsidR="00E138F7" w:rsidRPr="00E138F7" w:rsidDel="00916FA1">
          <w:delText>제공하도록</w:delText>
        </w:r>
        <w:r w:rsidR="00E138F7" w:rsidRPr="00E138F7" w:rsidDel="00916FA1">
          <w:delText xml:space="preserve"> </w:delText>
        </w:r>
        <w:r w:rsidR="00E138F7" w:rsidRPr="00E138F7" w:rsidDel="00916FA1">
          <w:delText>조치하여야</w:delText>
        </w:r>
        <w:r w:rsidR="00E138F7" w:rsidRPr="00E138F7" w:rsidDel="00916FA1">
          <w:delText xml:space="preserve"> </w:delText>
        </w:r>
        <w:r w:rsidR="00E138F7" w:rsidRPr="00E138F7" w:rsidDel="00916FA1">
          <w:delText>한다</w:delText>
        </w:r>
        <w:r w:rsidR="00E138F7" w:rsidRPr="00E138F7" w:rsidDel="00916FA1">
          <w:delText xml:space="preserve">. </w:delText>
        </w:r>
        <w:r w:rsidR="00E138F7" w:rsidRPr="00E138F7" w:rsidDel="00916FA1">
          <w:delText>당사자들은</w:delText>
        </w:r>
        <w:r w:rsidR="00E138F7" w:rsidRPr="00E138F7" w:rsidDel="00916FA1">
          <w:delText xml:space="preserve"> </w:delText>
        </w:r>
        <w:r w:rsidR="00E138F7" w:rsidRPr="00E138F7" w:rsidDel="00916FA1">
          <w:delText>대상회사와</w:delText>
        </w:r>
        <w:r w:rsidR="00E138F7" w:rsidRPr="00E138F7" w:rsidDel="00916FA1">
          <w:delText xml:space="preserve"> </w:delText>
        </w:r>
        <w:r w:rsidR="00E138F7" w:rsidRPr="00E138F7" w:rsidDel="00916FA1">
          <w:delText>명륜당</w:delText>
        </w:r>
        <w:r w:rsidR="00E138F7" w:rsidRPr="00E138F7" w:rsidDel="00916FA1">
          <w:delText xml:space="preserve"> </w:delText>
        </w:r>
        <w:r w:rsidR="00E138F7" w:rsidRPr="00E138F7" w:rsidDel="00916FA1">
          <w:delText>간의</w:delText>
        </w:r>
        <w:r w:rsidR="00E138F7" w:rsidRPr="00E138F7" w:rsidDel="00916FA1">
          <w:delText xml:space="preserve"> </w:delText>
        </w:r>
        <w:r w:rsidR="00E138F7" w:rsidDel="00916FA1">
          <w:rPr>
            <w:rFonts w:hint="eastAsia"/>
          </w:rPr>
          <w:delText>영업양수도계약</w:delText>
        </w:r>
        <w:r w:rsidR="00E138F7" w:rsidDel="00916FA1">
          <w:rPr>
            <w:rFonts w:hint="eastAsia"/>
          </w:rPr>
          <w:delText xml:space="preserve"> </w:delText>
        </w:r>
        <w:r w:rsidR="00E138F7" w:rsidDel="00916FA1">
          <w:rPr>
            <w:rFonts w:hint="eastAsia"/>
          </w:rPr>
          <w:delText>또는</w:delText>
        </w:r>
        <w:r w:rsidR="00E138F7" w:rsidDel="00916FA1">
          <w:rPr>
            <w:rFonts w:hint="eastAsia"/>
          </w:rPr>
          <w:delText xml:space="preserve"> </w:delText>
        </w:r>
        <w:r w:rsidR="00E138F7" w:rsidRPr="00E138F7" w:rsidDel="00916FA1">
          <w:delText>자산양수도계약</w:delText>
        </w:r>
        <w:r w:rsidR="00E138F7" w:rsidRPr="00E138F7" w:rsidDel="00916FA1">
          <w:delText xml:space="preserve"> </w:delText>
        </w:r>
        <w:r w:rsidR="00E138F7" w:rsidRPr="00E138F7" w:rsidDel="00916FA1">
          <w:delText>체결</w:delText>
        </w:r>
        <w:r w:rsidR="00E138F7" w:rsidRPr="00E138F7" w:rsidDel="00916FA1">
          <w:delText xml:space="preserve"> </w:delText>
        </w:r>
        <w:r w:rsidR="00E138F7" w:rsidRPr="00E138F7" w:rsidDel="00916FA1">
          <w:delText>등</w:delText>
        </w:r>
        <w:r w:rsidR="00E138F7" w:rsidRPr="00E138F7" w:rsidDel="00916FA1">
          <w:delText xml:space="preserve"> </w:delText>
        </w:r>
        <w:r w:rsidR="00E138F7" w:rsidRPr="00E138F7" w:rsidDel="00916FA1">
          <w:delText>본</w:delText>
        </w:r>
        <w:r w:rsidR="00E138F7" w:rsidRPr="00E138F7" w:rsidDel="00916FA1">
          <w:delText xml:space="preserve"> </w:delText>
        </w:r>
        <w:r w:rsidR="00E138F7" w:rsidRPr="00E138F7" w:rsidDel="00916FA1">
          <w:delText>항에</w:delText>
        </w:r>
        <w:r w:rsidR="00E138F7" w:rsidRPr="00E138F7" w:rsidDel="00916FA1">
          <w:delText xml:space="preserve"> </w:delText>
        </w:r>
        <w:r w:rsidR="00E138F7" w:rsidRPr="00E138F7" w:rsidDel="00916FA1">
          <w:delText>따른</w:delText>
        </w:r>
        <w:r w:rsidR="00E138F7" w:rsidRPr="00E138F7" w:rsidDel="00916FA1">
          <w:delText xml:space="preserve"> </w:delText>
        </w:r>
        <w:r w:rsidR="00E138F7" w:rsidRPr="00E138F7" w:rsidDel="00916FA1">
          <w:delText>거래가</w:delText>
        </w:r>
        <w:r w:rsidR="00E138F7" w:rsidRPr="00E138F7" w:rsidDel="00916FA1">
          <w:delText xml:space="preserve"> </w:delText>
        </w:r>
        <w:r w:rsidR="00E138F7" w:rsidRPr="00E138F7" w:rsidDel="00916FA1">
          <w:delText>조속히</w:delText>
        </w:r>
        <w:r w:rsidR="00E138F7" w:rsidRPr="00E138F7" w:rsidDel="00916FA1">
          <w:delText xml:space="preserve"> </w:delText>
        </w:r>
        <w:r w:rsidR="00E138F7" w:rsidRPr="00E138F7" w:rsidDel="00916FA1">
          <w:delText>이행될</w:delText>
        </w:r>
        <w:r w:rsidR="00E138F7" w:rsidRPr="00E138F7" w:rsidDel="00916FA1">
          <w:delText xml:space="preserve"> </w:delText>
        </w:r>
        <w:r w:rsidR="00E138F7" w:rsidRPr="00E138F7" w:rsidDel="00916FA1">
          <w:delText>수</w:delText>
        </w:r>
        <w:r w:rsidR="00E138F7" w:rsidRPr="00E138F7" w:rsidDel="00916FA1">
          <w:delText xml:space="preserve"> </w:delText>
        </w:r>
        <w:r w:rsidR="00E138F7" w:rsidRPr="00E138F7" w:rsidDel="00916FA1">
          <w:delText>있도록</w:delText>
        </w:r>
        <w:r w:rsidR="00E138F7" w:rsidRPr="00E138F7" w:rsidDel="00916FA1">
          <w:delText xml:space="preserve"> </w:delText>
        </w:r>
        <w:r w:rsidR="00E138F7" w:rsidRPr="00E138F7" w:rsidDel="00916FA1">
          <w:delText>상호</w:delText>
        </w:r>
        <w:r w:rsidR="00E138F7" w:rsidRPr="00E138F7" w:rsidDel="00916FA1">
          <w:delText xml:space="preserve"> </w:delText>
        </w:r>
        <w:r w:rsidR="00E138F7" w:rsidRPr="00E138F7" w:rsidDel="00916FA1">
          <w:delText>성실히</w:delText>
        </w:r>
        <w:r w:rsidR="00E138F7" w:rsidRPr="00E138F7" w:rsidDel="00916FA1">
          <w:delText xml:space="preserve"> </w:delText>
        </w:r>
        <w:r w:rsidR="00E138F7" w:rsidRPr="00E138F7" w:rsidDel="00916FA1">
          <w:delText>협력한다</w:delText>
        </w:r>
        <w:r w:rsidR="00E138F7" w:rsidRPr="00E138F7" w:rsidDel="00916FA1">
          <w:delText>.</w:delText>
        </w:r>
      </w:del>
    </w:p>
    <w:p w14:paraId="68EB0F68" w14:textId="020B4C7E" w:rsidR="00721BEF" w:rsidRPr="005F7597" w:rsidRDefault="00146928" w:rsidP="008E5841">
      <w:pPr>
        <w:pStyle w:val="BKLH3-1"/>
        <w:rPr>
          <w:u w:val="single"/>
        </w:rPr>
      </w:pPr>
      <w:r w:rsidRPr="00146928">
        <w:rPr>
          <w:u w:val="single"/>
        </w:rPr>
        <w:t>명륜당</w:t>
      </w:r>
      <w:r w:rsidRPr="00146928">
        <w:rPr>
          <w:u w:val="single"/>
        </w:rPr>
        <w:t xml:space="preserve"> </w:t>
      </w:r>
      <w:r w:rsidRPr="00146928">
        <w:rPr>
          <w:u w:val="single"/>
        </w:rPr>
        <w:t>주식에</w:t>
      </w:r>
      <w:r w:rsidRPr="00146928">
        <w:rPr>
          <w:u w:val="single"/>
        </w:rPr>
        <w:t xml:space="preserve"> </w:t>
      </w:r>
      <w:r w:rsidRPr="00146928">
        <w:rPr>
          <w:u w:val="single"/>
        </w:rPr>
        <w:t>대한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콜옵션</w:t>
      </w:r>
      <w:r>
        <w:rPr>
          <w:rFonts w:hint="eastAsia"/>
          <w:u w:val="single"/>
        </w:rPr>
        <w:t>.</w:t>
      </w:r>
      <w:r>
        <w:rPr>
          <w:rFonts w:hint="eastAsia"/>
        </w:rPr>
        <w:t xml:space="preserve">  </w:t>
      </w:r>
      <w:r w:rsidR="00E5739F" w:rsidRPr="00E5739F">
        <w:rPr>
          <w:rFonts w:hint="eastAsia"/>
        </w:rPr>
        <w:t>매수인은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거래종결일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이후</w:t>
      </w:r>
      <w:r w:rsidR="00E5739F" w:rsidRPr="00E5739F">
        <w:rPr>
          <w:rFonts w:hint="eastAsia"/>
        </w:rPr>
        <w:t xml:space="preserve"> </w:t>
      </w:r>
      <w:r w:rsidR="00E5739F">
        <w:rPr>
          <w:rFonts w:hint="eastAsia"/>
        </w:rPr>
        <w:t>3</w:t>
      </w:r>
      <w:r w:rsidR="00E5739F">
        <w:rPr>
          <w:rFonts w:hint="eastAsia"/>
        </w:rPr>
        <w:t>년</w:t>
      </w:r>
      <w:r w:rsidR="00E5739F">
        <w:rPr>
          <w:rFonts w:hint="eastAsia"/>
        </w:rPr>
        <w:t xml:space="preserve"> </w:t>
      </w:r>
      <w:r w:rsidR="00E5739F">
        <w:rPr>
          <w:rFonts w:hint="eastAsia"/>
        </w:rPr>
        <w:t>간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명륜당의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발행주식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전부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또는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일부를</w:t>
      </w:r>
      <w:r w:rsidR="00E5739F" w:rsidRPr="00E5739F">
        <w:rPr>
          <w:rFonts w:hint="eastAsia"/>
        </w:rPr>
        <w:t xml:space="preserve"> </w:t>
      </w:r>
      <w:r w:rsidR="005E6F8C">
        <w:rPr>
          <w:rFonts w:hint="eastAsia"/>
        </w:rPr>
        <w:t>직접</w:t>
      </w:r>
      <w:r w:rsidR="005E6F8C">
        <w:rPr>
          <w:rFonts w:hint="eastAsia"/>
        </w:rPr>
        <w:t xml:space="preserve"> </w:t>
      </w:r>
      <w:r w:rsidR="005E6F8C">
        <w:rPr>
          <w:rFonts w:hint="eastAsia"/>
        </w:rPr>
        <w:t>또는</w:t>
      </w:r>
      <w:r w:rsidR="005E6F8C">
        <w:rPr>
          <w:rFonts w:hint="eastAsia"/>
        </w:rPr>
        <w:t xml:space="preserve"> </w:t>
      </w:r>
      <w:r w:rsidR="005E6F8C">
        <w:rPr>
          <w:rFonts w:hint="eastAsia"/>
        </w:rPr>
        <w:t>매수인이</w:t>
      </w:r>
      <w:r w:rsidR="005E6F8C">
        <w:rPr>
          <w:rFonts w:hint="eastAsia"/>
        </w:rPr>
        <w:t xml:space="preserve"> </w:t>
      </w:r>
      <w:r w:rsidR="005E6F8C">
        <w:rPr>
          <w:rFonts w:hint="eastAsia"/>
        </w:rPr>
        <w:t>지정하는</w:t>
      </w:r>
      <w:r w:rsidR="005E6F8C">
        <w:rPr>
          <w:rFonts w:hint="eastAsia"/>
        </w:rPr>
        <w:t xml:space="preserve"> </w:t>
      </w:r>
      <w:r w:rsidR="005E6F8C">
        <w:rPr>
          <w:rFonts w:hint="eastAsia"/>
        </w:rPr>
        <w:t>자가</w:t>
      </w:r>
      <w:r w:rsidR="005E6F8C">
        <w:rPr>
          <w:rFonts w:hint="eastAsia"/>
        </w:rPr>
        <w:t xml:space="preserve"> </w:t>
      </w:r>
      <w:r w:rsidR="00E5739F" w:rsidRPr="00E5739F">
        <w:rPr>
          <w:rFonts w:hint="eastAsia"/>
        </w:rPr>
        <w:t>매수할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수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있는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권리</w:t>
      </w:r>
      <w:r w:rsidR="00E5739F" w:rsidRPr="00E5739F">
        <w:rPr>
          <w:rFonts w:hint="eastAsia"/>
        </w:rPr>
        <w:t>(</w:t>
      </w:r>
      <w:r w:rsidR="004B583C">
        <w:t>“</w:t>
      </w:r>
      <w:r w:rsidR="00E5739F" w:rsidRPr="004B583C">
        <w:rPr>
          <w:rFonts w:hint="eastAsia"/>
          <w:u w:val="single"/>
        </w:rPr>
        <w:t>명륜당</w:t>
      </w:r>
      <w:r w:rsidR="00E5739F" w:rsidRPr="004B583C">
        <w:rPr>
          <w:rFonts w:hint="eastAsia"/>
          <w:u w:val="single"/>
        </w:rPr>
        <w:t xml:space="preserve"> </w:t>
      </w:r>
      <w:r w:rsidR="00E5739F" w:rsidRPr="004B583C">
        <w:rPr>
          <w:rFonts w:hint="eastAsia"/>
          <w:u w:val="single"/>
        </w:rPr>
        <w:t>콜옵션</w:t>
      </w:r>
      <w:r w:rsidR="004B583C">
        <w:t>”</w:t>
      </w:r>
      <w:r w:rsidR="00E5739F" w:rsidRPr="00E5739F">
        <w:rPr>
          <w:rFonts w:hint="eastAsia"/>
        </w:rPr>
        <w:t>)</w:t>
      </w:r>
      <w:r w:rsidR="00E5739F" w:rsidRPr="00E5739F">
        <w:rPr>
          <w:rFonts w:hint="eastAsia"/>
        </w:rPr>
        <w:t>를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가진다</w:t>
      </w:r>
      <w:r w:rsidR="00E5739F" w:rsidRPr="00E5739F">
        <w:rPr>
          <w:rFonts w:hint="eastAsia"/>
        </w:rPr>
        <w:t xml:space="preserve">. </w:t>
      </w:r>
      <w:r w:rsidR="00E5739F" w:rsidRPr="00E5739F">
        <w:rPr>
          <w:rFonts w:hint="eastAsia"/>
        </w:rPr>
        <w:t>명륜당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콜옵션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행사에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따른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명륜당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주식의</w:t>
      </w:r>
      <w:r w:rsidR="00E5739F" w:rsidRPr="00E5739F">
        <w:rPr>
          <w:rFonts w:hint="eastAsia"/>
        </w:rPr>
        <w:t xml:space="preserve"> 1</w:t>
      </w:r>
      <w:r w:rsidR="00E5739F" w:rsidRPr="00E5739F">
        <w:rPr>
          <w:rFonts w:hint="eastAsia"/>
        </w:rPr>
        <w:t>주당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매매가격은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국내</w:t>
      </w:r>
      <w:r w:rsidR="00E5739F" w:rsidRPr="00E5739F">
        <w:rPr>
          <w:rFonts w:hint="eastAsia"/>
        </w:rPr>
        <w:t xml:space="preserve"> 4</w:t>
      </w:r>
      <w:r w:rsidR="00E5739F" w:rsidRPr="00E5739F">
        <w:rPr>
          <w:rFonts w:hint="eastAsia"/>
        </w:rPr>
        <w:t>대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회계법인</w:t>
      </w:r>
      <w:r w:rsidR="00E5739F" w:rsidRPr="00E5739F">
        <w:rPr>
          <w:rFonts w:hint="eastAsia"/>
        </w:rPr>
        <w:t>(</w:t>
      </w:r>
      <w:r w:rsidR="00E5739F" w:rsidRPr="00E5739F">
        <w:rPr>
          <w:rFonts w:hint="eastAsia"/>
        </w:rPr>
        <w:t>삼일</w:t>
      </w:r>
      <w:r w:rsidR="00E5739F" w:rsidRPr="00E5739F">
        <w:rPr>
          <w:rFonts w:hint="eastAsia"/>
        </w:rPr>
        <w:t xml:space="preserve">, </w:t>
      </w:r>
      <w:r w:rsidR="00E5739F" w:rsidRPr="00E5739F">
        <w:rPr>
          <w:rFonts w:hint="eastAsia"/>
        </w:rPr>
        <w:t>삼정</w:t>
      </w:r>
      <w:r w:rsidR="00E5739F" w:rsidRPr="00E5739F">
        <w:rPr>
          <w:rFonts w:hint="eastAsia"/>
        </w:rPr>
        <w:t xml:space="preserve">, </w:t>
      </w:r>
      <w:r w:rsidR="00E5739F" w:rsidRPr="00E5739F">
        <w:rPr>
          <w:rFonts w:hint="eastAsia"/>
        </w:rPr>
        <w:t>안진</w:t>
      </w:r>
      <w:r w:rsidR="00E5739F" w:rsidRPr="00E5739F">
        <w:rPr>
          <w:rFonts w:hint="eastAsia"/>
        </w:rPr>
        <w:t xml:space="preserve">, </w:t>
      </w:r>
      <w:r w:rsidR="00E5739F" w:rsidRPr="00E5739F">
        <w:rPr>
          <w:rFonts w:hint="eastAsia"/>
        </w:rPr>
        <w:t>한영</w:t>
      </w:r>
      <w:r w:rsidR="00E5739F" w:rsidRPr="00E5739F">
        <w:rPr>
          <w:rFonts w:hint="eastAsia"/>
        </w:rPr>
        <w:t xml:space="preserve">) </w:t>
      </w:r>
      <w:r w:rsidR="00E5739F" w:rsidRPr="00E5739F">
        <w:rPr>
          <w:rFonts w:hint="eastAsia"/>
        </w:rPr>
        <w:t>중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매수인이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지정하는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회계법인이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수행한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가치평가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결과에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따른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공정가치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금액</w:t>
      </w:r>
      <w:r w:rsidR="00E5739F" w:rsidRPr="00E5739F">
        <w:rPr>
          <w:rFonts w:hint="eastAsia"/>
        </w:rPr>
        <w:t xml:space="preserve">, </w:t>
      </w:r>
      <w:r w:rsidR="00E5739F" w:rsidRPr="00E5739F">
        <w:rPr>
          <w:rFonts w:hint="eastAsia"/>
        </w:rPr>
        <w:t>또는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당사자들이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별도로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합의하는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가격으로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정</w:t>
      </w:r>
      <w:r w:rsidR="004B583C">
        <w:rPr>
          <w:rFonts w:hint="eastAsia"/>
        </w:rPr>
        <w:t>하기로</w:t>
      </w:r>
      <w:r w:rsidR="004B583C">
        <w:rPr>
          <w:rFonts w:hint="eastAsia"/>
        </w:rPr>
        <w:t xml:space="preserve"> </w:t>
      </w:r>
      <w:r w:rsidR="004B583C">
        <w:rPr>
          <w:rFonts w:hint="eastAsia"/>
        </w:rPr>
        <w:t>한</w:t>
      </w:r>
      <w:r w:rsidR="00E5739F" w:rsidRPr="00E5739F">
        <w:rPr>
          <w:rFonts w:hint="eastAsia"/>
        </w:rPr>
        <w:t>다</w:t>
      </w:r>
      <w:r w:rsidR="00E5739F" w:rsidRPr="00E5739F">
        <w:rPr>
          <w:rFonts w:hint="eastAsia"/>
        </w:rPr>
        <w:t xml:space="preserve">. </w:t>
      </w:r>
      <w:r w:rsidR="00E5739F" w:rsidRPr="00E5739F">
        <w:rPr>
          <w:rFonts w:hint="eastAsia"/>
        </w:rPr>
        <w:t>매수인이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명륜당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콜옵션을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행사하는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서면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통지를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하는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경우</w:t>
      </w:r>
      <w:r w:rsidR="00E5739F" w:rsidRPr="00E5739F">
        <w:rPr>
          <w:rFonts w:hint="eastAsia"/>
        </w:rPr>
        <w:t xml:space="preserve">, </w:t>
      </w:r>
      <w:r w:rsidR="00E5739F" w:rsidRPr="00E5739F">
        <w:rPr>
          <w:rFonts w:hint="eastAsia"/>
        </w:rPr>
        <w:t>매도인은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직접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또는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명륜당의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주주로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하여금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해당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주식을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매수인에게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매도하도록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하여야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하며</w:t>
      </w:r>
      <w:r w:rsidR="00E5739F" w:rsidRPr="00E5739F">
        <w:rPr>
          <w:rFonts w:hint="eastAsia"/>
        </w:rPr>
        <w:t xml:space="preserve">, </w:t>
      </w:r>
      <w:r w:rsidR="00E5739F" w:rsidRPr="00E5739F">
        <w:rPr>
          <w:rFonts w:hint="eastAsia"/>
        </w:rPr>
        <w:t>명의개서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절차의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이행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등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명륜당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콜옵션의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행사에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따른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주식매매거래의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종결을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위하여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필요한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일체의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조치를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이행하여야</w:t>
      </w:r>
      <w:r w:rsidR="00E5739F" w:rsidRPr="00E5739F">
        <w:rPr>
          <w:rFonts w:hint="eastAsia"/>
        </w:rPr>
        <w:t xml:space="preserve"> </w:t>
      </w:r>
      <w:r w:rsidR="00E5739F" w:rsidRPr="00E5739F">
        <w:rPr>
          <w:rFonts w:hint="eastAsia"/>
        </w:rPr>
        <w:t>한다</w:t>
      </w:r>
      <w:r w:rsidR="00E5739F" w:rsidRPr="00E5739F">
        <w:rPr>
          <w:rFonts w:hint="eastAsia"/>
        </w:rPr>
        <w:t>.</w:t>
      </w:r>
    </w:p>
    <w:p w14:paraId="4E04924E" w14:textId="103994C6" w:rsidR="005F7597" w:rsidRDefault="005F7597" w:rsidP="008E5841">
      <w:pPr>
        <w:pStyle w:val="BKLH3-1"/>
        <w:rPr>
          <w:u w:val="single"/>
        </w:rPr>
      </w:pPr>
      <w:r w:rsidRPr="005F7597">
        <w:rPr>
          <w:u w:val="single"/>
        </w:rPr>
        <w:t>명륜당</w:t>
      </w:r>
      <w:r w:rsidRPr="005F7597">
        <w:rPr>
          <w:u w:val="single"/>
        </w:rPr>
        <w:t xml:space="preserve"> </w:t>
      </w:r>
      <w:r w:rsidRPr="005F7597">
        <w:rPr>
          <w:u w:val="single"/>
        </w:rPr>
        <w:t>해외사업권의</w:t>
      </w:r>
      <w:r w:rsidRPr="005F7597">
        <w:rPr>
          <w:u w:val="single"/>
        </w:rPr>
        <w:t xml:space="preserve"> </w:t>
      </w:r>
      <w:r w:rsidRPr="005F7597">
        <w:rPr>
          <w:u w:val="single"/>
        </w:rPr>
        <w:t>인수</w:t>
      </w:r>
      <w:r w:rsidR="00D306A5">
        <w:rPr>
          <w:rFonts w:hint="eastAsia"/>
          <w:u w:val="single"/>
        </w:rPr>
        <w:t>.</w:t>
      </w:r>
      <w:r w:rsidR="00D306A5">
        <w:rPr>
          <w:rFonts w:hint="eastAsia"/>
        </w:rPr>
        <w:t xml:space="preserve">  </w:t>
      </w:r>
      <w:r w:rsidR="00DE0F7B" w:rsidRPr="00DE0F7B">
        <w:t>매도인은</w:t>
      </w:r>
      <w:r w:rsidR="00DE0F7B" w:rsidRPr="00DE0F7B">
        <w:t xml:space="preserve"> </w:t>
      </w:r>
      <w:r w:rsidR="00DE0F7B" w:rsidRPr="00DE0F7B">
        <w:t>거래종결일</w:t>
      </w:r>
      <w:r w:rsidR="00DE0F7B" w:rsidRPr="00DE0F7B">
        <w:t xml:space="preserve"> </w:t>
      </w:r>
      <w:r w:rsidR="00DE0F7B" w:rsidRPr="00DE0F7B">
        <w:t>이후</w:t>
      </w:r>
      <w:r w:rsidR="00DE0F7B" w:rsidRPr="00DE0F7B">
        <w:t xml:space="preserve"> </w:t>
      </w:r>
      <w:r w:rsidR="00DE0F7B" w:rsidRPr="00DE0F7B">
        <w:t>매수인이</w:t>
      </w:r>
      <w:r w:rsidR="00DE0F7B" w:rsidRPr="00DE0F7B">
        <w:t xml:space="preserve"> </w:t>
      </w:r>
      <w:r w:rsidR="00DE0F7B" w:rsidRPr="00DE0F7B">
        <w:t>요청하는</w:t>
      </w:r>
      <w:r w:rsidR="00DE0F7B" w:rsidRPr="00DE0F7B">
        <w:t xml:space="preserve"> </w:t>
      </w:r>
      <w:r w:rsidR="00DE0F7B" w:rsidRPr="00DE0F7B">
        <w:t>시기에</w:t>
      </w:r>
      <w:r w:rsidR="00DE0F7B" w:rsidRPr="00DE0F7B">
        <w:t xml:space="preserve">, </w:t>
      </w:r>
      <w:r w:rsidR="00DE0F7B" w:rsidRPr="00DE0F7B">
        <w:t>명륜당이</w:t>
      </w:r>
      <w:r w:rsidR="00DE0F7B" w:rsidRPr="00DE0F7B">
        <w:t xml:space="preserve"> </w:t>
      </w:r>
      <w:r w:rsidR="00DE0F7B" w:rsidRPr="00DE0F7B">
        <w:t>보유하고</w:t>
      </w:r>
      <w:r w:rsidR="00DE0F7B" w:rsidRPr="00DE0F7B">
        <w:t xml:space="preserve"> </w:t>
      </w:r>
      <w:r w:rsidR="00DE0F7B" w:rsidRPr="00DE0F7B">
        <w:t>있는</w:t>
      </w:r>
      <w:r w:rsidR="00DE0F7B" w:rsidRPr="00DE0F7B">
        <w:t xml:space="preserve"> </w:t>
      </w:r>
      <w:r w:rsidR="00DE0F7B" w:rsidRPr="00DE0F7B">
        <w:t>태국</w:t>
      </w:r>
      <w:r w:rsidR="00DE0F7B" w:rsidRPr="00DE0F7B">
        <w:t xml:space="preserve">, </w:t>
      </w:r>
      <w:r w:rsidR="00DE0F7B" w:rsidRPr="00DE0F7B">
        <w:t>베트남을</w:t>
      </w:r>
      <w:r w:rsidR="00DE0F7B" w:rsidRPr="00DE0F7B">
        <w:t xml:space="preserve"> </w:t>
      </w:r>
      <w:r w:rsidR="00DE0F7B" w:rsidRPr="00DE0F7B">
        <w:t>포함한</w:t>
      </w:r>
      <w:r w:rsidR="00DE0F7B" w:rsidRPr="00DE0F7B">
        <w:t xml:space="preserve"> </w:t>
      </w:r>
      <w:r w:rsidR="00DE0F7B" w:rsidRPr="00DE0F7B">
        <w:t>전</w:t>
      </w:r>
      <w:r w:rsidR="00DE0F7B" w:rsidRPr="00DE0F7B">
        <w:t xml:space="preserve"> </w:t>
      </w:r>
      <w:r w:rsidR="00DE0F7B" w:rsidRPr="00DE0F7B">
        <w:t>세계</w:t>
      </w:r>
      <w:r w:rsidR="00DE0F7B" w:rsidRPr="00DE0F7B">
        <w:t>(</w:t>
      </w:r>
      <w:r w:rsidR="00DE0F7B" w:rsidRPr="00DE0F7B">
        <w:t>대한민국은</w:t>
      </w:r>
      <w:r w:rsidR="00DE0F7B" w:rsidRPr="00DE0F7B">
        <w:t xml:space="preserve"> </w:t>
      </w:r>
      <w:r w:rsidR="00DE0F7B" w:rsidRPr="00DE0F7B">
        <w:t>제외함</w:t>
      </w:r>
      <w:r w:rsidR="00DE0F7B" w:rsidRPr="00DE0F7B">
        <w:t>)</w:t>
      </w:r>
      <w:r w:rsidR="00DE0F7B" w:rsidRPr="00DE0F7B">
        <w:t>에서의</w:t>
      </w:r>
      <w:r w:rsidR="00DE0F7B" w:rsidRPr="00DE0F7B">
        <w:t xml:space="preserve"> </w:t>
      </w:r>
      <w:r w:rsidR="00DE0F7B" w:rsidRPr="00DE0F7B">
        <w:t>사업에</w:t>
      </w:r>
      <w:r w:rsidR="00DE0F7B" w:rsidRPr="00DE0F7B">
        <w:t xml:space="preserve"> </w:t>
      </w:r>
      <w:r w:rsidR="00DE0F7B" w:rsidRPr="00DE0F7B">
        <w:t>관한</w:t>
      </w:r>
      <w:r w:rsidR="00DE0F7B" w:rsidRPr="00DE0F7B">
        <w:t xml:space="preserve"> </w:t>
      </w:r>
      <w:r w:rsidR="00DE0F7B" w:rsidRPr="00DE0F7B">
        <w:t>일체의</w:t>
      </w:r>
      <w:r w:rsidR="00DE0F7B" w:rsidRPr="00DE0F7B">
        <w:t xml:space="preserve"> </w:t>
      </w:r>
      <w:r w:rsidR="00DE0F7B" w:rsidRPr="00DE0F7B">
        <w:t>권리</w:t>
      </w:r>
      <w:r w:rsidR="00DE0F7B" w:rsidRPr="00DE0F7B">
        <w:t>(“</w:t>
      </w:r>
      <w:r w:rsidR="00DE0F7B" w:rsidRPr="00DE0F7B">
        <w:rPr>
          <w:u w:val="single"/>
        </w:rPr>
        <w:t>해외사업권</w:t>
      </w:r>
      <w:r w:rsidR="00DE0F7B" w:rsidRPr="00DE0F7B">
        <w:t>”)</w:t>
      </w:r>
      <w:r w:rsidR="00DE0F7B" w:rsidRPr="00DE0F7B">
        <w:t>를</w:t>
      </w:r>
      <w:r w:rsidR="00DE0F7B" w:rsidRPr="00DE0F7B">
        <w:t xml:space="preserve"> </w:t>
      </w:r>
      <w:r w:rsidR="00DE0F7B" w:rsidRPr="00DE0F7B">
        <w:t>대상회사가</w:t>
      </w:r>
      <w:r w:rsidR="00DE0F7B" w:rsidRPr="00DE0F7B">
        <w:t xml:space="preserve"> </w:t>
      </w:r>
      <w:r w:rsidR="00DE0F7B" w:rsidRPr="00DE0F7B">
        <w:t>인수할</w:t>
      </w:r>
      <w:r w:rsidR="00DE0F7B" w:rsidRPr="00DE0F7B">
        <w:t xml:space="preserve"> </w:t>
      </w:r>
      <w:r w:rsidR="00DE0F7B" w:rsidRPr="00DE0F7B">
        <w:t>수</w:t>
      </w:r>
      <w:r w:rsidR="00DE0F7B" w:rsidRPr="00DE0F7B">
        <w:t xml:space="preserve"> </w:t>
      </w:r>
      <w:r w:rsidR="00DE0F7B" w:rsidRPr="00DE0F7B">
        <w:t>있도록</w:t>
      </w:r>
      <w:r w:rsidR="00DE0F7B" w:rsidRPr="00DE0F7B">
        <w:t xml:space="preserve"> </w:t>
      </w:r>
      <w:r w:rsidR="00DE0F7B" w:rsidRPr="00DE0F7B">
        <w:t>하여야</w:t>
      </w:r>
      <w:r w:rsidR="00DE0F7B" w:rsidRPr="00DE0F7B">
        <w:t xml:space="preserve"> </w:t>
      </w:r>
      <w:r w:rsidR="00DE0F7B" w:rsidRPr="00DE0F7B">
        <w:t>한다</w:t>
      </w:r>
      <w:r w:rsidR="00DE0F7B" w:rsidRPr="00DE0F7B">
        <w:t xml:space="preserve">. </w:t>
      </w:r>
      <w:r w:rsidR="00DE0F7B" w:rsidRPr="00DE0F7B">
        <w:t>이때</w:t>
      </w:r>
      <w:r w:rsidR="00DE0F7B" w:rsidRPr="00DE0F7B">
        <w:t xml:space="preserve"> </w:t>
      </w:r>
      <w:r w:rsidR="00DE0F7B" w:rsidRPr="00DE0F7B">
        <w:t>해외사업권의</w:t>
      </w:r>
      <w:r w:rsidR="00DE0F7B" w:rsidRPr="00DE0F7B">
        <w:t xml:space="preserve"> </w:t>
      </w:r>
      <w:r w:rsidR="00DE0F7B" w:rsidRPr="00DE0F7B">
        <w:t>인수</w:t>
      </w:r>
      <w:r w:rsidR="00DE0F7B" w:rsidRPr="00DE0F7B">
        <w:t xml:space="preserve"> </w:t>
      </w:r>
      <w:r w:rsidR="00DE0F7B" w:rsidRPr="00DE0F7B">
        <w:t>대금은</w:t>
      </w:r>
      <w:r w:rsidR="00DE0F7B" w:rsidRPr="00DE0F7B">
        <w:t xml:space="preserve"> </w:t>
      </w:r>
      <w:r w:rsidR="00DE0F7B" w:rsidRPr="00DE0F7B">
        <w:t>공인된</w:t>
      </w:r>
      <w:r w:rsidR="00DE0F7B" w:rsidRPr="00DE0F7B">
        <w:t xml:space="preserve"> </w:t>
      </w:r>
      <w:r w:rsidR="00DE0F7B" w:rsidRPr="00DE0F7B">
        <w:t>감정평가법인</w:t>
      </w:r>
      <w:r w:rsidR="00DE0F7B" w:rsidRPr="00DE0F7B">
        <w:t xml:space="preserve"> </w:t>
      </w:r>
      <w:r w:rsidR="00DE0F7B" w:rsidRPr="00DE0F7B">
        <w:t>또는</w:t>
      </w:r>
      <w:r w:rsidR="00DE0F7B" w:rsidRPr="00DE0F7B">
        <w:t xml:space="preserve"> </w:t>
      </w:r>
      <w:r w:rsidR="00DE0F7B" w:rsidRPr="00DE0F7B">
        <w:t>회계법인의</w:t>
      </w:r>
      <w:r w:rsidR="00DE0F7B" w:rsidRPr="00DE0F7B">
        <w:t xml:space="preserve"> </w:t>
      </w:r>
      <w:r w:rsidR="00DE0F7B" w:rsidRPr="00DE0F7B">
        <w:t>공정가치</w:t>
      </w:r>
      <w:r w:rsidR="00DE0F7B" w:rsidRPr="00DE0F7B">
        <w:t xml:space="preserve"> </w:t>
      </w:r>
      <w:r w:rsidR="00DE0F7B" w:rsidRPr="00DE0F7B">
        <w:t>평가금액을</w:t>
      </w:r>
      <w:r w:rsidR="00DE0F7B" w:rsidRPr="00DE0F7B">
        <w:t xml:space="preserve"> </w:t>
      </w:r>
      <w:r w:rsidR="00DE0F7B" w:rsidRPr="00DE0F7B">
        <w:t>기준으로</w:t>
      </w:r>
      <w:r w:rsidR="00DE0F7B" w:rsidRPr="00DE0F7B">
        <w:t xml:space="preserve"> </w:t>
      </w:r>
      <w:r w:rsidR="00DE0F7B" w:rsidRPr="00DE0F7B">
        <w:t>하여</w:t>
      </w:r>
      <w:r w:rsidR="00DE0F7B" w:rsidRPr="00DE0F7B">
        <w:t xml:space="preserve"> </w:t>
      </w:r>
      <w:r w:rsidR="00DE0F7B" w:rsidRPr="00DE0F7B">
        <w:t>당사자들이</w:t>
      </w:r>
      <w:r w:rsidR="00DE0F7B" w:rsidRPr="00DE0F7B">
        <w:t xml:space="preserve"> </w:t>
      </w:r>
      <w:r w:rsidR="00DE0F7B" w:rsidRPr="00DE0F7B">
        <w:t>상호</w:t>
      </w:r>
      <w:r w:rsidR="00DE0F7B" w:rsidRPr="00DE0F7B">
        <w:t xml:space="preserve"> </w:t>
      </w:r>
      <w:r w:rsidR="00DE0F7B" w:rsidRPr="00DE0F7B">
        <w:t>협의하여</w:t>
      </w:r>
      <w:r w:rsidR="00DE0F7B" w:rsidRPr="00DE0F7B">
        <w:t xml:space="preserve"> </w:t>
      </w:r>
      <w:r w:rsidR="00DE0F7B" w:rsidRPr="00DE0F7B">
        <w:t>정한다</w:t>
      </w:r>
      <w:r w:rsidR="00DE0F7B" w:rsidRPr="00DE0F7B">
        <w:t xml:space="preserve">. </w:t>
      </w:r>
      <w:r w:rsidR="00DE0F7B" w:rsidRPr="00DE0F7B">
        <w:t>당사자들은</w:t>
      </w:r>
      <w:r w:rsidR="00DE0F7B" w:rsidRPr="00DE0F7B">
        <w:t xml:space="preserve"> </w:t>
      </w:r>
      <w:r w:rsidR="00DE0F7B" w:rsidRPr="00DE0F7B">
        <w:t>대상회사와</w:t>
      </w:r>
      <w:r w:rsidR="00DE0F7B" w:rsidRPr="00DE0F7B">
        <w:t xml:space="preserve"> </w:t>
      </w:r>
      <w:r w:rsidR="00DE0F7B" w:rsidRPr="00DE0F7B">
        <w:t>명륜당</w:t>
      </w:r>
      <w:r w:rsidR="00DE0F7B" w:rsidRPr="00DE0F7B">
        <w:t xml:space="preserve"> </w:t>
      </w:r>
      <w:r w:rsidR="00DE0F7B" w:rsidRPr="00DE0F7B">
        <w:t>간의</w:t>
      </w:r>
      <w:r w:rsidR="00DE0F7B" w:rsidRPr="00DE0F7B">
        <w:t xml:space="preserve"> </w:t>
      </w:r>
      <w:r w:rsidR="00DE0F7B" w:rsidRPr="00DE0F7B">
        <w:t>자산양수도계약</w:t>
      </w:r>
      <w:r w:rsidR="00DE0F7B" w:rsidRPr="00DE0F7B">
        <w:t xml:space="preserve"> </w:t>
      </w:r>
      <w:r w:rsidR="00DE0F7B" w:rsidRPr="00DE0F7B">
        <w:t>또는</w:t>
      </w:r>
      <w:r w:rsidR="00DE0F7B" w:rsidRPr="00DE0F7B">
        <w:t xml:space="preserve"> </w:t>
      </w:r>
      <w:r w:rsidR="00DE0F7B" w:rsidRPr="00DE0F7B">
        <w:t>영업양수도계약</w:t>
      </w:r>
      <w:r w:rsidR="00DE0F7B" w:rsidRPr="00DE0F7B">
        <w:t xml:space="preserve"> </w:t>
      </w:r>
      <w:r w:rsidR="00DE0F7B" w:rsidRPr="00DE0F7B">
        <w:t>체결</w:t>
      </w:r>
      <w:r w:rsidR="00DE0F7B" w:rsidRPr="00DE0F7B">
        <w:t xml:space="preserve"> </w:t>
      </w:r>
      <w:r w:rsidR="00DE0F7B" w:rsidRPr="00DE0F7B">
        <w:t>등</w:t>
      </w:r>
      <w:r w:rsidR="00DE0F7B" w:rsidRPr="00DE0F7B">
        <w:t xml:space="preserve"> </w:t>
      </w:r>
      <w:r w:rsidR="00DE0F7B" w:rsidRPr="00DE0F7B">
        <w:t>본</w:t>
      </w:r>
      <w:r w:rsidR="00DE0F7B" w:rsidRPr="00DE0F7B">
        <w:t xml:space="preserve"> </w:t>
      </w:r>
      <w:r w:rsidR="00DE0F7B" w:rsidRPr="00DE0F7B">
        <w:t>항에</w:t>
      </w:r>
      <w:r w:rsidR="00DE0F7B" w:rsidRPr="00DE0F7B">
        <w:t xml:space="preserve"> </w:t>
      </w:r>
      <w:r w:rsidR="00DE0F7B" w:rsidRPr="00DE0F7B">
        <w:t>따른</w:t>
      </w:r>
      <w:r w:rsidR="00DE0F7B" w:rsidRPr="00DE0F7B">
        <w:t xml:space="preserve"> </w:t>
      </w:r>
      <w:r w:rsidR="00DE0F7B" w:rsidRPr="00DE0F7B">
        <w:t>거래가</w:t>
      </w:r>
      <w:r w:rsidR="00DE0F7B" w:rsidRPr="00DE0F7B">
        <w:t xml:space="preserve"> </w:t>
      </w:r>
      <w:r w:rsidR="00DE0F7B" w:rsidRPr="00DE0F7B">
        <w:t>조속히</w:t>
      </w:r>
      <w:r w:rsidR="00DE0F7B" w:rsidRPr="00DE0F7B">
        <w:t xml:space="preserve"> </w:t>
      </w:r>
      <w:r w:rsidR="00DE0F7B" w:rsidRPr="00DE0F7B">
        <w:t>이행될</w:t>
      </w:r>
      <w:r w:rsidR="00DE0F7B" w:rsidRPr="00DE0F7B">
        <w:t xml:space="preserve"> </w:t>
      </w:r>
      <w:r w:rsidR="00DE0F7B" w:rsidRPr="00DE0F7B">
        <w:t>수</w:t>
      </w:r>
      <w:r w:rsidR="00DE0F7B" w:rsidRPr="00DE0F7B">
        <w:t xml:space="preserve"> </w:t>
      </w:r>
      <w:r w:rsidR="00DE0F7B" w:rsidRPr="00DE0F7B">
        <w:t>있도록</w:t>
      </w:r>
      <w:r w:rsidR="00DE0F7B" w:rsidRPr="00DE0F7B">
        <w:t xml:space="preserve"> </w:t>
      </w:r>
      <w:r w:rsidR="00DE0F7B" w:rsidRPr="00DE0F7B">
        <w:t>상호</w:t>
      </w:r>
      <w:r w:rsidR="00DE0F7B" w:rsidRPr="00DE0F7B">
        <w:t xml:space="preserve"> </w:t>
      </w:r>
      <w:r w:rsidR="00DE0F7B" w:rsidRPr="00DE0F7B">
        <w:t>성실히</w:t>
      </w:r>
      <w:r w:rsidR="00DE0F7B" w:rsidRPr="00DE0F7B">
        <w:t xml:space="preserve"> </w:t>
      </w:r>
      <w:r w:rsidR="00DE0F7B" w:rsidRPr="00DE0F7B">
        <w:t>협력하여야</w:t>
      </w:r>
      <w:r w:rsidR="00DE0F7B" w:rsidRPr="00DE0F7B">
        <w:t xml:space="preserve"> </w:t>
      </w:r>
      <w:r w:rsidR="00DE0F7B" w:rsidRPr="00DE0F7B">
        <w:t>한다</w:t>
      </w:r>
      <w:r w:rsidR="00DE0F7B" w:rsidRPr="00DE0F7B">
        <w:t>.</w:t>
      </w:r>
    </w:p>
    <w:p w14:paraId="08DF6A8B" w14:textId="4EB4D4DF" w:rsidR="004158B9" w:rsidRPr="00933D6F" w:rsidRDefault="00E63701" w:rsidP="008E5841">
      <w:pPr>
        <w:pStyle w:val="BKLH3-1"/>
        <w:rPr>
          <w:u w:val="single"/>
        </w:rPr>
      </w:pPr>
      <w:r>
        <w:rPr>
          <w:rFonts w:hint="eastAsia"/>
          <w:u w:val="single"/>
        </w:rPr>
        <w:t>매도인</w:t>
      </w:r>
      <w:r w:rsidR="004158B9" w:rsidRPr="00933D6F">
        <w:rPr>
          <w:rFonts w:hint="eastAsia"/>
          <w:u w:val="single"/>
        </w:rPr>
        <w:t>의</w:t>
      </w:r>
      <w:r w:rsidR="004158B9" w:rsidRPr="00933D6F">
        <w:rPr>
          <w:rFonts w:hint="eastAsia"/>
          <w:u w:val="single"/>
        </w:rPr>
        <w:t xml:space="preserve"> </w:t>
      </w:r>
      <w:r w:rsidR="0093616C" w:rsidRPr="00933D6F">
        <w:rPr>
          <w:rFonts w:hint="eastAsia"/>
          <w:u w:val="single"/>
        </w:rPr>
        <w:t>확약</w:t>
      </w:r>
      <w:r w:rsidR="004158B9" w:rsidRPr="00933D6F">
        <w:rPr>
          <w:rFonts w:hint="eastAsia"/>
        </w:rPr>
        <w:t>.</w:t>
      </w:r>
      <w:r w:rsidR="004158B9" w:rsidRPr="00933D6F">
        <w:t xml:space="preserve"> </w:t>
      </w:r>
      <w:r>
        <w:rPr>
          <w:rFonts w:hint="eastAsia"/>
        </w:rPr>
        <w:t>매도인</w:t>
      </w:r>
      <w:r w:rsidR="00256DDD" w:rsidRPr="00933D6F">
        <w:rPr>
          <w:rFonts w:hint="eastAsia"/>
        </w:rPr>
        <w:t>은</w:t>
      </w:r>
      <w:r w:rsidR="00256DDD" w:rsidRPr="00933D6F">
        <w:rPr>
          <w:rFonts w:hint="eastAsia"/>
        </w:rPr>
        <w:t xml:space="preserve"> </w:t>
      </w:r>
      <w:r w:rsidR="00256DDD" w:rsidRPr="00933D6F">
        <w:rPr>
          <w:rFonts w:hint="eastAsia"/>
        </w:rPr>
        <w:t>매수인에</w:t>
      </w:r>
      <w:r w:rsidR="00256DDD" w:rsidRPr="00933D6F">
        <w:rPr>
          <w:rFonts w:hint="eastAsia"/>
        </w:rPr>
        <w:t xml:space="preserve"> </w:t>
      </w:r>
      <w:r w:rsidR="00256DDD" w:rsidRPr="00933D6F">
        <w:rPr>
          <w:rFonts w:hint="eastAsia"/>
        </w:rPr>
        <w:t>대하여</w:t>
      </w:r>
      <w:r w:rsidR="00256DDD" w:rsidRPr="00933D6F">
        <w:rPr>
          <w:rFonts w:hint="eastAsia"/>
        </w:rPr>
        <w:t xml:space="preserve"> </w:t>
      </w:r>
      <w:r w:rsidR="00256DDD" w:rsidRPr="00933D6F">
        <w:rPr>
          <w:rFonts w:hint="eastAsia"/>
        </w:rPr>
        <w:t>다음과</w:t>
      </w:r>
      <w:r w:rsidR="00256DDD" w:rsidRPr="00933D6F">
        <w:rPr>
          <w:rFonts w:hint="eastAsia"/>
        </w:rPr>
        <w:t xml:space="preserve"> </w:t>
      </w:r>
      <w:r w:rsidR="00256DDD" w:rsidRPr="00933D6F">
        <w:rPr>
          <w:rFonts w:hint="eastAsia"/>
        </w:rPr>
        <w:t>같이</w:t>
      </w:r>
      <w:r w:rsidR="00256DDD" w:rsidRPr="00933D6F">
        <w:rPr>
          <w:rFonts w:hint="eastAsia"/>
        </w:rPr>
        <w:t xml:space="preserve"> </w:t>
      </w:r>
      <w:r w:rsidR="00256DDD" w:rsidRPr="00933D6F">
        <w:rPr>
          <w:rFonts w:hint="eastAsia"/>
        </w:rPr>
        <w:t>확약한다</w:t>
      </w:r>
      <w:r w:rsidR="00256DDD" w:rsidRPr="00933D6F">
        <w:rPr>
          <w:rFonts w:hint="eastAsia"/>
        </w:rPr>
        <w:t>.</w:t>
      </w:r>
      <w:r w:rsidR="0077167E">
        <w:t xml:space="preserve"> </w:t>
      </w:r>
    </w:p>
    <w:p w14:paraId="0D34DF84" w14:textId="4B74DE26" w:rsidR="003259A7" w:rsidRPr="003259A7" w:rsidRDefault="00140B69" w:rsidP="008E5841">
      <w:pPr>
        <w:pStyle w:val="BKLH4-1"/>
        <w:rPr>
          <w:u w:val="single"/>
        </w:rPr>
      </w:pPr>
      <w:r w:rsidRPr="00933D6F">
        <w:rPr>
          <w:rFonts w:hint="eastAsia"/>
        </w:rPr>
        <w:t>매수인의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요청에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따라</w:t>
      </w:r>
      <w:r w:rsidR="003259A7" w:rsidRPr="00933D6F">
        <w:rPr>
          <w:rFonts w:hint="eastAsia"/>
        </w:rPr>
        <w:t>,</w:t>
      </w:r>
      <w:r w:rsidR="003259A7" w:rsidRPr="00933D6F">
        <w:t xml:space="preserve"> </w:t>
      </w:r>
      <w:r w:rsidR="00E63701">
        <w:rPr>
          <w:rFonts w:hint="eastAsia"/>
        </w:rPr>
        <w:t>매도인</w:t>
      </w:r>
      <w:r w:rsidR="003259A7" w:rsidRPr="00933D6F">
        <w:rPr>
          <w:rFonts w:hint="eastAsia"/>
        </w:rPr>
        <w:t>은</w:t>
      </w:r>
      <w:r w:rsidRPr="00933D6F">
        <w:rPr>
          <w:rFonts w:hint="eastAsia"/>
        </w:rPr>
        <w:t xml:space="preserve"> </w:t>
      </w:r>
      <w:r w:rsidR="003259A7" w:rsidRPr="00933D6F">
        <w:t xml:space="preserve">(i) </w:t>
      </w:r>
      <w:r w:rsidR="00202F5F">
        <w:rPr>
          <w:rFonts w:hint="eastAsia"/>
        </w:rPr>
        <w:t>거래종결일로부터</w:t>
      </w:r>
      <w:r w:rsidR="00202F5F">
        <w:rPr>
          <w:rFonts w:hint="eastAsia"/>
        </w:rPr>
        <w:t xml:space="preserve"> </w:t>
      </w:r>
      <w:r w:rsidRPr="00933D6F">
        <w:rPr>
          <w:rFonts w:hint="eastAsia"/>
        </w:rPr>
        <w:t>최대</w:t>
      </w:r>
      <w:r w:rsidRPr="00933D6F">
        <w:rPr>
          <w:rFonts w:hint="eastAsia"/>
        </w:rPr>
        <w:t xml:space="preserve"> </w:t>
      </w:r>
      <w:r w:rsidR="002B0593" w:rsidRPr="00933D6F">
        <w:rPr>
          <w:rFonts w:hint="eastAsia"/>
        </w:rPr>
        <w:t>2</w:t>
      </w:r>
      <w:r w:rsidR="004158B9" w:rsidRPr="00933D6F">
        <w:rPr>
          <w:rFonts w:hint="eastAsia"/>
        </w:rPr>
        <w:t>년</w:t>
      </w:r>
      <w:r w:rsidR="004158B9" w:rsidRPr="00933D6F">
        <w:rPr>
          <w:rFonts w:hint="eastAsia"/>
        </w:rPr>
        <w:t xml:space="preserve"> </w:t>
      </w:r>
      <w:r w:rsidR="004158B9" w:rsidRPr="00933D6F">
        <w:rPr>
          <w:rFonts w:hint="eastAsia"/>
        </w:rPr>
        <w:t>동안</w:t>
      </w:r>
      <w:r w:rsidR="00666114" w:rsidRPr="00933D6F">
        <w:rPr>
          <w:rFonts w:hint="eastAsia"/>
        </w:rPr>
        <w:t xml:space="preserve"> </w:t>
      </w:r>
      <w:r w:rsidR="00666114" w:rsidRPr="00933D6F">
        <w:rPr>
          <w:rFonts w:hint="eastAsia"/>
        </w:rPr>
        <w:t>대상회사</w:t>
      </w:r>
      <w:r w:rsidR="00A47E25">
        <w:rPr>
          <w:rFonts w:hint="eastAsia"/>
        </w:rPr>
        <w:t>등</w:t>
      </w:r>
      <w:r w:rsidR="00666114" w:rsidRPr="00933D6F">
        <w:rPr>
          <w:rFonts w:hint="eastAsia"/>
        </w:rPr>
        <w:t>의</w:t>
      </w:r>
      <w:r w:rsidR="00666114" w:rsidRPr="00933D6F">
        <w:rPr>
          <w:rFonts w:hint="eastAsia"/>
        </w:rPr>
        <w:t xml:space="preserve"> </w:t>
      </w:r>
      <w:r w:rsidR="00666114" w:rsidRPr="00933D6F">
        <w:rPr>
          <w:rFonts w:hint="eastAsia"/>
        </w:rPr>
        <w:t>경영</w:t>
      </w:r>
      <w:r w:rsidR="00666114" w:rsidRPr="00933D6F">
        <w:rPr>
          <w:rFonts w:hint="eastAsia"/>
        </w:rPr>
        <w:t xml:space="preserve"> </w:t>
      </w:r>
      <w:r w:rsidR="00666114" w:rsidRPr="00933D6F">
        <w:rPr>
          <w:rFonts w:hint="eastAsia"/>
        </w:rPr>
        <w:t>전반에</w:t>
      </w:r>
      <w:r w:rsidR="00666114" w:rsidRPr="00933D6F">
        <w:t xml:space="preserve"> </w:t>
      </w:r>
      <w:r w:rsidR="00666114" w:rsidRPr="00933D6F">
        <w:rPr>
          <w:rFonts w:hint="eastAsia"/>
        </w:rPr>
        <w:t>관한</w:t>
      </w:r>
      <w:r w:rsidR="00666114" w:rsidRPr="00933D6F">
        <w:rPr>
          <w:rFonts w:hint="eastAsia"/>
        </w:rPr>
        <w:t xml:space="preserve"> </w:t>
      </w:r>
      <w:r w:rsidR="00666114" w:rsidRPr="00933D6F">
        <w:rPr>
          <w:rFonts w:hint="eastAsia"/>
        </w:rPr>
        <w:t>업무</w:t>
      </w:r>
      <w:r w:rsidR="00666114" w:rsidRPr="00933D6F">
        <w:rPr>
          <w:rFonts w:hint="eastAsia"/>
        </w:rPr>
        <w:t>(</w:t>
      </w:r>
      <w:r w:rsidR="00666114" w:rsidRPr="00933D6F">
        <w:rPr>
          <w:rFonts w:hint="eastAsia"/>
        </w:rPr>
        <w:t>임직원</w:t>
      </w:r>
      <w:r w:rsidR="00666114" w:rsidRPr="00933D6F">
        <w:rPr>
          <w:rFonts w:hint="eastAsia"/>
        </w:rPr>
        <w:t xml:space="preserve"> </w:t>
      </w:r>
      <w:r w:rsidR="00666114" w:rsidRPr="00933D6F">
        <w:rPr>
          <w:rFonts w:hint="eastAsia"/>
        </w:rPr>
        <w:t>및</w:t>
      </w:r>
      <w:r w:rsidR="00666114" w:rsidRPr="00933D6F">
        <w:rPr>
          <w:rFonts w:hint="eastAsia"/>
        </w:rPr>
        <w:t xml:space="preserve"> </w:t>
      </w:r>
      <w:r w:rsidR="00666114" w:rsidRPr="00933D6F">
        <w:rPr>
          <w:rFonts w:hint="eastAsia"/>
        </w:rPr>
        <w:t>가맹점</w:t>
      </w:r>
      <w:r w:rsidR="005B77C7" w:rsidRPr="00933D6F">
        <w:rPr>
          <w:rFonts w:hint="eastAsia"/>
        </w:rPr>
        <w:t>사업</w:t>
      </w:r>
      <w:r w:rsidR="005B77C7" w:rsidRPr="00933D6F">
        <w:rPr>
          <w:rFonts w:hint="eastAsia"/>
        </w:rPr>
        <w:lastRenderedPageBreak/>
        <w:t>자</w:t>
      </w:r>
      <w:r w:rsidR="00666114" w:rsidRPr="00933D6F">
        <w:rPr>
          <w:rFonts w:hint="eastAsia"/>
        </w:rPr>
        <w:t xml:space="preserve"> </w:t>
      </w:r>
      <w:r w:rsidR="00666114" w:rsidRPr="00933D6F">
        <w:rPr>
          <w:rFonts w:hint="eastAsia"/>
        </w:rPr>
        <w:t>등</w:t>
      </w:r>
      <w:r w:rsidR="00666114" w:rsidRPr="00933D6F">
        <w:rPr>
          <w:rFonts w:hint="eastAsia"/>
        </w:rPr>
        <w:t xml:space="preserve"> </w:t>
      </w:r>
      <w:r w:rsidR="00666114" w:rsidRPr="00933D6F">
        <w:rPr>
          <w:rFonts w:hint="eastAsia"/>
        </w:rPr>
        <w:t>주요</w:t>
      </w:r>
      <w:r w:rsidR="00666114" w:rsidRPr="00933D6F">
        <w:rPr>
          <w:rFonts w:hint="eastAsia"/>
        </w:rPr>
        <w:t xml:space="preserve"> </w:t>
      </w:r>
      <w:r w:rsidR="00666114" w:rsidRPr="00933D6F">
        <w:rPr>
          <w:rFonts w:hint="eastAsia"/>
        </w:rPr>
        <w:t>거래처</w:t>
      </w:r>
      <w:r w:rsidR="00666114" w:rsidRPr="00933D6F">
        <w:rPr>
          <w:rFonts w:hint="eastAsia"/>
        </w:rPr>
        <w:t xml:space="preserve"> </w:t>
      </w:r>
      <w:r w:rsidR="00666114" w:rsidRPr="00933D6F">
        <w:rPr>
          <w:rFonts w:hint="eastAsia"/>
        </w:rPr>
        <w:t>관리에</w:t>
      </w:r>
      <w:r w:rsidR="00666114" w:rsidRPr="00933D6F">
        <w:rPr>
          <w:rFonts w:hint="eastAsia"/>
        </w:rPr>
        <w:t xml:space="preserve"> </w:t>
      </w:r>
      <w:r w:rsidR="00666114" w:rsidRPr="00933D6F">
        <w:rPr>
          <w:rFonts w:hint="eastAsia"/>
        </w:rPr>
        <w:t>관한</w:t>
      </w:r>
      <w:r w:rsidR="00666114" w:rsidRPr="00933D6F">
        <w:rPr>
          <w:rFonts w:hint="eastAsia"/>
        </w:rPr>
        <w:t xml:space="preserve"> </w:t>
      </w:r>
      <w:r w:rsidR="00666114" w:rsidRPr="00933D6F">
        <w:rPr>
          <w:rFonts w:hint="eastAsia"/>
        </w:rPr>
        <w:t>업무를</w:t>
      </w:r>
      <w:r w:rsidR="00666114" w:rsidRPr="00933D6F">
        <w:rPr>
          <w:rFonts w:hint="eastAsia"/>
        </w:rPr>
        <w:t xml:space="preserve"> </w:t>
      </w:r>
      <w:r w:rsidR="00666114" w:rsidRPr="00933D6F">
        <w:rPr>
          <w:rFonts w:hint="eastAsia"/>
        </w:rPr>
        <w:t>포함함</w:t>
      </w:r>
      <w:r w:rsidR="00666114" w:rsidRPr="00933D6F">
        <w:rPr>
          <w:rFonts w:hint="eastAsia"/>
        </w:rPr>
        <w:t>)</w:t>
      </w:r>
      <w:r w:rsidR="00666114" w:rsidRPr="00933D6F">
        <w:rPr>
          <w:rFonts w:hint="eastAsia"/>
        </w:rPr>
        <w:t>를</w:t>
      </w:r>
      <w:r w:rsidR="00666114" w:rsidRPr="00933D6F">
        <w:rPr>
          <w:rFonts w:hint="eastAsia"/>
        </w:rPr>
        <w:t xml:space="preserve"> </w:t>
      </w:r>
      <w:r w:rsidR="003259A7" w:rsidRPr="00933D6F">
        <w:rPr>
          <w:rFonts w:hint="eastAsia"/>
        </w:rPr>
        <w:t>성</w:t>
      </w:r>
      <w:r w:rsidR="00666114" w:rsidRPr="00933D6F">
        <w:rPr>
          <w:rFonts w:hint="eastAsia"/>
          <w:szCs w:val="22"/>
        </w:rPr>
        <w:t>실하게</w:t>
      </w:r>
      <w:r w:rsidR="00666114" w:rsidRPr="00933D6F">
        <w:rPr>
          <w:rFonts w:hint="eastAsia"/>
          <w:szCs w:val="22"/>
        </w:rPr>
        <w:t xml:space="preserve"> </w:t>
      </w:r>
      <w:r w:rsidR="002B0593" w:rsidRPr="00933D6F">
        <w:rPr>
          <w:rFonts w:hint="eastAsia"/>
          <w:szCs w:val="22"/>
        </w:rPr>
        <w:t>지원</w:t>
      </w:r>
      <w:r w:rsidR="003259A7" w:rsidRPr="00933D6F">
        <w:rPr>
          <w:rFonts w:hint="eastAsia"/>
          <w:szCs w:val="22"/>
        </w:rPr>
        <w:t>하여야</w:t>
      </w:r>
      <w:r w:rsidR="003259A7" w:rsidRPr="00933D6F">
        <w:rPr>
          <w:rFonts w:hint="eastAsia"/>
          <w:szCs w:val="22"/>
        </w:rPr>
        <w:t xml:space="preserve"> </w:t>
      </w:r>
      <w:r w:rsidR="003259A7" w:rsidRPr="00933D6F">
        <w:rPr>
          <w:rFonts w:hint="eastAsia"/>
          <w:szCs w:val="22"/>
        </w:rPr>
        <w:t>하고</w:t>
      </w:r>
      <w:r w:rsidR="003259A7" w:rsidRPr="00933D6F">
        <w:rPr>
          <w:rFonts w:hint="eastAsia"/>
          <w:szCs w:val="22"/>
        </w:rPr>
        <w:t>,</w:t>
      </w:r>
      <w:r w:rsidR="003259A7" w:rsidRPr="00933D6F">
        <w:rPr>
          <w:szCs w:val="22"/>
        </w:rPr>
        <w:t xml:space="preserve"> (ii) </w:t>
      </w:r>
      <w:r w:rsidR="003259A7" w:rsidRPr="00933D6F">
        <w:rPr>
          <w:rFonts w:hint="eastAsia"/>
          <w:szCs w:val="22"/>
        </w:rPr>
        <w:t>거래종결</w:t>
      </w:r>
      <w:r w:rsidR="00FD08A0">
        <w:rPr>
          <w:rFonts w:hint="eastAsia"/>
          <w:szCs w:val="22"/>
        </w:rPr>
        <w:t>일</w:t>
      </w:r>
      <w:r w:rsidR="003A1371">
        <w:rPr>
          <w:rFonts w:hint="eastAsia"/>
          <w:szCs w:val="22"/>
        </w:rPr>
        <w:t xml:space="preserve"> </w:t>
      </w:r>
      <w:r w:rsidR="003A1371">
        <w:rPr>
          <w:rFonts w:hint="eastAsia"/>
          <w:szCs w:val="22"/>
        </w:rPr>
        <w:t>이후에는</w:t>
      </w:r>
      <w:r w:rsidR="003A1371">
        <w:rPr>
          <w:rFonts w:hint="eastAsia"/>
          <w:szCs w:val="22"/>
        </w:rPr>
        <w:t xml:space="preserve"> </w:t>
      </w:r>
      <w:r w:rsidR="003259A7" w:rsidRPr="00933D6F">
        <w:rPr>
          <w:rFonts w:hint="eastAsia"/>
          <w:szCs w:val="22"/>
        </w:rPr>
        <w:t>대상회사에</w:t>
      </w:r>
      <w:r w:rsidR="003259A7" w:rsidRPr="00933D6F">
        <w:rPr>
          <w:rFonts w:hint="eastAsia"/>
          <w:szCs w:val="22"/>
        </w:rPr>
        <w:t xml:space="preserve"> </w:t>
      </w:r>
      <w:r w:rsidR="003259A7" w:rsidRPr="00933D6F">
        <w:rPr>
          <w:rFonts w:hint="eastAsia"/>
          <w:szCs w:val="22"/>
        </w:rPr>
        <w:t>새로운</w:t>
      </w:r>
      <w:r w:rsidR="003259A7" w:rsidRPr="00933D6F">
        <w:rPr>
          <w:rFonts w:hint="eastAsia"/>
          <w:szCs w:val="22"/>
        </w:rPr>
        <w:t xml:space="preserve"> </w:t>
      </w:r>
      <w:r w:rsidR="003259A7" w:rsidRPr="00933D6F">
        <w:rPr>
          <w:rFonts w:hint="eastAsia"/>
          <w:szCs w:val="22"/>
        </w:rPr>
        <w:t>대표이사</w:t>
      </w:r>
      <w:r w:rsidR="004D0397" w:rsidRPr="00933D6F">
        <w:rPr>
          <w:rFonts w:hint="eastAsia"/>
          <w:szCs w:val="22"/>
        </w:rPr>
        <w:t>가</w:t>
      </w:r>
      <w:r w:rsidR="003259A7" w:rsidRPr="00933D6F">
        <w:rPr>
          <w:rFonts w:hint="eastAsia"/>
          <w:szCs w:val="22"/>
        </w:rPr>
        <w:t xml:space="preserve"> </w:t>
      </w:r>
      <w:r w:rsidR="004D0397" w:rsidRPr="00933D6F">
        <w:rPr>
          <w:rFonts w:hint="eastAsia"/>
          <w:szCs w:val="22"/>
        </w:rPr>
        <w:t>선임될</w:t>
      </w:r>
      <w:r w:rsidR="004D0397" w:rsidRPr="00933D6F">
        <w:rPr>
          <w:rFonts w:hint="eastAsia"/>
          <w:szCs w:val="22"/>
        </w:rPr>
        <w:t xml:space="preserve"> </w:t>
      </w:r>
      <w:r w:rsidR="004D0397" w:rsidRPr="00933D6F">
        <w:rPr>
          <w:rFonts w:hint="eastAsia"/>
          <w:szCs w:val="22"/>
        </w:rPr>
        <w:t>때까지</w:t>
      </w:r>
      <w:r w:rsidR="004D0397" w:rsidRPr="00933D6F">
        <w:rPr>
          <w:rFonts w:hint="eastAsia"/>
          <w:szCs w:val="22"/>
        </w:rPr>
        <w:t xml:space="preserve"> </w:t>
      </w:r>
      <w:r w:rsidR="004D0397" w:rsidRPr="00933D6F">
        <w:rPr>
          <w:rFonts w:hint="eastAsia"/>
          <w:szCs w:val="22"/>
        </w:rPr>
        <w:t>새로운</w:t>
      </w:r>
      <w:r w:rsidR="004D0397" w:rsidRPr="00933D6F">
        <w:rPr>
          <w:rFonts w:hint="eastAsia"/>
          <w:szCs w:val="22"/>
        </w:rPr>
        <w:t xml:space="preserve"> </w:t>
      </w:r>
      <w:r w:rsidR="004D0397" w:rsidRPr="00933D6F">
        <w:rPr>
          <w:rFonts w:hint="eastAsia"/>
          <w:szCs w:val="22"/>
        </w:rPr>
        <w:t>대표이사</w:t>
      </w:r>
      <w:r w:rsidR="004D0397" w:rsidRPr="00933D6F">
        <w:rPr>
          <w:rFonts w:hint="eastAsia"/>
          <w:szCs w:val="22"/>
        </w:rPr>
        <w:t>,</w:t>
      </w:r>
      <w:r w:rsidR="004D0397" w:rsidRPr="00933D6F">
        <w:rPr>
          <w:szCs w:val="22"/>
        </w:rPr>
        <w:t xml:space="preserve"> CFO </w:t>
      </w:r>
      <w:r w:rsidR="004D0397" w:rsidRPr="00933D6F">
        <w:rPr>
          <w:rFonts w:hint="eastAsia"/>
          <w:szCs w:val="22"/>
        </w:rPr>
        <w:t>등</w:t>
      </w:r>
      <w:r w:rsidR="004D0397" w:rsidRPr="00933D6F">
        <w:rPr>
          <w:rFonts w:hint="eastAsia"/>
          <w:szCs w:val="22"/>
        </w:rPr>
        <w:t xml:space="preserve"> </w:t>
      </w:r>
      <w:r w:rsidR="004D0397" w:rsidRPr="00933D6F">
        <w:rPr>
          <w:rFonts w:hint="eastAsia"/>
          <w:szCs w:val="22"/>
        </w:rPr>
        <w:t>대상회사의</w:t>
      </w:r>
      <w:r w:rsidR="004D0397" w:rsidRPr="00933D6F">
        <w:rPr>
          <w:rFonts w:hint="eastAsia"/>
          <w:szCs w:val="22"/>
        </w:rPr>
        <w:t xml:space="preserve"> </w:t>
      </w:r>
      <w:r w:rsidR="004D0397" w:rsidRPr="00933D6F">
        <w:rPr>
          <w:rFonts w:hint="eastAsia"/>
          <w:szCs w:val="22"/>
        </w:rPr>
        <w:t>핵심인력</w:t>
      </w:r>
      <w:r w:rsidR="004D0397" w:rsidRPr="00933D6F">
        <w:rPr>
          <w:rFonts w:hint="eastAsia"/>
          <w:szCs w:val="22"/>
        </w:rPr>
        <w:t xml:space="preserve"> </w:t>
      </w:r>
      <w:r w:rsidR="004D0397" w:rsidRPr="00933D6F">
        <w:rPr>
          <w:rFonts w:hint="eastAsia"/>
          <w:szCs w:val="22"/>
        </w:rPr>
        <w:t>선임에</w:t>
      </w:r>
      <w:r w:rsidR="004D0397" w:rsidRPr="00933D6F">
        <w:rPr>
          <w:rFonts w:hint="eastAsia"/>
          <w:szCs w:val="22"/>
        </w:rPr>
        <w:t xml:space="preserve"> </w:t>
      </w:r>
      <w:r w:rsidR="004D0397" w:rsidRPr="00933D6F">
        <w:rPr>
          <w:rFonts w:hint="eastAsia"/>
          <w:szCs w:val="22"/>
        </w:rPr>
        <w:t>적극</w:t>
      </w:r>
      <w:r w:rsidR="004D0397" w:rsidRPr="00933D6F">
        <w:rPr>
          <w:rFonts w:hint="eastAsia"/>
          <w:szCs w:val="22"/>
        </w:rPr>
        <w:t xml:space="preserve"> </w:t>
      </w:r>
      <w:r w:rsidR="004D0397" w:rsidRPr="00933D6F">
        <w:rPr>
          <w:rFonts w:hint="eastAsia"/>
          <w:szCs w:val="22"/>
        </w:rPr>
        <w:t>협조하여야</w:t>
      </w:r>
      <w:r w:rsidR="004D0397" w:rsidRPr="00933D6F">
        <w:rPr>
          <w:rFonts w:hint="eastAsia"/>
          <w:szCs w:val="22"/>
        </w:rPr>
        <w:t xml:space="preserve"> </w:t>
      </w:r>
      <w:r w:rsidR="004D0397" w:rsidRPr="00933D6F">
        <w:rPr>
          <w:rFonts w:hint="eastAsia"/>
          <w:szCs w:val="22"/>
        </w:rPr>
        <w:t>한다</w:t>
      </w:r>
      <w:r w:rsidR="004D0397" w:rsidRPr="00933D6F">
        <w:rPr>
          <w:rFonts w:hint="eastAsia"/>
          <w:szCs w:val="22"/>
        </w:rPr>
        <w:t>.</w:t>
      </w:r>
    </w:p>
    <w:p w14:paraId="7D406E51" w14:textId="680FFEEA" w:rsidR="003E55DF" w:rsidRPr="003E55DF" w:rsidRDefault="00E63701" w:rsidP="001059AB">
      <w:pPr>
        <w:pStyle w:val="BKLH4-1"/>
        <w:rPr>
          <w:u w:val="single"/>
        </w:rPr>
      </w:pPr>
      <w:r w:rsidRPr="001059AB">
        <w:rPr>
          <w:rFonts w:hint="eastAsia"/>
          <w:szCs w:val="22"/>
        </w:rPr>
        <w:t>매도인</w:t>
      </w:r>
      <w:r w:rsidR="003259A7" w:rsidRPr="001059AB">
        <w:rPr>
          <w:rFonts w:hint="eastAsia"/>
          <w:szCs w:val="22"/>
        </w:rPr>
        <w:t>은</w:t>
      </w:r>
      <w:r w:rsidR="003259A7" w:rsidRPr="001059AB">
        <w:rPr>
          <w:rFonts w:hint="eastAsia"/>
          <w:szCs w:val="22"/>
        </w:rPr>
        <w:t xml:space="preserve"> </w:t>
      </w:r>
      <w:r w:rsidR="00CC0195" w:rsidRPr="001059AB">
        <w:rPr>
          <w:rFonts w:hint="eastAsia"/>
          <w:kern w:val="0"/>
          <w:szCs w:val="22"/>
        </w:rPr>
        <w:t>매수인의</w:t>
      </w:r>
      <w:r w:rsidR="00CC0195" w:rsidRPr="001059AB">
        <w:rPr>
          <w:rFonts w:hint="eastAsia"/>
          <w:kern w:val="0"/>
          <w:szCs w:val="22"/>
        </w:rPr>
        <w:t xml:space="preserve"> </w:t>
      </w:r>
      <w:r w:rsidR="00CC0195" w:rsidRPr="001059AB">
        <w:rPr>
          <w:rFonts w:hint="eastAsia"/>
          <w:kern w:val="0"/>
          <w:szCs w:val="22"/>
        </w:rPr>
        <w:t>사전</w:t>
      </w:r>
      <w:r w:rsidR="00CC0195" w:rsidRPr="001059AB">
        <w:rPr>
          <w:rFonts w:hint="eastAsia"/>
          <w:kern w:val="0"/>
          <w:szCs w:val="22"/>
        </w:rPr>
        <w:t xml:space="preserve"> </w:t>
      </w:r>
      <w:r w:rsidR="00CC0195" w:rsidRPr="001059AB">
        <w:rPr>
          <w:rFonts w:hint="eastAsia"/>
          <w:kern w:val="0"/>
          <w:szCs w:val="22"/>
        </w:rPr>
        <w:t>서면</w:t>
      </w:r>
      <w:r w:rsidR="00CC0195" w:rsidRPr="001059AB">
        <w:rPr>
          <w:rFonts w:hint="eastAsia"/>
          <w:kern w:val="0"/>
          <w:szCs w:val="22"/>
        </w:rPr>
        <w:t xml:space="preserve"> </w:t>
      </w:r>
      <w:r w:rsidR="00CC0195" w:rsidRPr="001059AB">
        <w:rPr>
          <w:rFonts w:hint="eastAsia"/>
          <w:kern w:val="0"/>
          <w:szCs w:val="22"/>
        </w:rPr>
        <w:t>동의</w:t>
      </w:r>
      <w:r w:rsidR="00CC0195" w:rsidRPr="001059AB">
        <w:rPr>
          <w:rFonts w:hint="eastAsia"/>
          <w:kern w:val="0"/>
          <w:szCs w:val="22"/>
        </w:rPr>
        <w:t xml:space="preserve"> </w:t>
      </w:r>
      <w:r w:rsidR="00CC0195" w:rsidRPr="001059AB">
        <w:rPr>
          <w:rFonts w:hint="eastAsia"/>
          <w:kern w:val="0"/>
          <w:szCs w:val="22"/>
        </w:rPr>
        <w:t>없이</w:t>
      </w:r>
      <w:r w:rsidR="00CC0195" w:rsidRPr="001059AB">
        <w:rPr>
          <w:rFonts w:hint="eastAsia"/>
          <w:kern w:val="0"/>
          <w:szCs w:val="22"/>
        </w:rPr>
        <w:t xml:space="preserve"> </w:t>
      </w:r>
      <w:r w:rsidR="00CC0195" w:rsidRPr="001059AB">
        <w:rPr>
          <w:rFonts w:hint="eastAsia"/>
          <w:kern w:val="0"/>
          <w:szCs w:val="22"/>
        </w:rPr>
        <w:t>직접</w:t>
      </w:r>
      <w:r w:rsidR="00CC0195" w:rsidRPr="001059AB">
        <w:rPr>
          <w:rFonts w:hint="eastAsia"/>
          <w:kern w:val="0"/>
          <w:szCs w:val="22"/>
        </w:rPr>
        <w:t xml:space="preserve"> </w:t>
      </w:r>
      <w:r w:rsidR="00CC0195" w:rsidRPr="001059AB">
        <w:rPr>
          <w:rFonts w:hint="eastAsia"/>
          <w:kern w:val="0"/>
          <w:szCs w:val="22"/>
        </w:rPr>
        <w:t>또는</w:t>
      </w:r>
      <w:r w:rsidR="00CC0195" w:rsidRPr="001059AB">
        <w:rPr>
          <w:rFonts w:hint="eastAsia"/>
          <w:kern w:val="0"/>
          <w:szCs w:val="22"/>
        </w:rPr>
        <w:t xml:space="preserve"> </w:t>
      </w:r>
      <w:r w:rsidR="004D0397" w:rsidRPr="001059AB">
        <w:rPr>
          <w:rFonts w:hint="eastAsia"/>
          <w:kern w:val="0"/>
          <w:szCs w:val="22"/>
        </w:rPr>
        <w:t>그</w:t>
      </w:r>
      <w:r w:rsidR="004D0397" w:rsidRPr="001059AB">
        <w:rPr>
          <w:rFonts w:hint="eastAsia"/>
          <w:kern w:val="0"/>
          <w:szCs w:val="22"/>
        </w:rPr>
        <w:t xml:space="preserve"> </w:t>
      </w:r>
      <w:r w:rsidR="00CC0195" w:rsidRPr="001059AB">
        <w:rPr>
          <w:rFonts w:hint="eastAsia"/>
          <w:kern w:val="0"/>
          <w:szCs w:val="22"/>
        </w:rPr>
        <w:t>특수관계인</w:t>
      </w:r>
      <w:r w:rsidR="000B1FAF" w:rsidRPr="001059AB">
        <w:rPr>
          <w:rFonts w:hint="eastAsia"/>
          <w:kern w:val="0"/>
          <w:szCs w:val="22"/>
        </w:rPr>
        <w:t>을</w:t>
      </w:r>
      <w:r w:rsidR="00CC0195" w:rsidRPr="001059AB">
        <w:rPr>
          <w:rFonts w:hint="eastAsia"/>
          <w:kern w:val="0"/>
          <w:szCs w:val="22"/>
        </w:rPr>
        <w:t xml:space="preserve"> </w:t>
      </w:r>
      <w:r w:rsidR="00CC0195" w:rsidRPr="001059AB">
        <w:rPr>
          <w:rFonts w:hint="eastAsia"/>
          <w:kern w:val="0"/>
          <w:szCs w:val="22"/>
        </w:rPr>
        <w:t>통하여</w:t>
      </w:r>
      <w:r w:rsidR="00CC0195" w:rsidRPr="001059AB">
        <w:rPr>
          <w:rFonts w:hint="eastAsia"/>
          <w:kern w:val="0"/>
          <w:szCs w:val="22"/>
        </w:rPr>
        <w:t xml:space="preserve"> </w:t>
      </w:r>
      <w:r w:rsidR="00CC0195" w:rsidRPr="001059AB">
        <w:rPr>
          <w:rFonts w:hint="eastAsia"/>
          <w:kern w:val="0"/>
          <w:szCs w:val="22"/>
        </w:rPr>
        <w:t>간접적으로</w:t>
      </w:r>
      <w:r w:rsidR="00CC0195" w:rsidRPr="001059AB">
        <w:rPr>
          <w:rFonts w:hint="eastAsia"/>
          <w:kern w:val="0"/>
          <w:szCs w:val="22"/>
        </w:rPr>
        <w:t xml:space="preserve"> </w:t>
      </w:r>
      <w:r w:rsidR="00CC0195" w:rsidRPr="001059AB">
        <w:rPr>
          <w:rFonts w:hint="eastAsia"/>
          <w:kern w:val="0"/>
          <w:szCs w:val="22"/>
        </w:rPr>
        <w:t>대상회사</w:t>
      </w:r>
      <w:r w:rsidR="0077167E" w:rsidRPr="001059AB">
        <w:rPr>
          <w:rFonts w:hint="eastAsia"/>
          <w:kern w:val="0"/>
          <w:szCs w:val="22"/>
        </w:rPr>
        <w:t>등</w:t>
      </w:r>
      <w:r w:rsidR="00CC0195" w:rsidRPr="001059AB">
        <w:rPr>
          <w:rFonts w:hint="eastAsia"/>
          <w:kern w:val="0"/>
          <w:szCs w:val="22"/>
        </w:rPr>
        <w:t>의</w:t>
      </w:r>
      <w:r w:rsidR="00CC0195" w:rsidRPr="001059AB">
        <w:rPr>
          <w:rFonts w:hint="eastAsia"/>
          <w:kern w:val="0"/>
          <w:szCs w:val="22"/>
        </w:rPr>
        <w:t xml:space="preserve"> </w:t>
      </w:r>
      <w:r w:rsidR="00CC0195" w:rsidRPr="001059AB">
        <w:rPr>
          <w:rFonts w:hint="eastAsia"/>
          <w:kern w:val="0"/>
          <w:szCs w:val="22"/>
        </w:rPr>
        <w:t>이해</w:t>
      </w:r>
      <w:r w:rsidR="004D0397" w:rsidRPr="001059AB">
        <w:rPr>
          <w:rFonts w:hint="eastAsia"/>
          <w:kern w:val="0"/>
          <w:szCs w:val="22"/>
        </w:rPr>
        <w:t>에</w:t>
      </w:r>
      <w:r w:rsidR="004D0397" w:rsidRPr="001059AB">
        <w:rPr>
          <w:rFonts w:hint="eastAsia"/>
          <w:kern w:val="0"/>
          <w:szCs w:val="22"/>
        </w:rPr>
        <w:t xml:space="preserve"> </w:t>
      </w:r>
      <w:r w:rsidR="004D0397" w:rsidRPr="001059AB">
        <w:rPr>
          <w:rFonts w:hint="eastAsia"/>
          <w:kern w:val="0"/>
          <w:szCs w:val="22"/>
        </w:rPr>
        <w:t>반하</w:t>
      </w:r>
      <w:r w:rsidR="00CC0195" w:rsidRPr="001059AB">
        <w:rPr>
          <w:rFonts w:hint="eastAsia"/>
          <w:kern w:val="0"/>
          <w:szCs w:val="22"/>
        </w:rPr>
        <w:t>는</w:t>
      </w:r>
      <w:r w:rsidR="00CC0195" w:rsidRPr="001059AB">
        <w:rPr>
          <w:rFonts w:hint="eastAsia"/>
          <w:kern w:val="0"/>
          <w:szCs w:val="22"/>
        </w:rPr>
        <w:t xml:space="preserve"> </w:t>
      </w:r>
      <w:r w:rsidR="00CC0195" w:rsidRPr="001059AB">
        <w:rPr>
          <w:rFonts w:hint="eastAsia"/>
          <w:kern w:val="0"/>
          <w:szCs w:val="22"/>
        </w:rPr>
        <w:t>행위를</w:t>
      </w:r>
      <w:r w:rsidR="00CC0195" w:rsidRPr="001059AB">
        <w:rPr>
          <w:rFonts w:hint="eastAsia"/>
          <w:kern w:val="0"/>
          <w:szCs w:val="22"/>
        </w:rPr>
        <w:t xml:space="preserve"> </w:t>
      </w:r>
      <w:r w:rsidR="00CC0195" w:rsidRPr="001059AB">
        <w:rPr>
          <w:rFonts w:hint="eastAsia"/>
          <w:kern w:val="0"/>
          <w:szCs w:val="22"/>
        </w:rPr>
        <w:t>하</w:t>
      </w:r>
      <w:r w:rsidR="004D0397" w:rsidRPr="001059AB">
        <w:rPr>
          <w:rFonts w:hint="eastAsia"/>
          <w:kern w:val="0"/>
          <w:szCs w:val="22"/>
        </w:rPr>
        <w:t>지</w:t>
      </w:r>
      <w:r w:rsidR="004D0397" w:rsidRPr="001059AB">
        <w:rPr>
          <w:rFonts w:hint="eastAsia"/>
          <w:kern w:val="0"/>
          <w:szCs w:val="22"/>
        </w:rPr>
        <w:t xml:space="preserve"> </w:t>
      </w:r>
      <w:r w:rsidR="004D0397" w:rsidRPr="001059AB">
        <w:rPr>
          <w:rFonts w:hint="eastAsia"/>
          <w:kern w:val="0"/>
          <w:szCs w:val="22"/>
        </w:rPr>
        <w:t>아니하기로</w:t>
      </w:r>
      <w:r w:rsidR="004D0397" w:rsidRPr="001059AB">
        <w:rPr>
          <w:rFonts w:hint="eastAsia"/>
          <w:kern w:val="0"/>
          <w:szCs w:val="22"/>
        </w:rPr>
        <w:t xml:space="preserve"> </w:t>
      </w:r>
      <w:r w:rsidR="004D0397" w:rsidRPr="001059AB">
        <w:rPr>
          <w:rFonts w:hint="eastAsia"/>
          <w:kern w:val="0"/>
          <w:szCs w:val="22"/>
        </w:rPr>
        <w:t>한</w:t>
      </w:r>
      <w:r w:rsidR="00CC0195" w:rsidRPr="001059AB">
        <w:rPr>
          <w:rFonts w:hint="eastAsia"/>
          <w:kern w:val="0"/>
          <w:szCs w:val="22"/>
        </w:rPr>
        <w:t>다</w:t>
      </w:r>
      <w:r w:rsidR="00C078A8" w:rsidRPr="001059AB">
        <w:rPr>
          <w:kern w:val="0"/>
          <w:szCs w:val="22"/>
        </w:rPr>
        <w:t>.</w:t>
      </w:r>
      <w:r w:rsidR="00C459F2" w:rsidRPr="001059AB">
        <w:rPr>
          <w:rFonts w:hint="eastAsia"/>
          <w:szCs w:val="22"/>
        </w:rPr>
        <w:t xml:space="preserve"> </w:t>
      </w:r>
    </w:p>
    <w:p w14:paraId="2D4A130D" w14:textId="59BDBC22" w:rsidR="0077167E" w:rsidRDefault="0077167E" w:rsidP="008937CC">
      <w:pPr>
        <w:pStyle w:val="BKLH3-1"/>
        <w:rPr>
          <w:szCs w:val="22"/>
          <w:u w:val="single"/>
        </w:rPr>
      </w:pPr>
      <w:r>
        <w:rPr>
          <w:rFonts w:hint="eastAsia"/>
          <w:szCs w:val="22"/>
          <w:u w:val="single"/>
        </w:rPr>
        <w:t>매수인의</w:t>
      </w:r>
      <w:r>
        <w:rPr>
          <w:rFonts w:hint="eastAsia"/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확약</w:t>
      </w:r>
      <w:r w:rsidRPr="0077167E">
        <w:rPr>
          <w:rFonts w:hint="eastAsia"/>
          <w:szCs w:val="22"/>
        </w:rPr>
        <w:t>.</w:t>
      </w:r>
      <w:r w:rsidRPr="0077167E">
        <w:rPr>
          <w:szCs w:val="22"/>
        </w:rPr>
        <w:t xml:space="preserve"> </w:t>
      </w:r>
      <w:r w:rsidRPr="0077167E">
        <w:rPr>
          <w:rFonts w:hint="eastAsia"/>
          <w:szCs w:val="22"/>
        </w:rPr>
        <w:t>매수인은</w:t>
      </w:r>
      <w:r w:rsidRPr="0077167E">
        <w:rPr>
          <w:szCs w:val="22"/>
        </w:rPr>
        <w:t xml:space="preserve"> </w:t>
      </w:r>
      <w:r w:rsidR="00E63701">
        <w:rPr>
          <w:rFonts w:hint="eastAsia"/>
          <w:szCs w:val="22"/>
        </w:rPr>
        <w:t>매도인</w:t>
      </w:r>
      <w:r w:rsidRPr="0077167E">
        <w:rPr>
          <w:rFonts w:hint="eastAsia"/>
          <w:szCs w:val="22"/>
        </w:rPr>
        <w:t>에</w:t>
      </w:r>
      <w:r w:rsidRPr="0077167E">
        <w:rPr>
          <w:rFonts w:hint="eastAsia"/>
          <w:szCs w:val="22"/>
        </w:rPr>
        <w:t xml:space="preserve"> </w:t>
      </w:r>
      <w:r w:rsidRPr="0077167E">
        <w:rPr>
          <w:rFonts w:hint="eastAsia"/>
          <w:szCs w:val="22"/>
        </w:rPr>
        <w:t>대하여</w:t>
      </w:r>
      <w:r w:rsidRPr="0077167E">
        <w:rPr>
          <w:rFonts w:hint="eastAsia"/>
          <w:szCs w:val="22"/>
        </w:rPr>
        <w:t xml:space="preserve"> </w:t>
      </w:r>
      <w:r w:rsidRPr="0077167E">
        <w:rPr>
          <w:rFonts w:hint="eastAsia"/>
          <w:szCs w:val="22"/>
        </w:rPr>
        <w:t>다음과</w:t>
      </w:r>
      <w:r w:rsidRPr="0077167E">
        <w:rPr>
          <w:rFonts w:hint="eastAsia"/>
          <w:szCs w:val="22"/>
        </w:rPr>
        <w:t xml:space="preserve"> </w:t>
      </w:r>
      <w:r w:rsidRPr="0077167E">
        <w:rPr>
          <w:rFonts w:hint="eastAsia"/>
          <w:szCs w:val="22"/>
        </w:rPr>
        <w:t>같이</w:t>
      </w:r>
      <w:r w:rsidRPr="0077167E">
        <w:rPr>
          <w:rFonts w:hint="eastAsia"/>
          <w:szCs w:val="22"/>
        </w:rPr>
        <w:t xml:space="preserve"> </w:t>
      </w:r>
      <w:r w:rsidRPr="0077167E">
        <w:rPr>
          <w:rFonts w:hint="eastAsia"/>
          <w:szCs w:val="22"/>
        </w:rPr>
        <w:t>확약한다</w:t>
      </w:r>
      <w:r w:rsidRPr="0077167E">
        <w:rPr>
          <w:rFonts w:hint="eastAsia"/>
          <w:szCs w:val="22"/>
        </w:rPr>
        <w:t>.</w:t>
      </w:r>
    </w:p>
    <w:p w14:paraId="2C01F5DA" w14:textId="6FD86659" w:rsidR="003E55DF" w:rsidRPr="0038602A" w:rsidRDefault="001F59A5" w:rsidP="000202DC">
      <w:pPr>
        <w:pStyle w:val="BKLH4-1"/>
        <w:numPr>
          <w:ilvl w:val="0"/>
          <w:numId w:val="0"/>
        </w:numPr>
        <w:ind w:left="2410"/>
        <w:rPr>
          <w:szCs w:val="22"/>
          <w:highlight w:val="green"/>
          <w:u w:val="single"/>
        </w:rPr>
      </w:pPr>
      <w:r w:rsidRPr="0038602A">
        <w:rPr>
          <w:rFonts w:hint="eastAsia"/>
          <w:szCs w:val="22"/>
        </w:rPr>
        <w:t>매수인은</w:t>
      </w:r>
      <w:r w:rsidRPr="0038602A">
        <w:rPr>
          <w:rFonts w:hint="eastAsia"/>
          <w:szCs w:val="22"/>
        </w:rPr>
        <w:t xml:space="preserve"> </w:t>
      </w:r>
      <w:r w:rsidR="003D2258" w:rsidRPr="0038602A">
        <w:rPr>
          <w:rFonts w:hint="eastAsia"/>
          <w:szCs w:val="22"/>
        </w:rPr>
        <w:t>거래종결</w:t>
      </w:r>
      <w:r w:rsidR="003D2258" w:rsidRPr="0038602A">
        <w:rPr>
          <w:rFonts w:hint="eastAsia"/>
          <w:szCs w:val="22"/>
        </w:rPr>
        <w:t xml:space="preserve"> </w:t>
      </w:r>
      <w:r w:rsidR="003D2258" w:rsidRPr="0038602A">
        <w:rPr>
          <w:rFonts w:hint="eastAsia"/>
          <w:szCs w:val="22"/>
        </w:rPr>
        <w:t>후</w:t>
      </w:r>
      <w:r w:rsidR="003D2258" w:rsidRPr="0038602A">
        <w:rPr>
          <w:rFonts w:hint="eastAsia"/>
          <w:szCs w:val="22"/>
        </w:rPr>
        <w:t xml:space="preserve"> </w:t>
      </w:r>
      <w:r w:rsidR="00197B83" w:rsidRPr="0038602A">
        <w:rPr>
          <w:rFonts w:hint="eastAsia"/>
          <w:szCs w:val="22"/>
        </w:rPr>
        <w:t>2</w:t>
      </w:r>
      <w:r w:rsidR="004E058F" w:rsidRPr="0038602A">
        <w:rPr>
          <w:rFonts w:hint="eastAsia"/>
          <w:szCs w:val="22"/>
        </w:rPr>
        <w:t>개월</w:t>
      </w:r>
      <w:r w:rsidR="003D2258" w:rsidRPr="0038602A">
        <w:rPr>
          <w:rFonts w:hint="eastAsia"/>
          <w:szCs w:val="22"/>
        </w:rPr>
        <w:t xml:space="preserve"> </w:t>
      </w:r>
      <w:r w:rsidR="003D2258" w:rsidRPr="0038602A">
        <w:rPr>
          <w:rFonts w:hint="eastAsia"/>
          <w:szCs w:val="22"/>
        </w:rPr>
        <w:t>이내에</w:t>
      </w:r>
      <w:r w:rsidR="003D2258" w:rsidRPr="0038602A">
        <w:rPr>
          <w:rFonts w:hint="eastAsia"/>
          <w:szCs w:val="22"/>
        </w:rPr>
        <w:t xml:space="preserve"> </w:t>
      </w:r>
      <w:r w:rsidRPr="0038602A">
        <w:rPr>
          <w:rFonts w:hint="eastAsia"/>
          <w:szCs w:val="22"/>
        </w:rPr>
        <w:t>대상회사등</w:t>
      </w:r>
      <w:r w:rsidRPr="0038602A">
        <w:rPr>
          <w:rFonts w:hint="eastAsia"/>
          <w:szCs w:val="22"/>
        </w:rPr>
        <w:t xml:space="preserve"> </w:t>
      </w:r>
      <w:r w:rsidRPr="0038602A">
        <w:rPr>
          <w:rFonts w:hint="eastAsia"/>
          <w:szCs w:val="22"/>
        </w:rPr>
        <w:t>명의로</w:t>
      </w:r>
      <w:r w:rsidRPr="0038602A">
        <w:rPr>
          <w:rFonts w:hint="eastAsia"/>
          <w:szCs w:val="22"/>
        </w:rPr>
        <w:t xml:space="preserve"> </w:t>
      </w:r>
      <w:r w:rsidRPr="0038602A">
        <w:rPr>
          <w:rFonts w:hint="eastAsia"/>
          <w:szCs w:val="22"/>
        </w:rPr>
        <w:t>체결된</w:t>
      </w:r>
      <w:r w:rsidRPr="0038602A">
        <w:rPr>
          <w:rFonts w:hint="eastAsia"/>
          <w:szCs w:val="22"/>
        </w:rPr>
        <w:t xml:space="preserve"> </w:t>
      </w:r>
      <w:r w:rsidRPr="0038602A">
        <w:rPr>
          <w:rFonts w:hint="eastAsia"/>
          <w:szCs w:val="22"/>
        </w:rPr>
        <w:t>차입금계약에</w:t>
      </w:r>
      <w:r w:rsidRPr="0038602A">
        <w:rPr>
          <w:rFonts w:hint="eastAsia"/>
          <w:szCs w:val="22"/>
        </w:rPr>
        <w:t xml:space="preserve"> </w:t>
      </w:r>
      <w:r w:rsidRPr="0038602A">
        <w:rPr>
          <w:rFonts w:hint="eastAsia"/>
          <w:szCs w:val="22"/>
        </w:rPr>
        <w:t>대하여</w:t>
      </w:r>
      <w:r w:rsidRPr="0038602A">
        <w:rPr>
          <w:rFonts w:hint="eastAsia"/>
          <w:szCs w:val="22"/>
        </w:rPr>
        <w:t xml:space="preserve"> </w:t>
      </w:r>
      <w:r w:rsidR="00E63701" w:rsidRPr="0038602A">
        <w:rPr>
          <w:rFonts w:hint="eastAsia"/>
          <w:szCs w:val="22"/>
        </w:rPr>
        <w:t>매도인</w:t>
      </w:r>
      <w:r w:rsidRPr="0038602A">
        <w:rPr>
          <w:rFonts w:hint="eastAsia"/>
          <w:szCs w:val="22"/>
        </w:rPr>
        <w:t>이</w:t>
      </w:r>
      <w:r w:rsidRPr="0038602A">
        <w:rPr>
          <w:rFonts w:hint="eastAsia"/>
          <w:szCs w:val="22"/>
        </w:rPr>
        <w:t xml:space="preserve"> </w:t>
      </w:r>
      <w:r w:rsidRPr="0038602A">
        <w:rPr>
          <w:rFonts w:hint="eastAsia"/>
          <w:szCs w:val="22"/>
        </w:rPr>
        <w:t>부담하고</w:t>
      </w:r>
      <w:r w:rsidRPr="0038602A">
        <w:rPr>
          <w:rFonts w:hint="eastAsia"/>
          <w:szCs w:val="22"/>
        </w:rPr>
        <w:t xml:space="preserve"> </w:t>
      </w:r>
      <w:r w:rsidRPr="0038602A">
        <w:rPr>
          <w:rFonts w:hint="eastAsia"/>
          <w:szCs w:val="22"/>
        </w:rPr>
        <w:t>있는</w:t>
      </w:r>
      <w:r w:rsidRPr="0038602A">
        <w:rPr>
          <w:rFonts w:hint="eastAsia"/>
          <w:szCs w:val="22"/>
        </w:rPr>
        <w:t xml:space="preserve"> </w:t>
      </w:r>
      <w:r w:rsidR="00507513" w:rsidRPr="0038602A">
        <w:rPr>
          <w:rFonts w:hint="eastAsia"/>
          <w:szCs w:val="22"/>
          <w:u w:val="single"/>
        </w:rPr>
        <w:t>별지</w:t>
      </w:r>
      <w:r w:rsidR="00507513" w:rsidRPr="0038602A">
        <w:rPr>
          <w:rFonts w:hint="eastAsia"/>
          <w:szCs w:val="22"/>
          <w:u w:val="single"/>
        </w:rPr>
        <w:t xml:space="preserve"> 6</w:t>
      </w:r>
      <w:r w:rsidR="00507513" w:rsidRPr="0038602A">
        <w:rPr>
          <w:szCs w:val="22"/>
          <w:u w:val="single"/>
        </w:rPr>
        <w:t>.2(5)</w:t>
      </w:r>
      <w:r w:rsidR="00654B8D" w:rsidRPr="0038602A">
        <w:rPr>
          <w:rFonts w:hint="eastAsia"/>
          <w:szCs w:val="22"/>
          <w:u w:val="single"/>
        </w:rPr>
        <w:t>(i)</w:t>
      </w:r>
      <w:r w:rsidR="00507513" w:rsidRPr="0038602A">
        <w:rPr>
          <w:szCs w:val="22"/>
        </w:rPr>
        <w:t xml:space="preserve"> </w:t>
      </w:r>
      <w:r w:rsidR="00507513" w:rsidRPr="0038602A">
        <w:rPr>
          <w:rFonts w:hint="eastAsia"/>
          <w:szCs w:val="22"/>
        </w:rPr>
        <w:t>기재</w:t>
      </w:r>
      <w:r w:rsidR="00507513" w:rsidRPr="0038602A">
        <w:rPr>
          <w:rFonts w:hint="eastAsia"/>
          <w:szCs w:val="22"/>
        </w:rPr>
        <w:t xml:space="preserve"> </w:t>
      </w:r>
      <w:r w:rsidRPr="0038602A">
        <w:rPr>
          <w:rFonts w:hint="eastAsia"/>
          <w:szCs w:val="22"/>
        </w:rPr>
        <w:t>보증의무</w:t>
      </w:r>
      <w:r w:rsidRPr="0038602A">
        <w:rPr>
          <w:rFonts w:hint="eastAsia"/>
          <w:szCs w:val="22"/>
        </w:rPr>
        <w:t>(</w:t>
      </w:r>
      <w:r w:rsidR="003B3921" w:rsidRPr="0038602A">
        <w:rPr>
          <w:szCs w:val="22"/>
        </w:rPr>
        <w:t>“</w:t>
      </w:r>
      <w:r w:rsidRPr="0038602A">
        <w:rPr>
          <w:rFonts w:hint="eastAsia"/>
          <w:szCs w:val="22"/>
          <w:u w:val="single"/>
        </w:rPr>
        <w:t>기존</w:t>
      </w:r>
      <w:r w:rsidRPr="0038602A">
        <w:rPr>
          <w:rFonts w:hint="eastAsia"/>
          <w:szCs w:val="22"/>
          <w:u w:val="single"/>
        </w:rPr>
        <w:t xml:space="preserve"> </w:t>
      </w:r>
      <w:r w:rsidRPr="0038602A">
        <w:rPr>
          <w:rFonts w:hint="eastAsia"/>
          <w:szCs w:val="22"/>
          <w:u w:val="single"/>
        </w:rPr>
        <w:t>보증의무</w:t>
      </w:r>
      <w:r w:rsidR="006C4556" w:rsidRPr="0038602A">
        <w:rPr>
          <w:szCs w:val="22"/>
        </w:rPr>
        <w:t>”</w:t>
      </w:r>
      <w:r w:rsidRPr="0038602A">
        <w:rPr>
          <w:rFonts w:hint="eastAsia"/>
          <w:szCs w:val="22"/>
        </w:rPr>
        <w:t>)</w:t>
      </w:r>
      <w:r w:rsidR="009B6C2B" w:rsidRPr="0038602A">
        <w:rPr>
          <w:rFonts w:hint="eastAsia"/>
          <w:szCs w:val="22"/>
        </w:rPr>
        <w:t>와</w:t>
      </w:r>
      <w:r w:rsidR="009B6C2B" w:rsidRPr="0038602A">
        <w:rPr>
          <w:rFonts w:hint="eastAsia"/>
          <w:szCs w:val="22"/>
        </w:rPr>
        <w:t xml:space="preserve"> </w:t>
      </w:r>
      <w:r w:rsidR="009B6C2B" w:rsidRPr="0038602A">
        <w:rPr>
          <w:rFonts w:hint="eastAsia"/>
          <w:szCs w:val="22"/>
        </w:rPr>
        <w:t>관련하여</w:t>
      </w:r>
      <w:r w:rsidR="009B6C2B" w:rsidRPr="0038602A">
        <w:rPr>
          <w:rFonts w:hint="eastAsia"/>
          <w:szCs w:val="22"/>
        </w:rPr>
        <w:t>,</w:t>
      </w:r>
      <w:r w:rsidR="00CB0AFE" w:rsidRPr="0038602A">
        <w:rPr>
          <w:rFonts w:hint="eastAsia"/>
          <w:szCs w:val="22"/>
        </w:rPr>
        <w:t xml:space="preserve"> </w:t>
      </w:r>
      <w:r w:rsidR="00910806" w:rsidRPr="0038602A">
        <w:rPr>
          <w:rFonts w:hint="eastAsia"/>
          <w:szCs w:val="22"/>
        </w:rPr>
        <w:t>기존</w:t>
      </w:r>
      <w:r w:rsidR="00910806" w:rsidRPr="0038602A">
        <w:rPr>
          <w:rFonts w:hint="eastAsia"/>
          <w:szCs w:val="22"/>
        </w:rPr>
        <w:t xml:space="preserve"> </w:t>
      </w:r>
      <w:r w:rsidR="00910806" w:rsidRPr="0038602A">
        <w:rPr>
          <w:rFonts w:hint="eastAsia"/>
          <w:szCs w:val="22"/>
        </w:rPr>
        <w:t>보증의무를</w:t>
      </w:r>
      <w:r w:rsidR="00910806" w:rsidRPr="0038602A">
        <w:rPr>
          <w:rFonts w:hint="eastAsia"/>
          <w:szCs w:val="22"/>
        </w:rPr>
        <w:t xml:space="preserve"> </w:t>
      </w:r>
      <w:r w:rsidR="00910806" w:rsidRPr="0038602A">
        <w:rPr>
          <w:rFonts w:hint="eastAsia"/>
          <w:szCs w:val="22"/>
        </w:rPr>
        <w:t>적법하게</w:t>
      </w:r>
      <w:r w:rsidR="00910806" w:rsidRPr="0038602A">
        <w:rPr>
          <w:rFonts w:hint="eastAsia"/>
          <w:szCs w:val="22"/>
        </w:rPr>
        <w:t xml:space="preserve"> </w:t>
      </w:r>
      <w:r w:rsidR="00910806" w:rsidRPr="0038602A">
        <w:rPr>
          <w:rFonts w:hint="eastAsia"/>
          <w:szCs w:val="22"/>
        </w:rPr>
        <w:t>해</w:t>
      </w:r>
      <w:r w:rsidR="004D02E3" w:rsidRPr="0038602A">
        <w:rPr>
          <w:rFonts w:hint="eastAsia"/>
          <w:szCs w:val="22"/>
        </w:rPr>
        <w:t>소</w:t>
      </w:r>
      <w:r w:rsidR="00910806" w:rsidRPr="0038602A">
        <w:rPr>
          <w:rFonts w:hint="eastAsia"/>
          <w:szCs w:val="22"/>
        </w:rPr>
        <w:t>하기</w:t>
      </w:r>
      <w:r w:rsidR="00910806" w:rsidRPr="0038602A">
        <w:rPr>
          <w:rFonts w:hint="eastAsia"/>
          <w:szCs w:val="22"/>
        </w:rPr>
        <w:t xml:space="preserve"> </w:t>
      </w:r>
      <w:r w:rsidR="00910806" w:rsidRPr="0038602A">
        <w:rPr>
          <w:rFonts w:hint="eastAsia"/>
          <w:szCs w:val="22"/>
        </w:rPr>
        <w:t>위하여</w:t>
      </w:r>
      <w:r w:rsidR="00910806" w:rsidRPr="0038602A">
        <w:rPr>
          <w:rFonts w:hint="eastAsia"/>
          <w:szCs w:val="22"/>
        </w:rPr>
        <w:t xml:space="preserve"> </w:t>
      </w:r>
      <w:r w:rsidR="00F02630" w:rsidRPr="0038602A">
        <w:rPr>
          <w:rFonts w:hint="eastAsia"/>
          <w:szCs w:val="22"/>
        </w:rPr>
        <w:t>각</w:t>
      </w:r>
      <w:r w:rsidR="00F02630" w:rsidRPr="0038602A">
        <w:rPr>
          <w:rFonts w:hint="eastAsia"/>
          <w:szCs w:val="22"/>
        </w:rPr>
        <w:t xml:space="preserve"> </w:t>
      </w:r>
      <w:r w:rsidR="0002530A" w:rsidRPr="0038602A">
        <w:rPr>
          <w:rFonts w:hint="eastAsia"/>
          <w:szCs w:val="22"/>
        </w:rPr>
        <w:t>채권자</w:t>
      </w:r>
      <w:r w:rsidR="00CB0AFE" w:rsidRPr="0038602A">
        <w:rPr>
          <w:szCs w:val="22"/>
        </w:rPr>
        <w:t>(</w:t>
      </w:r>
      <w:r w:rsidR="0002530A" w:rsidRPr="0038602A">
        <w:rPr>
          <w:rFonts w:hint="eastAsia"/>
          <w:szCs w:val="22"/>
        </w:rPr>
        <w:t>금융기관을</w:t>
      </w:r>
      <w:r w:rsidR="00CB0AFE" w:rsidRPr="0038602A">
        <w:rPr>
          <w:szCs w:val="22"/>
        </w:rPr>
        <w:t xml:space="preserve"> </w:t>
      </w:r>
      <w:r w:rsidR="00CB0AFE" w:rsidRPr="0038602A">
        <w:rPr>
          <w:rFonts w:hint="eastAsia"/>
          <w:szCs w:val="22"/>
        </w:rPr>
        <w:t>포함</w:t>
      </w:r>
      <w:r w:rsidR="00CB0AFE" w:rsidRPr="0038602A">
        <w:rPr>
          <w:szCs w:val="22"/>
        </w:rPr>
        <w:t>)</w:t>
      </w:r>
      <w:r w:rsidR="00710536" w:rsidRPr="0038602A">
        <w:rPr>
          <w:rFonts w:hint="eastAsia"/>
          <w:szCs w:val="22"/>
        </w:rPr>
        <w:t>와</w:t>
      </w:r>
      <w:r w:rsidR="00CB0AFE" w:rsidRPr="0038602A">
        <w:rPr>
          <w:szCs w:val="22"/>
        </w:rPr>
        <w:t xml:space="preserve"> </w:t>
      </w:r>
      <w:r w:rsidR="009B6C2B" w:rsidRPr="0038602A">
        <w:rPr>
          <w:rFonts w:hint="eastAsia"/>
          <w:szCs w:val="22"/>
        </w:rPr>
        <w:t>신속하게</w:t>
      </w:r>
      <w:r w:rsidR="009B6C2B" w:rsidRPr="0038602A">
        <w:rPr>
          <w:rFonts w:hint="eastAsia"/>
          <w:szCs w:val="22"/>
        </w:rPr>
        <w:t xml:space="preserve"> </w:t>
      </w:r>
      <w:r w:rsidR="00C71160" w:rsidRPr="0038602A">
        <w:rPr>
          <w:rFonts w:hint="eastAsia"/>
          <w:szCs w:val="22"/>
        </w:rPr>
        <w:t>보증해제</w:t>
      </w:r>
      <w:r w:rsidR="00C71160" w:rsidRPr="0038602A">
        <w:rPr>
          <w:rFonts w:hint="eastAsia"/>
          <w:szCs w:val="22"/>
        </w:rPr>
        <w:t xml:space="preserve"> </w:t>
      </w:r>
      <w:r w:rsidR="00C71160" w:rsidRPr="0038602A">
        <w:rPr>
          <w:rFonts w:hint="eastAsia"/>
          <w:szCs w:val="22"/>
        </w:rPr>
        <w:t>약정서의</w:t>
      </w:r>
      <w:r w:rsidR="00C71160" w:rsidRPr="0038602A">
        <w:rPr>
          <w:rFonts w:hint="eastAsia"/>
          <w:szCs w:val="22"/>
        </w:rPr>
        <w:t xml:space="preserve"> </w:t>
      </w:r>
      <w:r w:rsidR="00C71160" w:rsidRPr="0038602A">
        <w:rPr>
          <w:rFonts w:hint="eastAsia"/>
          <w:szCs w:val="22"/>
        </w:rPr>
        <w:t>체결</w:t>
      </w:r>
      <w:r w:rsidR="00C71160" w:rsidRPr="0038602A">
        <w:rPr>
          <w:rFonts w:hint="eastAsia"/>
          <w:szCs w:val="22"/>
        </w:rPr>
        <w:t xml:space="preserve">, </w:t>
      </w:r>
      <w:r w:rsidR="00C71160" w:rsidRPr="0038602A">
        <w:rPr>
          <w:rFonts w:hint="eastAsia"/>
          <w:szCs w:val="22"/>
        </w:rPr>
        <w:t>보증</w:t>
      </w:r>
      <w:r w:rsidR="00C71160" w:rsidRPr="0038602A">
        <w:rPr>
          <w:rFonts w:hint="eastAsia"/>
          <w:szCs w:val="22"/>
        </w:rPr>
        <w:t xml:space="preserve"> </w:t>
      </w:r>
      <w:r w:rsidR="00C71160" w:rsidRPr="0038602A">
        <w:rPr>
          <w:rFonts w:hint="eastAsia"/>
          <w:szCs w:val="22"/>
        </w:rPr>
        <w:t>면제동의서의</w:t>
      </w:r>
      <w:r w:rsidR="00C71160" w:rsidRPr="0038602A">
        <w:rPr>
          <w:rFonts w:hint="eastAsia"/>
          <w:szCs w:val="22"/>
        </w:rPr>
        <w:t xml:space="preserve"> </w:t>
      </w:r>
      <w:r w:rsidR="00C71160" w:rsidRPr="0038602A">
        <w:rPr>
          <w:rFonts w:hint="eastAsia"/>
          <w:szCs w:val="22"/>
        </w:rPr>
        <w:t>징구</w:t>
      </w:r>
      <w:r w:rsidR="00C71160" w:rsidRPr="0038602A">
        <w:rPr>
          <w:rFonts w:hint="eastAsia"/>
          <w:szCs w:val="22"/>
        </w:rPr>
        <w:t xml:space="preserve"> </w:t>
      </w:r>
      <w:r w:rsidR="00C71160" w:rsidRPr="0038602A">
        <w:rPr>
          <w:rFonts w:hint="eastAsia"/>
          <w:szCs w:val="22"/>
        </w:rPr>
        <w:t>등</w:t>
      </w:r>
      <w:r w:rsidR="00C71160" w:rsidRPr="0038602A">
        <w:rPr>
          <w:rFonts w:hint="eastAsia"/>
          <w:szCs w:val="22"/>
        </w:rPr>
        <w:t xml:space="preserve"> </w:t>
      </w:r>
      <w:r w:rsidR="00CB0AFE" w:rsidRPr="0038602A">
        <w:rPr>
          <w:rFonts w:hint="eastAsia"/>
          <w:szCs w:val="22"/>
        </w:rPr>
        <w:t>모든</w:t>
      </w:r>
      <w:r w:rsidR="00CB0AFE" w:rsidRPr="0038602A">
        <w:rPr>
          <w:szCs w:val="22"/>
        </w:rPr>
        <w:t xml:space="preserve"> </w:t>
      </w:r>
      <w:r w:rsidR="00CB0AFE" w:rsidRPr="0038602A">
        <w:rPr>
          <w:rFonts w:hint="eastAsia"/>
          <w:szCs w:val="22"/>
        </w:rPr>
        <w:t>필요한</w:t>
      </w:r>
      <w:r w:rsidR="00CB0AFE" w:rsidRPr="0038602A">
        <w:rPr>
          <w:szCs w:val="22"/>
        </w:rPr>
        <w:t xml:space="preserve"> </w:t>
      </w:r>
      <w:r w:rsidR="00CB0AFE" w:rsidRPr="0038602A">
        <w:rPr>
          <w:rFonts w:hint="eastAsia"/>
          <w:szCs w:val="22"/>
        </w:rPr>
        <w:t>절차</w:t>
      </w:r>
      <w:r w:rsidR="00CB0AFE" w:rsidRPr="0038602A">
        <w:rPr>
          <w:szCs w:val="22"/>
        </w:rPr>
        <w:t xml:space="preserve"> </w:t>
      </w:r>
      <w:r w:rsidR="00910806" w:rsidRPr="0038602A">
        <w:rPr>
          <w:rFonts w:hint="eastAsia"/>
          <w:szCs w:val="22"/>
        </w:rPr>
        <w:t>및</w:t>
      </w:r>
      <w:r w:rsidR="00910806" w:rsidRPr="0038602A">
        <w:rPr>
          <w:rFonts w:hint="eastAsia"/>
          <w:szCs w:val="22"/>
        </w:rPr>
        <w:t xml:space="preserve"> </w:t>
      </w:r>
      <w:r w:rsidR="00910806" w:rsidRPr="0038602A">
        <w:rPr>
          <w:rFonts w:hint="eastAsia"/>
          <w:szCs w:val="22"/>
        </w:rPr>
        <w:t>조치를</w:t>
      </w:r>
      <w:r w:rsidR="00910806" w:rsidRPr="0038602A">
        <w:rPr>
          <w:rFonts w:hint="eastAsia"/>
          <w:szCs w:val="22"/>
        </w:rPr>
        <w:t xml:space="preserve"> </w:t>
      </w:r>
      <w:r w:rsidR="00910806" w:rsidRPr="0038602A">
        <w:rPr>
          <w:rFonts w:hint="eastAsia"/>
          <w:szCs w:val="22"/>
        </w:rPr>
        <w:t>취하여야</w:t>
      </w:r>
      <w:r w:rsidR="00910806" w:rsidRPr="0038602A">
        <w:rPr>
          <w:rFonts w:hint="eastAsia"/>
          <w:szCs w:val="22"/>
        </w:rPr>
        <w:t xml:space="preserve"> </w:t>
      </w:r>
      <w:r w:rsidR="00910806" w:rsidRPr="0038602A">
        <w:rPr>
          <w:rFonts w:hint="eastAsia"/>
          <w:szCs w:val="22"/>
        </w:rPr>
        <w:t>한다</w:t>
      </w:r>
      <w:r w:rsidR="00910806" w:rsidRPr="0038602A">
        <w:rPr>
          <w:rFonts w:hint="eastAsia"/>
          <w:szCs w:val="22"/>
        </w:rPr>
        <w:t>.</w:t>
      </w:r>
      <w:r w:rsidR="007B5646" w:rsidRPr="0038602A">
        <w:rPr>
          <w:rFonts w:hint="eastAsia"/>
          <w:szCs w:val="22"/>
        </w:rPr>
        <w:t xml:space="preserve"> </w:t>
      </w:r>
      <w:r w:rsidR="007B5646" w:rsidRPr="0038602A">
        <w:rPr>
          <w:rFonts w:hint="eastAsia"/>
          <w:szCs w:val="22"/>
        </w:rPr>
        <w:t>채권자가</w:t>
      </w:r>
      <w:r w:rsidR="007B5646" w:rsidRPr="0038602A">
        <w:rPr>
          <w:rFonts w:hint="eastAsia"/>
          <w:szCs w:val="22"/>
        </w:rPr>
        <w:t xml:space="preserve"> </w:t>
      </w:r>
      <w:r w:rsidR="007B5646" w:rsidRPr="0038602A">
        <w:rPr>
          <w:szCs w:val="22"/>
        </w:rPr>
        <w:t>기존</w:t>
      </w:r>
      <w:r w:rsidR="007B5646" w:rsidRPr="0038602A">
        <w:rPr>
          <w:szCs w:val="22"/>
        </w:rPr>
        <w:t xml:space="preserve"> </w:t>
      </w:r>
      <w:r w:rsidR="007B5646" w:rsidRPr="0038602A">
        <w:rPr>
          <w:szCs w:val="22"/>
        </w:rPr>
        <w:t>보증의무를</w:t>
      </w:r>
      <w:r w:rsidR="007B5646" w:rsidRPr="0038602A">
        <w:rPr>
          <w:szCs w:val="22"/>
        </w:rPr>
        <w:t xml:space="preserve"> </w:t>
      </w:r>
      <w:r w:rsidR="007B5646" w:rsidRPr="0038602A">
        <w:rPr>
          <w:rFonts w:hint="eastAsia"/>
          <w:szCs w:val="22"/>
        </w:rPr>
        <w:t>해</w:t>
      </w:r>
      <w:r w:rsidR="000558C2" w:rsidRPr="0038602A">
        <w:rPr>
          <w:rFonts w:hint="eastAsia"/>
          <w:szCs w:val="22"/>
        </w:rPr>
        <w:t>소</w:t>
      </w:r>
      <w:r w:rsidR="007B5646" w:rsidRPr="0038602A">
        <w:rPr>
          <w:rFonts w:hint="eastAsia"/>
          <w:szCs w:val="22"/>
        </w:rPr>
        <w:t>하기</w:t>
      </w:r>
      <w:r w:rsidR="007B5646" w:rsidRPr="0038602A">
        <w:rPr>
          <w:rFonts w:hint="eastAsia"/>
          <w:szCs w:val="22"/>
        </w:rPr>
        <w:t xml:space="preserve"> </w:t>
      </w:r>
      <w:r w:rsidR="007B5646" w:rsidRPr="0038602A">
        <w:rPr>
          <w:rFonts w:hint="eastAsia"/>
          <w:szCs w:val="22"/>
        </w:rPr>
        <w:t>위하여</w:t>
      </w:r>
      <w:r w:rsidR="007B5646" w:rsidRPr="0038602A">
        <w:rPr>
          <w:rFonts w:hint="eastAsia"/>
          <w:szCs w:val="22"/>
        </w:rPr>
        <w:t xml:space="preserve"> </w:t>
      </w:r>
      <w:r w:rsidR="007B5646" w:rsidRPr="0038602A">
        <w:rPr>
          <w:rFonts w:hint="eastAsia"/>
          <w:szCs w:val="22"/>
        </w:rPr>
        <w:t>대체보증</w:t>
      </w:r>
      <w:r w:rsidR="009A7FCE" w:rsidRPr="0038602A">
        <w:rPr>
          <w:rFonts w:hint="eastAsia"/>
          <w:szCs w:val="22"/>
        </w:rPr>
        <w:t xml:space="preserve">, </w:t>
      </w:r>
      <w:r w:rsidR="008210F7" w:rsidRPr="0038602A">
        <w:rPr>
          <w:rFonts w:hint="eastAsia"/>
          <w:szCs w:val="22"/>
        </w:rPr>
        <w:t>추가담보</w:t>
      </w:r>
      <w:r w:rsidR="007B5646" w:rsidRPr="0038602A">
        <w:rPr>
          <w:rFonts w:hint="eastAsia"/>
          <w:szCs w:val="22"/>
        </w:rPr>
        <w:t>의</w:t>
      </w:r>
      <w:r w:rsidR="007B5646" w:rsidRPr="0038602A">
        <w:rPr>
          <w:rFonts w:hint="eastAsia"/>
          <w:szCs w:val="22"/>
        </w:rPr>
        <w:t xml:space="preserve"> </w:t>
      </w:r>
      <w:r w:rsidR="007B5646" w:rsidRPr="0038602A">
        <w:rPr>
          <w:rFonts w:hint="eastAsia"/>
          <w:szCs w:val="22"/>
        </w:rPr>
        <w:t>제공</w:t>
      </w:r>
      <w:r w:rsidR="008210F7" w:rsidRPr="0038602A">
        <w:rPr>
          <w:rFonts w:hint="eastAsia"/>
          <w:szCs w:val="22"/>
        </w:rPr>
        <w:t xml:space="preserve"> </w:t>
      </w:r>
      <w:r w:rsidR="008210F7" w:rsidRPr="0038602A">
        <w:rPr>
          <w:rFonts w:hint="eastAsia"/>
          <w:szCs w:val="22"/>
        </w:rPr>
        <w:t>등의</w:t>
      </w:r>
      <w:r w:rsidR="008210F7" w:rsidRPr="0038602A">
        <w:rPr>
          <w:rFonts w:hint="eastAsia"/>
          <w:szCs w:val="22"/>
        </w:rPr>
        <w:t xml:space="preserve"> </w:t>
      </w:r>
      <w:r w:rsidR="008210F7" w:rsidRPr="0038602A">
        <w:rPr>
          <w:rFonts w:hint="eastAsia"/>
          <w:szCs w:val="22"/>
        </w:rPr>
        <w:t>조치를</w:t>
      </w:r>
      <w:r w:rsidR="008210F7" w:rsidRPr="0038602A">
        <w:rPr>
          <w:rFonts w:hint="eastAsia"/>
          <w:szCs w:val="22"/>
        </w:rPr>
        <w:t xml:space="preserve"> </w:t>
      </w:r>
      <w:r w:rsidR="008210F7" w:rsidRPr="0038602A">
        <w:rPr>
          <w:rFonts w:hint="eastAsia"/>
          <w:szCs w:val="22"/>
        </w:rPr>
        <w:t>요구하는</w:t>
      </w:r>
      <w:r w:rsidR="008210F7" w:rsidRPr="0038602A">
        <w:rPr>
          <w:rFonts w:hint="eastAsia"/>
          <w:szCs w:val="22"/>
        </w:rPr>
        <w:t xml:space="preserve"> </w:t>
      </w:r>
      <w:r w:rsidR="008210F7" w:rsidRPr="0038602A">
        <w:rPr>
          <w:rFonts w:hint="eastAsia"/>
          <w:szCs w:val="22"/>
        </w:rPr>
        <w:t>경우</w:t>
      </w:r>
      <w:r w:rsidR="008210F7" w:rsidRPr="0038602A">
        <w:rPr>
          <w:rFonts w:hint="eastAsia"/>
          <w:szCs w:val="22"/>
        </w:rPr>
        <w:t xml:space="preserve"> </w:t>
      </w:r>
      <w:r w:rsidR="007817D9" w:rsidRPr="0038602A">
        <w:rPr>
          <w:rFonts w:hint="eastAsia"/>
          <w:szCs w:val="22"/>
        </w:rPr>
        <w:t>매수인은</w:t>
      </w:r>
      <w:r w:rsidR="007817D9" w:rsidRPr="0038602A">
        <w:rPr>
          <w:rFonts w:hint="eastAsia"/>
          <w:szCs w:val="22"/>
        </w:rPr>
        <w:t xml:space="preserve"> </w:t>
      </w:r>
      <w:r w:rsidR="007817D9" w:rsidRPr="0038602A">
        <w:rPr>
          <w:rFonts w:hint="eastAsia"/>
          <w:szCs w:val="22"/>
        </w:rPr>
        <w:t>그에</w:t>
      </w:r>
      <w:r w:rsidR="007817D9" w:rsidRPr="0038602A">
        <w:rPr>
          <w:rFonts w:hint="eastAsia"/>
          <w:szCs w:val="22"/>
        </w:rPr>
        <w:t xml:space="preserve"> </w:t>
      </w:r>
      <w:r w:rsidR="007817D9" w:rsidRPr="0038602A">
        <w:rPr>
          <w:rFonts w:hint="eastAsia"/>
          <w:szCs w:val="22"/>
        </w:rPr>
        <w:t>필요한</w:t>
      </w:r>
      <w:r w:rsidR="007817D9" w:rsidRPr="0038602A">
        <w:rPr>
          <w:rFonts w:hint="eastAsia"/>
          <w:szCs w:val="22"/>
        </w:rPr>
        <w:t xml:space="preserve"> </w:t>
      </w:r>
      <w:r w:rsidR="007817D9" w:rsidRPr="0038602A">
        <w:rPr>
          <w:rFonts w:hint="eastAsia"/>
          <w:szCs w:val="22"/>
        </w:rPr>
        <w:t>조치를</w:t>
      </w:r>
      <w:r w:rsidR="007817D9" w:rsidRPr="0038602A">
        <w:rPr>
          <w:rFonts w:hint="eastAsia"/>
          <w:szCs w:val="22"/>
        </w:rPr>
        <w:t xml:space="preserve"> </w:t>
      </w:r>
      <w:r w:rsidR="007817D9" w:rsidRPr="0038602A">
        <w:rPr>
          <w:rFonts w:hint="eastAsia"/>
          <w:szCs w:val="22"/>
        </w:rPr>
        <w:t>신속히</w:t>
      </w:r>
      <w:r w:rsidR="007817D9" w:rsidRPr="0038602A">
        <w:rPr>
          <w:rFonts w:hint="eastAsia"/>
          <w:szCs w:val="22"/>
        </w:rPr>
        <w:t xml:space="preserve"> </w:t>
      </w:r>
      <w:r w:rsidR="007817D9" w:rsidRPr="0038602A">
        <w:rPr>
          <w:rFonts w:hint="eastAsia"/>
          <w:szCs w:val="22"/>
        </w:rPr>
        <w:t>이행하고</w:t>
      </w:r>
      <w:r w:rsidR="007817D9" w:rsidRPr="0038602A">
        <w:rPr>
          <w:rFonts w:hint="eastAsia"/>
          <w:szCs w:val="22"/>
        </w:rPr>
        <w:t xml:space="preserve">, </w:t>
      </w:r>
      <w:r w:rsidR="00E63701" w:rsidRPr="0038602A">
        <w:rPr>
          <w:rFonts w:hint="eastAsia"/>
          <w:szCs w:val="22"/>
        </w:rPr>
        <w:t>매도인</w:t>
      </w:r>
      <w:r w:rsidR="007817D9" w:rsidRPr="0038602A">
        <w:rPr>
          <w:rFonts w:hint="eastAsia"/>
          <w:szCs w:val="22"/>
        </w:rPr>
        <w:t>은</w:t>
      </w:r>
      <w:r w:rsidR="007817D9" w:rsidRPr="0038602A">
        <w:rPr>
          <w:rFonts w:hint="eastAsia"/>
          <w:szCs w:val="22"/>
        </w:rPr>
        <w:t xml:space="preserve"> </w:t>
      </w:r>
      <w:r w:rsidR="00026C59" w:rsidRPr="0038602A">
        <w:rPr>
          <w:rFonts w:hint="eastAsia"/>
          <w:szCs w:val="22"/>
        </w:rPr>
        <w:t>매수인이</w:t>
      </w:r>
      <w:r w:rsidR="00026C59" w:rsidRPr="0038602A">
        <w:rPr>
          <w:rFonts w:hint="eastAsia"/>
          <w:szCs w:val="22"/>
        </w:rPr>
        <w:t xml:space="preserve"> </w:t>
      </w:r>
      <w:r w:rsidR="00026C59" w:rsidRPr="0038602A">
        <w:rPr>
          <w:rFonts w:hint="eastAsia"/>
          <w:szCs w:val="22"/>
        </w:rPr>
        <w:t>합리적으로</w:t>
      </w:r>
      <w:r w:rsidR="00026C59" w:rsidRPr="0038602A">
        <w:rPr>
          <w:rFonts w:hint="eastAsia"/>
          <w:szCs w:val="22"/>
        </w:rPr>
        <w:t xml:space="preserve"> </w:t>
      </w:r>
      <w:r w:rsidR="00026C59" w:rsidRPr="0038602A">
        <w:rPr>
          <w:rFonts w:hint="eastAsia"/>
          <w:szCs w:val="22"/>
        </w:rPr>
        <w:t>요청하는</w:t>
      </w:r>
      <w:r w:rsidR="00026C59" w:rsidRPr="0038602A">
        <w:rPr>
          <w:rFonts w:hint="eastAsia"/>
          <w:szCs w:val="22"/>
        </w:rPr>
        <w:t xml:space="preserve"> </w:t>
      </w:r>
      <w:r w:rsidR="00026C59" w:rsidRPr="0038602A">
        <w:rPr>
          <w:rFonts w:hint="eastAsia"/>
          <w:szCs w:val="22"/>
        </w:rPr>
        <w:t>사항에</w:t>
      </w:r>
      <w:r w:rsidR="00026C59" w:rsidRPr="0038602A">
        <w:rPr>
          <w:rFonts w:hint="eastAsia"/>
          <w:szCs w:val="22"/>
        </w:rPr>
        <w:t xml:space="preserve"> </w:t>
      </w:r>
      <w:r w:rsidR="00026C59" w:rsidRPr="0038602A">
        <w:rPr>
          <w:rFonts w:hint="eastAsia"/>
          <w:szCs w:val="22"/>
        </w:rPr>
        <w:t>대하여</w:t>
      </w:r>
      <w:r w:rsidR="007817D9" w:rsidRPr="0038602A">
        <w:rPr>
          <w:rFonts w:hint="eastAsia"/>
          <w:szCs w:val="22"/>
        </w:rPr>
        <w:t xml:space="preserve"> </w:t>
      </w:r>
      <w:r w:rsidR="00E84CA5" w:rsidRPr="0038602A">
        <w:rPr>
          <w:rFonts w:hint="eastAsia"/>
          <w:szCs w:val="22"/>
        </w:rPr>
        <w:t>성실히</w:t>
      </w:r>
      <w:r w:rsidR="00E84CA5" w:rsidRPr="0038602A">
        <w:rPr>
          <w:rFonts w:hint="eastAsia"/>
          <w:szCs w:val="22"/>
        </w:rPr>
        <w:t xml:space="preserve"> </w:t>
      </w:r>
      <w:r w:rsidR="00E84CA5" w:rsidRPr="0038602A">
        <w:rPr>
          <w:rFonts w:hint="eastAsia"/>
          <w:szCs w:val="22"/>
        </w:rPr>
        <w:t>협력한다</w:t>
      </w:r>
      <w:r w:rsidR="00E84CA5" w:rsidRPr="0038602A">
        <w:rPr>
          <w:rFonts w:hint="eastAsia"/>
          <w:szCs w:val="22"/>
        </w:rPr>
        <w:t>.</w:t>
      </w:r>
      <w:r w:rsidR="00995924" w:rsidRPr="0038602A">
        <w:rPr>
          <w:rFonts w:hint="eastAsia"/>
          <w:szCs w:val="22"/>
        </w:rPr>
        <w:t xml:space="preserve"> </w:t>
      </w:r>
    </w:p>
    <w:p w14:paraId="26EB1F31" w14:textId="77777777" w:rsidR="00784C23" w:rsidRPr="00933D6F" w:rsidRDefault="00784C23" w:rsidP="00784C23">
      <w:pPr>
        <w:pStyle w:val="BKLH1-1"/>
        <w:rPr>
          <w:rFonts w:cs="Times New Roman"/>
          <w:szCs w:val="22"/>
        </w:rPr>
      </w:pPr>
      <w:bookmarkStart w:id="150" w:name="_Toc58933202"/>
      <w:bookmarkEnd w:id="137"/>
      <w:r w:rsidRPr="00933D6F">
        <w:rPr>
          <w:rFonts w:cs="Times New Roman"/>
          <w:szCs w:val="22"/>
        </w:rPr>
        <w:t>손해배상</w:t>
      </w:r>
      <w:bookmarkEnd w:id="150"/>
    </w:p>
    <w:p w14:paraId="25185CF7" w14:textId="211B9F51" w:rsidR="00784C23" w:rsidRPr="00933D6F" w:rsidRDefault="00784C23" w:rsidP="00784C23">
      <w:pPr>
        <w:pStyle w:val="BKLH2-11"/>
        <w:rPr>
          <w:rFonts w:cs="Times New Roman"/>
          <w:szCs w:val="22"/>
        </w:rPr>
      </w:pPr>
      <w:bookmarkStart w:id="151" w:name="_Toc58933203"/>
      <w:r w:rsidRPr="00933D6F">
        <w:rPr>
          <w:rFonts w:cs="Times New Roman"/>
          <w:szCs w:val="22"/>
        </w:rPr>
        <w:t>손해배상의무</w:t>
      </w:r>
      <w:bookmarkEnd w:id="151"/>
      <w:r w:rsidR="00C92524">
        <w:rPr>
          <w:rFonts w:cs="Times New Roman" w:hint="eastAsia"/>
          <w:szCs w:val="22"/>
        </w:rPr>
        <w:t>.</w:t>
      </w:r>
    </w:p>
    <w:p w14:paraId="32B3321E" w14:textId="033B9DB0" w:rsidR="00784C23" w:rsidRDefault="00784C23" w:rsidP="006F1237">
      <w:pPr>
        <w:pStyle w:val="BKLH3-1"/>
        <w:rPr>
          <w:szCs w:val="22"/>
        </w:rPr>
      </w:pPr>
      <w:r w:rsidRPr="00933D6F">
        <w:rPr>
          <w:szCs w:val="22"/>
        </w:rPr>
        <w:t>당사자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일방</w:t>
      </w:r>
      <w:r w:rsidRPr="00933D6F">
        <w:rPr>
          <w:szCs w:val="22"/>
        </w:rPr>
        <w:t>(“</w:t>
      </w:r>
      <w:r w:rsidRPr="00933D6F">
        <w:rPr>
          <w:szCs w:val="22"/>
          <w:u w:val="single"/>
        </w:rPr>
        <w:t>배상의무자</w:t>
      </w:r>
      <w:r w:rsidRPr="00933D6F">
        <w:rPr>
          <w:szCs w:val="22"/>
        </w:rPr>
        <w:t>”)</w:t>
      </w:r>
      <w:r w:rsidRPr="00933D6F">
        <w:rPr>
          <w:szCs w:val="22"/>
        </w:rPr>
        <w:t>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배상의무자의</w:t>
      </w:r>
      <w:r w:rsidRPr="00933D6F">
        <w:rPr>
          <w:szCs w:val="22"/>
        </w:rPr>
        <w:t xml:space="preserve"> (i) </w:t>
      </w:r>
      <w:r w:rsidRPr="00933D6F">
        <w:rPr>
          <w:szCs w:val="22"/>
        </w:rPr>
        <w:t>진술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보장이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사실과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다르거나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정확하지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않은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(ii) </w:t>
      </w:r>
      <w:r w:rsidRPr="00933D6F">
        <w:rPr>
          <w:szCs w:val="22"/>
        </w:rPr>
        <w:t>확약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기타의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의무를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위반한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위반으로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인해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관련해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상대방</w:t>
      </w:r>
      <w:r w:rsidRPr="00933D6F">
        <w:rPr>
          <w:szCs w:val="22"/>
        </w:rPr>
        <w:t xml:space="preserve"> </w:t>
      </w:r>
      <w:r w:rsidRPr="00944316">
        <w:t>당사자</w:t>
      </w:r>
      <w:r w:rsidRPr="00933D6F">
        <w:rPr>
          <w:szCs w:val="22"/>
        </w:rPr>
        <w:t>(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임직원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자문사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대리인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특수관계인을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포함하며</w:t>
      </w:r>
      <w:r w:rsidRPr="00933D6F">
        <w:rPr>
          <w:szCs w:val="22"/>
        </w:rPr>
        <w:t>, “</w:t>
      </w:r>
      <w:r w:rsidRPr="00933D6F">
        <w:rPr>
          <w:szCs w:val="22"/>
          <w:u w:val="single"/>
        </w:rPr>
        <w:t>배상권리자</w:t>
      </w:r>
      <w:r w:rsidRPr="00933D6F">
        <w:rPr>
          <w:szCs w:val="22"/>
        </w:rPr>
        <w:t>”)</w:t>
      </w:r>
      <w:r w:rsidRPr="00933D6F">
        <w:rPr>
          <w:szCs w:val="22"/>
        </w:rPr>
        <w:t>에게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발생한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손해를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배상하며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면책시켜야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한다</w:t>
      </w:r>
      <w:r w:rsidRPr="00933D6F">
        <w:rPr>
          <w:szCs w:val="22"/>
        </w:rPr>
        <w:t xml:space="preserve">. </w:t>
      </w:r>
      <w:r w:rsidR="00E63701">
        <w:rPr>
          <w:szCs w:val="22"/>
        </w:rPr>
        <w:t>매도인</w:t>
      </w:r>
      <w:r w:rsidRPr="00933D6F">
        <w:rPr>
          <w:szCs w:val="22"/>
        </w:rPr>
        <w:t>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매수인의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손해배상청구와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관련하여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대상회사</w:t>
      </w:r>
      <w:r w:rsidR="00BC2ADC" w:rsidRPr="00933D6F">
        <w:rPr>
          <w:szCs w:val="22"/>
        </w:rPr>
        <w:t>등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임직원과</w:t>
      </w:r>
      <w:r w:rsidRPr="00933D6F">
        <w:rPr>
          <w:szCs w:val="22"/>
        </w:rPr>
        <w:t xml:space="preserve"> </w:t>
      </w:r>
      <w:r w:rsidR="00B2275D">
        <w:rPr>
          <w:rFonts w:hint="eastAsia"/>
          <w:szCs w:val="22"/>
        </w:rPr>
        <w:t>상속세</w:t>
      </w:r>
      <w:r w:rsidR="00B2275D">
        <w:rPr>
          <w:rFonts w:hint="eastAsia"/>
          <w:szCs w:val="22"/>
        </w:rPr>
        <w:t xml:space="preserve"> </w:t>
      </w:r>
      <w:r w:rsidR="00B2275D">
        <w:rPr>
          <w:rFonts w:hint="eastAsia"/>
          <w:szCs w:val="22"/>
        </w:rPr>
        <w:t>및</w:t>
      </w:r>
      <w:r w:rsidR="00B2275D">
        <w:rPr>
          <w:rFonts w:hint="eastAsia"/>
          <w:szCs w:val="22"/>
        </w:rPr>
        <w:t xml:space="preserve"> </w:t>
      </w:r>
      <w:r w:rsidR="00B2275D">
        <w:rPr>
          <w:rFonts w:hint="eastAsia"/>
          <w:szCs w:val="22"/>
        </w:rPr>
        <w:t>증여세법</w:t>
      </w:r>
      <w:r w:rsidR="00B2275D">
        <w:rPr>
          <w:rFonts w:hint="eastAsia"/>
          <w:szCs w:val="22"/>
        </w:rPr>
        <w:t xml:space="preserve"> </w:t>
      </w:r>
      <w:r w:rsidR="00B2275D">
        <w:rPr>
          <w:rFonts w:hint="eastAsia"/>
          <w:szCs w:val="22"/>
        </w:rPr>
        <w:t>시행령</w:t>
      </w:r>
      <w:r w:rsidR="00B2275D">
        <w:rPr>
          <w:rFonts w:hint="eastAsia"/>
          <w:szCs w:val="22"/>
        </w:rPr>
        <w:t xml:space="preserve"> </w:t>
      </w:r>
      <w:r w:rsidR="00B2275D">
        <w:rPr>
          <w:rFonts w:hint="eastAsia"/>
          <w:szCs w:val="22"/>
        </w:rPr>
        <w:t>제</w:t>
      </w:r>
      <w:r w:rsidR="00B2275D">
        <w:rPr>
          <w:rFonts w:hint="eastAsia"/>
          <w:szCs w:val="22"/>
        </w:rPr>
        <w:t>2</w:t>
      </w:r>
      <w:r w:rsidR="00B2275D">
        <w:rPr>
          <w:rFonts w:hint="eastAsia"/>
          <w:szCs w:val="22"/>
        </w:rPr>
        <w:t>조의</w:t>
      </w:r>
      <w:r w:rsidR="00B2275D">
        <w:rPr>
          <w:rFonts w:hint="eastAsia"/>
          <w:szCs w:val="22"/>
        </w:rPr>
        <w:t>2</w:t>
      </w:r>
      <w:r w:rsidR="00B2275D">
        <w:rPr>
          <w:rFonts w:hint="eastAsia"/>
          <w:szCs w:val="22"/>
        </w:rPr>
        <w:t>에</w:t>
      </w:r>
      <w:r w:rsidR="00B2275D">
        <w:rPr>
          <w:rFonts w:hint="eastAsia"/>
          <w:szCs w:val="22"/>
        </w:rPr>
        <w:t xml:space="preserve"> </w:t>
      </w:r>
      <w:r w:rsidR="00B2275D">
        <w:rPr>
          <w:rFonts w:hint="eastAsia"/>
          <w:szCs w:val="22"/>
        </w:rPr>
        <w:t>따른</w:t>
      </w:r>
      <w:r w:rsidR="00B2275D">
        <w:rPr>
          <w:rFonts w:hint="eastAsia"/>
          <w:szCs w:val="22"/>
        </w:rPr>
        <w:t xml:space="preserve"> </w:t>
      </w:r>
      <w:r w:rsidRPr="00933D6F">
        <w:rPr>
          <w:szCs w:val="22"/>
        </w:rPr>
        <w:t>특수관계인에게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구상권을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행사할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없다</w:t>
      </w:r>
      <w:r w:rsidRPr="00933D6F">
        <w:rPr>
          <w:szCs w:val="22"/>
        </w:rPr>
        <w:t>.</w:t>
      </w:r>
      <w:r w:rsidR="006B591E">
        <w:rPr>
          <w:szCs w:val="22"/>
        </w:rPr>
        <w:t xml:space="preserve"> </w:t>
      </w:r>
    </w:p>
    <w:p w14:paraId="1613AFF9" w14:textId="134B917C" w:rsidR="00944316" w:rsidRPr="004D787F" w:rsidRDefault="00A36469" w:rsidP="004D787F">
      <w:pPr>
        <w:pStyle w:val="BKLH3-1"/>
        <w:rPr>
          <w:szCs w:val="22"/>
        </w:rPr>
      </w:pPr>
      <w:r w:rsidRPr="004D787F">
        <w:rPr>
          <w:rFonts w:hint="eastAsia"/>
          <w:szCs w:val="22"/>
        </w:rPr>
        <w:t>배상권리자가</w:t>
      </w:r>
      <w:r w:rsidRPr="004D787F">
        <w:rPr>
          <w:rFonts w:hint="eastAsia"/>
          <w:szCs w:val="22"/>
        </w:rPr>
        <w:t xml:space="preserve"> </w:t>
      </w:r>
      <w:r w:rsidR="000200EA" w:rsidRPr="004D787F">
        <w:rPr>
          <w:rFonts w:hint="eastAsia"/>
          <w:szCs w:val="22"/>
        </w:rPr>
        <w:t>본</w:t>
      </w:r>
      <w:r w:rsidR="000200EA" w:rsidRPr="004D787F">
        <w:rPr>
          <w:rFonts w:hint="eastAsia"/>
          <w:szCs w:val="22"/>
        </w:rPr>
        <w:t xml:space="preserve"> </w:t>
      </w:r>
      <w:r w:rsidR="000200EA" w:rsidRPr="004D787F">
        <w:rPr>
          <w:rFonts w:hint="eastAsia"/>
          <w:szCs w:val="22"/>
        </w:rPr>
        <w:t>조에</w:t>
      </w:r>
      <w:r w:rsidR="000200EA" w:rsidRPr="004D787F">
        <w:rPr>
          <w:rFonts w:hint="eastAsia"/>
          <w:szCs w:val="22"/>
        </w:rPr>
        <w:t xml:space="preserve"> </w:t>
      </w:r>
      <w:r w:rsidR="000200EA" w:rsidRPr="004D787F">
        <w:rPr>
          <w:rFonts w:hint="eastAsia"/>
          <w:szCs w:val="22"/>
        </w:rPr>
        <w:t>따른</w:t>
      </w:r>
      <w:r w:rsidR="000200EA" w:rsidRPr="004D787F">
        <w:rPr>
          <w:rFonts w:hint="eastAsia"/>
          <w:szCs w:val="22"/>
        </w:rPr>
        <w:t xml:space="preserve"> </w:t>
      </w:r>
      <w:r w:rsidRPr="004D787F">
        <w:rPr>
          <w:rFonts w:hint="eastAsia"/>
          <w:szCs w:val="22"/>
        </w:rPr>
        <w:t>손해배상</w:t>
      </w:r>
      <w:r w:rsidR="007C3196" w:rsidRPr="004D787F">
        <w:rPr>
          <w:rFonts w:hint="eastAsia"/>
          <w:szCs w:val="22"/>
        </w:rPr>
        <w:t>을</w:t>
      </w:r>
      <w:r w:rsidR="007C3196" w:rsidRPr="004D787F">
        <w:rPr>
          <w:rFonts w:hint="eastAsia"/>
          <w:szCs w:val="22"/>
        </w:rPr>
        <w:t xml:space="preserve"> </w:t>
      </w:r>
      <w:r w:rsidRPr="004D787F">
        <w:rPr>
          <w:rFonts w:hint="eastAsia"/>
          <w:szCs w:val="22"/>
        </w:rPr>
        <w:t>청구</w:t>
      </w:r>
      <w:r w:rsidR="007C3196" w:rsidRPr="004D787F">
        <w:rPr>
          <w:rFonts w:hint="eastAsia"/>
          <w:szCs w:val="22"/>
        </w:rPr>
        <w:t>하</w:t>
      </w:r>
      <w:r w:rsidR="009E4A6F" w:rsidRPr="004D787F">
        <w:rPr>
          <w:rFonts w:hint="eastAsia"/>
          <w:szCs w:val="22"/>
        </w:rPr>
        <w:t>기</w:t>
      </w:r>
      <w:r w:rsidR="009E4A6F" w:rsidRPr="004D787F">
        <w:rPr>
          <w:rFonts w:hint="eastAsia"/>
          <w:szCs w:val="22"/>
        </w:rPr>
        <w:t xml:space="preserve"> </w:t>
      </w:r>
      <w:r w:rsidR="009E4A6F" w:rsidRPr="004D787F">
        <w:rPr>
          <w:rFonts w:hint="eastAsia"/>
          <w:szCs w:val="22"/>
        </w:rPr>
        <w:t>위하여</w:t>
      </w:r>
      <w:r w:rsidR="009E4A6F" w:rsidRPr="004D787F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제</w:t>
      </w:r>
      <w:r w:rsidR="00C05145">
        <w:rPr>
          <w:rFonts w:hint="eastAsia"/>
          <w:szCs w:val="22"/>
        </w:rPr>
        <w:t>1</w:t>
      </w:r>
      <w:r w:rsidR="00C05145">
        <w:rPr>
          <w:szCs w:val="22"/>
        </w:rPr>
        <w:t>0.1</w:t>
      </w:r>
      <w:r w:rsidR="00124AF4">
        <w:rPr>
          <w:rFonts w:hint="eastAsia"/>
          <w:szCs w:val="22"/>
        </w:rPr>
        <w:t>0</w:t>
      </w:r>
      <w:r w:rsidR="00C05145">
        <w:rPr>
          <w:rFonts w:hint="eastAsia"/>
          <w:szCs w:val="22"/>
        </w:rPr>
        <w:t>조</w:t>
      </w:r>
      <w:r w:rsidR="00C05145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제</w:t>
      </w:r>
      <w:r w:rsidR="00C05145">
        <w:rPr>
          <w:szCs w:val="22"/>
        </w:rPr>
        <w:t>(2)</w:t>
      </w:r>
      <w:r w:rsidR="00C05145">
        <w:rPr>
          <w:rFonts w:hint="eastAsia"/>
          <w:szCs w:val="22"/>
        </w:rPr>
        <w:t>항에</w:t>
      </w:r>
      <w:r w:rsidR="00C05145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따라</w:t>
      </w:r>
      <w:r w:rsidR="00C05145">
        <w:rPr>
          <w:rFonts w:hint="eastAsia"/>
          <w:szCs w:val="22"/>
        </w:rPr>
        <w:t xml:space="preserve"> </w:t>
      </w:r>
      <w:r w:rsidR="009E4A6F" w:rsidRPr="004D787F">
        <w:rPr>
          <w:rFonts w:hint="eastAsia"/>
          <w:szCs w:val="22"/>
        </w:rPr>
        <w:t>소송을</w:t>
      </w:r>
      <w:r w:rsidR="009E4A6F" w:rsidRPr="004D787F">
        <w:rPr>
          <w:rFonts w:hint="eastAsia"/>
          <w:szCs w:val="22"/>
        </w:rPr>
        <w:t xml:space="preserve"> </w:t>
      </w:r>
      <w:r w:rsidR="009E4A6F" w:rsidRPr="004D787F">
        <w:rPr>
          <w:rFonts w:hint="eastAsia"/>
          <w:szCs w:val="22"/>
        </w:rPr>
        <w:t>제기하는</w:t>
      </w:r>
      <w:r w:rsidR="007C3196" w:rsidRPr="004D787F">
        <w:rPr>
          <w:rFonts w:hint="eastAsia"/>
          <w:szCs w:val="22"/>
        </w:rPr>
        <w:t xml:space="preserve"> </w:t>
      </w:r>
      <w:r w:rsidR="007C3196" w:rsidRPr="004D787F">
        <w:rPr>
          <w:rFonts w:hint="eastAsia"/>
          <w:szCs w:val="22"/>
        </w:rPr>
        <w:t>경우</w:t>
      </w:r>
      <w:r w:rsidRPr="004D787F">
        <w:rPr>
          <w:rFonts w:hint="eastAsia"/>
          <w:szCs w:val="22"/>
        </w:rPr>
        <w:t xml:space="preserve">, </w:t>
      </w:r>
      <w:r w:rsidR="009354FF" w:rsidRPr="004D787F">
        <w:rPr>
          <w:rFonts w:hint="eastAsia"/>
          <w:szCs w:val="22"/>
        </w:rPr>
        <w:t>그로</w:t>
      </w:r>
      <w:r w:rsidR="009354FF" w:rsidRPr="004D787F">
        <w:rPr>
          <w:rFonts w:hint="eastAsia"/>
          <w:szCs w:val="22"/>
        </w:rPr>
        <w:t xml:space="preserve"> </w:t>
      </w:r>
      <w:r w:rsidR="009354FF" w:rsidRPr="004D787F">
        <w:rPr>
          <w:rFonts w:hint="eastAsia"/>
          <w:szCs w:val="22"/>
        </w:rPr>
        <w:t>인하여</w:t>
      </w:r>
      <w:r w:rsidR="009354FF" w:rsidRPr="004D787F">
        <w:rPr>
          <w:rFonts w:hint="eastAsia"/>
          <w:szCs w:val="22"/>
        </w:rPr>
        <w:t xml:space="preserve"> </w:t>
      </w:r>
      <w:r w:rsidR="009354FF" w:rsidRPr="004D787F">
        <w:rPr>
          <w:rFonts w:hint="eastAsia"/>
          <w:szCs w:val="22"/>
        </w:rPr>
        <w:t>배상의무자가</w:t>
      </w:r>
      <w:r w:rsidR="009354FF" w:rsidRPr="004D787F">
        <w:rPr>
          <w:rFonts w:hint="eastAsia"/>
          <w:szCs w:val="22"/>
        </w:rPr>
        <w:t xml:space="preserve"> </w:t>
      </w:r>
      <w:r w:rsidR="009354FF" w:rsidRPr="004D787F">
        <w:rPr>
          <w:rFonts w:hint="eastAsia"/>
          <w:szCs w:val="22"/>
        </w:rPr>
        <w:t>부담하는</w:t>
      </w:r>
      <w:r w:rsidR="009354FF" w:rsidRPr="004D787F">
        <w:rPr>
          <w:rFonts w:hint="eastAsia"/>
          <w:szCs w:val="22"/>
        </w:rPr>
        <w:t xml:space="preserve"> </w:t>
      </w:r>
      <w:r w:rsidR="009354FF" w:rsidRPr="004D787F">
        <w:rPr>
          <w:rFonts w:hint="eastAsia"/>
          <w:szCs w:val="22"/>
        </w:rPr>
        <w:t>손해배상금</w:t>
      </w:r>
      <w:r w:rsidR="009354FF" w:rsidRPr="004D787F">
        <w:rPr>
          <w:rFonts w:hint="eastAsia"/>
          <w:szCs w:val="22"/>
        </w:rPr>
        <w:t xml:space="preserve"> </w:t>
      </w:r>
      <w:r w:rsidR="009354FF" w:rsidRPr="004D787F">
        <w:rPr>
          <w:rFonts w:hint="eastAsia"/>
          <w:szCs w:val="22"/>
        </w:rPr>
        <w:t>등</w:t>
      </w:r>
      <w:r w:rsidR="009354FF" w:rsidRPr="004D787F">
        <w:rPr>
          <w:rFonts w:hint="eastAsia"/>
          <w:szCs w:val="22"/>
        </w:rPr>
        <w:t xml:space="preserve"> </w:t>
      </w:r>
      <w:r w:rsidR="009354FF" w:rsidRPr="004D787F">
        <w:rPr>
          <w:rFonts w:hint="eastAsia"/>
          <w:szCs w:val="22"/>
        </w:rPr>
        <w:t>일체의</w:t>
      </w:r>
      <w:r w:rsidR="009354FF" w:rsidRPr="004D787F">
        <w:rPr>
          <w:rFonts w:hint="eastAsia"/>
          <w:szCs w:val="22"/>
        </w:rPr>
        <w:t xml:space="preserve"> </w:t>
      </w:r>
      <w:r w:rsidR="009354FF" w:rsidRPr="004D787F">
        <w:rPr>
          <w:rFonts w:hint="eastAsia"/>
          <w:szCs w:val="22"/>
        </w:rPr>
        <w:t>금전지급의무는</w:t>
      </w:r>
      <w:r w:rsidR="009354FF" w:rsidRPr="004D787F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해당</w:t>
      </w:r>
      <w:r w:rsidR="00C05145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소송이</w:t>
      </w:r>
      <w:r w:rsidRPr="004D787F">
        <w:rPr>
          <w:rFonts w:hint="eastAsia"/>
          <w:szCs w:val="22"/>
        </w:rPr>
        <w:t xml:space="preserve"> </w:t>
      </w:r>
      <w:r w:rsidRPr="004D787F">
        <w:rPr>
          <w:rFonts w:hint="eastAsia"/>
          <w:szCs w:val="22"/>
        </w:rPr>
        <w:t>확정된</w:t>
      </w:r>
      <w:r w:rsidRPr="004D787F">
        <w:rPr>
          <w:rFonts w:hint="eastAsia"/>
          <w:szCs w:val="22"/>
        </w:rPr>
        <w:t xml:space="preserve"> </w:t>
      </w:r>
      <w:r w:rsidRPr="004D787F">
        <w:rPr>
          <w:rFonts w:hint="eastAsia"/>
          <w:szCs w:val="22"/>
        </w:rPr>
        <w:t>시점에</w:t>
      </w:r>
      <w:r w:rsidRPr="004D787F">
        <w:rPr>
          <w:rFonts w:hint="eastAsia"/>
          <w:szCs w:val="22"/>
        </w:rPr>
        <w:t xml:space="preserve"> </w:t>
      </w:r>
      <w:r w:rsidR="00096E42" w:rsidRPr="004D787F">
        <w:rPr>
          <w:rFonts w:hint="eastAsia"/>
          <w:szCs w:val="22"/>
        </w:rPr>
        <w:t>최종적으로</w:t>
      </w:r>
      <w:r w:rsidR="00096E42" w:rsidRPr="004D787F">
        <w:rPr>
          <w:rFonts w:hint="eastAsia"/>
          <w:szCs w:val="22"/>
        </w:rPr>
        <w:t xml:space="preserve"> </w:t>
      </w:r>
      <w:r w:rsidRPr="004D787F">
        <w:rPr>
          <w:rFonts w:hint="eastAsia"/>
          <w:szCs w:val="22"/>
        </w:rPr>
        <w:t>확정</w:t>
      </w:r>
      <w:r w:rsidR="001E2921" w:rsidRPr="004D787F">
        <w:rPr>
          <w:rFonts w:hint="eastAsia"/>
          <w:szCs w:val="22"/>
        </w:rPr>
        <w:t>되</w:t>
      </w:r>
      <w:r w:rsidR="00172662">
        <w:rPr>
          <w:rFonts w:hint="eastAsia"/>
          <w:szCs w:val="22"/>
        </w:rPr>
        <w:t>는</w:t>
      </w:r>
      <w:r w:rsidR="001E2921" w:rsidRPr="004D787F">
        <w:rPr>
          <w:rFonts w:hint="eastAsia"/>
          <w:szCs w:val="22"/>
        </w:rPr>
        <w:t xml:space="preserve"> </w:t>
      </w:r>
      <w:r w:rsidR="001E2921" w:rsidRPr="004D787F">
        <w:rPr>
          <w:rFonts w:hint="eastAsia"/>
          <w:szCs w:val="22"/>
        </w:rPr>
        <w:t>것으로</w:t>
      </w:r>
      <w:r w:rsidR="001E2921" w:rsidRPr="004D787F">
        <w:rPr>
          <w:rFonts w:hint="eastAsia"/>
          <w:szCs w:val="22"/>
        </w:rPr>
        <w:t xml:space="preserve"> </w:t>
      </w:r>
      <w:r w:rsidR="001E2921" w:rsidRPr="004D787F">
        <w:rPr>
          <w:rFonts w:hint="eastAsia"/>
          <w:szCs w:val="22"/>
        </w:rPr>
        <w:t>한다</w:t>
      </w:r>
      <w:r w:rsidR="001E2921" w:rsidRPr="004D787F">
        <w:rPr>
          <w:rFonts w:hint="eastAsia"/>
          <w:szCs w:val="22"/>
        </w:rPr>
        <w:t>.</w:t>
      </w:r>
      <w:r w:rsidRPr="004D787F">
        <w:rPr>
          <w:rFonts w:hint="eastAsia"/>
          <w:szCs w:val="22"/>
        </w:rPr>
        <w:t xml:space="preserve"> </w:t>
      </w:r>
      <w:r w:rsidR="00ED1723">
        <w:rPr>
          <w:rFonts w:hint="eastAsia"/>
          <w:szCs w:val="22"/>
        </w:rPr>
        <w:t>명확히</w:t>
      </w:r>
      <w:r w:rsidR="00ED1723">
        <w:rPr>
          <w:rFonts w:hint="eastAsia"/>
          <w:szCs w:val="22"/>
        </w:rPr>
        <w:t xml:space="preserve"> </w:t>
      </w:r>
      <w:r w:rsidR="00ED1723">
        <w:rPr>
          <w:rFonts w:hint="eastAsia"/>
          <w:szCs w:val="22"/>
        </w:rPr>
        <w:t>하면</w:t>
      </w:r>
      <w:r w:rsidR="00ED1723">
        <w:rPr>
          <w:rFonts w:hint="eastAsia"/>
          <w:szCs w:val="22"/>
        </w:rPr>
        <w:t xml:space="preserve">, </w:t>
      </w:r>
      <w:r w:rsidR="0049082A">
        <w:rPr>
          <w:rFonts w:hint="eastAsia"/>
          <w:szCs w:val="22"/>
        </w:rPr>
        <w:t>배상의무자는</w:t>
      </w:r>
      <w:r w:rsidRPr="004D787F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배상권리자가</w:t>
      </w:r>
      <w:r w:rsidR="00C05145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본</w:t>
      </w:r>
      <w:r w:rsidR="00C05145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조에</w:t>
      </w:r>
      <w:r w:rsidR="00C05145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따른</w:t>
      </w:r>
      <w:r w:rsidR="00C05145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손해배상을</w:t>
      </w:r>
      <w:r w:rsidR="00C05145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청구하기</w:t>
      </w:r>
      <w:r w:rsidR="00C05145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위하여</w:t>
      </w:r>
      <w:r w:rsidR="00C05145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소송을</w:t>
      </w:r>
      <w:r w:rsidR="00C05145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제기하는</w:t>
      </w:r>
      <w:r w:rsidR="00C05145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경우</w:t>
      </w:r>
      <w:r w:rsidR="00C05145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해당</w:t>
      </w:r>
      <w:r w:rsidR="00C05145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lastRenderedPageBreak/>
        <w:t>법원의</w:t>
      </w:r>
      <w:r w:rsidR="00C05145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판결에</w:t>
      </w:r>
      <w:r w:rsidR="00C05145">
        <w:rPr>
          <w:rFonts w:hint="eastAsia"/>
          <w:szCs w:val="22"/>
        </w:rPr>
        <w:t xml:space="preserve"> </w:t>
      </w:r>
      <w:r w:rsidR="00C05145">
        <w:rPr>
          <w:rFonts w:hint="eastAsia"/>
          <w:szCs w:val="22"/>
        </w:rPr>
        <w:t>따라</w:t>
      </w:r>
      <w:r w:rsidR="00C05145">
        <w:rPr>
          <w:rFonts w:hint="eastAsia"/>
          <w:szCs w:val="22"/>
        </w:rPr>
        <w:t xml:space="preserve"> </w:t>
      </w:r>
      <w:r w:rsidR="00876B0D">
        <w:rPr>
          <w:rFonts w:hint="eastAsia"/>
          <w:szCs w:val="22"/>
        </w:rPr>
        <w:t>배상권리자가</w:t>
      </w:r>
      <w:r w:rsidR="00876B0D">
        <w:rPr>
          <w:rFonts w:hint="eastAsia"/>
          <w:szCs w:val="22"/>
        </w:rPr>
        <w:t xml:space="preserve"> </w:t>
      </w:r>
      <w:r w:rsidR="00876B0D">
        <w:rPr>
          <w:rFonts w:hint="eastAsia"/>
          <w:szCs w:val="22"/>
        </w:rPr>
        <w:t>손해배상을</w:t>
      </w:r>
      <w:r w:rsidR="00876B0D">
        <w:rPr>
          <w:rFonts w:hint="eastAsia"/>
          <w:szCs w:val="22"/>
        </w:rPr>
        <w:t xml:space="preserve"> </w:t>
      </w:r>
      <w:r w:rsidR="00876B0D">
        <w:rPr>
          <w:rFonts w:hint="eastAsia"/>
          <w:szCs w:val="22"/>
        </w:rPr>
        <w:t>청구한</w:t>
      </w:r>
      <w:r w:rsidR="00876B0D">
        <w:rPr>
          <w:rFonts w:hint="eastAsia"/>
          <w:szCs w:val="22"/>
        </w:rPr>
        <w:t xml:space="preserve"> </w:t>
      </w:r>
      <w:r w:rsidR="00876B0D">
        <w:rPr>
          <w:rFonts w:hint="eastAsia"/>
          <w:szCs w:val="22"/>
        </w:rPr>
        <w:t>금액을</w:t>
      </w:r>
      <w:r w:rsidR="00876B0D">
        <w:rPr>
          <w:rFonts w:hint="eastAsia"/>
          <w:szCs w:val="22"/>
        </w:rPr>
        <w:t xml:space="preserve"> </w:t>
      </w:r>
      <w:r w:rsidRPr="004D787F">
        <w:rPr>
          <w:rFonts w:hint="eastAsia"/>
          <w:szCs w:val="22"/>
        </w:rPr>
        <w:t>지급할</w:t>
      </w:r>
      <w:r w:rsidRPr="004D787F">
        <w:rPr>
          <w:rFonts w:hint="eastAsia"/>
          <w:szCs w:val="22"/>
        </w:rPr>
        <w:t xml:space="preserve"> </w:t>
      </w:r>
      <w:r w:rsidRPr="004D787F">
        <w:rPr>
          <w:rFonts w:hint="eastAsia"/>
          <w:szCs w:val="22"/>
        </w:rPr>
        <w:t>의무를</w:t>
      </w:r>
      <w:r w:rsidRPr="004D787F">
        <w:rPr>
          <w:rFonts w:hint="eastAsia"/>
          <w:szCs w:val="22"/>
        </w:rPr>
        <w:t xml:space="preserve"> </w:t>
      </w:r>
      <w:r w:rsidRPr="004D787F">
        <w:rPr>
          <w:rFonts w:hint="eastAsia"/>
          <w:szCs w:val="22"/>
        </w:rPr>
        <w:t>부담</w:t>
      </w:r>
      <w:r w:rsidR="00C05145">
        <w:rPr>
          <w:rFonts w:hint="eastAsia"/>
          <w:szCs w:val="22"/>
        </w:rPr>
        <w:t>한</w:t>
      </w:r>
      <w:r w:rsidRPr="004D787F">
        <w:rPr>
          <w:rFonts w:hint="eastAsia"/>
          <w:szCs w:val="22"/>
        </w:rPr>
        <w:t>다</w:t>
      </w:r>
      <w:r w:rsidRPr="004D787F">
        <w:rPr>
          <w:rFonts w:hint="eastAsia"/>
          <w:szCs w:val="22"/>
        </w:rPr>
        <w:t>.</w:t>
      </w:r>
    </w:p>
    <w:p w14:paraId="1F968031" w14:textId="56FAAF2D" w:rsidR="00784C23" w:rsidRPr="00933D6F" w:rsidRDefault="00784C23" w:rsidP="00784C23">
      <w:pPr>
        <w:pStyle w:val="BKLH2-11"/>
        <w:rPr>
          <w:rFonts w:cs="Times New Roman"/>
          <w:szCs w:val="22"/>
        </w:rPr>
      </w:pPr>
      <w:bookmarkStart w:id="152" w:name="_Toc58933204"/>
      <w:r w:rsidRPr="00933D6F">
        <w:rPr>
          <w:rFonts w:cs="Times New Roman"/>
          <w:szCs w:val="22"/>
        </w:rPr>
        <w:t>진술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보장의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존속기간</w:t>
      </w:r>
      <w:bookmarkEnd w:id="152"/>
      <w:r w:rsidR="00756F44">
        <w:rPr>
          <w:rFonts w:cs="Times New Roman" w:hint="eastAsia"/>
          <w:szCs w:val="22"/>
        </w:rPr>
        <w:t>.</w:t>
      </w:r>
    </w:p>
    <w:p w14:paraId="6BC0A2BA" w14:textId="25EF334C" w:rsidR="00784C23" w:rsidRPr="00933D6F" w:rsidRDefault="00784C23" w:rsidP="008E5841">
      <w:pPr>
        <w:pStyle w:val="BKLH3-1"/>
      </w:pPr>
      <w:r w:rsidRPr="00933D6F">
        <w:t>본</w:t>
      </w:r>
      <w:r w:rsidRPr="00933D6F">
        <w:t xml:space="preserve"> </w:t>
      </w:r>
      <w:r w:rsidRPr="00933D6F">
        <w:t>계약상</w:t>
      </w:r>
      <w:r w:rsidRPr="00933D6F">
        <w:t xml:space="preserve"> </w:t>
      </w:r>
      <w:r w:rsidRPr="00933D6F">
        <w:t>각</w:t>
      </w:r>
      <w:r w:rsidRPr="00933D6F">
        <w:t xml:space="preserve"> </w:t>
      </w:r>
      <w:r w:rsidRPr="00933D6F">
        <w:t>당사자의</w:t>
      </w:r>
      <w:r w:rsidRPr="00933D6F">
        <w:t xml:space="preserve"> </w:t>
      </w:r>
      <w:r w:rsidRPr="00933D6F">
        <w:t>진술</w:t>
      </w:r>
      <w:r w:rsidRPr="00933D6F">
        <w:t xml:space="preserve"> </w:t>
      </w:r>
      <w:r w:rsidRPr="00933D6F">
        <w:t>및</w:t>
      </w:r>
      <w:r w:rsidRPr="00933D6F">
        <w:t xml:space="preserve"> </w:t>
      </w:r>
      <w:r w:rsidRPr="00933D6F">
        <w:t>보장은</w:t>
      </w:r>
      <w:r w:rsidRPr="00933D6F">
        <w:t xml:space="preserve"> </w:t>
      </w:r>
      <w:r w:rsidRPr="00933D6F">
        <w:t>거래종결일로부터</w:t>
      </w:r>
      <w:r w:rsidRPr="00933D6F">
        <w:t xml:space="preserve"> </w:t>
      </w:r>
      <w:r w:rsidR="000679DB">
        <w:rPr>
          <w:rFonts w:hint="eastAsia"/>
          <w:szCs w:val="22"/>
        </w:rPr>
        <w:t>2</w:t>
      </w:r>
      <w:r w:rsidRPr="00933D6F">
        <w:t>년이</w:t>
      </w:r>
      <w:r w:rsidRPr="00933D6F">
        <w:t xml:space="preserve"> </w:t>
      </w:r>
      <w:r w:rsidRPr="00933D6F">
        <w:t>되는</w:t>
      </w:r>
      <w:r w:rsidRPr="00933D6F">
        <w:t xml:space="preserve"> </w:t>
      </w:r>
      <w:r w:rsidRPr="00933D6F">
        <w:t>날까지</w:t>
      </w:r>
      <w:r w:rsidRPr="00933D6F">
        <w:t xml:space="preserve"> </w:t>
      </w:r>
      <w:r w:rsidRPr="00933D6F">
        <w:t>유효하게</w:t>
      </w:r>
      <w:r w:rsidRPr="00933D6F">
        <w:t xml:space="preserve"> </w:t>
      </w:r>
      <w:r w:rsidRPr="00933D6F">
        <w:t>존속한다</w:t>
      </w:r>
      <w:r w:rsidRPr="00933D6F">
        <w:t xml:space="preserve">. </w:t>
      </w:r>
      <w:r w:rsidRPr="00933D6F">
        <w:t>단</w:t>
      </w:r>
      <w:r w:rsidRPr="00933D6F">
        <w:t xml:space="preserve">, (i) </w:t>
      </w:r>
      <w:r w:rsidR="00CC5B7B" w:rsidRPr="00933D6F">
        <w:rPr>
          <w:rFonts w:hint="eastAsia"/>
        </w:rPr>
        <w:t>근본적</w:t>
      </w:r>
      <w:r w:rsidRPr="00933D6F">
        <w:t xml:space="preserve"> </w:t>
      </w:r>
      <w:r w:rsidRPr="00933D6F">
        <w:t>진술</w:t>
      </w:r>
      <w:r w:rsidRPr="00933D6F">
        <w:t xml:space="preserve"> </w:t>
      </w:r>
      <w:r w:rsidRPr="00933D6F">
        <w:t>및</w:t>
      </w:r>
      <w:r w:rsidRPr="00933D6F">
        <w:t xml:space="preserve"> </w:t>
      </w:r>
      <w:r w:rsidRPr="00933D6F">
        <w:t>보장은</w:t>
      </w:r>
      <w:r w:rsidRPr="00933D6F">
        <w:t xml:space="preserve"> </w:t>
      </w:r>
      <w:r w:rsidRPr="00933D6F">
        <w:t>존속기간의</w:t>
      </w:r>
      <w:r w:rsidRPr="00933D6F">
        <w:t xml:space="preserve"> </w:t>
      </w:r>
      <w:r w:rsidRPr="00933D6F">
        <w:t>제한</w:t>
      </w:r>
      <w:r w:rsidRPr="00933D6F">
        <w:t xml:space="preserve"> </w:t>
      </w:r>
      <w:r w:rsidRPr="00933D6F">
        <w:t>없이</w:t>
      </w:r>
      <w:r w:rsidRPr="00933D6F">
        <w:t xml:space="preserve">, (ii) </w:t>
      </w:r>
      <w:r w:rsidRPr="00933D6F">
        <w:rPr>
          <w:u w:val="single"/>
        </w:rPr>
        <w:t>별지</w:t>
      </w:r>
      <w:r w:rsidRPr="00933D6F">
        <w:rPr>
          <w:u w:val="single"/>
        </w:rPr>
        <w:t xml:space="preserve"> </w:t>
      </w:r>
      <w:r w:rsidR="008F0EB6" w:rsidRPr="00933D6F">
        <w:rPr>
          <w:u w:val="single"/>
        </w:rPr>
        <w:t>5</w:t>
      </w:r>
      <w:r w:rsidRPr="00933D6F">
        <w:rPr>
          <w:u w:val="single"/>
        </w:rPr>
        <w:t>.1(</w:t>
      </w:r>
      <w:r w:rsidR="00E61EB1" w:rsidRPr="00933D6F">
        <w:rPr>
          <w:u w:val="single"/>
        </w:rPr>
        <w:t>7</w:t>
      </w:r>
      <w:r w:rsidRPr="00933D6F">
        <w:rPr>
          <w:u w:val="single"/>
        </w:rPr>
        <w:t>)</w:t>
      </w:r>
      <w:r w:rsidRPr="00933D6F">
        <w:t xml:space="preserve"> </w:t>
      </w:r>
      <w:r w:rsidRPr="00933D6F">
        <w:t>제</w:t>
      </w:r>
      <w:r w:rsidR="00213BE7" w:rsidRPr="00933D6F">
        <w:rPr>
          <w:rFonts w:hint="eastAsia"/>
        </w:rPr>
        <w:t>(4)</w:t>
      </w:r>
      <w:r w:rsidRPr="00933D6F">
        <w:t>항</w:t>
      </w:r>
      <w:r w:rsidRPr="00933D6F">
        <w:t>(</w:t>
      </w:r>
      <w:r w:rsidRPr="00933D6F">
        <w:t>법</w:t>
      </w:r>
      <w:r w:rsidR="003676F1" w:rsidRPr="00933D6F">
        <w:t>률</w:t>
      </w:r>
      <w:r w:rsidRPr="00933D6F">
        <w:t xml:space="preserve"> </w:t>
      </w:r>
      <w:r w:rsidRPr="00933D6F">
        <w:t>준수</w:t>
      </w:r>
      <w:r w:rsidRPr="00933D6F">
        <w:t xml:space="preserve">), </w:t>
      </w:r>
      <w:r w:rsidRPr="00933D6F">
        <w:t>제</w:t>
      </w:r>
      <w:r w:rsidR="00213BE7" w:rsidRPr="00933D6F">
        <w:rPr>
          <w:rFonts w:hint="eastAsia"/>
        </w:rPr>
        <w:t>(1</w:t>
      </w:r>
      <w:r w:rsidR="000D7198" w:rsidRPr="00933D6F">
        <w:rPr>
          <w:rFonts w:hint="eastAsia"/>
        </w:rPr>
        <w:t>2</w:t>
      </w:r>
      <w:r w:rsidR="00213BE7" w:rsidRPr="00933D6F">
        <w:rPr>
          <w:rFonts w:hint="eastAsia"/>
        </w:rPr>
        <w:t>)</w:t>
      </w:r>
      <w:r w:rsidRPr="00933D6F">
        <w:t>항</w:t>
      </w:r>
      <w:r w:rsidRPr="00933D6F">
        <w:t>(</w:t>
      </w:r>
      <w:r w:rsidRPr="00933D6F">
        <w:t>인사</w:t>
      </w:r>
      <w:r w:rsidRPr="00933D6F">
        <w:t xml:space="preserve"> </w:t>
      </w:r>
      <w:r w:rsidRPr="00933D6F">
        <w:t>및</w:t>
      </w:r>
      <w:r w:rsidRPr="00933D6F">
        <w:t xml:space="preserve"> </w:t>
      </w:r>
      <w:r w:rsidRPr="00933D6F">
        <w:t>노무</w:t>
      </w:r>
      <w:r w:rsidRPr="00933D6F">
        <w:t>)</w:t>
      </w:r>
      <w:r w:rsidR="00D105F8">
        <w:rPr>
          <w:rFonts w:hint="eastAsia"/>
        </w:rPr>
        <w:t xml:space="preserve">, </w:t>
      </w:r>
      <w:r w:rsidR="00D105F8" w:rsidRPr="00933D6F">
        <w:t>제</w:t>
      </w:r>
      <w:r w:rsidR="00D105F8" w:rsidRPr="00933D6F">
        <w:rPr>
          <w:rFonts w:hint="eastAsia"/>
        </w:rPr>
        <w:t>(17)</w:t>
      </w:r>
      <w:r w:rsidR="00D105F8" w:rsidRPr="00933D6F">
        <w:t>항</w:t>
      </w:r>
      <w:r w:rsidR="00D105F8" w:rsidRPr="00933D6F">
        <w:t>(</w:t>
      </w:r>
      <w:r w:rsidR="00D105F8" w:rsidRPr="00933D6F">
        <w:t>환경</w:t>
      </w:r>
      <w:r w:rsidR="00D105F8" w:rsidRPr="00933D6F">
        <w:t>)</w:t>
      </w:r>
      <w:r w:rsidR="00910914">
        <w:rPr>
          <w:rFonts w:hint="eastAsia"/>
        </w:rPr>
        <w:t>의</w:t>
      </w:r>
      <w:r w:rsidR="00910914">
        <w:rPr>
          <w:rFonts w:hint="eastAsia"/>
        </w:rPr>
        <w:t xml:space="preserve"> </w:t>
      </w:r>
      <w:r w:rsidR="00910914">
        <w:rPr>
          <w:rFonts w:hint="eastAsia"/>
        </w:rPr>
        <w:t>진술</w:t>
      </w:r>
      <w:r w:rsidR="00910914">
        <w:rPr>
          <w:rFonts w:hint="eastAsia"/>
        </w:rPr>
        <w:t xml:space="preserve"> </w:t>
      </w:r>
      <w:r w:rsidR="00910914">
        <w:rPr>
          <w:rFonts w:hint="eastAsia"/>
        </w:rPr>
        <w:t>및</w:t>
      </w:r>
      <w:r w:rsidR="00910914">
        <w:rPr>
          <w:rFonts w:hint="eastAsia"/>
        </w:rPr>
        <w:t xml:space="preserve"> </w:t>
      </w:r>
      <w:r w:rsidR="00910914">
        <w:rPr>
          <w:rFonts w:hint="eastAsia"/>
        </w:rPr>
        <w:t>보장은</w:t>
      </w:r>
      <w:r w:rsidR="00910914">
        <w:rPr>
          <w:rFonts w:hint="eastAsia"/>
        </w:rPr>
        <w:t xml:space="preserve"> </w:t>
      </w:r>
      <w:r w:rsidR="00910914">
        <w:rPr>
          <w:rFonts w:hint="eastAsia"/>
        </w:rPr>
        <w:t>각각</w:t>
      </w:r>
      <w:r w:rsidR="00910914">
        <w:rPr>
          <w:rFonts w:hint="eastAsia"/>
        </w:rPr>
        <w:t xml:space="preserve"> </w:t>
      </w:r>
      <w:r w:rsidR="000679DB">
        <w:rPr>
          <w:rFonts w:hint="eastAsia"/>
          <w:szCs w:val="22"/>
        </w:rPr>
        <w:t>3</w:t>
      </w:r>
      <w:r w:rsidR="00910914">
        <w:rPr>
          <w:rFonts w:hint="eastAsia"/>
        </w:rPr>
        <w:t>년간</w:t>
      </w:r>
      <w:r w:rsidR="00910914">
        <w:rPr>
          <w:rFonts w:hint="eastAsia"/>
        </w:rPr>
        <w:t>, (iii)</w:t>
      </w:r>
      <w:r w:rsidRPr="00933D6F">
        <w:t xml:space="preserve"> </w:t>
      </w:r>
      <w:r w:rsidR="00107C54" w:rsidRPr="00933D6F">
        <w:rPr>
          <w:u w:val="single"/>
        </w:rPr>
        <w:t>별지</w:t>
      </w:r>
      <w:r w:rsidR="00107C54" w:rsidRPr="00933D6F">
        <w:rPr>
          <w:u w:val="single"/>
        </w:rPr>
        <w:t xml:space="preserve"> 5.1(7)</w:t>
      </w:r>
      <w:r w:rsidR="00107C54" w:rsidRPr="009029ED">
        <w:rPr>
          <w:u w:val="single"/>
        </w:rPr>
        <w:t xml:space="preserve"> </w:t>
      </w:r>
      <w:r w:rsidR="00231AE4" w:rsidRPr="00231AE4">
        <w:t>제</w:t>
      </w:r>
      <w:r w:rsidR="00231AE4" w:rsidRPr="00231AE4">
        <w:rPr>
          <w:rFonts w:hint="eastAsia"/>
        </w:rPr>
        <w:t>(11)</w:t>
      </w:r>
      <w:r w:rsidR="00231AE4" w:rsidRPr="00231AE4">
        <w:t>항</w:t>
      </w:r>
      <w:r w:rsidR="00231AE4" w:rsidRPr="00231AE4">
        <w:t>(</w:t>
      </w:r>
      <w:r w:rsidR="00231AE4" w:rsidRPr="00231AE4">
        <w:t>특수관계인</w:t>
      </w:r>
      <w:r w:rsidR="00231AE4" w:rsidRPr="00231AE4">
        <w:t xml:space="preserve"> </w:t>
      </w:r>
      <w:r w:rsidR="00231AE4" w:rsidRPr="00231AE4">
        <w:t>거래</w:t>
      </w:r>
      <w:r w:rsidR="00231AE4" w:rsidRPr="00231AE4">
        <w:t>)</w:t>
      </w:r>
      <w:r w:rsidR="00231AE4" w:rsidRPr="00933D6F">
        <w:t>,</w:t>
      </w:r>
      <w:r w:rsidR="00231AE4">
        <w:t xml:space="preserve"> </w:t>
      </w:r>
      <w:r w:rsidRPr="00933D6F">
        <w:t>제</w:t>
      </w:r>
      <w:r w:rsidR="00213BE7" w:rsidRPr="00933D6F">
        <w:rPr>
          <w:rFonts w:hint="eastAsia"/>
        </w:rPr>
        <w:t>(1</w:t>
      </w:r>
      <w:r w:rsidR="000D7198" w:rsidRPr="00933D6F">
        <w:rPr>
          <w:rFonts w:hint="eastAsia"/>
        </w:rPr>
        <w:t>6</w:t>
      </w:r>
      <w:r w:rsidR="00213BE7" w:rsidRPr="00933D6F">
        <w:rPr>
          <w:rFonts w:hint="eastAsia"/>
        </w:rPr>
        <w:t>)</w:t>
      </w:r>
      <w:r w:rsidRPr="00933D6F">
        <w:t>항</w:t>
      </w:r>
      <w:r w:rsidRPr="00933D6F">
        <w:t>(</w:t>
      </w:r>
      <w:r w:rsidRPr="00933D6F">
        <w:t>조세</w:t>
      </w:r>
      <w:r w:rsidRPr="00933D6F">
        <w:t>)</w:t>
      </w:r>
      <w:r w:rsidRPr="00933D6F">
        <w:t>의</w:t>
      </w:r>
      <w:r w:rsidRPr="00933D6F">
        <w:t xml:space="preserve"> </w:t>
      </w:r>
      <w:r w:rsidRPr="00933D6F">
        <w:t>진술</w:t>
      </w:r>
      <w:r w:rsidRPr="00933D6F">
        <w:t xml:space="preserve"> </w:t>
      </w:r>
      <w:r w:rsidRPr="00933D6F">
        <w:t>및</w:t>
      </w:r>
      <w:r w:rsidRPr="00933D6F">
        <w:t xml:space="preserve"> </w:t>
      </w:r>
      <w:r w:rsidRPr="00933D6F">
        <w:t>보장은</w:t>
      </w:r>
      <w:r w:rsidRPr="00933D6F">
        <w:t xml:space="preserve"> </w:t>
      </w:r>
      <w:r w:rsidRPr="00933D6F">
        <w:t>각각</w:t>
      </w:r>
      <w:r w:rsidRPr="00933D6F">
        <w:t xml:space="preserve"> </w:t>
      </w:r>
      <w:r w:rsidR="000679DB">
        <w:rPr>
          <w:rFonts w:hint="eastAsia"/>
          <w:szCs w:val="22"/>
        </w:rPr>
        <w:t>5</w:t>
      </w:r>
      <w:r w:rsidR="005E2D5B" w:rsidRPr="00933D6F">
        <w:rPr>
          <w:rFonts w:hint="eastAsia"/>
        </w:rPr>
        <w:t>년간</w:t>
      </w:r>
      <w:r w:rsidRPr="00933D6F">
        <w:t xml:space="preserve"> </w:t>
      </w:r>
      <w:r w:rsidRPr="00933D6F">
        <w:t>각각</w:t>
      </w:r>
      <w:r w:rsidRPr="00933D6F">
        <w:t xml:space="preserve"> </w:t>
      </w:r>
      <w:r w:rsidRPr="00933D6F">
        <w:t>유효하게</w:t>
      </w:r>
      <w:r w:rsidRPr="00933D6F">
        <w:t xml:space="preserve"> </w:t>
      </w:r>
      <w:r w:rsidRPr="00933D6F">
        <w:t>존속한다</w:t>
      </w:r>
      <w:r w:rsidRPr="00933D6F">
        <w:t>.</w:t>
      </w:r>
      <w:r w:rsidR="00246FEE" w:rsidRPr="00933D6F">
        <w:rPr>
          <w:rFonts w:hint="eastAsia"/>
        </w:rPr>
        <w:t xml:space="preserve"> </w:t>
      </w:r>
    </w:p>
    <w:p w14:paraId="582FABFC" w14:textId="6F79794F" w:rsidR="00784C23" w:rsidRPr="00933D6F" w:rsidRDefault="00784C23" w:rsidP="008E5841">
      <w:pPr>
        <w:pStyle w:val="BKLH3-1"/>
      </w:pPr>
      <w:r w:rsidRPr="00933D6F">
        <w:t>제</w:t>
      </w:r>
      <w:r w:rsidR="00213BE7" w:rsidRPr="00933D6F">
        <w:rPr>
          <w:rFonts w:hint="eastAsia"/>
        </w:rPr>
        <w:t>(</w:t>
      </w:r>
      <w:r w:rsidRPr="00933D6F">
        <w:t>1</w:t>
      </w:r>
      <w:r w:rsidR="00213BE7" w:rsidRPr="00933D6F">
        <w:rPr>
          <w:rFonts w:hint="eastAsia"/>
        </w:rPr>
        <w:t>)</w:t>
      </w:r>
      <w:r w:rsidRPr="00933D6F">
        <w:t>항의</w:t>
      </w:r>
      <w:r w:rsidRPr="00933D6F">
        <w:t xml:space="preserve"> </w:t>
      </w:r>
      <w:r w:rsidRPr="00933D6F">
        <w:t>존속기간은</w:t>
      </w:r>
      <w:r w:rsidRPr="00933D6F">
        <w:t xml:space="preserve"> </w:t>
      </w:r>
      <w:r w:rsidRPr="00933D6F">
        <w:t>진술</w:t>
      </w:r>
      <w:r w:rsidRPr="00933D6F">
        <w:t xml:space="preserve"> </w:t>
      </w:r>
      <w:r w:rsidRPr="00933D6F">
        <w:t>및</w:t>
      </w:r>
      <w:r w:rsidRPr="00933D6F">
        <w:t xml:space="preserve"> </w:t>
      </w:r>
      <w:r w:rsidRPr="00933D6F">
        <w:t>보장</w:t>
      </w:r>
      <w:r w:rsidRPr="00933D6F">
        <w:t xml:space="preserve"> </w:t>
      </w:r>
      <w:r w:rsidRPr="00933D6F">
        <w:t>위반에</w:t>
      </w:r>
      <w:r w:rsidRPr="00933D6F">
        <w:t xml:space="preserve"> </w:t>
      </w:r>
      <w:r w:rsidRPr="00933D6F">
        <w:t>관해</w:t>
      </w:r>
      <w:r w:rsidRPr="00933D6F">
        <w:t xml:space="preserve"> </w:t>
      </w:r>
      <w:r w:rsidRPr="00933D6F">
        <w:t>고의</w:t>
      </w:r>
      <w:r w:rsidRPr="00933D6F">
        <w:t xml:space="preserve">, </w:t>
      </w:r>
      <w:r w:rsidRPr="00933D6F">
        <w:t>악의</w:t>
      </w:r>
      <w:r w:rsidRPr="00933D6F">
        <w:t xml:space="preserve">, </w:t>
      </w:r>
      <w:r w:rsidRPr="00933D6F">
        <w:t>기망</w:t>
      </w:r>
      <w:r w:rsidRPr="00933D6F">
        <w:t xml:space="preserve"> </w:t>
      </w:r>
      <w:r w:rsidRPr="00933D6F">
        <w:t>또는</w:t>
      </w:r>
      <w:r w:rsidRPr="00933D6F">
        <w:t xml:space="preserve"> </w:t>
      </w:r>
      <w:r w:rsidRPr="00933D6F">
        <w:t>은폐</w:t>
      </w:r>
      <w:r w:rsidRPr="00933D6F">
        <w:t xml:space="preserve"> </w:t>
      </w:r>
      <w:r w:rsidRPr="00933D6F">
        <w:t>행위가</w:t>
      </w:r>
      <w:r w:rsidRPr="00933D6F">
        <w:t xml:space="preserve"> </w:t>
      </w:r>
      <w:r w:rsidRPr="00933D6F">
        <w:t>있었던</w:t>
      </w:r>
      <w:r w:rsidRPr="00933D6F">
        <w:t xml:space="preserve"> </w:t>
      </w:r>
      <w:r w:rsidRPr="00933D6F">
        <w:t>경우에는</w:t>
      </w:r>
      <w:r w:rsidRPr="00933D6F">
        <w:t xml:space="preserve"> </w:t>
      </w:r>
      <w:r w:rsidRPr="00933D6F">
        <w:t>적용되지</w:t>
      </w:r>
      <w:r w:rsidRPr="00933D6F">
        <w:t xml:space="preserve"> </w:t>
      </w:r>
      <w:r w:rsidRPr="00933D6F">
        <w:t>않는다</w:t>
      </w:r>
      <w:r w:rsidRPr="00933D6F">
        <w:t xml:space="preserve">. </w:t>
      </w:r>
      <w:r w:rsidRPr="00933D6F">
        <w:t>명확히</w:t>
      </w:r>
      <w:r w:rsidRPr="00933D6F">
        <w:t xml:space="preserve"> </w:t>
      </w:r>
      <w:r w:rsidRPr="00933D6F">
        <w:t>하기</w:t>
      </w:r>
      <w:r w:rsidRPr="00933D6F">
        <w:t xml:space="preserve"> </w:t>
      </w:r>
      <w:r w:rsidRPr="00933D6F">
        <w:t>위하여</w:t>
      </w:r>
      <w:r w:rsidRPr="00933D6F">
        <w:t xml:space="preserve"> </w:t>
      </w:r>
      <w:r w:rsidRPr="00933D6F">
        <w:t>덧붙이면</w:t>
      </w:r>
      <w:r w:rsidRPr="00933D6F">
        <w:t xml:space="preserve">, </w:t>
      </w:r>
      <w:r w:rsidRPr="00933D6F">
        <w:t>전항의</w:t>
      </w:r>
      <w:r w:rsidRPr="00933D6F">
        <w:t xml:space="preserve"> </w:t>
      </w:r>
      <w:r w:rsidRPr="00933D6F">
        <w:t>존속기간은</w:t>
      </w:r>
      <w:r w:rsidRPr="00933D6F">
        <w:t xml:space="preserve"> </w:t>
      </w:r>
      <w:r w:rsidRPr="00933D6F">
        <w:t>본</w:t>
      </w:r>
      <w:r w:rsidRPr="00933D6F">
        <w:t xml:space="preserve"> </w:t>
      </w:r>
      <w:r w:rsidRPr="00933D6F">
        <w:t>계약상</w:t>
      </w:r>
      <w:r w:rsidRPr="00933D6F">
        <w:t xml:space="preserve"> </w:t>
      </w:r>
      <w:r w:rsidRPr="00933D6F">
        <w:t>확약</w:t>
      </w:r>
      <w:r w:rsidRPr="00933D6F">
        <w:t xml:space="preserve"> </w:t>
      </w:r>
      <w:r w:rsidRPr="00933D6F">
        <w:t>기타</w:t>
      </w:r>
      <w:r w:rsidRPr="00933D6F">
        <w:t xml:space="preserve"> </w:t>
      </w:r>
      <w:r w:rsidRPr="00933D6F">
        <w:t>의무</w:t>
      </w:r>
      <w:r w:rsidRPr="00933D6F">
        <w:t xml:space="preserve"> </w:t>
      </w:r>
      <w:r w:rsidRPr="00933D6F">
        <w:t>위반이</w:t>
      </w:r>
      <w:r w:rsidRPr="00933D6F">
        <w:t xml:space="preserve"> </w:t>
      </w:r>
      <w:r w:rsidRPr="00933D6F">
        <w:t>있었던</w:t>
      </w:r>
      <w:r w:rsidRPr="00933D6F">
        <w:t xml:space="preserve"> </w:t>
      </w:r>
      <w:r w:rsidRPr="00933D6F">
        <w:t>경우에는</w:t>
      </w:r>
      <w:r w:rsidRPr="00933D6F">
        <w:t xml:space="preserve"> </w:t>
      </w:r>
      <w:r w:rsidRPr="00933D6F">
        <w:t>적용되지</w:t>
      </w:r>
      <w:r w:rsidRPr="00933D6F">
        <w:t xml:space="preserve"> </w:t>
      </w:r>
      <w:r w:rsidRPr="00933D6F">
        <w:t>아니한다</w:t>
      </w:r>
      <w:r w:rsidRPr="00933D6F">
        <w:t xml:space="preserve">. </w:t>
      </w:r>
    </w:p>
    <w:p w14:paraId="3A83E3B7" w14:textId="364C4AB4" w:rsidR="00140E30" w:rsidRPr="00933D6F" w:rsidRDefault="00784C23" w:rsidP="00140E30">
      <w:pPr>
        <w:pStyle w:val="BKLH3-1"/>
      </w:pPr>
      <w:r w:rsidRPr="00933D6F">
        <w:t>배상권리자는</w:t>
      </w:r>
      <w:r w:rsidRPr="00933D6F">
        <w:t xml:space="preserve"> </w:t>
      </w:r>
      <w:r w:rsidRPr="00933D6F">
        <w:t>진술</w:t>
      </w:r>
      <w:r w:rsidRPr="00933D6F">
        <w:t xml:space="preserve"> </w:t>
      </w:r>
      <w:r w:rsidRPr="00933D6F">
        <w:t>및</w:t>
      </w:r>
      <w:r w:rsidRPr="00933D6F">
        <w:t xml:space="preserve"> </w:t>
      </w:r>
      <w:r w:rsidRPr="00933D6F">
        <w:t>보장</w:t>
      </w:r>
      <w:r w:rsidRPr="00933D6F">
        <w:t xml:space="preserve"> </w:t>
      </w:r>
      <w:r w:rsidRPr="00933D6F">
        <w:t>위반을</w:t>
      </w:r>
      <w:r w:rsidRPr="00933D6F">
        <w:t xml:space="preserve"> </w:t>
      </w:r>
      <w:r w:rsidRPr="00933D6F">
        <w:t>이유로</w:t>
      </w:r>
      <w:r w:rsidRPr="00933D6F">
        <w:t xml:space="preserve"> </w:t>
      </w:r>
      <w:r w:rsidRPr="00933D6F">
        <w:t>손해배상청구를</w:t>
      </w:r>
      <w:r w:rsidRPr="00933D6F">
        <w:t xml:space="preserve"> </w:t>
      </w:r>
      <w:r w:rsidRPr="00933D6F">
        <w:t>하고자</w:t>
      </w:r>
      <w:r w:rsidRPr="00933D6F">
        <w:t xml:space="preserve"> </w:t>
      </w:r>
      <w:r w:rsidRPr="00933D6F">
        <w:t>할</w:t>
      </w:r>
      <w:r w:rsidRPr="00933D6F">
        <w:t xml:space="preserve"> </w:t>
      </w:r>
      <w:r w:rsidRPr="00933D6F">
        <w:t>경우</w:t>
      </w:r>
      <w:r w:rsidRPr="00933D6F">
        <w:t xml:space="preserve"> </w:t>
      </w:r>
      <w:r w:rsidRPr="00933D6F">
        <w:t>그</w:t>
      </w:r>
      <w:r w:rsidRPr="00933D6F">
        <w:t xml:space="preserve"> </w:t>
      </w:r>
      <w:r w:rsidRPr="00933D6F">
        <w:t>각각의</w:t>
      </w:r>
      <w:r w:rsidRPr="00933D6F">
        <w:t xml:space="preserve"> </w:t>
      </w:r>
      <w:r w:rsidRPr="00933D6F">
        <w:t>존속기간</w:t>
      </w:r>
      <w:r w:rsidRPr="00933D6F">
        <w:t xml:space="preserve"> </w:t>
      </w:r>
      <w:r w:rsidRPr="00933D6F">
        <w:t>내에</w:t>
      </w:r>
      <w:r w:rsidRPr="00933D6F">
        <w:t xml:space="preserve"> </w:t>
      </w:r>
      <w:r w:rsidR="001071B3" w:rsidRPr="00933D6F">
        <w:rPr>
          <w:rFonts w:hint="eastAsia"/>
        </w:rPr>
        <w:t>해당</w:t>
      </w:r>
      <w:r w:rsidR="001071B3" w:rsidRPr="00933D6F">
        <w:rPr>
          <w:rFonts w:hint="eastAsia"/>
        </w:rPr>
        <w:t xml:space="preserve"> </w:t>
      </w:r>
      <w:r w:rsidR="001071B3" w:rsidRPr="00933D6F">
        <w:rPr>
          <w:rFonts w:hint="eastAsia"/>
        </w:rPr>
        <w:t>위반의</w:t>
      </w:r>
      <w:r w:rsidR="001071B3" w:rsidRPr="00933D6F">
        <w:rPr>
          <w:rFonts w:hint="eastAsia"/>
        </w:rPr>
        <w:t xml:space="preserve"> </w:t>
      </w:r>
      <w:r w:rsidR="001071B3" w:rsidRPr="00933D6F">
        <w:rPr>
          <w:rFonts w:hint="eastAsia"/>
        </w:rPr>
        <w:t>구체적인</w:t>
      </w:r>
      <w:r w:rsidR="001071B3" w:rsidRPr="00933D6F">
        <w:rPr>
          <w:rFonts w:hint="eastAsia"/>
        </w:rPr>
        <w:t xml:space="preserve"> </w:t>
      </w:r>
      <w:r w:rsidR="001071B3" w:rsidRPr="00933D6F">
        <w:rPr>
          <w:rFonts w:hint="eastAsia"/>
        </w:rPr>
        <w:t>항목</w:t>
      </w:r>
      <w:r w:rsidR="001071B3" w:rsidRPr="00933D6F">
        <w:rPr>
          <w:rFonts w:hint="eastAsia"/>
        </w:rPr>
        <w:t xml:space="preserve">, </w:t>
      </w:r>
      <w:r w:rsidR="001071B3" w:rsidRPr="00933D6F">
        <w:rPr>
          <w:rFonts w:hint="eastAsia"/>
        </w:rPr>
        <w:t>내용과</w:t>
      </w:r>
      <w:r w:rsidR="001071B3" w:rsidRPr="00933D6F">
        <w:rPr>
          <w:rFonts w:hint="eastAsia"/>
        </w:rPr>
        <w:t xml:space="preserve"> </w:t>
      </w:r>
      <w:r w:rsidR="001071B3" w:rsidRPr="00933D6F">
        <w:rPr>
          <w:rFonts w:hint="eastAsia"/>
        </w:rPr>
        <w:t>항목별</w:t>
      </w:r>
      <w:r w:rsidR="001071B3" w:rsidRPr="00933D6F">
        <w:rPr>
          <w:rFonts w:hint="eastAsia"/>
        </w:rPr>
        <w:t xml:space="preserve"> </w:t>
      </w:r>
      <w:r w:rsidR="001071B3" w:rsidRPr="00933D6F">
        <w:rPr>
          <w:rFonts w:hint="eastAsia"/>
        </w:rPr>
        <w:t>근거자료</w:t>
      </w:r>
      <w:r w:rsidR="001071B3" w:rsidRPr="00933D6F">
        <w:rPr>
          <w:rFonts w:hint="eastAsia"/>
        </w:rPr>
        <w:t xml:space="preserve"> </w:t>
      </w:r>
      <w:r w:rsidR="001071B3" w:rsidRPr="00933D6F">
        <w:rPr>
          <w:rFonts w:hint="eastAsia"/>
        </w:rPr>
        <w:t>및</w:t>
      </w:r>
      <w:r w:rsidR="001071B3" w:rsidRPr="00933D6F">
        <w:rPr>
          <w:rFonts w:hint="eastAsia"/>
        </w:rPr>
        <w:t xml:space="preserve"> </w:t>
      </w:r>
      <w:r w:rsidR="001071B3" w:rsidRPr="00933D6F">
        <w:rPr>
          <w:rFonts w:hint="eastAsia"/>
        </w:rPr>
        <w:t>이로</w:t>
      </w:r>
      <w:r w:rsidR="001071B3" w:rsidRPr="00933D6F">
        <w:rPr>
          <w:rFonts w:hint="eastAsia"/>
        </w:rPr>
        <w:t xml:space="preserve"> </w:t>
      </w:r>
      <w:r w:rsidR="001071B3" w:rsidRPr="00933D6F">
        <w:rPr>
          <w:rFonts w:hint="eastAsia"/>
        </w:rPr>
        <w:t>인하여</w:t>
      </w:r>
      <w:r w:rsidR="001071B3" w:rsidRPr="00933D6F">
        <w:rPr>
          <w:rFonts w:hint="eastAsia"/>
        </w:rPr>
        <w:t xml:space="preserve"> </w:t>
      </w:r>
      <w:r w:rsidR="001071B3" w:rsidRPr="00933D6F">
        <w:rPr>
          <w:rFonts w:hint="eastAsia"/>
        </w:rPr>
        <w:t>발생되었거나</w:t>
      </w:r>
      <w:r w:rsidR="001071B3" w:rsidRPr="00933D6F">
        <w:rPr>
          <w:rFonts w:hint="eastAsia"/>
        </w:rPr>
        <w:t xml:space="preserve"> </w:t>
      </w:r>
      <w:r w:rsidR="001071B3" w:rsidRPr="00933D6F">
        <w:rPr>
          <w:rFonts w:hint="eastAsia"/>
        </w:rPr>
        <w:t>합리적으로</w:t>
      </w:r>
      <w:r w:rsidR="001071B3" w:rsidRPr="00933D6F">
        <w:rPr>
          <w:rFonts w:hint="eastAsia"/>
        </w:rPr>
        <w:t xml:space="preserve"> </w:t>
      </w:r>
      <w:r w:rsidR="001071B3" w:rsidRPr="00933D6F">
        <w:rPr>
          <w:rFonts w:hint="eastAsia"/>
        </w:rPr>
        <w:t>예상되는</w:t>
      </w:r>
      <w:r w:rsidR="001071B3" w:rsidRPr="00933D6F">
        <w:rPr>
          <w:rFonts w:hint="eastAsia"/>
        </w:rPr>
        <w:t xml:space="preserve"> </w:t>
      </w:r>
      <w:r w:rsidR="001071B3" w:rsidRPr="00933D6F">
        <w:rPr>
          <w:rFonts w:hint="eastAsia"/>
        </w:rPr>
        <w:t>손해액</w:t>
      </w:r>
      <w:r w:rsidR="00F45061" w:rsidRPr="00933D6F">
        <w:t>(</w:t>
      </w:r>
      <w:r w:rsidR="00F45061" w:rsidRPr="00933D6F">
        <w:t>청구시점의</w:t>
      </w:r>
      <w:r w:rsidR="00F45061" w:rsidRPr="00933D6F">
        <w:t xml:space="preserve"> </w:t>
      </w:r>
      <w:r w:rsidR="00F45061" w:rsidRPr="00933D6F">
        <w:t>합리적인</w:t>
      </w:r>
      <w:r w:rsidR="00F45061" w:rsidRPr="00933D6F">
        <w:t xml:space="preserve"> </w:t>
      </w:r>
      <w:r w:rsidR="00F45061" w:rsidRPr="00933D6F">
        <w:t>예상금액을</w:t>
      </w:r>
      <w:r w:rsidR="00F45061" w:rsidRPr="00933D6F">
        <w:t xml:space="preserve"> </w:t>
      </w:r>
      <w:r w:rsidR="00F45061" w:rsidRPr="00933D6F">
        <w:t>포함하며</w:t>
      </w:r>
      <w:r w:rsidR="00F45061" w:rsidRPr="00933D6F">
        <w:t xml:space="preserve">, </w:t>
      </w:r>
      <w:r w:rsidR="00F45061" w:rsidRPr="00933D6F">
        <w:t>특정이</w:t>
      </w:r>
      <w:r w:rsidR="00F45061" w:rsidRPr="00933D6F">
        <w:t xml:space="preserve"> </w:t>
      </w:r>
      <w:r w:rsidR="00F45061" w:rsidRPr="00933D6F">
        <w:t>어려울</w:t>
      </w:r>
      <w:r w:rsidR="00F45061" w:rsidRPr="00933D6F">
        <w:t xml:space="preserve"> </w:t>
      </w:r>
      <w:r w:rsidR="00F45061" w:rsidRPr="00933D6F">
        <w:t>경우</w:t>
      </w:r>
      <w:r w:rsidR="00F45061" w:rsidRPr="00933D6F">
        <w:t xml:space="preserve"> </w:t>
      </w:r>
      <w:r w:rsidR="00F45061" w:rsidRPr="00933D6F">
        <w:t>범위나</w:t>
      </w:r>
      <w:r w:rsidR="00F45061" w:rsidRPr="00933D6F">
        <w:t xml:space="preserve"> </w:t>
      </w:r>
      <w:r w:rsidR="00F45061" w:rsidRPr="00933D6F">
        <w:t>공식에</w:t>
      </w:r>
      <w:r w:rsidR="00F45061" w:rsidRPr="00933D6F">
        <w:t xml:space="preserve"> </w:t>
      </w:r>
      <w:r w:rsidR="00F45061" w:rsidRPr="00933D6F">
        <w:t>의한</w:t>
      </w:r>
      <w:r w:rsidR="00F45061" w:rsidRPr="00933D6F">
        <w:t xml:space="preserve"> </w:t>
      </w:r>
      <w:r w:rsidR="00F45061" w:rsidRPr="00933D6F">
        <w:t>최선의</w:t>
      </w:r>
      <w:r w:rsidR="00F45061" w:rsidRPr="00933D6F">
        <w:t xml:space="preserve"> </w:t>
      </w:r>
      <w:r w:rsidR="00F45061" w:rsidRPr="00933D6F">
        <w:t>금액을</w:t>
      </w:r>
      <w:r w:rsidR="00F45061" w:rsidRPr="00933D6F">
        <w:t xml:space="preserve"> </w:t>
      </w:r>
      <w:r w:rsidR="00F45061" w:rsidRPr="00933D6F">
        <w:t>특정할</w:t>
      </w:r>
      <w:r w:rsidR="00F45061" w:rsidRPr="00933D6F">
        <w:t xml:space="preserve"> </w:t>
      </w:r>
      <w:r w:rsidR="00F45061" w:rsidRPr="00933D6F">
        <w:t>수</w:t>
      </w:r>
      <w:r w:rsidR="00F45061" w:rsidRPr="00933D6F">
        <w:t xml:space="preserve"> </w:t>
      </w:r>
      <w:r w:rsidR="00F45061" w:rsidRPr="00933D6F">
        <w:t>있음</w:t>
      </w:r>
      <w:r w:rsidR="00F45061" w:rsidRPr="00933D6F">
        <w:t>)</w:t>
      </w:r>
      <w:r w:rsidR="001071B3">
        <w:rPr>
          <w:rFonts w:hint="eastAsia"/>
        </w:rPr>
        <w:t xml:space="preserve"> </w:t>
      </w:r>
      <w:r w:rsidR="001071B3">
        <w:rPr>
          <w:rFonts w:hint="eastAsia"/>
        </w:rPr>
        <w:t>등</w:t>
      </w:r>
      <w:r w:rsidR="00F45061">
        <w:rPr>
          <w:rFonts w:hint="eastAsia"/>
        </w:rPr>
        <w:t>에</w:t>
      </w:r>
      <w:r w:rsidR="00F45061">
        <w:rPr>
          <w:rFonts w:hint="eastAsia"/>
        </w:rPr>
        <w:t xml:space="preserve"> </w:t>
      </w:r>
      <w:r w:rsidR="00F45061">
        <w:rPr>
          <w:rFonts w:hint="eastAsia"/>
        </w:rPr>
        <w:t>대한</w:t>
      </w:r>
      <w:r w:rsidRPr="00933D6F">
        <w:t xml:space="preserve"> </w:t>
      </w:r>
      <w:r w:rsidRPr="00933D6F">
        <w:t>근거를</w:t>
      </w:r>
      <w:r w:rsidRPr="00933D6F">
        <w:t xml:space="preserve"> </w:t>
      </w:r>
      <w:r w:rsidRPr="00933D6F">
        <w:t>제시하여</w:t>
      </w:r>
      <w:r w:rsidRPr="00933D6F">
        <w:t xml:space="preserve"> </w:t>
      </w:r>
      <w:r w:rsidRPr="00933D6F">
        <w:t>배상의무자에게</w:t>
      </w:r>
      <w:r w:rsidRPr="00933D6F">
        <w:t xml:space="preserve"> </w:t>
      </w:r>
      <w:r w:rsidR="00F45061">
        <w:rPr>
          <w:rFonts w:hint="eastAsia"/>
        </w:rPr>
        <w:t>서면</w:t>
      </w:r>
      <w:r w:rsidR="00F45061">
        <w:rPr>
          <w:rFonts w:hint="eastAsia"/>
        </w:rPr>
        <w:t xml:space="preserve"> </w:t>
      </w:r>
      <w:r w:rsidRPr="00933D6F">
        <w:t>통지하여야</w:t>
      </w:r>
      <w:r w:rsidRPr="00933D6F">
        <w:t xml:space="preserve"> </w:t>
      </w:r>
      <w:r w:rsidRPr="00933D6F">
        <w:t>한다</w:t>
      </w:r>
      <w:r w:rsidRPr="00933D6F">
        <w:t xml:space="preserve">. </w:t>
      </w:r>
      <w:r w:rsidRPr="00933D6F">
        <w:t>배상권리자가</w:t>
      </w:r>
      <w:r w:rsidRPr="00933D6F">
        <w:t xml:space="preserve"> </w:t>
      </w:r>
      <w:r w:rsidRPr="00933D6F">
        <w:t>존속기간</w:t>
      </w:r>
      <w:r w:rsidRPr="00933D6F">
        <w:t xml:space="preserve"> </w:t>
      </w:r>
      <w:r w:rsidRPr="00933D6F">
        <w:t>내에</w:t>
      </w:r>
      <w:r w:rsidRPr="00933D6F">
        <w:t xml:space="preserve"> </w:t>
      </w:r>
      <w:r w:rsidRPr="00933D6F">
        <w:t>그러한</w:t>
      </w:r>
      <w:r w:rsidRPr="00933D6F">
        <w:t xml:space="preserve"> </w:t>
      </w:r>
      <w:r w:rsidRPr="00933D6F">
        <w:t>통지를</w:t>
      </w:r>
      <w:r w:rsidRPr="00933D6F">
        <w:t xml:space="preserve"> </w:t>
      </w:r>
      <w:r w:rsidRPr="00933D6F">
        <w:t>할</w:t>
      </w:r>
      <w:r w:rsidRPr="00933D6F">
        <w:t xml:space="preserve"> </w:t>
      </w:r>
      <w:r w:rsidRPr="00933D6F">
        <w:t>경우</w:t>
      </w:r>
      <w:r w:rsidRPr="00933D6F">
        <w:t xml:space="preserve"> </w:t>
      </w:r>
      <w:r w:rsidR="00140E30" w:rsidRPr="00933D6F">
        <w:rPr>
          <w:rFonts w:hint="eastAsia"/>
        </w:rPr>
        <w:t>통지일로부터</w:t>
      </w:r>
      <w:r w:rsidR="00140E30" w:rsidRPr="00933D6F">
        <w:rPr>
          <w:rFonts w:hint="eastAsia"/>
        </w:rPr>
        <w:t xml:space="preserve"> 3</w:t>
      </w:r>
      <w:r w:rsidR="00140E30" w:rsidRPr="00933D6F">
        <w:rPr>
          <w:rFonts w:hint="eastAsia"/>
        </w:rPr>
        <w:t>개월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이내</w:t>
      </w:r>
      <w:r w:rsidR="00140E30" w:rsidRPr="00933D6F">
        <w:rPr>
          <w:rFonts w:hint="eastAsia"/>
        </w:rPr>
        <w:t>(</w:t>
      </w:r>
      <w:r w:rsidR="00140E30" w:rsidRPr="00933D6F">
        <w:rPr>
          <w:rFonts w:hint="eastAsia"/>
        </w:rPr>
        <w:t>단</w:t>
      </w:r>
      <w:r w:rsidR="00140E30" w:rsidRPr="00933D6F">
        <w:rPr>
          <w:rFonts w:hint="eastAsia"/>
        </w:rPr>
        <w:t xml:space="preserve">, </w:t>
      </w:r>
      <w:r w:rsidR="00140E30" w:rsidRPr="00933D6F">
        <w:rPr>
          <w:rFonts w:hint="eastAsia"/>
        </w:rPr>
        <w:t>위반에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따른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손해의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발생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여부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및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손해액이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확정되지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않은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경우에는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확정된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때로부터</w:t>
      </w:r>
      <w:r w:rsidR="00140E30" w:rsidRPr="00933D6F">
        <w:rPr>
          <w:rFonts w:hint="eastAsia"/>
        </w:rPr>
        <w:t xml:space="preserve"> 3</w:t>
      </w:r>
      <w:r w:rsidR="00140E30" w:rsidRPr="00933D6F">
        <w:rPr>
          <w:rFonts w:hint="eastAsia"/>
        </w:rPr>
        <w:t>개월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이내</w:t>
      </w:r>
      <w:r w:rsidR="00140E30" w:rsidRPr="00933D6F">
        <w:rPr>
          <w:rFonts w:hint="eastAsia"/>
        </w:rPr>
        <w:t>)</w:t>
      </w:r>
      <w:r w:rsidR="00140E30" w:rsidRPr="00933D6F">
        <w:rPr>
          <w:rFonts w:hint="eastAsia"/>
        </w:rPr>
        <w:t>에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소송을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제기하지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않으면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해당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부분에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대한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손해배상청구권은</w:t>
      </w:r>
      <w:r w:rsidR="00140E30" w:rsidRPr="00933D6F">
        <w:rPr>
          <w:rFonts w:hint="eastAsia"/>
        </w:rPr>
        <w:t xml:space="preserve"> </w:t>
      </w:r>
      <w:r w:rsidR="00140E30" w:rsidRPr="00933D6F">
        <w:rPr>
          <w:rFonts w:hint="eastAsia"/>
        </w:rPr>
        <w:t>소멸한다</w:t>
      </w:r>
      <w:r w:rsidR="00140E30" w:rsidRPr="00933D6F">
        <w:rPr>
          <w:rFonts w:hint="eastAsia"/>
        </w:rPr>
        <w:t>.</w:t>
      </w:r>
      <w:r w:rsidR="005860F6">
        <w:rPr>
          <w:rFonts w:hint="eastAsia"/>
        </w:rPr>
        <w:t xml:space="preserve"> </w:t>
      </w:r>
    </w:p>
    <w:p w14:paraId="05955B54" w14:textId="304DB53F" w:rsidR="00784C23" w:rsidRPr="00140E30" w:rsidRDefault="00784C23" w:rsidP="00140E30">
      <w:pPr>
        <w:pStyle w:val="BKLH2-11"/>
        <w:rPr>
          <w:rFonts w:cs="Times New Roman"/>
          <w:szCs w:val="22"/>
        </w:rPr>
      </w:pPr>
      <w:bookmarkStart w:id="153" w:name="_Toc58933205"/>
      <w:r w:rsidRPr="00140E30">
        <w:rPr>
          <w:rFonts w:cs="Times New Roman"/>
          <w:szCs w:val="22"/>
        </w:rPr>
        <w:t>손해배상책임의</w:t>
      </w:r>
      <w:r w:rsidRPr="00140E30">
        <w:rPr>
          <w:rFonts w:cs="Times New Roman"/>
          <w:szCs w:val="22"/>
        </w:rPr>
        <w:t xml:space="preserve"> </w:t>
      </w:r>
      <w:r w:rsidRPr="00140E30">
        <w:rPr>
          <w:rFonts w:cs="Times New Roman"/>
          <w:szCs w:val="22"/>
        </w:rPr>
        <w:t>제한</w:t>
      </w:r>
      <w:bookmarkEnd w:id="153"/>
      <w:r w:rsidR="003E4DE9">
        <w:rPr>
          <w:rFonts w:cs="Times New Roman" w:hint="eastAsia"/>
          <w:szCs w:val="22"/>
        </w:rPr>
        <w:t>.</w:t>
      </w:r>
    </w:p>
    <w:p w14:paraId="4DDD510C" w14:textId="0965A508" w:rsidR="00784C23" w:rsidRPr="00933D6F" w:rsidRDefault="00784C23" w:rsidP="00784C23">
      <w:pPr>
        <w:pStyle w:val="BKLBodyText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따른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진술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보장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위반으로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인하여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손해가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발생할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거래종결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배상의무자는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다음의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하에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손해배상책임을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부담한다</w:t>
      </w:r>
      <w:r w:rsidRPr="00933D6F">
        <w:rPr>
          <w:rFonts w:cs="Times New Roman"/>
          <w:szCs w:val="22"/>
        </w:rPr>
        <w:t xml:space="preserve">. </w:t>
      </w:r>
    </w:p>
    <w:p w14:paraId="3E7B27A7" w14:textId="29840DA8" w:rsidR="000F284B" w:rsidRPr="00933D6F" w:rsidRDefault="00784C23" w:rsidP="00A2667E">
      <w:pPr>
        <w:pStyle w:val="BKLH3-1"/>
        <w:outlineLvl w:val="9"/>
        <w:rPr>
          <w:szCs w:val="22"/>
        </w:rPr>
      </w:pPr>
      <w:r w:rsidRPr="00933D6F">
        <w:rPr>
          <w:szCs w:val="22"/>
        </w:rPr>
        <w:t>개별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항목</w:t>
      </w:r>
      <w:r w:rsidRPr="00933D6F">
        <w:rPr>
          <w:szCs w:val="22"/>
        </w:rPr>
        <w:t>(</w:t>
      </w:r>
      <w:r w:rsidRPr="00933D6F">
        <w:rPr>
          <w:szCs w:val="22"/>
        </w:rPr>
        <w:t>개별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항목이란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자체로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손해배상청구를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가능하게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각각의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사건을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의미하되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거래의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상대방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대상물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성격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시기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목적에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비추어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실질적으로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동일하거나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유사한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사실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상황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원인에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발생한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일련의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연관된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하나의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개별항목으로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봄</w:t>
      </w:r>
      <w:r w:rsidRPr="00933D6F">
        <w:rPr>
          <w:szCs w:val="22"/>
        </w:rPr>
        <w:t>)</w:t>
      </w:r>
      <w:r w:rsidRPr="00933D6F">
        <w:rPr>
          <w:szCs w:val="22"/>
        </w:rPr>
        <w:t>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대상회사</w:t>
      </w:r>
      <w:r w:rsidR="000416B8" w:rsidRPr="00933D6F">
        <w:rPr>
          <w:szCs w:val="22"/>
        </w:rPr>
        <w:t>등</w:t>
      </w:r>
      <w:r w:rsidRPr="00933D6F">
        <w:rPr>
          <w:szCs w:val="22"/>
        </w:rPr>
        <w:t>에게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발생한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손해</w:t>
      </w:r>
      <w:r w:rsidR="009914C8" w:rsidRPr="00933D6F">
        <w:rPr>
          <w:rFonts w:hint="eastAsia"/>
          <w:szCs w:val="22"/>
        </w:rPr>
        <w:t>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금</w:t>
      </w:r>
      <w:r w:rsidRPr="00933D6F">
        <w:rPr>
          <w:szCs w:val="22"/>
        </w:rPr>
        <w:t xml:space="preserve"> </w:t>
      </w:r>
      <w:r w:rsidR="00986E36">
        <w:rPr>
          <w:rFonts w:hint="eastAsia"/>
          <w:szCs w:val="22"/>
        </w:rPr>
        <w:t>이천만</w:t>
      </w:r>
      <w:r w:rsidR="00986E36">
        <w:rPr>
          <w:rFonts w:hint="eastAsia"/>
          <w:szCs w:val="22"/>
        </w:rPr>
        <w:t>(</w:t>
      </w:r>
      <w:r w:rsidR="00175C53" w:rsidRPr="00725532">
        <w:t>₩</w:t>
      </w:r>
      <w:r w:rsidR="007E193A">
        <w:rPr>
          <w:rFonts w:hint="eastAsia"/>
          <w:szCs w:val="22"/>
        </w:rPr>
        <w:t>20,000,000</w:t>
      </w:r>
      <w:r w:rsidR="00986E36">
        <w:rPr>
          <w:rFonts w:hint="eastAsia"/>
          <w:szCs w:val="22"/>
        </w:rPr>
        <w:t>)</w:t>
      </w:r>
      <w:r w:rsidRPr="00933D6F">
        <w:rPr>
          <w:szCs w:val="22"/>
        </w:rPr>
        <w:t>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미만인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</w:t>
      </w:r>
      <w:r w:rsidR="00E45F89" w:rsidRPr="00933D6F">
        <w:rPr>
          <w:szCs w:val="22"/>
        </w:rPr>
        <w:t>에는</w:t>
      </w:r>
      <w:r w:rsidR="007B7381" w:rsidRPr="00933D6F">
        <w:rPr>
          <w:szCs w:val="22"/>
        </w:rPr>
        <w:t xml:space="preserve"> </w:t>
      </w:r>
      <w:r w:rsidR="00E45F89" w:rsidRPr="00933D6F">
        <w:rPr>
          <w:szCs w:val="22"/>
        </w:rPr>
        <w:t>본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계약상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손해액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산정의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대상에서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제외되고</w:t>
      </w:r>
      <w:r w:rsidR="009914C8" w:rsidRPr="00933D6F">
        <w:rPr>
          <w:szCs w:val="22"/>
        </w:rPr>
        <w:t>{</w:t>
      </w:r>
      <w:r w:rsidR="00E45F89" w:rsidRPr="00933D6F">
        <w:rPr>
          <w:szCs w:val="22"/>
        </w:rPr>
        <w:t>동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금액의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산정시</w:t>
      </w:r>
      <w:r w:rsidR="009914C8" w:rsidRPr="00933D6F">
        <w:rPr>
          <w:rFonts w:hint="eastAsia"/>
          <w:szCs w:val="22"/>
        </w:rPr>
        <w:t>,</w:t>
      </w:r>
      <w:r w:rsidR="00E45F89" w:rsidRPr="00933D6F">
        <w:rPr>
          <w:szCs w:val="22"/>
        </w:rPr>
        <w:t xml:space="preserve"> </w:t>
      </w:r>
      <w:r w:rsidR="00E63701">
        <w:rPr>
          <w:szCs w:val="22"/>
        </w:rPr>
        <w:t>매도인</w:t>
      </w:r>
      <w:r w:rsidR="00E45F89" w:rsidRPr="00933D6F">
        <w:rPr>
          <w:szCs w:val="22"/>
        </w:rPr>
        <w:lastRenderedPageBreak/>
        <w:t>의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진술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및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보장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위반이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대상회사</w:t>
      </w:r>
      <w:r w:rsidR="000416B8" w:rsidRPr="00933D6F">
        <w:rPr>
          <w:szCs w:val="22"/>
        </w:rPr>
        <w:t>등</w:t>
      </w:r>
      <w:r w:rsidR="00E45F89" w:rsidRPr="00933D6F">
        <w:rPr>
          <w:szCs w:val="22"/>
        </w:rPr>
        <w:t>에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관한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것인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경우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대상회사</w:t>
      </w:r>
      <w:r w:rsidR="000416B8" w:rsidRPr="00933D6F">
        <w:rPr>
          <w:szCs w:val="22"/>
        </w:rPr>
        <w:t>등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자체에게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발생된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손해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전액을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기준으로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산정함</w:t>
      </w:r>
      <w:r w:rsidR="009914C8" w:rsidRPr="00933D6F">
        <w:rPr>
          <w:szCs w:val="22"/>
        </w:rPr>
        <w:t>)</w:t>
      </w:r>
      <w:r w:rsidR="00E45F89" w:rsidRPr="00933D6F">
        <w:rPr>
          <w:szCs w:val="22"/>
        </w:rPr>
        <w:t>,</w:t>
      </w:r>
      <w:r w:rsidR="00E45F89" w:rsidRPr="00933D6F" w:rsidDel="0005480B">
        <w:rPr>
          <w:szCs w:val="22"/>
        </w:rPr>
        <w:t xml:space="preserve"> </w:t>
      </w:r>
      <w:r w:rsidR="00E45F89" w:rsidRPr="00933D6F">
        <w:rPr>
          <w:szCs w:val="22"/>
        </w:rPr>
        <w:t>동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금액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이하의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손해는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애당초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손해액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산정에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산입하지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않으나</w:t>
      </w:r>
      <w:r w:rsidR="00E45F89" w:rsidRPr="00933D6F">
        <w:rPr>
          <w:szCs w:val="22"/>
        </w:rPr>
        <w:t xml:space="preserve">, </w:t>
      </w:r>
      <w:r w:rsidR="00E45F89" w:rsidRPr="00933D6F">
        <w:rPr>
          <w:szCs w:val="22"/>
        </w:rPr>
        <w:t>초과하는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손해는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그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전액이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손해액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산정에</w:t>
      </w:r>
      <w:r w:rsidR="00E45F89" w:rsidRPr="00933D6F">
        <w:rPr>
          <w:szCs w:val="22"/>
        </w:rPr>
        <w:t xml:space="preserve"> </w:t>
      </w:r>
      <w:r w:rsidR="00E45F89" w:rsidRPr="00933D6F">
        <w:rPr>
          <w:szCs w:val="22"/>
        </w:rPr>
        <w:t>포함된다</w:t>
      </w:r>
      <w:r w:rsidR="00E45F89" w:rsidRPr="00933D6F">
        <w:rPr>
          <w:szCs w:val="22"/>
        </w:rPr>
        <w:t>.</w:t>
      </w:r>
    </w:p>
    <w:p w14:paraId="15AD19E5" w14:textId="78793814" w:rsidR="00784C23" w:rsidRPr="00933D6F" w:rsidRDefault="007B7381" w:rsidP="00A2667E">
      <w:pPr>
        <w:pStyle w:val="BKLH3-1"/>
        <w:outlineLvl w:val="9"/>
        <w:rPr>
          <w:szCs w:val="22"/>
        </w:rPr>
      </w:pPr>
      <w:r w:rsidRPr="00933D6F">
        <w:rPr>
          <w:szCs w:val="22"/>
        </w:rPr>
        <w:t>제</w:t>
      </w:r>
      <w:r w:rsidR="00213BE7" w:rsidRPr="00933D6F">
        <w:rPr>
          <w:rFonts w:hint="eastAsia"/>
          <w:szCs w:val="22"/>
        </w:rPr>
        <w:t>(</w:t>
      </w:r>
      <w:r w:rsidRPr="00933D6F">
        <w:rPr>
          <w:szCs w:val="22"/>
        </w:rPr>
        <w:t>1</w:t>
      </w:r>
      <w:r w:rsidR="00213BE7" w:rsidRPr="00933D6F">
        <w:rPr>
          <w:rFonts w:hint="eastAsia"/>
          <w:szCs w:val="22"/>
        </w:rPr>
        <w:t>)</w:t>
      </w:r>
      <w:r w:rsidRPr="00933D6F">
        <w:rPr>
          <w:szCs w:val="22"/>
        </w:rPr>
        <w:t>항에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따라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손해가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발생한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것으로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보는</w:t>
      </w:r>
      <w:r w:rsidRPr="00933D6F">
        <w:rPr>
          <w:szCs w:val="22"/>
        </w:rPr>
        <w:t xml:space="preserve"> </w:t>
      </w:r>
      <w:r w:rsidR="000F284B" w:rsidRPr="00933D6F">
        <w:rPr>
          <w:szCs w:val="22"/>
        </w:rPr>
        <w:t>개별</w:t>
      </w:r>
      <w:r w:rsidR="000F284B" w:rsidRPr="00933D6F">
        <w:rPr>
          <w:szCs w:val="22"/>
        </w:rPr>
        <w:t xml:space="preserve"> </w:t>
      </w:r>
      <w:r w:rsidR="000F284B" w:rsidRPr="00933D6F">
        <w:rPr>
          <w:szCs w:val="22"/>
        </w:rPr>
        <w:t>항목별</w:t>
      </w:r>
      <w:r w:rsidR="00784C23" w:rsidRPr="00933D6F">
        <w:rPr>
          <w:szCs w:val="22"/>
        </w:rPr>
        <w:t xml:space="preserve"> </w:t>
      </w:r>
      <w:r w:rsidRPr="00933D6F">
        <w:rPr>
          <w:szCs w:val="22"/>
        </w:rPr>
        <w:t>금액</w:t>
      </w:r>
      <w:r w:rsidR="000F284B" w:rsidRPr="00933D6F">
        <w:rPr>
          <w:szCs w:val="22"/>
        </w:rPr>
        <w:t>의</w:t>
      </w:r>
      <w:r w:rsidR="000F284B" w:rsidRPr="00933D6F">
        <w:rPr>
          <w:szCs w:val="22"/>
        </w:rPr>
        <w:t xml:space="preserve"> </w:t>
      </w:r>
      <w:r w:rsidR="000F284B" w:rsidRPr="00933D6F">
        <w:rPr>
          <w:szCs w:val="22"/>
        </w:rPr>
        <w:t>누적액</w:t>
      </w:r>
      <w:r w:rsidR="00784C23" w:rsidRPr="00933D6F">
        <w:rPr>
          <w:szCs w:val="22"/>
        </w:rPr>
        <w:t>이</w:t>
      </w:r>
      <w:r w:rsidR="00784C23" w:rsidRPr="00933D6F">
        <w:rPr>
          <w:szCs w:val="22"/>
        </w:rPr>
        <w:t xml:space="preserve"> </w:t>
      </w:r>
      <w:r w:rsidR="00380889" w:rsidRPr="00933D6F">
        <w:rPr>
          <w:rFonts w:hint="eastAsia"/>
          <w:szCs w:val="22"/>
        </w:rPr>
        <w:t>매매대금의</w:t>
      </w:r>
      <w:r w:rsidR="00380889" w:rsidRPr="00933D6F">
        <w:rPr>
          <w:rFonts w:hint="eastAsia"/>
          <w:szCs w:val="22"/>
        </w:rPr>
        <w:t xml:space="preserve"> </w:t>
      </w:r>
      <w:r w:rsidR="00F57ECE">
        <w:rPr>
          <w:rFonts w:hint="eastAsia"/>
          <w:szCs w:val="22"/>
        </w:rPr>
        <w:t>1</w:t>
      </w:r>
      <w:r w:rsidR="00380889" w:rsidRPr="00933D6F">
        <w:rPr>
          <w:szCs w:val="22"/>
        </w:rPr>
        <w:t>%</w:t>
      </w:r>
      <w:r w:rsidR="00F71FC8" w:rsidRPr="00933D6F">
        <w:rPr>
          <w:szCs w:val="22"/>
        </w:rPr>
        <w:t>을</w:t>
      </w:r>
      <w:r w:rsidR="00F71FC8" w:rsidRPr="00933D6F">
        <w:rPr>
          <w:szCs w:val="22"/>
        </w:rPr>
        <w:t xml:space="preserve"> </w:t>
      </w:r>
      <w:r w:rsidR="00F71FC8" w:rsidRPr="00933D6F">
        <w:rPr>
          <w:szCs w:val="22"/>
        </w:rPr>
        <w:t>초과하는</w:t>
      </w:r>
      <w:r w:rsidR="00F71FC8" w:rsidRPr="00933D6F">
        <w:rPr>
          <w:szCs w:val="22"/>
        </w:rPr>
        <w:t xml:space="preserve"> </w:t>
      </w:r>
      <w:r w:rsidR="00F71FC8" w:rsidRPr="00933D6F">
        <w:rPr>
          <w:szCs w:val="22"/>
        </w:rPr>
        <w:t>경우에만</w:t>
      </w:r>
      <w:r w:rsidR="00F71FC8" w:rsidRPr="00933D6F">
        <w:rPr>
          <w:szCs w:val="22"/>
        </w:rPr>
        <w:t xml:space="preserve">, </w:t>
      </w:r>
      <w:r w:rsidR="00F71FC8" w:rsidRPr="00933D6F">
        <w:rPr>
          <w:szCs w:val="22"/>
        </w:rPr>
        <w:t>그</w:t>
      </w:r>
      <w:r w:rsidR="00F71FC8" w:rsidRPr="00933D6F">
        <w:rPr>
          <w:szCs w:val="22"/>
        </w:rPr>
        <w:t xml:space="preserve"> </w:t>
      </w:r>
      <w:r w:rsidR="00F71FC8" w:rsidRPr="00933D6F">
        <w:rPr>
          <w:szCs w:val="22"/>
        </w:rPr>
        <w:t>손해</w:t>
      </w:r>
      <w:r w:rsidR="00F71FC8" w:rsidRPr="00933D6F">
        <w:rPr>
          <w:szCs w:val="22"/>
        </w:rPr>
        <w:t xml:space="preserve"> </w:t>
      </w:r>
      <w:r w:rsidR="00F71FC8" w:rsidRPr="00933D6F">
        <w:rPr>
          <w:szCs w:val="22"/>
        </w:rPr>
        <w:t>전액</w:t>
      </w:r>
      <w:r w:rsidR="00F71FC8" w:rsidRPr="00933D6F">
        <w:rPr>
          <w:szCs w:val="22"/>
        </w:rPr>
        <w:t>(</w:t>
      </w:r>
      <w:r w:rsidR="00F71FC8" w:rsidRPr="00933D6F">
        <w:rPr>
          <w:szCs w:val="22"/>
        </w:rPr>
        <w:t>명확히</w:t>
      </w:r>
      <w:r w:rsidR="00F71FC8" w:rsidRPr="00933D6F">
        <w:rPr>
          <w:szCs w:val="22"/>
        </w:rPr>
        <w:t xml:space="preserve"> </w:t>
      </w:r>
      <w:r w:rsidR="00F71FC8" w:rsidRPr="00933D6F">
        <w:rPr>
          <w:szCs w:val="22"/>
        </w:rPr>
        <w:t>하면</w:t>
      </w:r>
      <w:r w:rsidR="00F71FC8" w:rsidRPr="00933D6F">
        <w:rPr>
          <w:szCs w:val="22"/>
        </w:rPr>
        <w:t xml:space="preserve"> </w:t>
      </w:r>
      <w:r w:rsidR="00F71FC8" w:rsidRPr="00933D6F">
        <w:rPr>
          <w:szCs w:val="22"/>
        </w:rPr>
        <w:t>초과</w:t>
      </w:r>
      <w:r w:rsidR="00F71FC8" w:rsidRPr="00933D6F">
        <w:rPr>
          <w:szCs w:val="22"/>
        </w:rPr>
        <w:t xml:space="preserve"> </w:t>
      </w:r>
      <w:r w:rsidR="00F71FC8" w:rsidRPr="00933D6F">
        <w:rPr>
          <w:szCs w:val="22"/>
        </w:rPr>
        <w:t>금액이</w:t>
      </w:r>
      <w:r w:rsidR="00F71FC8" w:rsidRPr="00933D6F">
        <w:rPr>
          <w:szCs w:val="22"/>
        </w:rPr>
        <w:t xml:space="preserve"> </w:t>
      </w:r>
      <w:r w:rsidR="00F71FC8" w:rsidRPr="00933D6F">
        <w:rPr>
          <w:szCs w:val="22"/>
        </w:rPr>
        <w:t>아님</w:t>
      </w:r>
      <w:r w:rsidR="00F71FC8" w:rsidRPr="00933D6F">
        <w:rPr>
          <w:szCs w:val="22"/>
        </w:rPr>
        <w:t>)</w:t>
      </w:r>
      <w:r w:rsidR="00F71FC8" w:rsidRPr="00933D6F">
        <w:rPr>
          <w:szCs w:val="22"/>
        </w:rPr>
        <w:t>에</w:t>
      </w:r>
      <w:r w:rsidR="00F71FC8" w:rsidRPr="00933D6F">
        <w:rPr>
          <w:szCs w:val="22"/>
        </w:rPr>
        <w:t xml:space="preserve"> </w:t>
      </w:r>
      <w:r w:rsidR="00F71FC8" w:rsidRPr="00933D6F">
        <w:rPr>
          <w:szCs w:val="22"/>
        </w:rPr>
        <w:t>대하여</w:t>
      </w:r>
      <w:r w:rsidR="00F71FC8" w:rsidRPr="00933D6F">
        <w:rPr>
          <w:szCs w:val="22"/>
        </w:rPr>
        <w:t xml:space="preserve"> </w:t>
      </w:r>
      <w:r w:rsidR="00F71FC8" w:rsidRPr="00933D6F">
        <w:rPr>
          <w:szCs w:val="22"/>
        </w:rPr>
        <w:t>배상권리자에게</w:t>
      </w:r>
      <w:r w:rsidR="00F71FC8" w:rsidRPr="00933D6F">
        <w:rPr>
          <w:szCs w:val="22"/>
        </w:rPr>
        <w:t xml:space="preserve"> </w:t>
      </w:r>
      <w:r w:rsidR="009914C8" w:rsidRPr="00933D6F">
        <w:rPr>
          <w:rFonts w:hint="eastAsia"/>
          <w:szCs w:val="22"/>
        </w:rPr>
        <w:t>본</w:t>
      </w:r>
      <w:r w:rsidR="009914C8" w:rsidRPr="00933D6F">
        <w:rPr>
          <w:rFonts w:hint="eastAsia"/>
          <w:szCs w:val="22"/>
        </w:rPr>
        <w:t xml:space="preserve"> </w:t>
      </w:r>
      <w:r w:rsidR="009914C8" w:rsidRPr="00933D6F">
        <w:rPr>
          <w:rFonts w:hint="eastAsia"/>
          <w:szCs w:val="22"/>
        </w:rPr>
        <w:t>조에</w:t>
      </w:r>
      <w:r w:rsidR="009914C8" w:rsidRPr="00933D6F">
        <w:rPr>
          <w:rFonts w:hint="eastAsia"/>
          <w:szCs w:val="22"/>
        </w:rPr>
        <w:t xml:space="preserve"> </w:t>
      </w:r>
      <w:r w:rsidR="009914C8" w:rsidRPr="00933D6F">
        <w:rPr>
          <w:rFonts w:hint="eastAsia"/>
          <w:szCs w:val="22"/>
        </w:rPr>
        <w:t>따른</w:t>
      </w:r>
      <w:r w:rsidR="009914C8" w:rsidRPr="00933D6F">
        <w:rPr>
          <w:rFonts w:hint="eastAsia"/>
          <w:szCs w:val="22"/>
        </w:rPr>
        <w:t xml:space="preserve"> </w:t>
      </w:r>
      <w:r w:rsidR="00F71FC8" w:rsidRPr="00933D6F">
        <w:rPr>
          <w:szCs w:val="22"/>
        </w:rPr>
        <w:t>손해배상책임을</w:t>
      </w:r>
      <w:r w:rsidR="00F71FC8" w:rsidRPr="00933D6F">
        <w:rPr>
          <w:szCs w:val="22"/>
        </w:rPr>
        <w:t xml:space="preserve"> </w:t>
      </w:r>
      <w:r w:rsidR="00F71FC8" w:rsidRPr="00933D6F">
        <w:rPr>
          <w:szCs w:val="22"/>
        </w:rPr>
        <w:t>부담한다</w:t>
      </w:r>
      <w:r w:rsidR="00F71FC8" w:rsidRPr="00933D6F">
        <w:rPr>
          <w:szCs w:val="22"/>
        </w:rPr>
        <w:t>.</w:t>
      </w:r>
      <w:r w:rsidRPr="00933D6F">
        <w:rPr>
          <w:szCs w:val="22"/>
        </w:rPr>
        <w:t xml:space="preserve"> </w:t>
      </w:r>
    </w:p>
    <w:p w14:paraId="0D2539B0" w14:textId="7618E921" w:rsidR="008B7FE3" w:rsidRPr="00D26B05" w:rsidRDefault="004866FC" w:rsidP="00231AE4">
      <w:pPr>
        <w:pStyle w:val="BKLH3-1"/>
        <w:outlineLvl w:val="9"/>
        <w:rPr>
          <w:szCs w:val="22"/>
        </w:rPr>
      </w:pPr>
      <w:r w:rsidRPr="004866FC">
        <w:rPr>
          <w:szCs w:val="22"/>
        </w:rPr>
        <w:t>본</w:t>
      </w:r>
      <w:r w:rsidRPr="004866FC">
        <w:rPr>
          <w:szCs w:val="22"/>
        </w:rPr>
        <w:t xml:space="preserve"> </w:t>
      </w:r>
      <w:r w:rsidRPr="004866FC">
        <w:rPr>
          <w:szCs w:val="22"/>
        </w:rPr>
        <w:t>계약</w:t>
      </w:r>
      <w:r w:rsidR="0039577F">
        <w:rPr>
          <w:rFonts w:hint="eastAsia"/>
          <w:szCs w:val="22"/>
        </w:rPr>
        <w:t xml:space="preserve"> </w:t>
      </w:r>
      <w:r w:rsidR="0039577F">
        <w:rPr>
          <w:rFonts w:hint="eastAsia"/>
          <w:szCs w:val="22"/>
        </w:rPr>
        <w:t>및</w:t>
      </w:r>
      <w:r w:rsidRPr="004866FC">
        <w:rPr>
          <w:szCs w:val="22"/>
        </w:rPr>
        <w:t xml:space="preserve"> </w:t>
      </w:r>
      <w:r w:rsidRPr="004866FC">
        <w:rPr>
          <w:szCs w:val="22"/>
        </w:rPr>
        <w:t>펜플</w:t>
      </w:r>
      <w:r w:rsidRPr="004866FC">
        <w:rPr>
          <w:szCs w:val="22"/>
        </w:rPr>
        <w:t xml:space="preserve"> </w:t>
      </w:r>
      <w:r w:rsidRPr="004866FC">
        <w:rPr>
          <w:szCs w:val="22"/>
        </w:rPr>
        <w:t>주식매매계약에</w:t>
      </w:r>
      <w:r w:rsidRPr="004866FC">
        <w:rPr>
          <w:szCs w:val="22"/>
        </w:rPr>
        <w:t xml:space="preserve"> </w:t>
      </w:r>
      <w:r w:rsidRPr="004866FC">
        <w:rPr>
          <w:szCs w:val="22"/>
        </w:rPr>
        <w:t>기하여</w:t>
      </w:r>
      <w:r>
        <w:rPr>
          <w:rFonts w:hint="eastAsia"/>
          <w:szCs w:val="22"/>
        </w:rPr>
        <w:t xml:space="preserve">, </w:t>
      </w:r>
      <w:r w:rsidR="00784C23" w:rsidRPr="00D26B05">
        <w:rPr>
          <w:szCs w:val="22"/>
        </w:rPr>
        <w:t>배상의무자가</w:t>
      </w:r>
      <w:r w:rsidR="00784C23" w:rsidRPr="00D26B05">
        <w:rPr>
          <w:szCs w:val="22"/>
        </w:rPr>
        <w:t xml:space="preserve"> </w:t>
      </w:r>
      <w:r w:rsidR="00784C23" w:rsidRPr="00D26B05">
        <w:rPr>
          <w:szCs w:val="22"/>
        </w:rPr>
        <w:t>배상권리자에게</w:t>
      </w:r>
      <w:r w:rsidR="00784C23" w:rsidRPr="00D26B05">
        <w:rPr>
          <w:szCs w:val="22"/>
        </w:rPr>
        <w:t xml:space="preserve"> </w:t>
      </w:r>
      <w:r w:rsidR="00784C23" w:rsidRPr="00D26B05">
        <w:rPr>
          <w:szCs w:val="22"/>
        </w:rPr>
        <w:t>배상하여야</w:t>
      </w:r>
      <w:r w:rsidR="00784C23" w:rsidRPr="00D26B05">
        <w:rPr>
          <w:szCs w:val="22"/>
        </w:rPr>
        <w:t xml:space="preserve"> </w:t>
      </w:r>
      <w:r w:rsidR="00784C23" w:rsidRPr="00D26B05">
        <w:rPr>
          <w:szCs w:val="22"/>
        </w:rPr>
        <w:t>하는</w:t>
      </w:r>
      <w:r w:rsidR="00784C23" w:rsidRPr="00D26B05">
        <w:rPr>
          <w:szCs w:val="22"/>
        </w:rPr>
        <w:t xml:space="preserve"> </w:t>
      </w:r>
      <w:r w:rsidR="00784C23" w:rsidRPr="00D26B05">
        <w:rPr>
          <w:szCs w:val="22"/>
        </w:rPr>
        <w:t>손해배상액의</w:t>
      </w:r>
      <w:r w:rsidR="00784C23" w:rsidRPr="00D26B05">
        <w:rPr>
          <w:szCs w:val="22"/>
        </w:rPr>
        <w:t xml:space="preserve"> </w:t>
      </w:r>
      <w:r w:rsidR="00784C23" w:rsidRPr="00D26B05">
        <w:rPr>
          <w:szCs w:val="22"/>
        </w:rPr>
        <w:t>총액</w:t>
      </w:r>
      <w:r w:rsidR="00D105F8" w:rsidRPr="00D26B05">
        <w:rPr>
          <w:rFonts w:hint="eastAsia"/>
          <w:szCs w:val="22"/>
        </w:rPr>
        <w:t>은</w:t>
      </w:r>
      <w:r w:rsidR="00784C23" w:rsidRPr="00D26B05">
        <w:rPr>
          <w:szCs w:val="22"/>
        </w:rPr>
        <w:t xml:space="preserve"> </w:t>
      </w:r>
      <w:r w:rsidR="00097EAC" w:rsidRPr="00D26B05">
        <w:rPr>
          <w:szCs w:val="22"/>
        </w:rPr>
        <w:t>금</w:t>
      </w:r>
      <w:r w:rsidR="00097EAC" w:rsidRPr="00D26B05">
        <w:rPr>
          <w:szCs w:val="22"/>
        </w:rPr>
        <w:t xml:space="preserve"> </w:t>
      </w:r>
      <w:r w:rsidR="00DB727D">
        <w:rPr>
          <w:rFonts w:hint="eastAsia"/>
          <w:szCs w:val="22"/>
        </w:rPr>
        <w:t>일백</w:t>
      </w:r>
      <w:r w:rsidR="009B3CF0">
        <w:rPr>
          <w:rFonts w:hint="eastAsia"/>
          <w:szCs w:val="22"/>
        </w:rPr>
        <w:t>억</w:t>
      </w:r>
      <w:r w:rsidR="00097EAC" w:rsidRPr="00D26B05">
        <w:rPr>
          <w:szCs w:val="22"/>
        </w:rPr>
        <w:t>원</w:t>
      </w:r>
      <w:r w:rsidR="00DB727D">
        <w:rPr>
          <w:rFonts w:hint="eastAsia"/>
          <w:szCs w:val="22"/>
        </w:rPr>
        <w:t>(</w:t>
      </w:r>
      <w:r w:rsidR="00175C53" w:rsidRPr="00725532">
        <w:t>₩</w:t>
      </w:r>
      <w:r w:rsidR="00DB727D">
        <w:rPr>
          <w:rFonts w:hint="eastAsia"/>
        </w:rPr>
        <w:t>10,000,000,000)</w:t>
      </w:r>
      <w:r w:rsidR="00892AFC" w:rsidRPr="00D26B05">
        <w:rPr>
          <w:rFonts w:hint="eastAsia"/>
          <w:szCs w:val="22"/>
        </w:rPr>
        <w:t>(</w:t>
      </w:r>
      <w:r w:rsidR="00892AFC" w:rsidRPr="00D26B05">
        <w:rPr>
          <w:szCs w:val="22"/>
        </w:rPr>
        <w:t>“</w:t>
      </w:r>
      <w:r w:rsidR="00892AFC" w:rsidRPr="00D26B05">
        <w:rPr>
          <w:rFonts w:hint="eastAsia"/>
          <w:szCs w:val="22"/>
          <w:u w:val="single"/>
        </w:rPr>
        <w:t>손해배상</w:t>
      </w:r>
      <w:r w:rsidR="00892AFC" w:rsidRPr="00D26B05">
        <w:rPr>
          <w:szCs w:val="22"/>
          <w:u w:val="single"/>
        </w:rPr>
        <w:t xml:space="preserve"> </w:t>
      </w:r>
      <w:r w:rsidR="00892AFC" w:rsidRPr="00D26B05">
        <w:rPr>
          <w:rFonts w:hint="eastAsia"/>
          <w:szCs w:val="22"/>
          <w:u w:val="single"/>
        </w:rPr>
        <w:t>한도금액</w:t>
      </w:r>
      <w:r w:rsidR="00892AFC" w:rsidRPr="00D26B05">
        <w:rPr>
          <w:szCs w:val="22"/>
        </w:rPr>
        <w:t>”)</w:t>
      </w:r>
      <w:r w:rsidR="00097EAC" w:rsidRPr="00D26B05">
        <w:rPr>
          <w:szCs w:val="22"/>
        </w:rPr>
        <w:t>을</w:t>
      </w:r>
      <w:r w:rsidR="00784C23" w:rsidRPr="00D26B05">
        <w:rPr>
          <w:szCs w:val="22"/>
        </w:rPr>
        <w:t xml:space="preserve"> </w:t>
      </w:r>
      <w:r w:rsidR="00784C23" w:rsidRPr="00D26B05">
        <w:rPr>
          <w:szCs w:val="22"/>
        </w:rPr>
        <w:t>초과할</w:t>
      </w:r>
      <w:r w:rsidR="00784C23" w:rsidRPr="00D26B05">
        <w:rPr>
          <w:szCs w:val="22"/>
        </w:rPr>
        <w:t xml:space="preserve"> </w:t>
      </w:r>
      <w:r w:rsidR="00784C23" w:rsidRPr="00D26B05">
        <w:rPr>
          <w:szCs w:val="22"/>
        </w:rPr>
        <w:t>수</w:t>
      </w:r>
      <w:r w:rsidR="00784C23" w:rsidRPr="00D26B05">
        <w:rPr>
          <w:szCs w:val="22"/>
        </w:rPr>
        <w:t xml:space="preserve"> </w:t>
      </w:r>
      <w:r w:rsidR="00784C23" w:rsidRPr="00D26B05">
        <w:rPr>
          <w:szCs w:val="22"/>
        </w:rPr>
        <w:t>없다</w:t>
      </w:r>
      <w:r w:rsidR="00784C23" w:rsidRPr="00D26B05">
        <w:rPr>
          <w:szCs w:val="22"/>
        </w:rPr>
        <w:t>.</w:t>
      </w:r>
      <w:r w:rsidR="00892AFC" w:rsidRPr="00D26B05">
        <w:rPr>
          <w:szCs w:val="22"/>
        </w:rPr>
        <w:t xml:space="preserve"> </w:t>
      </w:r>
      <w:r w:rsidR="00892AFC" w:rsidRPr="00D26B05">
        <w:rPr>
          <w:rFonts w:hint="eastAsia"/>
          <w:szCs w:val="22"/>
        </w:rPr>
        <w:t>단</w:t>
      </w:r>
      <w:r w:rsidR="00892AFC" w:rsidRPr="00D26B05">
        <w:rPr>
          <w:rFonts w:hint="eastAsia"/>
          <w:szCs w:val="22"/>
        </w:rPr>
        <w:t>,</w:t>
      </w:r>
      <w:r w:rsidR="00892AFC" w:rsidRPr="00D26B05">
        <w:rPr>
          <w:szCs w:val="22"/>
        </w:rPr>
        <w:t xml:space="preserve"> </w:t>
      </w:r>
      <w:r w:rsidR="003D622F">
        <w:rPr>
          <w:rFonts w:hint="eastAsia"/>
        </w:rPr>
        <w:t>본</w:t>
      </w:r>
      <w:r w:rsidR="003D622F">
        <w:rPr>
          <w:rFonts w:hint="eastAsia"/>
        </w:rPr>
        <w:t xml:space="preserve"> </w:t>
      </w:r>
      <w:r w:rsidR="003D622F">
        <w:rPr>
          <w:rFonts w:hint="eastAsia"/>
        </w:rPr>
        <w:t>계약</w:t>
      </w:r>
      <w:r w:rsidR="00892AFC" w:rsidRPr="00D26B05">
        <w:rPr>
          <w:rFonts w:hint="eastAsia"/>
          <w:szCs w:val="22"/>
        </w:rPr>
        <w:t>에</w:t>
      </w:r>
      <w:r w:rsidR="00892AFC" w:rsidRPr="00D26B05">
        <w:rPr>
          <w:rFonts w:hint="eastAsia"/>
          <w:szCs w:val="22"/>
        </w:rPr>
        <w:t xml:space="preserve"> </w:t>
      </w:r>
      <w:r w:rsidR="00892AFC" w:rsidRPr="00D26B05">
        <w:rPr>
          <w:rFonts w:hint="eastAsia"/>
          <w:szCs w:val="22"/>
        </w:rPr>
        <w:t>따라</w:t>
      </w:r>
      <w:r w:rsidR="00892AFC" w:rsidRPr="00D26B05">
        <w:rPr>
          <w:rFonts w:hint="eastAsia"/>
          <w:szCs w:val="22"/>
        </w:rPr>
        <w:t xml:space="preserve"> </w:t>
      </w:r>
      <w:r w:rsidR="00892AFC" w:rsidRPr="00D26B05">
        <w:rPr>
          <w:rFonts w:hint="eastAsia"/>
          <w:szCs w:val="22"/>
        </w:rPr>
        <w:t>에스크로</w:t>
      </w:r>
      <w:r w:rsidR="00892AFC" w:rsidRPr="00D26B05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예치금의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전부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일부가</w:t>
      </w:r>
      <w:r w:rsidR="00892AFC" w:rsidRPr="00D26B05">
        <w:rPr>
          <w:rFonts w:hint="eastAsia"/>
          <w:szCs w:val="22"/>
        </w:rPr>
        <w:t xml:space="preserve"> </w:t>
      </w:r>
      <w:r w:rsidR="001B6F32">
        <w:rPr>
          <w:rFonts w:hint="eastAsia"/>
          <w:szCs w:val="22"/>
        </w:rPr>
        <w:t>대상회사</w:t>
      </w:r>
      <w:r w:rsidR="00892AFC" w:rsidRPr="00D26B05">
        <w:rPr>
          <w:rFonts w:hint="eastAsia"/>
          <w:szCs w:val="22"/>
        </w:rPr>
        <w:t>에게</w:t>
      </w:r>
      <w:r w:rsidR="00892AFC" w:rsidRPr="00D26B05">
        <w:rPr>
          <w:rFonts w:hint="eastAsia"/>
          <w:szCs w:val="22"/>
        </w:rPr>
        <w:t xml:space="preserve"> </w:t>
      </w:r>
      <w:r w:rsidR="00892AFC" w:rsidRPr="00D26B05">
        <w:rPr>
          <w:rFonts w:hint="eastAsia"/>
          <w:szCs w:val="22"/>
        </w:rPr>
        <w:t>귀속된</w:t>
      </w:r>
      <w:r w:rsidR="00892AFC" w:rsidRPr="00D26B05">
        <w:rPr>
          <w:rFonts w:hint="eastAsia"/>
          <w:szCs w:val="22"/>
        </w:rPr>
        <w:t xml:space="preserve"> </w:t>
      </w:r>
      <w:r w:rsidR="00892AFC" w:rsidRPr="00D26B05">
        <w:rPr>
          <w:rFonts w:hint="eastAsia"/>
          <w:szCs w:val="22"/>
        </w:rPr>
        <w:t>경우</w:t>
      </w:r>
      <w:r w:rsidR="00892AFC" w:rsidRPr="00D26B05">
        <w:rPr>
          <w:rFonts w:hint="eastAsia"/>
          <w:szCs w:val="22"/>
        </w:rPr>
        <w:t>(</w:t>
      </w:r>
      <w:r w:rsidR="00892AFC" w:rsidRPr="00D26B05">
        <w:rPr>
          <w:rFonts w:hint="eastAsia"/>
          <w:szCs w:val="22"/>
        </w:rPr>
        <w:t>명확히</w:t>
      </w:r>
      <w:r w:rsidR="00892AFC" w:rsidRPr="00D26B05">
        <w:rPr>
          <w:rFonts w:hint="eastAsia"/>
          <w:szCs w:val="22"/>
        </w:rPr>
        <w:t xml:space="preserve"> </w:t>
      </w:r>
      <w:r w:rsidR="00892AFC" w:rsidRPr="00D26B05">
        <w:rPr>
          <w:rFonts w:hint="eastAsia"/>
          <w:szCs w:val="22"/>
        </w:rPr>
        <w:t>하면</w:t>
      </w:r>
      <w:r w:rsidR="00892AFC" w:rsidRPr="00D26B05">
        <w:rPr>
          <w:rFonts w:hint="eastAsia"/>
          <w:szCs w:val="22"/>
        </w:rPr>
        <w:t>,</w:t>
      </w:r>
      <w:r w:rsidR="00892AFC" w:rsidRPr="00D26B05">
        <w:rPr>
          <w:szCs w:val="22"/>
        </w:rPr>
        <w:t xml:space="preserve"> </w:t>
      </w:r>
      <w:r w:rsidR="00C614A4" w:rsidRPr="00D26B05">
        <w:rPr>
          <w:rFonts w:hint="eastAsia"/>
          <w:szCs w:val="22"/>
        </w:rPr>
        <w:t>에스크로</w:t>
      </w:r>
      <w:r w:rsidR="00C614A4" w:rsidRPr="00D26B05">
        <w:rPr>
          <w:rFonts w:hint="eastAsia"/>
          <w:szCs w:val="22"/>
        </w:rPr>
        <w:t xml:space="preserve"> </w:t>
      </w:r>
      <w:r w:rsidR="00C614A4">
        <w:rPr>
          <w:rFonts w:hint="eastAsia"/>
          <w:szCs w:val="22"/>
        </w:rPr>
        <w:t>예치금의</w:t>
      </w:r>
      <w:r w:rsidR="00C614A4">
        <w:rPr>
          <w:rFonts w:hint="eastAsia"/>
          <w:szCs w:val="22"/>
        </w:rPr>
        <w:t xml:space="preserve"> </w:t>
      </w:r>
      <w:r w:rsidR="00C614A4">
        <w:rPr>
          <w:rFonts w:hint="eastAsia"/>
          <w:szCs w:val="22"/>
        </w:rPr>
        <w:t>전부</w:t>
      </w:r>
      <w:r w:rsidR="00C614A4">
        <w:rPr>
          <w:rFonts w:hint="eastAsia"/>
          <w:szCs w:val="22"/>
        </w:rPr>
        <w:t xml:space="preserve"> </w:t>
      </w:r>
      <w:r w:rsidR="00C614A4">
        <w:rPr>
          <w:rFonts w:hint="eastAsia"/>
          <w:szCs w:val="22"/>
        </w:rPr>
        <w:t>또는</w:t>
      </w:r>
      <w:r w:rsidR="00C614A4">
        <w:rPr>
          <w:rFonts w:hint="eastAsia"/>
          <w:szCs w:val="22"/>
        </w:rPr>
        <w:t xml:space="preserve"> </w:t>
      </w:r>
      <w:r w:rsidR="00C614A4">
        <w:rPr>
          <w:rFonts w:hint="eastAsia"/>
          <w:szCs w:val="22"/>
        </w:rPr>
        <w:t>일부가</w:t>
      </w:r>
      <w:r w:rsidR="00C614A4">
        <w:rPr>
          <w:rFonts w:hint="eastAsia"/>
          <w:szCs w:val="22"/>
        </w:rPr>
        <w:t xml:space="preserve"> </w:t>
      </w:r>
      <w:r w:rsidR="00892AFC" w:rsidRPr="00D26B05">
        <w:rPr>
          <w:rFonts w:hint="eastAsia"/>
          <w:szCs w:val="22"/>
        </w:rPr>
        <w:t>에스크로</w:t>
      </w:r>
      <w:r w:rsidR="00892AFC" w:rsidRPr="00D26B05">
        <w:rPr>
          <w:rFonts w:hint="eastAsia"/>
          <w:szCs w:val="22"/>
        </w:rPr>
        <w:t xml:space="preserve"> </w:t>
      </w:r>
      <w:r w:rsidR="00892AFC" w:rsidRPr="00D26B05">
        <w:rPr>
          <w:rFonts w:hint="eastAsia"/>
          <w:szCs w:val="22"/>
        </w:rPr>
        <w:t>계좌에서</w:t>
      </w:r>
      <w:r w:rsidR="00892AFC" w:rsidRPr="00D26B05">
        <w:rPr>
          <w:rFonts w:hint="eastAsia"/>
          <w:szCs w:val="22"/>
        </w:rPr>
        <w:t xml:space="preserve"> </w:t>
      </w:r>
      <w:r w:rsidR="00892AFC" w:rsidRPr="00D26B05">
        <w:rPr>
          <w:rFonts w:hint="eastAsia"/>
          <w:szCs w:val="22"/>
        </w:rPr>
        <w:t>인출되어</w:t>
      </w:r>
      <w:r w:rsidR="00892AFC" w:rsidRPr="00D26B05">
        <w:rPr>
          <w:rFonts w:hint="eastAsia"/>
          <w:szCs w:val="22"/>
        </w:rPr>
        <w:t xml:space="preserve"> </w:t>
      </w:r>
      <w:r w:rsidR="003C2979">
        <w:rPr>
          <w:rFonts w:hint="eastAsia"/>
          <w:szCs w:val="22"/>
        </w:rPr>
        <w:t>대상회사</w:t>
      </w:r>
      <w:r w:rsidR="00892AFC" w:rsidRPr="00D26B05">
        <w:rPr>
          <w:rFonts w:hint="eastAsia"/>
          <w:szCs w:val="22"/>
        </w:rPr>
        <w:t xml:space="preserve"> </w:t>
      </w:r>
      <w:r w:rsidR="00892AFC" w:rsidRPr="00D26B05">
        <w:rPr>
          <w:rFonts w:hint="eastAsia"/>
          <w:szCs w:val="22"/>
        </w:rPr>
        <w:t>명의의</w:t>
      </w:r>
      <w:r w:rsidR="00892AFC" w:rsidRPr="00D26B05">
        <w:rPr>
          <w:rFonts w:hint="eastAsia"/>
          <w:szCs w:val="22"/>
        </w:rPr>
        <w:t xml:space="preserve"> </w:t>
      </w:r>
      <w:r w:rsidR="00892AFC" w:rsidRPr="00D26B05">
        <w:rPr>
          <w:rFonts w:hint="eastAsia"/>
          <w:szCs w:val="22"/>
        </w:rPr>
        <w:t>계좌</w:t>
      </w:r>
      <w:r w:rsidR="003035FE" w:rsidRPr="00D26B05">
        <w:rPr>
          <w:rFonts w:hint="eastAsia"/>
          <w:szCs w:val="22"/>
        </w:rPr>
        <w:t>에</w:t>
      </w:r>
      <w:r w:rsidR="00892AFC" w:rsidRPr="00D26B05">
        <w:rPr>
          <w:rFonts w:hint="eastAsia"/>
          <w:szCs w:val="22"/>
        </w:rPr>
        <w:t xml:space="preserve"> </w:t>
      </w:r>
      <w:r w:rsidR="003035FE" w:rsidRPr="00D26B05">
        <w:rPr>
          <w:rFonts w:hint="eastAsia"/>
          <w:szCs w:val="22"/>
        </w:rPr>
        <w:t>적법하고</w:t>
      </w:r>
      <w:r w:rsidR="003035FE" w:rsidRPr="00D26B05">
        <w:rPr>
          <w:rFonts w:hint="eastAsia"/>
          <w:szCs w:val="22"/>
        </w:rPr>
        <w:t xml:space="preserve"> </w:t>
      </w:r>
      <w:r w:rsidR="003035FE" w:rsidRPr="00D26B05">
        <w:rPr>
          <w:rFonts w:hint="eastAsia"/>
          <w:szCs w:val="22"/>
        </w:rPr>
        <w:t>유효하게</w:t>
      </w:r>
      <w:r w:rsidR="003035FE" w:rsidRPr="00D26B05">
        <w:rPr>
          <w:rFonts w:hint="eastAsia"/>
          <w:szCs w:val="22"/>
        </w:rPr>
        <w:t xml:space="preserve"> </w:t>
      </w:r>
      <w:r w:rsidR="00967038" w:rsidRPr="00D26B05">
        <w:rPr>
          <w:rFonts w:hint="eastAsia"/>
          <w:szCs w:val="22"/>
        </w:rPr>
        <w:t>지급</w:t>
      </w:r>
      <w:r w:rsidR="00892AFC" w:rsidRPr="00D26B05">
        <w:rPr>
          <w:rFonts w:hint="eastAsia"/>
          <w:szCs w:val="22"/>
        </w:rPr>
        <w:t xml:space="preserve"> </w:t>
      </w:r>
      <w:r w:rsidR="00892AFC" w:rsidRPr="00D26B05">
        <w:rPr>
          <w:rFonts w:hint="eastAsia"/>
          <w:szCs w:val="22"/>
        </w:rPr>
        <w:t>완료된</w:t>
      </w:r>
      <w:r w:rsidR="00892AFC" w:rsidRPr="00D26B05">
        <w:rPr>
          <w:rFonts w:hint="eastAsia"/>
          <w:szCs w:val="22"/>
        </w:rPr>
        <w:t xml:space="preserve"> </w:t>
      </w:r>
      <w:r w:rsidR="00892AFC" w:rsidRPr="00D26B05">
        <w:rPr>
          <w:rFonts w:hint="eastAsia"/>
          <w:szCs w:val="22"/>
        </w:rPr>
        <w:t>것을</w:t>
      </w:r>
      <w:r w:rsidR="00892AFC" w:rsidRPr="00D26B05">
        <w:rPr>
          <w:rFonts w:hint="eastAsia"/>
          <w:szCs w:val="22"/>
        </w:rPr>
        <w:t xml:space="preserve"> </w:t>
      </w:r>
      <w:r w:rsidR="00892AFC" w:rsidRPr="00D26B05">
        <w:rPr>
          <w:rFonts w:hint="eastAsia"/>
          <w:szCs w:val="22"/>
        </w:rPr>
        <w:t>의미함</w:t>
      </w:r>
      <w:r w:rsidR="00892AFC" w:rsidRPr="00D26B05">
        <w:rPr>
          <w:rFonts w:hint="eastAsia"/>
          <w:szCs w:val="22"/>
        </w:rPr>
        <w:t>)</w:t>
      </w:r>
      <w:r w:rsidR="00892AFC" w:rsidRPr="00D26B05">
        <w:rPr>
          <w:szCs w:val="22"/>
        </w:rPr>
        <w:t xml:space="preserve"> </w:t>
      </w:r>
      <w:r w:rsidR="00892AFC" w:rsidRPr="00D26B05">
        <w:rPr>
          <w:rFonts w:hint="eastAsia"/>
          <w:szCs w:val="22"/>
        </w:rPr>
        <w:t>손해배상</w:t>
      </w:r>
      <w:r w:rsidR="003035FE" w:rsidRPr="00D26B05">
        <w:rPr>
          <w:rFonts w:hint="eastAsia"/>
          <w:szCs w:val="22"/>
        </w:rPr>
        <w:t xml:space="preserve"> </w:t>
      </w:r>
      <w:r w:rsidR="00892AFC" w:rsidRPr="00D26B05">
        <w:rPr>
          <w:rFonts w:hint="eastAsia"/>
          <w:szCs w:val="22"/>
        </w:rPr>
        <w:t>한도금액은</w:t>
      </w:r>
      <w:r w:rsidR="00892AFC" w:rsidRPr="00D26B05">
        <w:rPr>
          <w:rFonts w:hint="eastAsia"/>
          <w:szCs w:val="22"/>
        </w:rPr>
        <w:t xml:space="preserve"> </w:t>
      </w:r>
      <w:r w:rsidR="00142D14">
        <w:rPr>
          <w:rFonts w:hint="eastAsia"/>
          <w:szCs w:val="22"/>
        </w:rPr>
        <w:t>손해배상</w:t>
      </w:r>
      <w:r w:rsidR="00142D14">
        <w:rPr>
          <w:rFonts w:hint="eastAsia"/>
          <w:szCs w:val="22"/>
        </w:rPr>
        <w:t xml:space="preserve"> </w:t>
      </w:r>
      <w:r w:rsidR="00142D14">
        <w:rPr>
          <w:rFonts w:hint="eastAsia"/>
          <w:szCs w:val="22"/>
        </w:rPr>
        <w:t>한도금액에서</w:t>
      </w:r>
      <w:r w:rsidR="00142D14">
        <w:rPr>
          <w:rFonts w:hint="eastAsia"/>
          <w:szCs w:val="22"/>
        </w:rPr>
        <w:t xml:space="preserve"> </w:t>
      </w:r>
      <w:r w:rsidR="00142D14">
        <w:rPr>
          <w:rFonts w:hint="eastAsia"/>
          <w:szCs w:val="22"/>
        </w:rPr>
        <w:t>에스크로</w:t>
      </w:r>
      <w:r w:rsidR="00142D14">
        <w:rPr>
          <w:rFonts w:hint="eastAsia"/>
          <w:szCs w:val="22"/>
        </w:rPr>
        <w:t xml:space="preserve"> </w:t>
      </w:r>
      <w:r w:rsidR="00DC7F64">
        <w:rPr>
          <w:rFonts w:hint="eastAsia"/>
          <w:szCs w:val="22"/>
        </w:rPr>
        <w:t>예치금</w:t>
      </w:r>
      <w:r w:rsidR="00142D14">
        <w:rPr>
          <w:rFonts w:hint="eastAsia"/>
          <w:szCs w:val="22"/>
        </w:rPr>
        <w:t>을</w:t>
      </w:r>
      <w:r w:rsidR="00142D14">
        <w:rPr>
          <w:rFonts w:hint="eastAsia"/>
          <w:szCs w:val="22"/>
        </w:rPr>
        <w:t xml:space="preserve"> </w:t>
      </w:r>
      <w:r w:rsidR="00142D14">
        <w:rPr>
          <w:rFonts w:hint="eastAsia"/>
          <w:szCs w:val="22"/>
        </w:rPr>
        <w:t>공제한</w:t>
      </w:r>
      <w:r w:rsidR="00142D14">
        <w:rPr>
          <w:rFonts w:hint="eastAsia"/>
          <w:szCs w:val="22"/>
        </w:rPr>
        <w:t xml:space="preserve"> </w:t>
      </w:r>
      <w:r w:rsidR="00142D14">
        <w:rPr>
          <w:rFonts w:hint="eastAsia"/>
          <w:szCs w:val="22"/>
        </w:rPr>
        <w:t>금액</w:t>
      </w:r>
      <w:r w:rsidR="00927E08">
        <w:rPr>
          <w:rFonts w:hint="eastAsia"/>
          <w:szCs w:val="22"/>
        </w:rPr>
        <w:t>으로</w:t>
      </w:r>
      <w:r w:rsidR="00927E08">
        <w:rPr>
          <w:rFonts w:hint="eastAsia"/>
          <w:szCs w:val="22"/>
        </w:rPr>
        <w:t xml:space="preserve"> </w:t>
      </w:r>
      <w:r w:rsidR="00927E08">
        <w:rPr>
          <w:rFonts w:hint="eastAsia"/>
          <w:szCs w:val="22"/>
        </w:rPr>
        <w:t>한다</w:t>
      </w:r>
      <w:r w:rsidR="00927E08">
        <w:rPr>
          <w:rFonts w:hint="eastAsia"/>
          <w:szCs w:val="22"/>
        </w:rPr>
        <w:t xml:space="preserve">. </w:t>
      </w:r>
    </w:p>
    <w:p w14:paraId="70FEFAF3" w14:textId="52CA3F40" w:rsidR="00784C23" w:rsidRPr="00933D6F" w:rsidRDefault="00784C23" w:rsidP="00784C23">
      <w:pPr>
        <w:pStyle w:val="BKLH2-11"/>
        <w:rPr>
          <w:rFonts w:cs="Times New Roman"/>
          <w:szCs w:val="22"/>
        </w:rPr>
      </w:pPr>
      <w:bookmarkStart w:id="154" w:name="_Toc58933207"/>
      <w:r w:rsidRPr="00933D6F">
        <w:rPr>
          <w:rFonts w:cs="Times New Roman"/>
          <w:szCs w:val="22"/>
        </w:rPr>
        <w:t>제</w:t>
      </w:r>
      <w:r w:rsidRPr="00933D6F">
        <w:rPr>
          <w:rFonts w:cs="Times New Roman"/>
          <w:szCs w:val="22"/>
        </w:rPr>
        <w:t>3</w:t>
      </w:r>
      <w:r w:rsidRPr="00933D6F">
        <w:rPr>
          <w:rFonts w:cs="Times New Roman"/>
          <w:szCs w:val="22"/>
        </w:rPr>
        <w:t>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청구</w:t>
      </w:r>
      <w:bookmarkEnd w:id="154"/>
      <w:r w:rsidR="00AF5C88">
        <w:rPr>
          <w:rFonts w:cs="Times New Roman" w:hint="eastAsia"/>
          <w:szCs w:val="22"/>
        </w:rPr>
        <w:t>.</w:t>
      </w:r>
    </w:p>
    <w:p w14:paraId="00EE2C13" w14:textId="6EDF34C7" w:rsidR="00784C23" w:rsidRPr="00933D6F" w:rsidRDefault="00784C23" w:rsidP="00784C23">
      <w:pPr>
        <w:pStyle w:val="BKLBodyText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배상권리자</w:t>
      </w:r>
      <w:r w:rsidR="008C6728" w:rsidRPr="00933D6F">
        <w:rPr>
          <w:rFonts w:cs="Times New Roman"/>
          <w:szCs w:val="22"/>
        </w:rPr>
        <w:t>(</w:t>
      </w:r>
      <w:r w:rsidR="008C6728" w:rsidRPr="00933D6F">
        <w:rPr>
          <w:rFonts w:cs="Times New Roman"/>
          <w:szCs w:val="22"/>
        </w:rPr>
        <w:t>대상회사</w:t>
      </w:r>
      <w:r w:rsidR="00E63AE9" w:rsidRPr="00933D6F">
        <w:rPr>
          <w:rFonts w:cs="Times New Roman" w:hint="eastAsia"/>
          <w:szCs w:val="22"/>
        </w:rPr>
        <w:t>등을</w:t>
      </w:r>
      <w:r w:rsidR="008C6728" w:rsidRPr="00933D6F">
        <w:rPr>
          <w:rFonts w:cs="Times New Roman"/>
          <w:szCs w:val="22"/>
        </w:rPr>
        <w:t xml:space="preserve"> </w:t>
      </w:r>
      <w:r w:rsidR="008C6728" w:rsidRPr="00933D6F">
        <w:rPr>
          <w:rFonts w:cs="Times New Roman"/>
          <w:szCs w:val="22"/>
        </w:rPr>
        <w:t>포함함</w:t>
      </w:r>
      <w:r w:rsidR="008C6728" w:rsidRPr="00933D6F">
        <w:rPr>
          <w:rFonts w:cs="Times New Roman"/>
          <w:szCs w:val="22"/>
        </w:rPr>
        <w:t>)</w:t>
      </w:r>
      <w:r w:rsidRPr="00933D6F">
        <w:rPr>
          <w:rFonts w:cs="Times New Roman"/>
          <w:szCs w:val="22"/>
        </w:rPr>
        <w:t>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정부기관을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</w:t>
      </w:r>
      <w:r w:rsidRPr="00933D6F">
        <w:rPr>
          <w:rFonts w:cs="Times New Roman"/>
          <w:szCs w:val="22"/>
        </w:rPr>
        <w:t>3</w:t>
      </w:r>
      <w:r w:rsidRPr="00933D6F">
        <w:rPr>
          <w:rFonts w:cs="Times New Roman"/>
          <w:szCs w:val="22"/>
        </w:rPr>
        <w:t>자가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배상의무자의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배상책임을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야기할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가능성이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청구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세무조사를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포함하며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이하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조에서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동일</w:t>
      </w:r>
      <w:r w:rsidRPr="00933D6F">
        <w:rPr>
          <w:rFonts w:cs="Times New Roman"/>
          <w:szCs w:val="22"/>
        </w:rPr>
        <w:t>)</w:t>
      </w:r>
      <w:r w:rsidRPr="00933D6F">
        <w:rPr>
          <w:rFonts w:cs="Times New Roman"/>
          <w:szCs w:val="22"/>
        </w:rPr>
        <w:t>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제기하는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배상권리자는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같은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청구를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실제로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알게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직후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배상의무자에게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알리는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서면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통지를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발송하여야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하고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배상의무자가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자신의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비용으로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해당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청구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인한</w:t>
      </w:r>
      <w:r w:rsidRPr="00933D6F">
        <w:rPr>
          <w:rFonts w:cs="Times New Roman"/>
          <w:szCs w:val="22"/>
        </w:rPr>
        <w:t xml:space="preserve"> </w:t>
      </w:r>
      <w:r w:rsidR="00FC6C3E" w:rsidRPr="00933D6F">
        <w:rPr>
          <w:rFonts w:cs="Times New Roman"/>
          <w:szCs w:val="22"/>
        </w:rPr>
        <w:t>소송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과세전적부심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이의신청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심사청구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심판청구를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포함하며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이하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조에서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동일</w:t>
      </w:r>
      <w:r w:rsidRPr="00933D6F">
        <w:rPr>
          <w:rFonts w:cs="Times New Roman"/>
          <w:szCs w:val="22"/>
        </w:rPr>
        <w:t>)</w:t>
      </w:r>
      <w:r w:rsidRPr="00933D6F">
        <w:rPr>
          <w:rFonts w:cs="Times New Roman"/>
          <w:szCs w:val="22"/>
        </w:rPr>
        <w:t>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방어를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담당할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있도록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허용하여야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한다</w:t>
      </w:r>
      <w:r w:rsidRPr="00933D6F">
        <w:rPr>
          <w:rFonts w:cs="Times New Roman"/>
          <w:szCs w:val="22"/>
        </w:rPr>
        <w:t>.</w:t>
      </w:r>
      <w:r w:rsidR="00007220" w:rsidRPr="00007220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다만</w:t>
      </w:r>
      <w:r w:rsidR="00007220" w:rsidRPr="00231AE4">
        <w:rPr>
          <w:rFonts w:cs="Times New Roman"/>
          <w:szCs w:val="22"/>
        </w:rPr>
        <w:t xml:space="preserve">, (i) </w:t>
      </w:r>
      <w:r w:rsidR="00007220" w:rsidRPr="00231AE4">
        <w:rPr>
          <w:rFonts w:cs="Times New Roman"/>
          <w:szCs w:val="22"/>
        </w:rPr>
        <w:t>배상권리자는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그와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같은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청구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또는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소송의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방어에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자신의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비용으로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참여할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있으며</w:t>
      </w:r>
      <w:r w:rsidR="00007220" w:rsidRPr="00231AE4">
        <w:rPr>
          <w:rFonts w:cs="Times New Roman"/>
          <w:szCs w:val="22"/>
        </w:rPr>
        <w:t xml:space="preserve">, </w:t>
      </w:r>
      <w:r w:rsidR="00007220" w:rsidRPr="00231AE4">
        <w:rPr>
          <w:rFonts w:cs="Times New Roman"/>
          <w:szCs w:val="22"/>
        </w:rPr>
        <w:t>또한</w:t>
      </w:r>
      <w:r w:rsidR="00007220" w:rsidRPr="00231AE4">
        <w:rPr>
          <w:rFonts w:cs="Times New Roman"/>
          <w:szCs w:val="22"/>
        </w:rPr>
        <w:t xml:space="preserve"> (ii) </w:t>
      </w:r>
      <w:r w:rsidR="00007220" w:rsidRPr="00231AE4">
        <w:rPr>
          <w:rFonts w:cs="Times New Roman"/>
          <w:szCs w:val="22"/>
        </w:rPr>
        <w:t>배상의무자가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배상권리자의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통지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해태로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인해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실제로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손해를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입은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경우를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제외하고</w:t>
      </w:r>
      <w:r w:rsidR="00007220" w:rsidRPr="00231AE4">
        <w:rPr>
          <w:rFonts w:cs="Times New Roman"/>
          <w:szCs w:val="22"/>
        </w:rPr>
        <w:t xml:space="preserve">, </w:t>
      </w:r>
      <w:r w:rsidR="00007220" w:rsidRPr="00231AE4">
        <w:rPr>
          <w:rFonts w:cs="Times New Roman"/>
          <w:szCs w:val="22"/>
        </w:rPr>
        <w:t>배상권리자가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위의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통지를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해태한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경우에도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배상의무자의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본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계약상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손해배상책임은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면제되지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않는다</w:t>
      </w:r>
      <w:r w:rsidR="00007220" w:rsidRPr="00231AE4">
        <w:rPr>
          <w:rFonts w:cs="Times New Roman"/>
          <w:szCs w:val="22"/>
        </w:rPr>
        <w:t xml:space="preserve">. </w:t>
      </w:r>
      <w:r w:rsidR="00007220" w:rsidRPr="00231AE4">
        <w:rPr>
          <w:rFonts w:cs="Times New Roman"/>
          <w:szCs w:val="22"/>
        </w:rPr>
        <w:t>배상권리자의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사전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서면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동의가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있는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경우를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제외하고</w:t>
      </w:r>
      <w:r w:rsidR="00007220" w:rsidRPr="00231AE4">
        <w:rPr>
          <w:rFonts w:cs="Times New Roman"/>
          <w:szCs w:val="22"/>
        </w:rPr>
        <w:t xml:space="preserve">, </w:t>
      </w:r>
      <w:r w:rsidR="00007220" w:rsidRPr="00231AE4">
        <w:rPr>
          <w:rFonts w:cs="Times New Roman"/>
          <w:szCs w:val="22"/>
        </w:rPr>
        <w:t>배상의무자는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위의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청구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또는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소송의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방어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절차에서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배상권리자에게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영향을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미치는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비금전적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의무를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포함하거나</w:t>
      </w:r>
      <w:r w:rsidR="00007220" w:rsidRPr="00231AE4">
        <w:rPr>
          <w:rFonts w:cs="Times New Roman"/>
          <w:szCs w:val="22"/>
        </w:rPr>
        <w:t xml:space="preserve">, </w:t>
      </w:r>
      <w:r w:rsidR="00007220" w:rsidRPr="00231AE4">
        <w:rPr>
          <w:rFonts w:cs="Times New Roman"/>
          <w:szCs w:val="22"/>
        </w:rPr>
        <w:t>기타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배상권리자를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위의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청구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또는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소송과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관련된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모든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책임으로부터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완전히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면책하지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않는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내용의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조정이나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화해를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할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없다</w:t>
      </w:r>
      <w:r w:rsidR="00007220" w:rsidRPr="00231AE4">
        <w:rPr>
          <w:rFonts w:cs="Times New Roman"/>
          <w:szCs w:val="22"/>
        </w:rPr>
        <w:t xml:space="preserve">. </w:t>
      </w:r>
      <w:r w:rsidR="00007220" w:rsidRPr="00231AE4">
        <w:rPr>
          <w:rFonts w:cs="Times New Roman"/>
          <w:szCs w:val="22"/>
        </w:rPr>
        <w:t>배상의무자가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배상권리자로부터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위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통지를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수령한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날로부터</w:t>
      </w:r>
      <w:r w:rsidR="00007220" w:rsidRPr="00231AE4">
        <w:rPr>
          <w:rFonts w:cs="Times New Roman"/>
          <w:szCs w:val="22"/>
        </w:rPr>
        <w:t xml:space="preserve"> 10</w:t>
      </w:r>
      <w:r w:rsidR="00007220" w:rsidRPr="00231AE4">
        <w:rPr>
          <w:rFonts w:cs="Times New Roman"/>
          <w:szCs w:val="22"/>
        </w:rPr>
        <w:t>일이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경과한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날까지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자신이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위의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청구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또는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소송의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방어를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담당하겠다는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서면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통지를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배상권리자에게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하지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않거나</w:t>
      </w:r>
      <w:r w:rsidR="00007220" w:rsidRPr="00231AE4">
        <w:rPr>
          <w:rFonts w:cs="Times New Roman"/>
          <w:szCs w:val="22"/>
        </w:rPr>
        <w:t xml:space="preserve">, </w:t>
      </w:r>
      <w:r w:rsidR="00007220" w:rsidRPr="00231AE4">
        <w:rPr>
          <w:rFonts w:cs="Times New Roman"/>
          <w:szCs w:val="22"/>
        </w:rPr>
        <w:t>또는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자신이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청구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또는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소송의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방어를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담당하지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않겠다는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서면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통지를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배상권리자에게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한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경우</w:t>
      </w:r>
      <w:r w:rsidR="00007220" w:rsidRPr="00231AE4">
        <w:rPr>
          <w:rFonts w:cs="Times New Roman"/>
          <w:szCs w:val="22"/>
        </w:rPr>
        <w:t xml:space="preserve">, </w:t>
      </w:r>
      <w:r w:rsidR="00007220" w:rsidRPr="00231AE4">
        <w:rPr>
          <w:rFonts w:cs="Times New Roman"/>
          <w:szCs w:val="22"/>
        </w:rPr>
        <w:t>배상</w:t>
      </w:r>
      <w:r w:rsidR="00007220" w:rsidRPr="00231AE4">
        <w:rPr>
          <w:rFonts w:cs="Times New Roman"/>
          <w:szCs w:val="22"/>
        </w:rPr>
        <w:lastRenderedPageBreak/>
        <w:t>권리자는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배상의무자의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비용으로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그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청구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또는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소송의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방어를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담당할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권한을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가진다</w:t>
      </w:r>
      <w:r w:rsidR="00007220" w:rsidRPr="00231AE4">
        <w:rPr>
          <w:rFonts w:cs="Times New Roman"/>
          <w:szCs w:val="22"/>
        </w:rPr>
        <w:t xml:space="preserve">. </w:t>
      </w:r>
      <w:r w:rsidR="00007220" w:rsidRPr="00231AE4">
        <w:rPr>
          <w:rFonts w:cs="Times New Roman"/>
          <w:szCs w:val="22"/>
        </w:rPr>
        <w:t>그에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따라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배상권리자가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그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청구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또는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소송을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방어하게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될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경우</w:t>
      </w:r>
      <w:r w:rsidR="00007220" w:rsidRPr="00231AE4">
        <w:rPr>
          <w:rFonts w:cs="Times New Roman"/>
          <w:szCs w:val="22"/>
        </w:rPr>
        <w:t xml:space="preserve">, </w:t>
      </w:r>
      <w:r w:rsidR="00007220" w:rsidRPr="00231AE4">
        <w:rPr>
          <w:rFonts w:cs="Times New Roman"/>
          <w:szCs w:val="22"/>
        </w:rPr>
        <w:t>손해의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최소화를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위하여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최선의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노력을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하되</w:t>
      </w:r>
      <w:r w:rsidR="00007220" w:rsidRPr="00231AE4">
        <w:rPr>
          <w:rFonts w:cs="Times New Roman"/>
          <w:szCs w:val="22"/>
        </w:rPr>
        <w:t xml:space="preserve">, </w:t>
      </w:r>
      <w:r w:rsidR="00007220" w:rsidRPr="00231AE4">
        <w:rPr>
          <w:rFonts w:cs="Times New Roman"/>
          <w:szCs w:val="22"/>
        </w:rPr>
        <w:t>그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결과에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대하여는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어떠한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책임도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부담하지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아니한다</w:t>
      </w:r>
      <w:r w:rsidR="00007220" w:rsidRPr="00231AE4">
        <w:rPr>
          <w:rFonts w:cs="Times New Roman"/>
          <w:szCs w:val="22"/>
        </w:rPr>
        <w:t xml:space="preserve">. </w:t>
      </w:r>
      <w:r w:rsidR="00007220" w:rsidRPr="00231AE4">
        <w:rPr>
          <w:rFonts w:cs="Times New Roman"/>
          <w:szCs w:val="22"/>
        </w:rPr>
        <w:t>배상의무자와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배상권리자는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위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청구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또는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소송의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방어를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위해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자신의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문서와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기록에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대해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상대방에게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합리적인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접근을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허용하는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것을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포함하여</w:t>
      </w:r>
      <w:r w:rsidR="00007220" w:rsidRPr="00231AE4">
        <w:rPr>
          <w:rFonts w:cs="Times New Roman"/>
          <w:szCs w:val="22"/>
        </w:rPr>
        <w:t xml:space="preserve">, </w:t>
      </w:r>
      <w:r w:rsidR="00007220" w:rsidRPr="00231AE4">
        <w:rPr>
          <w:rFonts w:cs="Times New Roman"/>
          <w:szCs w:val="22"/>
        </w:rPr>
        <w:t>합리적인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범위에서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상호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협조해야</w:t>
      </w:r>
      <w:r w:rsidR="00007220" w:rsidRPr="00231AE4">
        <w:rPr>
          <w:rFonts w:cs="Times New Roman"/>
          <w:szCs w:val="22"/>
        </w:rPr>
        <w:t xml:space="preserve"> </w:t>
      </w:r>
      <w:r w:rsidR="00007220" w:rsidRPr="00231AE4">
        <w:rPr>
          <w:rFonts w:cs="Times New Roman"/>
          <w:szCs w:val="22"/>
        </w:rPr>
        <w:t>한다</w:t>
      </w:r>
      <w:r w:rsidR="00007220" w:rsidRPr="00231AE4">
        <w:rPr>
          <w:rFonts w:cs="Times New Roman"/>
          <w:szCs w:val="22"/>
        </w:rPr>
        <w:t xml:space="preserve">. </w:t>
      </w:r>
    </w:p>
    <w:p w14:paraId="11979A26" w14:textId="1FCE7B63" w:rsidR="00C95B15" w:rsidRPr="00933D6F" w:rsidRDefault="00C95B15" w:rsidP="00C95B15">
      <w:pPr>
        <w:pStyle w:val="BKLH2-11"/>
        <w:rPr>
          <w:kern w:val="0"/>
        </w:rPr>
      </w:pPr>
      <w:r w:rsidRPr="00933D6F">
        <w:rPr>
          <w:rFonts w:hint="eastAsia"/>
          <w:kern w:val="0"/>
        </w:rPr>
        <w:t>기타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배상책임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제한</w:t>
      </w:r>
      <w:r w:rsidR="0098498C">
        <w:rPr>
          <w:rFonts w:hint="eastAsia"/>
          <w:kern w:val="0"/>
          <w:u w:val="none"/>
        </w:rPr>
        <w:t>.</w:t>
      </w:r>
    </w:p>
    <w:p w14:paraId="00016A8B" w14:textId="0B03BBDB" w:rsidR="00C95B15" w:rsidRPr="00933D6F" w:rsidRDefault="00C95B15" w:rsidP="00463D2A">
      <w:pPr>
        <w:pStyle w:val="BKLH3-1"/>
        <w:outlineLvl w:val="9"/>
        <w:rPr>
          <w:szCs w:val="22"/>
        </w:rPr>
      </w:pPr>
      <w:r w:rsidRPr="00933D6F">
        <w:rPr>
          <w:rFonts w:hint="eastAsia"/>
          <w:szCs w:val="22"/>
        </w:rPr>
        <w:t>배상권리자가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손해를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발생시킬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있는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사유가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있음을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인지한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때에는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그로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인한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손해를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최소화하기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위하여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모든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필요한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합리적인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조치를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취해야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하며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그러한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조치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해태로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인하여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발생하거나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추가된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손해에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대하여는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배상의무자에게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손해배상을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청구할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없다</w:t>
      </w:r>
      <w:r w:rsidRPr="00933D6F">
        <w:rPr>
          <w:rFonts w:hint="eastAsia"/>
          <w:szCs w:val="22"/>
        </w:rPr>
        <w:t xml:space="preserve">. </w:t>
      </w:r>
    </w:p>
    <w:p w14:paraId="5160F597" w14:textId="294A68A6" w:rsidR="00C95B15" w:rsidRPr="00933D6F" w:rsidRDefault="00C95B15" w:rsidP="00463D2A">
      <w:pPr>
        <w:pStyle w:val="BKLH3-1"/>
        <w:outlineLvl w:val="9"/>
        <w:rPr>
          <w:szCs w:val="22"/>
        </w:rPr>
      </w:pPr>
      <w:r w:rsidRPr="00933D6F">
        <w:rPr>
          <w:rFonts w:hint="eastAsia"/>
          <w:szCs w:val="22"/>
        </w:rPr>
        <w:t>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계약에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따른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손해배상책임은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손해배상을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초래하는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사실관계가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하나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이상의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진술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및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보장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확약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의무의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위반을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구성한다는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이유로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중첩적으로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발생되지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아니한다</w:t>
      </w:r>
      <w:r w:rsidRPr="00933D6F">
        <w:rPr>
          <w:rFonts w:hint="eastAsia"/>
          <w:szCs w:val="22"/>
        </w:rPr>
        <w:t>.</w:t>
      </w:r>
    </w:p>
    <w:p w14:paraId="0FBA8A4F" w14:textId="53CA2F7F" w:rsidR="00C95B15" w:rsidRPr="00933D6F" w:rsidRDefault="00C95B15" w:rsidP="00463D2A">
      <w:pPr>
        <w:pStyle w:val="BKLH3-1"/>
        <w:outlineLvl w:val="9"/>
        <w:rPr>
          <w:szCs w:val="22"/>
        </w:rPr>
      </w:pPr>
      <w:r w:rsidRPr="00933D6F">
        <w:rPr>
          <w:rFonts w:hint="eastAsia"/>
          <w:szCs w:val="22"/>
        </w:rPr>
        <w:t>배상권리자에게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어떠한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손해가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발생함에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따라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손해와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관련한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사실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사건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사유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상황으로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인하여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배상권리자가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어떠한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이익</w:t>
      </w:r>
      <w:r w:rsidRPr="00933D6F">
        <w:rPr>
          <w:rFonts w:hint="eastAsia"/>
          <w:szCs w:val="22"/>
        </w:rPr>
        <w:t>(</w:t>
      </w:r>
      <w:r w:rsidRPr="00933D6F">
        <w:rPr>
          <w:rFonts w:hint="eastAsia"/>
          <w:szCs w:val="22"/>
        </w:rPr>
        <w:t>손금산입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세금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감면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기타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세무상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이익이나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혜택을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포함함</w:t>
      </w:r>
      <w:r w:rsidRPr="00933D6F">
        <w:rPr>
          <w:rFonts w:hint="eastAsia"/>
          <w:szCs w:val="22"/>
        </w:rPr>
        <w:t>)</w:t>
      </w:r>
      <w:r w:rsidRPr="00933D6F">
        <w:rPr>
          <w:rFonts w:hint="eastAsia"/>
          <w:szCs w:val="22"/>
        </w:rPr>
        <w:t>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받았거나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받을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권리를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갖게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되는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경우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배상의무자는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범위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내에서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배상권리자에게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계약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제</w:t>
      </w:r>
      <w:r w:rsidRPr="00933D6F">
        <w:rPr>
          <w:rFonts w:hint="eastAsia"/>
          <w:szCs w:val="22"/>
        </w:rPr>
        <w:t>7.1</w:t>
      </w:r>
      <w:r w:rsidRPr="00933D6F">
        <w:rPr>
          <w:rFonts w:hint="eastAsia"/>
          <w:szCs w:val="22"/>
        </w:rPr>
        <w:t>조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제</w:t>
      </w:r>
      <w:r w:rsidRPr="00933D6F">
        <w:rPr>
          <w:rFonts w:hint="eastAsia"/>
          <w:szCs w:val="22"/>
        </w:rPr>
        <w:t>7.2</w:t>
      </w:r>
      <w:r w:rsidRPr="00933D6F">
        <w:rPr>
          <w:rFonts w:hint="eastAsia"/>
          <w:szCs w:val="22"/>
        </w:rPr>
        <w:t>조에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따른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손해배상책임을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지지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아니한다</w:t>
      </w:r>
      <w:r w:rsidRPr="00933D6F">
        <w:rPr>
          <w:rFonts w:hint="eastAsia"/>
          <w:szCs w:val="22"/>
        </w:rPr>
        <w:t>.</w:t>
      </w:r>
    </w:p>
    <w:p w14:paraId="0258C1FC" w14:textId="7EDC6D8E" w:rsidR="00C95B15" w:rsidRPr="00933D6F" w:rsidRDefault="00C95B15" w:rsidP="00463D2A">
      <w:pPr>
        <w:pStyle w:val="BKLH3-1"/>
        <w:outlineLvl w:val="9"/>
        <w:rPr>
          <w:szCs w:val="22"/>
        </w:rPr>
      </w:pPr>
      <w:r w:rsidRPr="00933D6F">
        <w:rPr>
          <w:rFonts w:hint="eastAsia"/>
          <w:szCs w:val="22"/>
        </w:rPr>
        <w:t>배상의무자는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거래종결일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이후의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법률의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개정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변경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정부기관의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입장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관련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해석의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변경에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따라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발생하거나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확대된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손해에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대하여는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배상책임을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지지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아니한다</w:t>
      </w:r>
      <w:r w:rsidRPr="00933D6F">
        <w:rPr>
          <w:rFonts w:hint="eastAsia"/>
          <w:szCs w:val="22"/>
        </w:rPr>
        <w:t xml:space="preserve">. </w:t>
      </w:r>
    </w:p>
    <w:p w14:paraId="22168663" w14:textId="5336614B" w:rsidR="00C95B15" w:rsidRPr="00933D6F" w:rsidRDefault="00E63701" w:rsidP="00463D2A">
      <w:pPr>
        <w:pStyle w:val="BKLH3-1"/>
        <w:outlineLvl w:val="9"/>
        <w:rPr>
          <w:szCs w:val="22"/>
        </w:rPr>
      </w:pPr>
      <w:r>
        <w:rPr>
          <w:rFonts w:hint="eastAsia"/>
          <w:szCs w:val="22"/>
        </w:rPr>
        <w:t>매도인</w:t>
      </w:r>
      <w:r w:rsidR="00C95B15" w:rsidRPr="00933D6F">
        <w:rPr>
          <w:rFonts w:hint="eastAsia"/>
          <w:szCs w:val="22"/>
        </w:rPr>
        <w:t>은</w:t>
      </w:r>
      <w:r w:rsidR="00C95B15" w:rsidRPr="00933D6F">
        <w:rPr>
          <w:szCs w:val="22"/>
        </w:rPr>
        <w:t xml:space="preserve"> (i) </w:t>
      </w:r>
      <w:r w:rsidR="00C95B15" w:rsidRPr="00933D6F">
        <w:rPr>
          <w:rFonts w:hint="eastAsia"/>
          <w:szCs w:val="22"/>
        </w:rPr>
        <w:t>매수인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또는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그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계열회사</w:t>
      </w:r>
      <w:r w:rsidR="00C95B15" w:rsidRPr="00933D6F">
        <w:rPr>
          <w:szCs w:val="22"/>
        </w:rPr>
        <w:t>(</w:t>
      </w:r>
      <w:r w:rsidR="00C95B15" w:rsidRPr="00933D6F">
        <w:rPr>
          <w:rFonts w:hint="eastAsia"/>
          <w:szCs w:val="22"/>
        </w:rPr>
        <w:t>거래종결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이후에는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대상회사</w:t>
      </w:r>
      <w:r w:rsidR="00D905ED">
        <w:rPr>
          <w:rFonts w:hint="eastAsia"/>
          <w:szCs w:val="22"/>
        </w:rPr>
        <w:t>등을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포함하며</w:t>
      </w:r>
      <w:r w:rsidR="00C95B15" w:rsidRPr="00933D6F">
        <w:rPr>
          <w:szCs w:val="22"/>
        </w:rPr>
        <w:t xml:space="preserve">, </w:t>
      </w:r>
      <w:r w:rsidR="00C95B15" w:rsidRPr="00933D6F">
        <w:rPr>
          <w:rFonts w:hint="eastAsia"/>
          <w:szCs w:val="22"/>
        </w:rPr>
        <w:t>이하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본</w:t>
      </w:r>
      <w:r w:rsidR="00C95B15" w:rsidRPr="00933D6F">
        <w:rPr>
          <w:szCs w:val="22"/>
        </w:rPr>
        <w:t xml:space="preserve"> </w:t>
      </w:r>
      <w:r w:rsidR="00DA59BB">
        <w:rPr>
          <w:rFonts w:hint="eastAsia"/>
          <w:szCs w:val="22"/>
        </w:rPr>
        <w:t>제</w:t>
      </w:r>
      <w:r w:rsidR="00DA59BB">
        <w:rPr>
          <w:rFonts w:hint="eastAsia"/>
          <w:szCs w:val="22"/>
        </w:rPr>
        <w:t>(</w:t>
      </w:r>
      <w:r w:rsidR="00DA59BB">
        <w:rPr>
          <w:szCs w:val="22"/>
        </w:rPr>
        <w:t>5)</w:t>
      </w:r>
      <w:r w:rsidR="00DA59BB">
        <w:rPr>
          <w:rFonts w:hint="eastAsia"/>
          <w:szCs w:val="22"/>
        </w:rPr>
        <w:t>항</w:t>
      </w:r>
      <w:r w:rsidR="00C95B15" w:rsidRPr="00933D6F">
        <w:rPr>
          <w:rFonts w:hint="eastAsia"/>
          <w:szCs w:val="22"/>
        </w:rPr>
        <w:t>에서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동일</w:t>
      </w:r>
      <w:r w:rsidR="00C95B15" w:rsidRPr="00933D6F">
        <w:rPr>
          <w:szCs w:val="22"/>
        </w:rPr>
        <w:t xml:space="preserve">) </w:t>
      </w:r>
      <w:r w:rsidR="00C95B15" w:rsidRPr="00933D6F">
        <w:rPr>
          <w:rFonts w:hint="eastAsia"/>
          <w:szCs w:val="22"/>
        </w:rPr>
        <w:t>및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그들의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대리인이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행한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작위</w:t>
      </w:r>
      <w:r w:rsidR="00C95B15" w:rsidRPr="00933D6F">
        <w:rPr>
          <w:szCs w:val="22"/>
        </w:rPr>
        <w:t>∙</w:t>
      </w:r>
      <w:r w:rsidR="00C95B15" w:rsidRPr="00933D6F">
        <w:rPr>
          <w:rFonts w:hint="eastAsia"/>
          <w:szCs w:val="22"/>
        </w:rPr>
        <w:t>부작위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기타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거래로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인하여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발생한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손해</w:t>
      </w:r>
      <w:r w:rsidR="00C95B15" w:rsidRPr="00933D6F">
        <w:rPr>
          <w:szCs w:val="22"/>
        </w:rPr>
        <w:t xml:space="preserve">, (ii) </w:t>
      </w:r>
      <w:r w:rsidR="00C95B15" w:rsidRPr="00933D6F">
        <w:rPr>
          <w:rFonts w:hint="eastAsia"/>
          <w:szCs w:val="22"/>
        </w:rPr>
        <w:t>거래종결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이후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매수인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측이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실행한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지배구조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변경</w:t>
      </w:r>
      <w:r w:rsidR="00C95B15" w:rsidRPr="00933D6F">
        <w:rPr>
          <w:szCs w:val="22"/>
        </w:rPr>
        <w:t xml:space="preserve">, </w:t>
      </w:r>
      <w:r w:rsidR="00C95B15" w:rsidRPr="00933D6F">
        <w:rPr>
          <w:rFonts w:hint="eastAsia"/>
          <w:szCs w:val="22"/>
        </w:rPr>
        <w:t>조직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개편</w:t>
      </w:r>
      <w:r w:rsidR="00C95B15" w:rsidRPr="00933D6F">
        <w:rPr>
          <w:szCs w:val="22"/>
        </w:rPr>
        <w:t xml:space="preserve">, </w:t>
      </w:r>
      <w:r w:rsidR="00C95B15" w:rsidRPr="00933D6F">
        <w:rPr>
          <w:rFonts w:hint="eastAsia"/>
          <w:szCs w:val="22"/>
        </w:rPr>
        <w:t>합병</w:t>
      </w:r>
      <w:r w:rsidR="00C95B15" w:rsidRPr="00933D6F">
        <w:rPr>
          <w:szCs w:val="22"/>
        </w:rPr>
        <w:t xml:space="preserve">, </w:t>
      </w:r>
      <w:r w:rsidR="00C95B15" w:rsidRPr="00933D6F">
        <w:rPr>
          <w:rFonts w:hint="eastAsia"/>
          <w:szCs w:val="22"/>
        </w:rPr>
        <w:t>기업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구조조정</w:t>
      </w:r>
      <w:r w:rsidR="00C95B15" w:rsidRPr="00933D6F">
        <w:rPr>
          <w:szCs w:val="22"/>
        </w:rPr>
        <w:t xml:space="preserve">, </w:t>
      </w:r>
      <w:r w:rsidR="00C95B15" w:rsidRPr="00933D6F">
        <w:rPr>
          <w:rFonts w:hint="eastAsia"/>
          <w:szCs w:val="22"/>
        </w:rPr>
        <w:t>계열회사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간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구조조정</w:t>
      </w:r>
      <w:r w:rsidR="00C95B15" w:rsidRPr="00933D6F">
        <w:rPr>
          <w:szCs w:val="22"/>
        </w:rPr>
        <w:t xml:space="preserve">, </w:t>
      </w:r>
      <w:r w:rsidR="00C95B15" w:rsidRPr="00933D6F">
        <w:rPr>
          <w:rFonts w:hint="eastAsia"/>
          <w:szCs w:val="22"/>
        </w:rPr>
        <w:t>영업</w:t>
      </w:r>
      <w:r w:rsidR="00C95B15" w:rsidRPr="00933D6F">
        <w:rPr>
          <w:szCs w:val="22"/>
        </w:rPr>
        <w:t>∙</w:t>
      </w:r>
      <w:r w:rsidR="00C95B15" w:rsidRPr="00933D6F">
        <w:rPr>
          <w:rFonts w:hint="eastAsia"/>
          <w:szCs w:val="22"/>
        </w:rPr>
        <w:t>자산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또는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부채의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양도</w:t>
      </w:r>
      <w:r w:rsidR="00C95B15" w:rsidRPr="00933D6F">
        <w:rPr>
          <w:szCs w:val="22"/>
        </w:rPr>
        <w:t xml:space="preserve">, </w:t>
      </w:r>
      <w:r w:rsidR="00C95B15" w:rsidRPr="00933D6F">
        <w:rPr>
          <w:rFonts w:hint="eastAsia"/>
          <w:szCs w:val="22"/>
        </w:rPr>
        <w:t>영업의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중단이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없었다면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발생하지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않았을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손해</w:t>
      </w:r>
      <w:r w:rsidR="00C95B15" w:rsidRPr="00933D6F">
        <w:rPr>
          <w:szCs w:val="22"/>
        </w:rPr>
        <w:t xml:space="preserve">, (iii) </w:t>
      </w:r>
      <w:r w:rsidR="00C95B15" w:rsidRPr="00933D6F">
        <w:rPr>
          <w:rFonts w:hint="eastAsia"/>
          <w:szCs w:val="22"/>
        </w:rPr>
        <w:t>거래종결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이후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매수인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또는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그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계열회사의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회계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또는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세무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처리</w:t>
      </w:r>
      <w:r w:rsidR="00C95B15" w:rsidRPr="00933D6F">
        <w:rPr>
          <w:szCs w:val="22"/>
        </w:rPr>
        <w:t xml:space="preserve"> </w:t>
      </w:r>
      <w:r w:rsidR="00C95B15" w:rsidRPr="00933D6F">
        <w:rPr>
          <w:rFonts w:hint="eastAsia"/>
          <w:szCs w:val="22"/>
        </w:rPr>
        <w:t>기준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또는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관행의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변경</w:t>
      </w:r>
      <w:r w:rsidR="00C95B15" w:rsidRPr="00933D6F">
        <w:rPr>
          <w:rFonts w:hint="eastAsia"/>
          <w:szCs w:val="22"/>
        </w:rPr>
        <w:t>(</w:t>
      </w:r>
      <w:r w:rsidR="00C95B15" w:rsidRPr="00933D6F">
        <w:rPr>
          <w:rFonts w:hint="eastAsia"/>
          <w:szCs w:val="22"/>
        </w:rPr>
        <w:t>세무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신고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방식의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변경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포함</w:t>
      </w:r>
      <w:r w:rsidR="00C95B15" w:rsidRPr="00933D6F">
        <w:rPr>
          <w:rFonts w:hint="eastAsia"/>
          <w:szCs w:val="22"/>
        </w:rPr>
        <w:t>)</w:t>
      </w:r>
      <w:r w:rsidR="00C95B15" w:rsidRPr="00933D6F">
        <w:rPr>
          <w:rFonts w:hint="eastAsia"/>
          <w:szCs w:val="22"/>
        </w:rPr>
        <w:t>으로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인한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손해</w:t>
      </w:r>
      <w:r w:rsidR="00C95B15" w:rsidRPr="00933D6F">
        <w:rPr>
          <w:rFonts w:hint="eastAsia"/>
          <w:szCs w:val="22"/>
        </w:rPr>
        <w:t xml:space="preserve">, (iv) </w:t>
      </w:r>
      <w:r w:rsidR="00C95B15" w:rsidRPr="00933D6F">
        <w:rPr>
          <w:rFonts w:hint="eastAsia"/>
          <w:szCs w:val="22"/>
        </w:rPr>
        <w:t>거래종결일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이후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매수인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측의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과세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목적상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거주지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변경으로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인한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손해</w:t>
      </w:r>
      <w:r w:rsidR="00C95B15" w:rsidRPr="00933D6F">
        <w:rPr>
          <w:rFonts w:hint="eastAsia"/>
          <w:szCs w:val="22"/>
        </w:rPr>
        <w:t xml:space="preserve">, (v) </w:t>
      </w:r>
      <w:r w:rsidR="00C95B15" w:rsidRPr="00933D6F">
        <w:rPr>
          <w:rFonts w:hint="eastAsia"/>
          <w:szCs w:val="22"/>
        </w:rPr>
        <w:t>매수인의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요청</w:t>
      </w:r>
      <w:r w:rsidR="00C95B15" w:rsidRPr="00933D6F">
        <w:rPr>
          <w:rFonts w:hint="eastAsia"/>
          <w:szCs w:val="22"/>
        </w:rPr>
        <w:t xml:space="preserve">, </w:t>
      </w:r>
      <w:r w:rsidR="00C95B15" w:rsidRPr="00933D6F">
        <w:rPr>
          <w:rFonts w:hint="eastAsia"/>
          <w:szCs w:val="22"/>
        </w:rPr>
        <w:t>승인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또는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동의에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따르거나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기타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본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계약상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의무나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조건을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준수하기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위한</w:t>
      </w:r>
      <w:r w:rsidR="00C95B15" w:rsidRPr="00933D6F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매도인</w:t>
      </w:r>
      <w:r w:rsidR="00C95B15" w:rsidRPr="00933D6F">
        <w:rPr>
          <w:rFonts w:hint="eastAsia"/>
          <w:szCs w:val="22"/>
        </w:rPr>
        <w:t xml:space="preserve">, </w:t>
      </w:r>
      <w:r w:rsidR="00C95B15" w:rsidRPr="00933D6F">
        <w:rPr>
          <w:rFonts w:hint="eastAsia"/>
          <w:szCs w:val="22"/>
        </w:rPr>
        <w:t>대상회사</w:t>
      </w:r>
      <w:r w:rsidR="00822A45">
        <w:rPr>
          <w:rFonts w:hint="eastAsia"/>
          <w:szCs w:val="22"/>
        </w:rPr>
        <w:t>등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및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그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대리인의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작</w:t>
      </w:r>
      <w:r w:rsidR="00C95B15" w:rsidRPr="00933D6F">
        <w:rPr>
          <w:rFonts w:hint="eastAsia"/>
          <w:szCs w:val="22"/>
        </w:rPr>
        <w:lastRenderedPageBreak/>
        <w:t>위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또는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부작위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기타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거래</w:t>
      </w:r>
      <w:r w:rsidR="00DA59BB">
        <w:rPr>
          <w:rFonts w:hint="eastAsia"/>
          <w:szCs w:val="22"/>
        </w:rPr>
        <w:t>를</w:t>
      </w:r>
      <w:r w:rsidR="00DA59BB">
        <w:rPr>
          <w:rFonts w:hint="eastAsia"/>
          <w:szCs w:val="22"/>
        </w:rPr>
        <w:t xml:space="preserve"> </w:t>
      </w:r>
      <w:r w:rsidR="00DA59BB">
        <w:rPr>
          <w:rFonts w:hint="eastAsia"/>
          <w:szCs w:val="22"/>
        </w:rPr>
        <w:t>직접적인</w:t>
      </w:r>
      <w:r w:rsidR="00DA59BB">
        <w:rPr>
          <w:rFonts w:hint="eastAsia"/>
          <w:szCs w:val="22"/>
        </w:rPr>
        <w:t xml:space="preserve"> </w:t>
      </w:r>
      <w:r w:rsidR="00DA59BB">
        <w:rPr>
          <w:rFonts w:hint="eastAsia"/>
          <w:szCs w:val="22"/>
        </w:rPr>
        <w:t>원인으로</w:t>
      </w:r>
      <w:r w:rsidR="00DA59BB">
        <w:rPr>
          <w:rFonts w:hint="eastAsia"/>
          <w:szCs w:val="22"/>
        </w:rPr>
        <w:t xml:space="preserve"> </w:t>
      </w:r>
      <w:r w:rsidR="00DA59BB">
        <w:rPr>
          <w:rFonts w:hint="eastAsia"/>
          <w:szCs w:val="22"/>
        </w:rPr>
        <w:t>하여</w:t>
      </w:r>
      <w:r w:rsidR="00DA59BB">
        <w:rPr>
          <w:rFonts w:hint="eastAsia"/>
          <w:szCs w:val="22"/>
        </w:rPr>
        <w:t xml:space="preserve"> </w:t>
      </w:r>
      <w:r w:rsidR="00DA59BB">
        <w:rPr>
          <w:rFonts w:hint="eastAsia"/>
          <w:szCs w:val="22"/>
        </w:rPr>
        <w:t>발생한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손해에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대하여는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배상책임을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지지</w:t>
      </w:r>
      <w:r w:rsidR="00C95B15" w:rsidRPr="00933D6F">
        <w:rPr>
          <w:rFonts w:hint="eastAsia"/>
          <w:szCs w:val="22"/>
        </w:rPr>
        <w:t xml:space="preserve"> </w:t>
      </w:r>
      <w:r w:rsidR="00C95B15" w:rsidRPr="00933D6F">
        <w:rPr>
          <w:rFonts w:hint="eastAsia"/>
          <w:szCs w:val="22"/>
        </w:rPr>
        <w:t>아니한다</w:t>
      </w:r>
      <w:r w:rsidR="00C95B15" w:rsidRPr="00933D6F">
        <w:rPr>
          <w:rFonts w:hint="eastAsia"/>
          <w:szCs w:val="22"/>
        </w:rPr>
        <w:t>.</w:t>
      </w:r>
    </w:p>
    <w:p w14:paraId="552E5364" w14:textId="6AB69E0C" w:rsidR="00C95B15" w:rsidRPr="00933D6F" w:rsidRDefault="00C95B15" w:rsidP="00C95B15">
      <w:pPr>
        <w:pStyle w:val="BKLH2-11"/>
        <w:rPr>
          <w:kern w:val="0"/>
        </w:rPr>
      </w:pPr>
      <w:r w:rsidRPr="00933D6F">
        <w:rPr>
          <w:rFonts w:hint="eastAsia"/>
          <w:kern w:val="0"/>
        </w:rPr>
        <w:t>손익상계</w:t>
      </w:r>
      <w:r w:rsidR="005D0917">
        <w:rPr>
          <w:rFonts w:hint="eastAsia"/>
          <w:kern w:val="0"/>
        </w:rPr>
        <w:t>.</w:t>
      </w:r>
    </w:p>
    <w:p w14:paraId="6D42027C" w14:textId="2158577E" w:rsidR="00C95B15" w:rsidRPr="00933D6F" w:rsidRDefault="00C95B15" w:rsidP="00C95B15">
      <w:pPr>
        <w:pStyle w:val="BKLBodyText"/>
        <w:rPr>
          <w:rFonts w:cs="Times New Roman"/>
          <w:szCs w:val="22"/>
        </w:rPr>
      </w:pPr>
      <w:r w:rsidRPr="00933D6F">
        <w:rPr>
          <w:rFonts w:cs="Times New Roman" w:hint="eastAsia"/>
          <w:szCs w:val="22"/>
        </w:rPr>
        <w:t>배상의무자가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계약에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따른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손해배상책임을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이행하기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전에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배상권리자</w:t>
      </w:r>
      <w:r w:rsidRPr="00933D6F">
        <w:rPr>
          <w:rFonts w:cs="Times New Roman" w:hint="eastAsia"/>
          <w:szCs w:val="22"/>
        </w:rPr>
        <w:t>(</w:t>
      </w:r>
      <w:r w:rsidRPr="00933D6F">
        <w:rPr>
          <w:rFonts w:cs="Times New Roman" w:hint="eastAsia"/>
          <w:szCs w:val="22"/>
        </w:rPr>
        <w:t>매수인의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경우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계열회사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또는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대상회사</w:t>
      </w:r>
      <w:r w:rsidR="00581D41">
        <w:rPr>
          <w:rFonts w:cs="Times New Roman" w:hint="eastAsia"/>
          <w:szCs w:val="22"/>
        </w:rPr>
        <w:t>등을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포함하며</w:t>
      </w:r>
      <w:r w:rsidRPr="00933D6F">
        <w:rPr>
          <w:rFonts w:cs="Times New Roman" w:hint="eastAsia"/>
          <w:szCs w:val="22"/>
        </w:rPr>
        <w:t xml:space="preserve">, </w:t>
      </w:r>
      <w:r w:rsidRPr="00933D6F">
        <w:rPr>
          <w:rFonts w:cs="Times New Roman" w:hint="eastAsia"/>
          <w:szCs w:val="22"/>
        </w:rPr>
        <w:t>이하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항에서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동일</w:t>
      </w:r>
      <w:r w:rsidRPr="00933D6F">
        <w:rPr>
          <w:rFonts w:cs="Times New Roman" w:hint="eastAsia"/>
          <w:szCs w:val="22"/>
        </w:rPr>
        <w:t>)</w:t>
      </w:r>
      <w:r w:rsidRPr="00933D6F">
        <w:rPr>
          <w:rFonts w:cs="Times New Roman" w:hint="eastAsia"/>
          <w:szCs w:val="22"/>
        </w:rPr>
        <w:t>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계약에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따라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배상되는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손해에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대하여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제</w:t>
      </w:r>
      <w:r w:rsidRPr="00933D6F">
        <w:rPr>
          <w:rFonts w:cs="Times New Roman" w:hint="eastAsia"/>
          <w:szCs w:val="22"/>
        </w:rPr>
        <w:t>3</w:t>
      </w:r>
      <w:r w:rsidRPr="00933D6F">
        <w:rPr>
          <w:rFonts w:cs="Times New Roman" w:hint="eastAsia"/>
          <w:szCs w:val="22"/>
        </w:rPr>
        <w:t>자로부터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보험금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등의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금전이나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이익을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지급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또는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제공받거나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그러한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금전이나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이익을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지급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또는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제공받을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권리를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갖게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되는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경우</w:t>
      </w:r>
      <w:r w:rsidRPr="00933D6F">
        <w:rPr>
          <w:rFonts w:cs="Times New Roman" w:hint="eastAsia"/>
          <w:szCs w:val="22"/>
        </w:rPr>
        <w:t xml:space="preserve">, </w:t>
      </w:r>
      <w:r w:rsidRPr="00933D6F">
        <w:rPr>
          <w:rFonts w:cs="Times New Roman" w:hint="eastAsia"/>
          <w:szCs w:val="22"/>
        </w:rPr>
        <w:t>배상권리자는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배상의무자에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대한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손해배상청구를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하기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전에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그러한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금전이나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이익을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지급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또는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제공받기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위</w:t>
      </w:r>
      <w:r w:rsidR="009A01E8">
        <w:rPr>
          <w:rFonts w:cs="Times New Roman" w:hint="eastAsia"/>
          <w:szCs w:val="22"/>
        </w:rPr>
        <w:t>해</w:t>
      </w:r>
      <w:r w:rsidR="009A01E8">
        <w:rPr>
          <w:rFonts w:cs="Times New Roman" w:hint="eastAsia"/>
          <w:szCs w:val="22"/>
        </w:rPr>
        <w:t xml:space="preserve"> </w:t>
      </w:r>
      <w:r w:rsidR="009A01E8">
        <w:rPr>
          <w:rFonts w:cs="Times New Roman" w:hint="eastAsia"/>
          <w:szCs w:val="22"/>
        </w:rPr>
        <w:t>합리적으로</w:t>
      </w:r>
      <w:r w:rsidR="009A01E8">
        <w:rPr>
          <w:rFonts w:cs="Times New Roman" w:hint="eastAsia"/>
          <w:szCs w:val="22"/>
        </w:rPr>
        <w:t xml:space="preserve"> </w:t>
      </w:r>
      <w:r w:rsidR="009A01E8">
        <w:rPr>
          <w:rFonts w:cs="Times New Roman" w:hint="eastAsia"/>
          <w:szCs w:val="22"/>
        </w:rPr>
        <w:t>필요한</w:t>
      </w:r>
      <w:r w:rsidR="009A01E8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절차를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취해야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하고</w:t>
      </w:r>
      <w:r w:rsidRPr="00933D6F">
        <w:rPr>
          <w:rFonts w:cs="Times New Roman" w:hint="eastAsia"/>
          <w:szCs w:val="22"/>
        </w:rPr>
        <w:t xml:space="preserve">, </w:t>
      </w:r>
      <w:r w:rsidRPr="00933D6F">
        <w:rPr>
          <w:rFonts w:cs="Times New Roman" w:hint="eastAsia"/>
          <w:szCs w:val="22"/>
        </w:rPr>
        <w:t>배상권리자가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제</w:t>
      </w:r>
      <w:r w:rsidRPr="00933D6F">
        <w:rPr>
          <w:rFonts w:cs="Times New Roman" w:hint="eastAsia"/>
          <w:szCs w:val="22"/>
        </w:rPr>
        <w:t>3</w:t>
      </w:r>
      <w:r w:rsidRPr="00933D6F">
        <w:rPr>
          <w:rFonts w:cs="Times New Roman" w:hint="eastAsia"/>
          <w:szCs w:val="22"/>
        </w:rPr>
        <w:t>자로부터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실제로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그와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같은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금전이나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이익을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지급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또는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제공받은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경우에는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그러한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금전이나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이익의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액수</w:t>
      </w:r>
      <w:r w:rsidR="00DA59BB">
        <w:rPr>
          <w:rFonts w:cs="Times New Roman" w:hint="eastAsia"/>
          <w:szCs w:val="22"/>
        </w:rPr>
        <w:t>(</w:t>
      </w:r>
      <w:r w:rsidR="00DA59BB">
        <w:rPr>
          <w:rFonts w:cs="Times New Roman" w:hint="eastAsia"/>
          <w:szCs w:val="22"/>
        </w:rPr>
        <w:t>금전이나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이익의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지급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또는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제공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과정에서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합리적으로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발생한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비용을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공제한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금액을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의미함</w:t>
      </w:r>
      <w:r w:rsidR="00DA59BB">
        <w:rPr>
          <w:rFonts w:cs="Times New Roman"/>
          <w:szCs w:val="22"/>
        </w:rPr>
        <w:t>)</w:t>
      </w:r>
      <w:r w:rsidRPr="00933D6F">
        <w:rPr>
          <w:rFonts w:cs="Times New Roman" w:hint="eastAsia"/>
          <w:szCs w:val="22"/>
        </w:rPr>
        <w:t>만큼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배상의무자가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배상권리자에게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지급할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손해배상액은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감액된다</w:t>
      </w:r>
      <w:r w:rsidRPr="00933D6F">
        <w:rPr>
          <w:rFonts w:cs="Times New Roman" w:hint="eastAsia"/>
          <w:szCs w:val="22"/>
        </w:rPr>
        <w:t xml:space="preserve">. </w:t>
      </w:r>
      <w:r w:rsidRPr="00933D6F">
        <w:rPr>
          <w:rFonts w:cs="Times New Roman" w:hint="eastAsia"/>
          <w:szCs w:val="22"/>
        </w:rPr>
        <w:t>배상의무자가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계약에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따른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손해배상책임을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이행한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이후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배상권리자가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계약에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따라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배상되는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손해에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대하여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제</w:t>
      </w:r>
      <w:r w:rsidRPr="00933D6F">
        <w:rPr>
          <w:rFonts w:cs="Times New Roman" w:hint="eastAsia"/>
          <w:szCs w:val="22"/>
        </w:rPr>
        <w:t>3</w:t>
      </w:r>
      <w:r w:rsidRPr="00933D6F">
        <w:rPr>
          <w:rFonts w:cs="Times New Roman" w:hint="eastAsia"/>
          <w:szCs w:val="22"/>
        </w:rPr>
        <w:t>자로부터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보험금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등의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금전이나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이익을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지급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또는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제공받는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경우</w:t>
      </w:r>
      <w:r w:rsidRPr="00933D6F">
        <w:rPr>
          <w:rFonts w:cs="Times New Roman" w:hint="eastAsia"/>
          <w:szCs w:val="22"/>
        </w:rPr>
        <w:t xml:space="preserve">, </w:t>
      </w:r>
      <w:r w:rsidRPr="00933D6F">
        <w:rPr>
          <w:rFonts w:cs="Times New Roman" w:hint="eastAsia"/>
          <w:szCs w:val="22"/>
        </w:rPr>
        <w:t>배상권리자는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지체없이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그와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같이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제</w:t>
      </w:r>
      <w:r w:rsidRPr="00933D6F">
        <w:rPr>
          <w:rFonts w:cs="Times New Roman" w:hint="eastAsia"/>
          <w:szCs w:val="22"/>
        </w:rPr>
        <w:t>3</w:t>
      </w:r>
      <w:r w:rsidRPr="00933D6F">
        <w:rPr>
          <w:rFonts w:cs="Times New Roman" w:hint="eastAsia"/>
          <w:szCs w:val="22"/>
        </w:rPr>
        <w:t>자로부터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지급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또는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제공받은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금액</w:t>
      </w:r>
      <w:r w:rsidRPr="00933D6F">
        <w:rPr>
          <w:rFonts w:cs="Times New Roman" w:hint="eastAsia"/>
          <w:szCs w:val="22"/>
        </w:rPr>
        <w:t>(</w:t>
      </w:r>
      <w:r w:rsidRPr="00933D6F">
        <w:rPr>
          <w:rFonts w:cs="Times New Roman" w:hint="eastAsia"/>
          <w:szCs w:val="22"/>
        </w:rPr>
        <w:t>단</w:t>
      </w:r>
      <w:r w:rsidRPr="00933D6F">
        <w:rPr>
          <w:rFonts w:cs="Times New Roman" w:hint="eastAsia"/>
          <w:szCs w:val="22"/>
        </w:rPr>
        <w:t xml:space="preserve">, </w:t>
      </w:r>
      <w:r w:rsidRPr="00933D6F">
        <w:rPr>
          <w:rFonts w:cs="Times New Roman" w:hint="eastAsia"/>
          <w:szCs w:val="22"/>
        </w:rPr>
        <w:t>이는</w:t>
      </w:r>
      <w:r w:rsidR="00007220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금전이나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이익의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지급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또는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제공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과정에서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합리적으로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발생한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비용을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공제한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금액을</w:t>
      </w:r>
      <w:r w:rsidR="00DA59BB">
        <w:rPr>
          <w:rFonts w:cs="Times New Roman" w:hint="eastAsia"/>
          <w:szCs w:val="22"/>
        </w:rPr>
        <w:t xml:space="preserve"> </w:t>
      </w:r>
      <w:r w:rsidR="00DA59BB">
        <w:rPr>
          <w:rFonts w:cs="Times New Roman" w:hint="eastAsia"/>
          <w:szCs w:val="22"/>
        </w:rPr>
        <w:t>의미하며</w:t>
      </w:r>
      <w:r w:rsidR="00DA59BB">
        <w:rPr>
          <w:rFonts w:cs="Times New Roman" w:hint="eastAsia"/>
          <w:szCs w:val="22"/>
        </w:rPr>
        <w:t>,</w:t>
      </w:r>
      <w:r w:rsidR="009A01E8">
        <w:rPr>
          <w:rFonts w:cs="Times New Roman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배상권리자가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배상의무자로부터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배상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받은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금액을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한도로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함</w:t>
      </w:r>
      <w:r w:rsidRPr="00933D6F">
        <w:rPr>
          <w:rFonts w:cs="Times New Roman" w:hint="eastAsia"/>
          <w:szCs w:val="22"/>
        </w:rPr>
        <w:t>)</w:t>
      </w:r>
      <w:r w:rsidRPr="00933D6F">
        <w:rPr>
          <w:rFonts w:cs="Times New Roman" w:hint="eastAsia"/>
          <w:szCs w:val="22"/>
        </w:rPr>
        <w:t>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배상의무자에게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지급하여야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한다</w:t>
      </w:r>
      <w:r w:rsidRPr="00933D6F">
        <w:rPr>
          <w:rFonts w:cs="Times New Roman" w:hint="eastAsia"/>
          <w:szCs w:val="22"/>
        </w:rPr>
        <w:t xml:space="preserve">. </w:t>
      </w:r>
    </w:p>
    <w:p w14:paraId="1866431D" w14:textId="3715A4B7" w:rsidR="00C95B15" w:rsidRPr="00933D6F" w:rsidRDefault="00C95B15" w:rsidP="00C95B15">
      <w:pPr>
        <w:pStyle w:val="BKLH2-11"/>
        <w:rPr>
          <w:kern w:val="0"/>
        </w:rPr>
      </w:pPr>
      <w:r w:rsidRPr="00933D6F">
        <w:rPr>
          <w:rFonts w:hint="eastAsia"/>
          <w:kern w:val="0"/>
        </w:rPr>
        <w:t>유일한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구제수단</w:t>
      </w:r>
      <w:r w:rsidR="009465A2">
        <w:rPr>
          <w:rFonts w:hint="eastAsia"/>
          <w:kern w:val="0"/>
        </w:rPr>
        <w:t>.</w:t>
      </w:r>
    </w:p>
    <w:p w14:paraId="557AF358" w14:textId="50B60B48" w:rsidR="00C95B15" w:rsidRPr="00933D6F" w:rsidRDefault="00C95B15" w:rsidP="00C95B15">
      <w:pPr>
        <w:pStyle w:val="BKLBodyText"/>
        <w:rPr>
          <w:rFonts w:cs="Times New Roman"/>
          <w:szCs w:val="22"/>
        </w:rPr>
      </w:pPr>
      <w:r w:rsidRPr="00933D6F">
        <w:rPr>
          <w:rFonts w:cs="Times New Roman" w:hint="eastAsia"/>
          <w:szCs w:val="22"/>
        </w:rPr>
        <w:t>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계약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제</w:t>
      </w:r>
      <w:r w:rsidRPr="00933D6F">
        <w:rPr>
          <w:rFonts w:cs="Times New Roman" w:hint="eastAsia"/>
          <w:szCs w:val="22"/>
        </w:rPr>
        <w:t>7.1</w:t>
      </w:r>
      <w:r w:rsidRPr="00933D6F">
        <w:rPr>
          <w:rFonts w:cs="Times New Roman" w:hint="eastAsia"/>
          <w:szCs w:val="22"/>
        </w:rPr>
        <w:t>조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또는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제</w:t>
      </w:r>
      <w:r w:rsidR="008A6B99" w:rsidRPr="00933D6F">
        <w:rPr>
          <w:rFonts w:cs="Times New Roman" w:hint="eastAsia"/>
          <w:szCs w:val="22"/>
        </w:rPr>
        <w:t>7</w:t>
      </w:r>
      <w:r w:rsidRPr="00933D6F">
        <w:rPr>
          <w:rFonts w:cs="Times New Roman" w:hint="eastAsia"/>
          <w:szCs w:val="22"/>
        </w:rPr>
        <w:t>.2</w:t>
      </w:r>
      <w:r w:rsidRPr="00933D6F">
        <w:rPr>
          <w:rFonts w:cs="Times New Roman" w:hint="eastAsia"/>
          <w:szCs w:val="22"/>
        </w:rPr>
        <w:t>조가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규정하는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배상권리자의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손해배상을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받을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권리는</w:t>
      </w:r>
      <w:r w:rsidRPr="00933D6F">
        <w:rPr>
          <w:rFonts w:cs="Times New Roman" w:hint="eastAsia"/>
          <w:szCs w:val="22"/>
        </w:rPr>
        <w:t xml:space="preserve">, </w:t>
      </w:r>
      <w:r w:rsidRPr="00933D6F">
        <w:rPr>
          <w:rFonts w:cs="Times New Roman" w:hint="eastAsia"/>
          <w:szCs w:val="22"/>
        </w:rPr>
        <w:t>배상의무자의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진술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및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보장</w:t>
      </w:r>
      <w:r w:rsidRPr="00933D6F">
        <w:rPr>
          <w:rFonts w:cs="Times New Roman" w:hint="eastAsia"/>
          <w:szCs w:val="22"/>
        </w:rPr>
        <w:t xml:space="preserve">, </w:t>
      </w:r>
      <w:r w:rsidRPr="00933D6F">
        <w:rPr>
          <w:rFonts w:cs="Times New Roman" w:hint="eastAsia"/>
          <w:szCs w:val="22"/>
        </w:rPr>
        <w:t>확약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기타의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의무의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위반에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관한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배상권리자의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유일하고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배타적인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구제수단이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된다</w:t>
      </w:r>
      <w:r w:rsidRPr="00933D6F">
        <w:rPr>
          <w:rFonts w:cs="Times New Roman" w:hint="eastAsia"/>
          <w:szCs w:val="22"/>
        </w:rPr>
        <w:t>.</w:t>
      </w:r>
      <w:r w:rsidR="00D105F8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거래종결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여부를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불문하고</w:t>
      </w:r>
      <w:r w:rsidRPr="00933D6F">
        <w:rPr>
          <w:rFonts w:cs="Times New Roman" w:hint="eastAsia"/>
          <w:szCs w:val="22"/>
        </w:rPr>
        <w:t xml:space="preserve">, </w:t>
      </w:r>
      <w:r w:rsidRPr="00933D6F">
        <w:rPr>
          <w:rFonts w:cs="Times New Roman" w:hint="eastAsia"/>
          <w:szCs w:val="22"/>
        </w:rPr>
        <w:t>배상권리자는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계약과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관련하여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자신과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계열회사</w:t>
      </w:r>
      <w:r w:rsidRPr="00933D6F">
        <w:rPr>
          <w:rFonts w:cs="Times New Roman" w:hint="eastAsia"/>
          <w:szCs w:val="22"/>
        </w:rPr>
        <w:t>(</w:t>
      </w:r>
      <w:r w:rsidR="009A01E8">
        <w:rPr>
          <w:rFonts w:cs="Times New Roman" w:hint="eastAsia"/>
          <w:szCs w:val="22"/>
        </w:rPr>
        <w:t>거래종결</w:t>
      </w:r>
      <w:r w:rsidR="009A01E8">
        <w:rPr>
          <w:rFonts w:cs="Times New Roman" w:hint="eastAsia"/>
          <w:szCs w:val="22"/>
        </w:rPr>
        <w:t xml:space="preserve"> </w:t>
      </w:r>
      <w:r w:rsidR="009A01E8">
        <w:rPr>
          <w:rFonts w:cs="Times New Roman" w:hint="eastAsia"/>
          <w:szCs w:val="22"/>
        </w:rPr>
        <w:t>이후에는</w:t>
      </w:r>
      <w:r w:rsidR="009A01E8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매수인의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경우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대상회사</w:t>
      </w:r>
      <w:r w:rsidR="00D65749">
        <w:rPr>
          <w:rFonts w:cs="Times New Roman" w:hint="eastAsia"/>
          <w:szCs w:val="22"/>
        </w:rPr>
        <w:t>등을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포함함</w:t>
      </w:r>
      <w:r w:rsidRPr="00933D6F">
        <w:rPr>
          <w:rFonts w:cs="Times New Roman" w:hint="eastAsia"/>
          <w:szCs w:val="22"/>
        </w:rPr>
        <w:t xml:space="preserve">) </w:t>
      </w:r>
      <w:r w:rsidRPr="00933D6F">
        <w:rPr>
          <w:rFonts w:cs="Times New Roman" w:hint="eastAsia"/>
          <w:szCs w:val="22"/>
        </w:rPr>
        <w:t>및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각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대리인</w:t>
      </w:r>
      <w:r w:rsidRPr="00933D6F">
        <w:rPr>
          <w:rFonts w:cs="Times New Roman" w:hint="eastAsia"/>
          <w:szCs w:val="22"/>
        </w:rPr>
        <w:t xml:space="preserve">, </w:t>
      </w:r>
      <w:r w:rsidRPr="00933D6F">
        <w:rPr>
          <w:rFonts w:cs="Times New Roman" w:hint="eastAsia"/>
          <w:szCs w:val="22"/>
        </w:rPr>
        <w:t>주주</w:t>
      </w:r>
      <w:r w:rsidRPr="00933D6F">
        <w:rPr>
          <w:rFonts w:cs="Times New Roman" w:hint="eastAsia"/>
          <w:szCs w:val="22"/>
        </w:rPr>
        <w:t xml:space="preserve">, </w:t>
      </w:r>
      <w:r w:rsidRPr="00933D6F">
        <w:rPr>
          <w:rFonts w:cs="Times New Roman" w:hint="eastAsia"/>
          <w:szCs w:val="22"/>
        </w:rPr>
        <w:t>사원에게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발생하는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모든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손해에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대해</w:t>
      </w:r>
      <w:r w:rsidRPr="00933D6F">
        <w:rPr>
          <w:rFonts w:cs="Times New Roman" w:hint="eastAsia"/>
          <w:szCs w:val="22"/>
        </w:rPr>
        <w:t xml:space="preserve">, </w:t>
      </w:r>
      <w:r w:rsidRPr="00933D6F">
        <w:rPr>
          <w:rFonts w:cs="Times New Roman" w:hint="eastAsia"/>
          <w:szCs w:val="22"/>
        </w:rPr>
        <w:t>배상의무자와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계열회사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및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각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대리인들에게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계약</w:t>
      </w:r>
      <w:r w:rsidRPr="00933D6F">
        <w:rPr>
          <w:rFonts w:cs="Times New Roman" w:hint="eastAsia"/>
          <w:szCs w:val="22"/>
        </w:rPr>
        <w:t xml:space="preserve"> </w:t>
      </w:r>
      <w:r w:rsidR="001235A1">
        <w:rPr>
          <w:rFonts w:cs="Times New Roman" w:hint="eastAsia"/>
          <w:szCs w:val="22"/>
        </w:rPr>
        <w:t>및</w:t>
      </w:r>
      <w:r w:rsidR="001235A1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제</w:t>
      </w:r>
      <w:r w:rsidRPr="00933D6F">
        <w:rPr>
          <w:rFonts w:cs="Times New Roman" w:hint="eastAsia"/>
          <w:szCs w:val="22"/>
        </w:rPr>
        <w:t>7</w:t>
      </w:r>
      <w:r w:rsidRPr="00933D6F">
        <w:rPr>
          <w:rFonts w:cs="Times New Roman" w:hint="eastAsia"/>
          <w:szCs w:val="22"/>
        </w:rPr>
        <w:t>조에서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규정한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것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이외의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방법으로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여하한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민사상</w:t>
      </w:r>
      <w:r w:rsidRPr="00933D6F">
        <w:rPr>
          <w:rFonts w:cs="Times New Roman" w:hint="eastAsia"/>
          <w:szCs w:val="22"/>
        </w:rPr>
        <w:t xml:space="preserve">, </w:t>
      </w:r>
      <w:r w:rsidRPr="00933D6F">
        <w:rPr>
          <w:rFonts w:cs="Times New Roman" w:hint="eastAsia"/>
          <w:szCs w:val="22"/>
        </w:rPr>
        <w:t>형사상의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책임을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물을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없다</w:t>
      </w:r>
      <w:r w:rsidRPr="00933D6F">
        <w:rPr>
          <w:rFonts w:cs="Times New Roman" w:hint="eastAsia"/>
          <w:szCs w:val="22"/>
        </w:rPr>
        <w:t xml:space="preserve">. </w:t>
      </w:r>
      <w:r w:rsidR="009A01E8">
        <w:rPr>
          <w:rFonts w:cs="Times New Roman" w:hint="eastAsia"/>
          <w:szCs w:val="22"/>
        </w:rPr>
        <w:t>단</w:t>
      </w:r>
      <w:r w:rsidRPr="00933D6F">
        <w:rPr>
          <w:rFonts w:cs="Times New Roman" w:hint="eastAsia"/>
          <w:szCs w:val="22"/>
        </w:rPr>
        <w:t xml:space="preserve">, </w:t>
      </w:r>
      <w:r w:rsidRPr="00933D6F">
        <w:rPr>
          <w:rFonts w:cs="Times New Roman" w:hint="eastAsia"/>
          <w:szCs w:val="22"/>
        </w:rPr>
        <w:t>본</w:t>
      </w:r>
      <w:r w:rsidRPr="00933D6F">
        <w:rPr>
          <w:rFonts w:cs="Times New Roman" w:hint="eastAsia"/>
          <w:szCs w:val="22"/>
        </w:rPr>
        <w:t xml:space="preserve"> </w:t>
      </w:r>
      <w:r w:rsidR="009A01E8">
        <w:rPr>
          <w:rFonts w:cs="Times New Roman" w:hint="eastAsia"/>
          <w:szCs w:val="22"/>
        </w:rPr>
        <w:t>조</w:t>
      </w:r>
      <w:r w:rsidRPr="00933D6F">
        <w:rPr>
          <w:rFonts w:cs="Times New Roman" w:hint="eastAsia"/>
          <w:szCs w:val="22"/>
        </w:rPr>
        <w:t>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규정은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계약상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확약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기타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의무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위반에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대한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금지</w:t>
      </w:r>
      <w:r w:rsidRPr="00933D6F">
        <w:rPr>
          <w:rFonts w:cs="Times New Roman" w:hint="eastAsia"/>
          <w:szCs w:val="22"/>
        </w:rPr>
        <w:t>(</w:t>
      </w:r>
      <w:r w:rsidRPr="00933D6F">
        <w:rPr>
          <w:rFonts w:cs="Times New Roman" w:hint="eastAsia"/>
          <w:szCs w:val="22"/>
        </w:rPr>
        <w:t>중단</w:t>
      </w:r>
      <w:r w:rsidRPr="00933D6F">
        <w:rPr>
          <w:rFonts w:cs="Times New Roman" w:hint="eastAsia"/>
          <w:szCs w:val="22"/>
        </w:rPr>
        <w:t xml:space="preserve">) </w:t>
      </w:r>
      <w:r w:rsidRPr="00933D6F">
        <w:rPr>
          <w:rFonts w:cs="Times New Roman" w:hint="eastAsia"/>
          <w:szCs w:val="22"/>
        </w:rPr>
        <w:t>또는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이행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가처분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신청</w:t>
      </w:r>
      <w:r w:rsidRPr="00933D6F">
        <w:rPr>
          <w:rFonts w:cs="Times New Roman" w:hint="eastAsia"/>
          <w:szCs w:val="22"/>
        </w:rPr>
        <w:t xml:space="preserve">, </w:t>
      </w:r>
      <w:r w:rsidRPr="00933D6F">
        <w:rPr>
          <w:rFonts w:cs="Times New Roman" w:hint="eastAsia"/>
          <w:szCs w:val="22"/>
        </w:rPr>
        <w:t>이행청구</w:t>
      </w:r>
      <w:r w:rsidRPr="00933D6F">
        <w:rPr>
          <w:rFonts w:cs="Times New Roman" w:hint="eastAsia"/>
          <w:szCs w:val="22"/>
        </w:rPr>
        <w:t xml:space="preserve">, </w:t>
      </w:r>
      <w:r w:rsidRPr="00933D6F">
        <w:rPr>
          <w:rFonts w:cs="Times New Roman" w:hint="eastAsia"/>
          <w:szCs w:val="22"/>
        </w:rPr>
        <w:t>부작위청구</w:t>
      </w:r>
      <w:r w:rsidR="00007220">
        <w:rPr>
          <w:rFonts w:cs="Times New Roman" w:hint="eastAsia"/>
          <w:szCs w:val="22"/>
        </w:rPr>
        <w:t>를</w:t>
      </w:r>
      <w:r w:rsidR="00007220">
        <w:rPr>
          <w:rFonts w:cs="Times New Roman" w:hint="eastAsia"/>
          <w:szCs w:val="22"/>
        </w:rPr>
        <w:t xml:space="preserve"> </w:t>
      </w:r>
      <w:r w:rsidR="00007220">
        <w:rPr>
          <w:rFonts w:cs="Times New Roman" w:hint="eastAsia"/>
          <w:szCs w:val="22"/>
        </w:rPr>
        <w:t>포함하여</w:t>
      </w:r>
      <w:r w:rsidR="000E05E5">
        <w:rPr>
          <w:rFonts w:cs="Times New Roman" w:hint="eastAsia"/>
          <w:szCs w:val="22"/>
        </w:rPr>
        <w:t xml:space="preserve"> </w:t>
      </w:r>
      <w:r w:rsidR="000E05E5">
        <w:rPr>
          <w:rFonts w:cs="Times New Roman" w:hint="eastAsia"/>
          <w:szCs w:val="22"/>
        </w:rPr>
        <w:t>배상권리자가</w:t>
      </w:r>
      <w:r w:rsidR="000E05E5">
        <w:rPr>
          <w:rFonts w:cs="Times New Roman" w:hint="eastAsia"/>
          <w:szCs w:val="22"/>
        </w:rPr>
        <w:t xml:space="preserve"> </w:t>
      </w:r>
      <w:r w:rsidR="000E05E5">
        <w:rPr>
          <w:rFonts w:cs="Times New Roman" w:hint="eastAsia"/>
          <w:szCs w:val="22"/>
        </w:rPr>
        <w:t>거래종결</w:t>
      </w:r>
      <w:r w:rsidR="000E05E5">
        <w:rPr>
          <w:rFonts w:cs="Times New Roman" w:hint="eastAsia"/>
          <w:szCs w:val="22"/>
        </w:rPr>
        <w:t xml:space="preserve"> </w:t>
      </w:r>
      <w:r w:rsidR="000E05E5">
        <w:rPr>
          <w:rFonts w:cs="Times New Roman" w:hint="eastAsia"/>
          <w:szCs w:val="22"/>
        </w:rPr>
        <w:t>이후의</w:t>
      </w:r>
      <w:r w:rsidR="000E05E5">
        <w:rPr>
          <w:rFonts w:cs="Times New Roman" w:hint="eastAsia"/>
          <w:szCs w:val="22"/>
        </w:rPr>
        <w:t xml:space="preserve"> </w:t>
      </w:r>
      <w:r w:rsidR="000E05E5">
        <w:rPr>
          <w:rFonts w:cs="Times New Roman" w:hint="eastAsia"/>
          <w:szCs w:val="22"/>
        </w:rPr>
        <w:t>손해배상청구</w:t>
      </w:r>
      <w:r w:rsidR="000E05E5">
        <w:rPr>
          <w:rFonts w:cs="Times New Roman" w:hint="eastAsia"/>
          <w:szCs w:val="22"/>
        </w:rPr>
        <w:t xml:space="preserve"> </w:t>
      </w:r>
      <w:r w:rsidR="000E05E5">
        <w:rPr>
          <w:rFonts w:cs="Times New Roman" w:hint="eastAsia"/>
          <w:szCs w:val="22"/>
        </w:rPr>
        <w:t>외에</w:t>
      </w:r>
      <w:r w:rsidR="000E05E5">
        <w:rPr>
          <w:rFonts w:cs="Times New Roman" w:hint="eastAsia"/>
          <w:szCs w:val="22"/>
        </w:rPr>
        <w:t xml:space="preserve"> </w:t>
      </w:r>
      <w:r w:rsidR="000E05E5">
        <w:rPr>
          <w:rFonts w:cs="Times New Roman" w:hint="eastAsia"/>
          <w:szCs w:val="22"/>
        </w:rPr>
        <w:t>다른</w:t>
      </w:r>
      <w:r w:rsidR="000E05E5">
        <w:rPr>
          <w:rFonts w:cs="Times New Roman" w:hint="eastAsia"/>
          <w:szCs w:val="22"/>
        </w:rPr>
        <w:t xml:space="preserve"> </w:t>
      </w:r>
      <w:r w:rsidR="000E05E5">
        <w:rPr>
          <w:rFonts w:cs="Times New Roman" w:hint="eastAsia"/>
          <w:szCs w:val="22"/>
        </w:rPr>
        <w:t>권리나</w:t>
      </w:r>
      <w:r w:rsidR="000E05E5">
        <w:rPr>
          <w:rFonts w:cs="Times New Roman" w:hint="eastAsia"/>
          <w:szCs w:val="22"/>
        </w:rPr>
        <w:t xml:space="preserve"> </w:t>
      </w:r>
      <w:r w:rsidR="000E05E5">
        <w:rPr>
          <w:rFonts w:cs="Times New Roman" w:hint="eastAsia"/>
          <w:szCs w:val="22"/>
        </w:rPr>
        <w:t>구제수단을</w:t>
      </w:r>
      <w:r w:rsidR="000E05E5">
        <w:rPr>
          <w:rFonts w:cs="Times New Roman" w:hint="eastAsia"/>
          <w:szCs w:val="22"/>
        </w:rPr>
        <w:t xml:space="preserve"> </w:t>
      </w:r>
      <w:r w:rsidR="000E05E5">
        <w:rPr>
          <w:rFonts w:cs="Times New Roman" w:hint="eastAsia"/>
          <w:szCs w:val="22"/>
        </w:rPr>
        <w:t>행사하는</w:t>
      </w:r>
      <w:r w:rsidR="000E05E5">
        <w:rPr>
          <w:rFonts w:cs="Times New Roman" w:hint="eastAsia"/>
          <w:szCs w:val="22"/>
        </w:rPr>
        <w:t xml:space="preserve"> </w:t>
      </w:r>
      <w:r w:rsidR="000E05E5">
        <w:rPr>
          <w:rFonts w:cs="Times New Roman" w:hint="eastAsia"/>
          <w:szCs w:val="22"/>
        </w:rPr>
        <w:t>것</w:t>
      </w:r>
      <w:r w:rsidRPr="00933D6F">
        <w:rPr>
          <w:rFonts w:cs="Times New Roman" w:hint="eastAsia"/>
          <w:szCs w:val="22"/>
        </w:rPr>
        <w:t>을</w:t>
      </w:r>
      <w:r w:rsidRPr="00933D6F">
        <w:rPr>
          <w:rFonts w:cs="Times New Roman" w:hint="eastAsia"/>
          <w:szCs w:val="22"/>
        </w:rPr>
        <w:t xml:space="preserve"> </w:t>
      </w:r>
      <w:r w:rsidR="009A01E8">
        <w:rPr>
          <w:rFonts w:cs="Times New Roman" w:hint="eastAsia"/>
          <w:szCs w:val="22"/>
        </w:rPr>
        <w:t>제한</w:t>
      </w:r>
      <w:r w:rsidRPr="00933D6F">
        <w:rPr>
          <w:rFonts w:cs="Times New Roman" w:hint="eastAsia"/>
          <w:szCs w:val="22"/>
        </w:rPr>
        <w:t>하지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않는다</w:t>
      </w:r>
      <w:r w:rsidRPr="00933D6F">
        <w:rPr>
          <w:rFonts w:cs="Times New Roman" w:hint="eastAsia"/>
          <w:szCs w:val="22"/>
        </w:rPr>
        <w:t>.</w:t>
      </w:r>
    </w:p>
    <w:p w14:paraId="4C1D88AD" w14:textId="208B4340" w:rsidR="0066360E" w:rsidRPr="00933D6F" w:rsidRDefault="00BC2EEC" w:rsidP="0066360E">
      <w:pPr>
        <w:pStyle w:val="BKLH2-11"/>
        <w:rPr>
          <w:rFonts w:cs="Times New Roman"/>
          <w:szCs w:val="22"/>
        </w:rPr>
      </w:pPr>
      <w:bookmarkStart w:id="155" w:name="_Toc179074164"/>
      <w:bookmarkStart w:id="156" w:name="_Toc58933208"/>
      <w:r w:rsidRPr="00933D6F">
        <w:rPr>
          <w:rFonts w:hint="eastAsia"/>
          <w:kern w:val="0"/>
        </w:rPr>
        <w:t>손해배상의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조세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취급</w:t>
      </w:r>
      <w:bookmarkEnd w:id="155"/>
      <w:bookmarkEnd w:id="156"/>
      <w:r w:rsidR="00207D06">
        <w:rPr>
          <w:rFonts w:hint="eastAsia"/>
          <w:kern w:val="0"/>
        </w:rPr>
        <w:t>.</w:t>
      </w:r>
    </w:p>
    <w:p w14:paraId="24114265" w14:textId="77777777" w:rsidR="0066360E" w:rsidRPr="00933D6F" w:rsidRDefault="00BC2EEC" w:rsidP="0066360E">
      <w:pPr>
        <w:pStyle w:val="BKLBodyText"/>
        <w:rPr>
          <w:rFonts w:cs="Times New Roman"/>
          <w:szCs w:val="22"/>
        </w:rPr>
      </w:pPr>
      <w:r w:rsidRPr="00933D6F">
        <w:rPr>
          <w:rFonts w:hint="eastAsia"/>
          <w:kern w:val="0"/>
          <w:szCs w:val="23"/>
        </w:rPr>
        <w:t>본</w:t>
      </w:r>
      <w:r w:rsidRPr="00933D6F">
        <w:rPr>
          <w:rFonts w:hint="eastAsia"/>
          <w:kern w:val="0"/>
          <w:szCs w:val="23"/>
        </w:rPr>
        <w:t xml:space="preserve"> </w:t>
      </w:r>
      <w:r w:rsidRPr="00933D6F">
        <w:rPr>
          <w:rFonts w:hint="eastAsia"/>
          <w:kern w:val="0"/>
          <w:szCs w:val="23"/>
        </w:rPr>
        <w:t>계약에</w:t>
      </w:r>
      <w:r w:rsidRPr="00933D6F">
        <w:rPr>
          <w:rFonts w:hint="eastAsia"/>
          <w:kern w:val="0"/>
          <w:szCs w:val="23"/>
        </w:rPr>
        <w:t xml:space="preserve"> </w:t>
      </w:r>
      <w:r w:rsidRPr="00933D6F">
        <w:rPr>
          <w:rFonts w:hint="eastAsia"/>
          <w:kern w:val="0"/>
          <w:szCs w:val="23"/>
        </w:rPr>
        <w:t>따른</w:t>
      </w:r>
      <w:r w:rsidRPr="00933D6F">
        <w:rPr>
          <w:rFonts w:hint="eastAsia"/>
          <w:kern w:val="0"/>
          <w:szCs w:val="23"/>
        </w:rPr>
        <w:t xml:space="preserve"> </w:t>
      </w:r>
      <w:r w:rsidRPr="00933D6F">
        <w:rPr>
          <w:rFonts w:hint="eastAsia"/>
          <w:kern w:val="0"/>
          <w:szCs w:val="23"/>
        </w:rPr>
        <w:t>손해배상은</w:t>
      </w:r>
      <w:r w:rsidRPr="00933D6F">
        <w:rPr>
          <w:rFonts w:hint="eastAsia"/>
          <w:kern w:val="0"/>
          <w:szCs w:val="23"/>
        </w:rPr>
        <w:t xml:space="preserve"> </w:t>
      </w:r>
      <w:r w:rsidRPr="00933D6F">
        <w:rPr>
          <w:rFonts w:hint="eastAsia"/>
          <w:kern w:val="0"/>
          <w:szCs w:val="23"/>
        </w:rPr>
        <w:t>관련</w:t>
      </w:r>
      <w:r w:rsidRPr="00933D6F">
        <w:rPr>
          <w:rFonts w:hint="eastAsia"/>
          <w:kern w:val="0"/>
          <w:szCs w:val="23"/>
        </w:rPr>
        <w:t xml:space="preserve"> </w:t>
      </w:r>
      <w:r w:rsidRPr="00933D6F">
        <w:rPr>
          <w:rFonts w:hint="eastAsia"/>
          <w:kern w:val="0"/>
          <w:szCs w:val="23"/>
        </w:rPr>
        <w:t>법률에</w:t>
      </w:r>
      <w:r w:rsidRPr="00933D6F">
        <w:rPr>
          <w:rFonts w:hint="eastAsia"/>
          <w:kern w:val="0"/>
          <w:szCs w:val="23"/>
        </w:rPr>
        <w:t xml:space="preserve"> </w:t>
      </w:r>
      <w:r w:rsidRPr="00933D6F">
        <w:rPr>
          <w:rFonts w:hint="eastAsia"/>
          <w:kern w:val="0"/>
          <w:szCs w:val="23"/>
        </w:rPr>
        <w:t>반하지</w:t>
      </w:r>
      <w:r w:rsidRPr="00933D6F">
        <w:rPr>
          <w:rFonts w:hint="eastAsia"/>
          <w:kern w:val="0"/>
          <w:szCs w:val="23"/>
        </w:rPr>
        <w:t xml:space="preserve"> </w:t>
      </w:r>
      <w:r w:rsidRPr="00933D6F">
        <w:rPr>
          <w:rFonts w:hint="eastAsia"/>
          <w:kern w:val="0"/>
          <w:szCs w:val="23"/>
        </w:rPr>
        <w:t>않는</w:t>
      </w:r>
      <w:r w:rsidRPr="00933D6F">
        <w:rPr>
          <w:rFonts w:hint="eastAsia"/>
          <w:kern w:val="0"/>
          <w:szCs w:val="23"/>
        </w:rPr>
        <w:t xml:space="preserve"> </w:t>
      </w:r>
      <w:r w:rsidRPr="00933D6F">
        <w:rPr>
          <w:rFonts w:hint="eastAsia"/>
          <w:kern w:val="0"/>
          <w:szCs w:val="23"/>
        </w:rPr>
        <w:t>한</w:t>
      </w:r>
      <w:r w:rsidRPr="00933D6F">
        <w:rPr>
          <w:rFonts w:hint="eastAsia"/>
          <w:kern w:val="0"/>
          <w:szCs w:val="23"/>
        </w:rPr>
        <w:t xml:space="preserve"> </w:t>
      </w:r>
      <w:r w:rsidRPr="00933D6F">
        <w:rPr>
          <w:rFonts w:hint="eastAsia"/>
          <w:kern w:val="0"/>
          <w:szCs w:val="23"/>
        </w:rPr>
        <w:t>조세</w:t>
      </w:r>
      <w:r w:rsidRPr="00933D6F">
        <w:rPr>
          <w:rFonts w:hint="eastAsia"/>
          <w:kern w:val="0"/>
          <w:szCs w:val="23"/>
        </w:rPr>
        <w:t xml:space="preserve"> </w:t>
      </w:r>
      <w:r w:rsidRPr="00933D6F">
        <w:rPr>
          <w:rFonts w:hint="eastAsia"/>
          <w:kern w:val="0"/>
          <w:szCs w:val="23"/>
        </w:rPr>
        <w:t>목적상</w:t>
      </w:r>
      <w:r w:rsidRPr="00933D6F">
        <w:rPr>
          <w:rFonts w:hint="eastAsia"/>
          <w:kern w:val="0"/>
          <w:szCs w:val="23"/>
        </w:rPr>
        <w:t xml:space="preserve"> </w:t>
      </w:r>
      <w:r w:rsidRPr="00933D6F">
        <w:rPr>
          <w:rFonts w:hint="eastAsia"/>
          <w:kern w:val="0"/>
          <w:szCs w:val="23"/>
        </w:rPr>
        <w:t>매매대금의</w:t>
      </w:r>
      <w:r w:rsidRPr="00933D6F">
        <w:rPr>
          <w:rFonts w:hint="eastAsia"/>
          <w:kern w:val="0"/>
          <w:szCs w:val="23"/>
        </w:rPr>
        <w:t xml:space="preserve"> </w:t>
      </w:r>
      <w:r w:rsidRPr="00933D6F">
        <w:rPr>
          <w:rFonts w:hint="eastAsia"/>
          <w:kern w:val="0"/>
          <w:szCs w:val="23"/>
        </w:rPr>
        <w:t>조정으로</w:t>
      </w:r>
      <w:r w:rsidRPr="00933D6F">
        <w:rPr>
          <w:rFonts w:hint="eastAsia"/>
          <w:kern w:val="0"/>
          <w:szCs w:val="23"/>
        </w:rPr>
        <w:t xml:space="preserve"> </w:t>
      </w:r>
      <w:r w:rsidRPr="00933D6F">
        <w:rPr>
          <w:rFonts w:hint="eastAsia"/>
          <w:kern w:val="0"/>
          <w:szCs w:val="23"/>
        </w:rPr>
        <w:t>본다</w:t>
      </w:r>
      <w:r w:rsidRPr="00933D6F">
        <w:rPr>
          <w:rFonts w:hint="eastAsia"/>
          <w:kern w:val="0"/>
        </w:rPr>
        <w:t>.</w:t>
      </w:r>
    </w:p>
    <w:p w14:paraId="452CF110" w14:textId="77777777" w:rsidR="00A21FC8" w:rsidRPr="00933D6F" w:rsidRDefault="00A21FC8" w:rsidP="0078276B">
      <w:pPr>
        <w:pStyle w:val="BKLH1-1"/>
        <w:rPr>
          <w:rFonts w:cs="Times New Roman"/>
          <w:szCs w:val="22"/>
        </w:rPr>
      </w:pPr>
      <w:bookmarkStart w:id="157" w:name="_Toc326196543"/>
      <w:bookmarkStart w:id="158" w:name="_Toc58933209"/>
      <w:r w:rsidRPr="00933D6F">
        <w:rPr>
          <w:rFonts w:cs="Times New Roman"/>
          <w:szCs w:val="22"/>
        </w:rPr>
        <w:lastRenderedPageBreak/>
        <w:t>해제</w:t>
      </w:r>
      <w:bookmarkEnd w:id="157"/>
      <w:bookmarkEnd w:id="158"/>
    </w:p>
    <w:p w14:paraId="6828BA84" w14:textId="392A62F4" w:rsidR="00A21FC8" w:rsidRPr="00933D6F" w:rsidRDefault="00A21FC8" w:rsidP="0078276B">
      <w:pPr>
        <w:pStyle w:val="BKLH2-11"/>
        <w:rPr>
          <w:rFonts w:cs="Times New Roman"/>
          <w:szCs w:val="22"/>
        </w:rPr>
      </w:pPr>
      <w:bookmarkStart w:id="159" w:name="_DV_M202"/>
      <w:bookmarkStart w:id="160" w:name="_Toc58933210"/>
      <w:bookmarkEnd w:id="159"/>
      <w:r w:rsidRPr="00933D6F">
        <w:rPr>
          <w:rFonts w:cs="Times New Roman"/>
          <w:szCs w:val="22"/>
        </w:rPr>
        <w:t>상호합의에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해제</w:t>
      </w:r>
      <w:bookmarkStart w:id="161" w:name="_DV_M203"/>
      <w:bookmarkStart w:id="162" w:name="_DV_M204"/>
      <w:bookmarkEnd w:id="160"/>
      <w:bookmarkEnd w:id="161"/>
      <w:bookmarkEnd w:id="162"/>
      <w:r w:rsidR="00D801A1">
        <w:rPr>
          <w:rFonts w:cs="Times New Roman" w:hint="eastAsia"/>
          <w:szCs w:val="22"/>
        </w:rPr>
        <w:t>.</w:t>
      </w:r>
    </w:p>
    <w:p w14:paraId="7D8853A2" w14:textId="77777777" w:rsidR="00A21FC8" w:rsidRPr="00933D6F" w:rsidRDefault="00A21FC8" w:rsidP="0078276B">
      <w:pPr>
        <w:pStyle w:val="BKLBodyText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거래종결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전에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당사자들의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서면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합의에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따라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해제될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있다</w:t>
      </w:r>
      <w:r w:rsidRPr="00933D6F">
        <w:rPr>
          <w:rFonts w:cs="Times New Roman"/>
          <w:szCs w:val="22"/>
        </w:rPr>
        <w:t>.</w:t>
      </w:r>
    </w:p>
    <w:p w14:paraId="71FD6D74" w14:textId="096A3B8B" w:rsidR="00A21FC8" w:rsidRPr="00933D6F" w:rsidRDefault="00A21FC8" w:rsidP="0078276B">
      <w:pPr>
        <w:pStyle w:val="BKLH2-11"/>
        <w:rPr>
          <w:rFonts w:cs="Times New Roman"/>
          <w:szCs w:val="22"/>
        </w:rPr>
      </w:pPr>
      <w:bookmarkStart w:id="163" w:name="_DV_M210"/>
      <w:bookmarkStart w:id="164" w:name="_Toc58933211"/>
      <w:bookmarkEnd w:id="163"/>
      <w:r w:rsidRPr="00933D6F">
        <w:rPr>
          <w:rFonts w:cs="Times New Roman"/>
          <w:szCs w:val="22"/>
        </w:rPr>
        <w:t>일방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당사자에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해제</w:t>
      </w:r>
      <w:bookmarkEnd w:id="164"/>
      <w:r w:rsidR="005D7B2C">
        <w:rPr>
          <w:rFonts w:cs="Times New Roman" w:hint="eastAsia"/>
          <w:szCs w:val="22"/>
        </w:rPr>
        <w:t>.</w:t>
      </w:r>
    </w:p>
    <w:p w14:paraId="225CE1DF" w14:textId="1B14904F" w:rsidR="00A21FC8" w:rsidRPr="00933D6F" w:rsidRDefault="00A21FC8" w:rsidP="0078276B">
      <w:pPr>
        <w:pStyle w:val="BKLBodyText"/>
        <w:rPr>
          <w:rFonts w:cs="Times New Roman"/>
          <w:szCs w:val="22"/>
        </w:rPr>
      </w:pPr>
      <w:bookmarkStart w:id="165" w:name="_DV_M213"/>
      <w:bookmarkEnd w:id="165"/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다음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각</w:t>
      </w:r>
      <w:r w:rsidRPr="00933D6F">
        <w:rPr>
          <w:rFonts w:cs="Times New Roman"/>
          <w:szCs w:val="22"/>
        </w:rPr>
        <w:t xml:space="preserve"> </w:t>
      </w:r>
      <w:r w:rsidR="003676F1" w:rsidRPr="00933D6F">
        <w:rPr>
          <w:rFonts w:cs="Times New Roman"/>
          <w:szCs w:val="22"/>
        </w:rPr>
        <w:t>항</w:t>
      </w:r>
      <w:r w:rsidR="0078276B" w:rsidRPr="00933D6F">
        <w:rPr>
          <w:rFonts w:cs="Times New Roman"/>
          <w:szCs w:val="22"/>
        </w:rPr>
        <w:t>의</w:t>
      </w:r>
      <w:r w:rsidR="0078276B" w:rsidRPr="00933D6F">
        <w:rPr>
          <w:rFonts w:cs="Times New Roman"/>
          <w:szCs w:val="22"/>
        </w:rPr>
        <w:t xml:space="preserve"> </w:t>
      </w:r>
      <w:r w:rsidR="0078276B" w:rsidRPr="00933D6F">
        <w:rPr>
          <w:rFonts w:cs="Times New Roman"/>
          <w:szCs w:val="22"/>
        </w:rPr>
        <w:t>어느</w:t>
      </w:r>
      <w:r w:rsidR="0078276B" w:rsidRPr="00933D6F">
        <w:rPr>
          <w:rFonts w:cs="Times New Roman"/>
          <w:szCs w:val="22"/>
        </w:rPr>
        <w:t xml:space="preserve"> </w:t>
      </w:r>
      <w:r w:rsidR="0078276B" w:rsidRPr="00933D6F">
        <w:rPr>
          <w:rFonts w:cs="Times New Roman"/>
          <w:szCs w:val="22"/>
        </w:rPr>
        <w:t>하나</w:t>
      </w:r>
      <w:r w:rsidRPr="00933D6F">
        <w:rPr>
          <w:rFonts w:cs="Times New Roman"/>
          <w:szCs w:val="22"/>
        </w:rPr>
        <w:t>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해당하는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기재된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해당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당사자의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상대방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당사자에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서면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통지로써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해제될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있다</w:t>
      </w:r>
      <w:r w:rsidRPr="00933D6F">
        <w:rPr>
          <w:rFonts w:cs="Times New Roman"/>
          <w:szCs w:val="22"/>
        </w:rPr>
        <w:t xml:space="preserve">. </w:t>
      </w:r>
      <w:r w:rsidRPr="00933D6F">
        <w:rPr>
          <w:rFonts w:cs="Times New Roman"/>
          <w:szCs w:val="22"/>
        </w:rPr>
        <w:t>다만</w:t>
      </w:r>
      <w:r w:rsidRPr="00933D6F">
        <w:rPr>
          <w:rFonts w:cs="Times New Roman"/>
          <w:szCs w:val="22"/>
        </w:rPr>
        <w:t xml:space="preserve">, </w:t>
      </w:r>
      <w:r w:rsidR="007C2861" w:rsidRPr="00933D6F">
        <w:rPr>
          <w:rFonts w:cs="Times New Roman"/>
          <w:szCs w:val="22"/>
        </w:rPr>
        <w:t>거래종결</w:t>
      </w:r>
      <w:r w:rsidR="007C2861" w:rsidRPr="00933D6F">
        <w:rPr>
          <w:rFonts w:cs="Times New Roman"/>
          <w:szCs w:val="22"/>
        </w:rPr>
        <w:t xml:space="preserve"> </w:t>
      </w:r>
      <w:r w:rsidR="007C2861" w:rsidRPr="00933D6F">
        <w:rPr>
          <w:rFonts w:cs="Times New Roman"/>
          <w:szCs w:val="22"/>
        </w:rPr>
        <w:t>후에는</w:t>
      </w:r>
      <w:r w:rsidR="007C2861" w:rsidRPr="00933D6F">
        <w:rPr>
          <w:rFonts w:cs="Times New Roman"/>
          <w:szCs w:val="22"/>
        </w:rPr>
        <w:t xml:space="preserve"> </w:t>
      </w:r>
      <w:r w:rsidR="007C2861" w:rsidRPr="00933D6F">
        <w:rPr>
          <w:rFonts w:cs="Times New Roman"/>
          <w:szCs w:val="22"/>
        </w:rPr>
        <w:t>여하한</w:t>
      </w:r>
      <w:r w:rsidR="007C2861" w:rsidRPr="00933D6F">
        <w:rPr>
          <w:rFonts w:cs="Times New Roman"/>
          <w:szCs w:val="22"/>
        </w:rPr>
        <w:t xml:space="preserve"> </w:t>
      </w:r>
      <w:r w:rsidR="007C2861" w:rsidRPr="00933D6F">
        <w:rPr>
          <w:rFonts w:cs="Times New Roman"/>
          <w:szCs w:val="22"/>
        </w:rPr>
        <w:t>경우에도</w:t>
      </w:r>
      <w:r w:rsidR="007C2861" w:rsidRPr="00933D6F">
        <w:rPr>
          <w:rFonts w:cs="Times New Roman"/>
          <w:szCs w:val="22"/>
        </w:rPr>
        <w:t xml:space="preserve"> </w:t>
      </w:r>
      <w:r w:rsidR="007C2861" w:rsidRPr="00933D6F">
        <w:rPr>
          <w:rFonts w:cs="Times New Roman"/>
          <w:szCs w:val="22"/>
        </w:rPr>
        <w:t>본</w:t>
      </w:r>
      <w:r w:rsidR="007C2861" w:rsidRPr="00933D6F">
        <w:rPr>
          <w:rFonts w:cs="Times New Roman"/>
          <w:szCs w:val="22"/>
        </w:rPr>
        <w:t xml:space="preserve"> </w:t>
      </w:r>
      <w:r w:rsidR="007C2861" w:rsidRPr="00933D6F">
        <w:rPr>
          <w:rFonts w:cs="Times New Roman"/>
          <w:szCs w:val="22"/>
        </w:rPr>
        <w:t>계약을</w:t>
      </w:r>
      <w:r w:rsidR="007C2861" w:rsidRPr="00933D6F">
        <w:rPr>
          <w:rFonts w:cs="Times New Roman"/>
          <w:szCs w:val="22"/>
        </w:rPr>
        <w:t xml:space="preserve"> </w:t>
      </w:r>
      <w:r w:rsidR="007C2861" w:rsidRPr="00933D6F">
        <w:rPr>
          <w:rFonts w:cs="Times New Roman"/>
          <w:szCs w:val="22"/>
        </w:rPr>
        <w:t>해제할</w:t>
      </w:r>
      <w:r w:rsidR="007C2861" w:rsidRPr="00933D6F">
        <w:rPr>
          <w:rFonts w:cs="Times New Roman"/>
          <w:szCs w:val="22"/>
        </w:rPr>
        <w:t xml:space="preserve"> </w:t>
      </w:r>
      <w:r w:rsidR="007C2861" w:rsidRPr="00933D6F">
        <w:rPr>
          <w:rFonts w:cs="Times New Roman"/>
          <w:szCs w:val="22"/>
        </w:rPr>
        <w:t>수</w:t>
      </w:r>
      <w:r w:rsidR="007C2861" w:rsidRPr="00933D6F">
        <w:rPr>
          <w:rFonts w:cs="Times New Roman"/>
          <w:szCs w:val="22"/>
        </w:rPr>
        <w:t xml:space="preserve"> </w:t>
      </w:r>
      <w:r w:rsidR="007C2861" w:rsidRPr="00933D6F">
        <w:rPr>
          <w:rFonts w:cs="Times New Roman"/>
          <w:szCs w:val="22"/>
        </w:rPr>
        <w:t>없</w:t>
      </w:r>
      <w:r w:rsidR="009F3E4E" w:rsidRPr="00933D6F">
        <w:rPr>
          <w:rFonts w:cs="Times New Roman"/>
          <w:szCs w:val="22"/>
        </w:rPr>
        <w:t>고</w:t>
      </w:r>
      <w:r w:rsidR="009F3E4E"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다음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각</w:t>
      </w:r>
      <w:r w:rsidRPr="00933D6F">
        <w:rPr>
          <w:rFonts w:cs="Times New Roman"/>
          <w:szCs w:val="22"/>
        </w:rPr>
        <w:t xml:space="preserve"> </w:t>
      </w:r>
      <w:r w:rsidR="003676F1" w:rsidRPr="00933D6F">
        <w:rPr>
          <w:rFonts w:cs="Times New Roman"/>
          <w:szCs w:val="22"/>
        </w:rPr>
        <w:t>항</w:t>
      </w:r>
      <w:r w:rsidRPr="00933D6F">
        <w:rPr>
          <w:rFonts w:cs="Times New Roman"/>
          <w:szCs w:val="22"/>
        </w:rPr>
        <w:t>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발생에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책임이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당사자는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조에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해제할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없다</w:t>
      </w:r>
      <w:r w:rsidRPr="00933D6F">
        <w:rPr>
          <w:rFonts w:cs="Times New Roman"/>
          <w:szCs w:val="22"/>
        </w:rPr>
        <w:t>.</w:t>
      </w:r>
      <w:r w:rsidR="00BC2EEC" w:rsidRPr="00933D6F">
        <w:rPr>
          <w:rFonts w:cs="Times New Roman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본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제</w:t>
      </w:r>
      <w:r w:rsidR="00BC2EEC" w:rsidRPr="00933D6F">
        <w:rPr>
          <w:rFonts w:cs="Times New Roman" w:hint="eastAsia"/>
          <w:szCs w:val="22"/>
        </w:rPr>
        <w:t>8.2</w:t>
      </w:r>
      <w:r w:rsidR="00BC2EEC" w:rsidRPr="00933D6F">
        <w:rPr>
          <w:rFonts w:cs="Times New Roman" w:hint="eastAsia"/>
          <w:szCs w:val="22"/>
        </w:rPr>
        <w:t>조의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목적상</w:t>
      </w:r>
      <w:r w:rsidR="00BC2EEC" w:rsidRPr="00933D6F">
        <w:rPr>
          <w:rFonts w:cs="Times New Roman" w:hint="eastAsia"/>
          <w:szCs w:val="22"/>
        </w:rPr>
        <w:t xml:space="preserve"> </w:t>
      </w:r>
      <w:r w:rsidR="00E63701">
        <w:rPr>
          <w:rFonts w:cs="Times New Roman" w:hint="eastAsia"/>
          <w:szCs w:val="22"/>
        </w:rPr>
        <w:t>매도인</w:t>
      </w:r>
      <w:r w:rsidR="00BC2EEC" w:rsidRPr="00933D6F">
        <w:rPr>
          <w:rFonts w:cs="Times New Roman" w:hint="eastAsia"/>
          <w:szCs w:val="22"/>
        </w:rPr>
        <w:t>은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하나의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당사자로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보며</w:t>
      </w:r>
      <w:r w:rsidR="00BC2EEC" w:rsidRPr="00933D6F">
        <w:rPr>
          <w:rFonts w:cs="Times New Roman" w:hint="eastAsia"/>
          <w:szCs w:val="22"/>
        </w:rPr>
        <w:t xml:space="preserve">, </w:t>
      </w:r>
      <w:r w:rsidR="00D66252">
        <w:rPr>
          <w:rFonts w:cs="Times New Roman" w:hint="eastAsia"/>
          <w:szCs w:val="22"/>
        </w:rPr>
        <w:t>매도인</w:t>
      </w:r>
      <w:r w:rsidR="00BC2EEC" w:rsidRPr="00933D6F">
        <w:rPr>
          <w:rFonts w:cs="Times New Roman" w:hint="eastAsia"/>
          <w:szCs w:val="22"/>
        </w:rPr>
        <w:t>은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다른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매도인과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관련하여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다음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각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항에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해당하는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사유가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발생하였다는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이유로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본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계약을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해제할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수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없다</w:t>
      </w:r>
      <w:r w:rsidR="00BC2EEC" w:rsidRPr="00933D6F">
        <w:rPr>
          <w:rFonts w:cs="Times New Roman" w:hint="eastAsia"/>
          <w:szCs w:val="22"/>
        </w:rPr>
        <w:t>.</w:t>
      </w:r>
      <w:r w:rsidR="00BC2EEC" w:rsidRPr="00933D6F">
        <w:rPr>
          <w:rFonts w:cs="Times New Roman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명확히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하면</w:t>
      </w:r>
      <w:r w:rsidR="00BC2EEC" w:rsidRPr="00933D6F">
        <w:rPr>
          <w:rFonts w:cs="Times New Roman" w:hint="eastAsia"/>
          <w:szCs w:val="22"/>
        </w:rPr>
        <w:t xml:space="preserve">, </w:t>
      </w:r>
      <w:r w:rsidR="00E63701">
        <w:rPr>
          <w:rFonts w:cs="Times New Roman" w:hint="eastAsia"/>
          <w:szCs w:val="22"/>
        </w:rPr>
        <w:t>매도인</w:t>
      </w:r>
      <w:r w:rsidR="00BC2EEC" w:rsidRPr="00933D6F">
        <w:rPr>
          <w:rFonts w:cs="Times New Roman" w:hint="eastAsia"/>
          <w:szCs w:val="22"/>
        </w:rPr>
        <w:t>에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의하여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또는</w:t>
      </w:r>
      <w:r w:rsidR="00BC2EEC" w:rsidRPr="00933D6F">
        <w:rPr>
          <w:rFonts w:cs="Times New Roman" w:hint="eastAsia"/>
          <w:szCs w:val="22"/>
        </w:rPr>
        <w:t xml:space="preserve"> </w:t>
      </w:r>
      <w:r w:rsidR="00E63701">
        <w:rPr>
          <w:rFonts w:cs="Times New Roman" w:hint="eastAsia"/>
          <w:szCs w:val="22"/>
        </w:rPr>
        <w:t>매도인</w:t>
      </w:r>
      <w:r w:rsidR="00BC2EEC" w:rsidRPr="00933D6F">
        <w:rPr>
          <w:rFonts w:cs="Times New Roman" w:hint="eastAsia"/>
          <w:szCs w:val="22"/>
        </w:rPr>
        <w:t>에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대하여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이루어진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본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계약의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해제는</w:t>
      </w:r>
      <w:r w:rsidR="00BC2EEC" w:rsidRPr="00933D6F">
        <w:rPr>
          <w:rFonts w:cs="Times New Roman" w:hint="eastAsia"/>
          <w:szCs w:val="22"/>
        </w:rPr>
        <w:t xml:space="preserve"> </w:t>
      </w:r>
      <w:r w:rsidR="00E63701">
        <w:rPr>
          <w:rFonts w:cs="Times New Roman" w:hint="eastAsia"/>
          <w:szCs w:val="22"/>
        </w:rPr>
        <w:t>매도인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전체에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대하여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효력이</w:t>
      </w:r>
      <w:r w:rsidR="00BC2EEC" w:rsidRPr="00933D6F">
        <w:rPr>
          <w:rFonts w:cs="Times New Roman" w:hint="eastAsia"/>
          <w:szCs w:val="22"/>
        </w:rPr>
        <w:t xml:space="preserve"> </w:t>
      </w:r>
      <w:r w:rsidR="00BC2EEC" w:rsidRPr="00933D6F">
        <w:rPr>
          <w:rFonts w:cs="Times New Roman" w:hint="eastAsia"/>
          <w:szCs w:val="22"/>
        </w:rPr>
        <w:t>미친다</w:t>
      </w:r>
      <w:r w:rsidR="00BC2EEC" w:rsidRPr="00933D6F">
        <w:rPr>
          <w:rFonts w:cs="Times New Roman" w:hint="eastAsia"/>
          <w:szCs w:val="22"/>
        </w:rPr>
        <w:t>.</w:t>
      </w:r>
    </w:p>
    <w:p w14:paraId="6051DCAF" w14:textId="600FC69C" w:rsidR="0001359B" w:rsidRPr="00933D6F" w:rsidRDefault="00A21FC8" w:rsidP="00A2667E">
      <w:pPr>
        <w:pStyle w:val="BKLH3-1"/>
        <w:outlineLvl w:val="9"/>
        <w:rPr>
          <w:szCs w:val="22"/>
        </w:rPr>
      </w:pPr>
      <w:bookmarkStart w:id="166" w:name="_Toc522060161"/>
      <w:r w:rsidRPr="00933D6F">
        <w:rPr>
          <w:szCs w:val="22"/>
        </w:rPr>
        <w:t>어느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계약상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진술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보장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확약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기타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의무를</w:t>
      </w:r>
      <w:r w:rsidRPr="00933D6F">
        <w:rPr>
          <w:szCs w:val="22"/>
        </w:rPr>
        <w:t xml:space="preserve"> </w:t>
      </w:r>
      <w:r w:rsidR="00523859" w:rsidRPr="00933D6F">
        <w:rPr>
          <w:szCs w:val="22"/>
        </w:rPr>
        <w:t>중요한</w:t>
      </w:r>
      <w:r w:rsidR="00523859" w:rsidRPr="00933D6F">
        <w:rPr>
          <w:szCs w:val="22"/>
        </w:rPr>
        <w:t xml:space="preserve"> </w:t>
      </w:r>
      <w:r w:rsidR="00523859" w:rsidRPr="00933D6F">
        <w:rPr>
          <w:szCs w:val="22"/>
        </w:rPr>
        <w:t>측면</w:t>
      </w:r>
      <w:r w:rsidRPr="00933D6F">
        <w:rPr>
          <w:szCs w:val="22"/>
        </w:rPr>
        <w:t>에서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위반하고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="00E051A1" w:rsidRPr="00933D6F">
        <w:rPr>
          <w:szCs w:val="22"/>
        </w:rPr>
        <w:t>위반이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시정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불가능하거나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상대방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서면으로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시정을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요구한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날로부터</w:t>
      </w:r>
      <w:r w:rsidRPr="00933D6F">
        <w:rPr>
          <w:szCs w:val="22"/>
        </w:rPr>
        <w:t xml:space="preserve"> 10</w:t>
      </w:r>
      <w:r w:rsidRPr="00933D6F">
        <w:rPr>
          <w:szCs w:val="22"/>
        </w:rPr>
        <w:t>영업일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이내에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시정하지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아니하는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상대방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의하여</w:t>
      </w:r>
      <w:r w:rsidR="009C2A77" w:rsidRPr="00933D6F">
        <w:rPr>
          <w:szCs w:val="22"/>
        </w:rPr>
        <w:t>(</w:t>
      </w:r>
      <w:r w:rsidR="009C2A77" w:rsidRPr="00933D6F">
        <w:rPr>
          <w:szCs w:val="22"/>
        </w:rPr>
        <w:t>본</w:t>
      </w:r>
      <w:r w:rsidR="009C2A77" w:rsidRPr="00933D6F">
        <w:rPr>
          <w:szCs w:val="22"/>
        </w:rPr>
        <w:t xml:space="preserve"> </w:t>
      </w:r>
      <w:r w:rsidR="009C2A77" w:rsidRPr="00933D6F">
        <w:rPr>
          <w:szCs w:val="22"/>
        </w:rPr>
        <w:t>조항의</w:t>
      </w:r>
      <w:r w:rsidR="009C2A77" w:rsidRPr="00933D6F">
        <w:rPr>
          <w:szCs w:val="22"/>
        </w:rPr>
        <w:t xml:space="preserve"> </w:t>
      </w:r>
      <w:r w:rsidR="009C2A77" w:rsidRPr="00933D6F">
        <w:rPr>
          <w:szCs w:val="22"/>
        </w:rPr>
        <w:t>목적상</w:t>
      </w:r>
      <w:r w:rsidR="009C2A77" w:rsidRPr="00933D6F">
        <w:rPr>
          <w:szCs w:val="22"/>
        </w:rPr>
        <w:t xml:space="preserve">, </w:t>
      </w:r>
      <w:r w:rsidR="009C2A77" w:rsidRPr="00933D6F">
        <w:rPr>
          <w:szCs w:val="22"/>
        </w:rPr>
        <w:t>진술</w:t>
      </w:r>
      <w:r w:rsidR="009C2A77" w:rsidRPr="00933D6F">
        <w:rPr>
          <w:szCs w:val="22"/>
        </w:rPr>
        <w:t xml:space="preserve"> </w:t>
      </w:r>
      <w:r w:rsidR="009C2A77" w:rsidRPr="00933D6F">
        <w:rPr>
          <w:szCs w:val="22"/>
        </w:rPr>
        <w:t>및</w:t>
      </w:r>
      <w:r w:rsidR="009C2A77" w:rsidRPr="00933D6F">
        <w:rPr>
          <w:szCs w:val="22"/>
        </w:rPr>
        <w:t xml:space="preserve"> </w:t>
      </w:r>
      <w:r w:rsidR="009C2A77" w:rsidRPr="00933D6F">
        <w:rPr>
          <w:szCs w:val="22"/>
        </w:rPr>
        <w:t>보장에</w:t>
      </w:r>
      <w:r w:rsidR="009C2A77" w:rsidRPr="00933D6F">
        <w:rPr>
          <w:szCs w:val="22"/>
        </w:rPr>
        <w:t xml:space="preserve"> </w:t>
      </w:r>
      <w:r w:rsidR="009C2A77" w:rsidRPr="00933D6F">
        <w:rPr>
          <w:szCs w:val="22"/>
        </w:rPr>
        <w:t>포함된</w:t>
      </w:r>
      <w:r w:rsidR="009C2A77" w:rsidRPr="00933D6F">
        <w:rPr>
          <w:szCs w:val="22"/>
        </w:rPr>
        <w:t xml:space="preserve"> “</w:t>
      </w:r>
      <w:r w:rsidR="009C2A77" w:rsidRPr="00933D6F">
        <w:rPr>
          <w:szCs w:val="22"/>
        </w:rPr>
        <w:t>중요한</w:t>
      </w:r>
      <w:r w:rsidR="009C2A77" w:rsidRPr="00933D6F">
        <w:rPr>
          <w:szCs w:val="22"/>
        </w:rPr>
        <w:t>”, “</w:t>
      </w:r>
      <w:r w:rsidR="009C2A77" w:rsidRPr="00933D6F">
        <w:rPr>
          <w:szCs w:val="22"/>
        </w:rPr>
        <w:t>중대한</w:t>
      </w:r>
      <w:r w:rsidR="009C2A77" w:rsidRPr="00933D6F">
        <w:rPr>
          <w:szCs w:val="22"/>
        </w:rPr>
        <w:t xml:space="preserve">” </w:t>
      </w:r>
      <w:r w:rsidR="009C2A77" w:rsidRPr="00933D6F">
        <w:rPr>
          <w:szCs w:val="22"/>
        </w:rPr>
        <w:t>또는</w:t>
      </w:r>
      <w:r w:rsidR="009C2A77" w:rsidRPr="00933D6F">
        <w:rPr>
          <w:szCs w:val="22"/>
        </w:rPr>
        <w:t xml:space="preserve"> “</w:t>
      </w:r>
      <w:r w:rsidR="009C2A77" w:rsidRPr="00933D6F">
        <w:rPr>
          <w:szCs w:val="22"/>
        </w:rPr>
        <w:t>중대하게</w:t>
      </w:r>
      <w:r w:rsidR="009C2A77" w:rsidRPr="00933D6F">
        <w:rPr>
          <w:szCs w:val="22"/>
        </w:rPr>
        <w:t xml:space="preserve"> </w:t>
      </w:r>
      <w:r w:rsidR="009C2A77" w:rsidRPr="00933D6F">
        <w:rPr>
          <w:szCs w:val="22"/>
        </w:rPr>
        <w:t>부정적인</w:t>
      </w:r>
      <w:r w:rsidR="009C2A77" w:rsidRPr="00933D6F">
        <w:rPr>
          <w:szCs w:val="22"/>
        </w:rPr>
        <w:t xml:space="preserve"> </w:t>
      </w:r>
      <w:r w:rsidR="009C2A77" w:rsidRPr="00933D6F">
        <w:rPr>
          <w:szCs w:val="22"/>
        </w:rPr>
        <w:t>영향</w:t>
      </w:r>
      <w:r w:rsidR="009C2A77" w:rsidRPr="00933D6F">
        <w:rPr>
          <w:szCs w:val="22"/>
        </w:rPr>
        <w:t xml:space="preserve">” </w:t>
      </w:r>
      <w:r w:rsidR="009C2A77" w:rsidRPr="00933D6F">
        <w:rPr>
          <w:szCs w:val="22"/>
        </w:rPr>
        <w:t>또는</w:t>
      </w:r>
      <w:r w:rsidR="009C2A77" w:rsidRPr="00933D6F">
        <w:rPr>
          <w:szCs w:val="22"/>
        </w:rPr>
        <w:t xml:space="preserve"> </w:t>
      </w:r>
      <w:r w:rsidR="009C2A77" w:rsidRPr="00933D6F">
        <w:rPr>
          <w:szCs w:val="22"/>
        </w:rPr>
        <w:t>이와</w:t>
      </w:r>
      <w:r w:rsidR="009C2A77" w:rsidRPr="00933D6F">
        <w:rPr>
          <w:szCs w:val="22"/>
        </w:rPr>
        <w:t xml:space="preserve"> </w:t>
      </w:r>
      <w:r w:rsidR="009C2A77" w:rsidRPr="00933D6F">
        <w:rPr>
          <w:szCs w:val="22"/>
        </w:rPr>
        <w:t>유사한</w:t>
      </w:r>
      <w:r w:rsidR="009C2A77" w:rsidRPr="00933D6F">
        <w:rPr>
          <w:szCs w:val="22"/>
        </w:rPr>
        <w:t xml:space="preserve"> </w:t>
      </w:r>
      <w:r w:rsidR="009C2A77" w:rsidRPr="00933D6F">
        <w:rPr>
          <w:szCs w:val="22"/>
        </w:rPr>
        <w:t>문구는</w:t>
      </w:r>
      <w:r w:rsidR="009C2A77" w:rsidRPr="00933D6F">
        <w:rPr>
          <w:szCs w:val="22"/>
        </w:rPr>
        <w:t xml:space="preserve"> </w:t>
      </w:r>
      <w:r w:rsidR="009C2A77" w:rsidRPr="00933D6F">
        <w:rPr>
          <w:szCs w:val="22"/>
        </w:rPr>
        <w:t>고려하지</w:t>
      </w:r>
      <w:r w:rsidR="009C2A77" w:rsidRPr="00933D6F">
        <w:rPr>
          <w:szCs w:val="22"/>
        </w:rPr>
        <w:t xml:space="preserve"> </w:t>
      </w:r>
      <w:r w:rsidR="009C2A77" w:rsidRPr="00933D6F">
        <w:rPr>
          <w:szCs w:val="22"/>
        </w:rPr>
        <w:t>않음</w:t>
      </w:r>
      <w:r w:rsidR="009C2A77" w:rsidRPr="00933D6F">
        <w:rPr>
          <w:szCs w:val="22"/>
        </w:rPr>
        <w:t>)</w:t>
      </w:r>
      <w:r w:rsidR="0001359B" w:rsidRPr="00933D6F">
        <w:rPr>
          <w:szCs w:val="22"/>
        </w:rPr>
        <w:t>.</w:t>
      </w:r>
      <w:bookmarkEnd w:id="166"/>
    </w:p>
    <w:p w14:paraId="3F8C1A03" w14:textId="77777777" w:rsidR="00E051A1" w:rsidRPr="00933D6F" w:rsidRDefault="00E051A1" w:rsidP="00A2667E">
      <w:pPr>
        <w:pStyle w:val="BKLH3-1"/>
        <w:outlineLvl w:val="9"/>
        <w:rPr>
          <w:szCs w:val="22"/>
        </w:rPr>
      </w:pPr>
      <w:bookmarkStart w:id="167" w:name="_DV_M206"/>
      <w:bookmarkStart w:id="168" w:name="_DV_M208"/>
      <w:bookmarkStart w:id="169" w:name="_Toc522060163"/>
      <w:bookmarkEnd w:id="167"/>
      <w:bookmarkEnd w:id="168"/>
      <w:r w:rsidRPr="00933D6F">
        <w:rPr>
          <w:szCs w:val="22"/>
        </w:rPr>
        <w:t>어느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진술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보</w:t>
      </w:r>
      <w:r w:rsidR="00FB2CF6" w:rsidRPr="00933D6F">
        <w:rPr>
          <w:szCs w:val="22"/>
        </w:rPr>
        <w:t>장</w:t>
      </w:r>
      <w:r w:rsidRPr="00933D6F">
        <w:rPr>
          <w:szCs w:val="22"/>
        </w:rPr>
        <w:t>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중대한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허위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오류가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발견된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</w:t>
      </w:r>
      <w:r w:rsidRPr="00933D6F">
        <w:rPr>
          <w:szCs w:val="22"/>
        </w:rPr>
        <w:t>(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조항의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목적상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진술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보장에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포함된</w:t>
      </w:r>
      <w:r w:rsidRPr="00933D6F">
        <w:rPr>
          <w:szCs w:val="22"/>
        </w:rPr>
        <w:t xml:space="preserve"> “</w:t>
      </w:r>
      <w:r w:rsidRPr="00933D6F">
        <w:rPr>
          <w:szCs w:val="22"/>
        </w:rPr>
        <w:t>중요한</w:t>
      </w:r>
      <w:r w:rsidRPr="00933D6F">
        <w:rPr>
          <w:szCs w:val="22"/>
        </w:rPr>
        <w:t>”, “</w:t>
      </w:r>
      <w:r w:rsidRPr="00933D6F">
        <w:rPr>
          <w:szCs w:val="22"/>
        </w:rPr>
        <w:t>중대한</w:t>
      </w:r>
      <w:r w:rsidRPr="00933D6F">
        <w:rPr>
          <w:szCs w:val="22"/>
        </w:rPr>
        <w:t xml:space="preserve">”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“</w:t>
      </w:r>
      <w:r w:rsidRPr="00933D6F">
        <w:rPr>
          <w:szCs w:val="22"/>
        </w:rPr>
        <w:t>중대하게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부정적인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영향</w:t>
      </w:r>
      <w:r w:rsidRPr="00933D6F">
        <w:rPr>
          <w:szCs w:val="22"/>
        </w:rPr>
        <w:t xml:space="preserve">”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유사한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문구는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고려하지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않음</w:t>
      </w:r>
      <w:r w:rsidRPr="00933D6F">
        <w:rPr>
          <w:szCs w:val="22"/>
        </w:rPr>
        <w:t xml:space="preserve">),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상대방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의하여</w:t>
      </w:r>
      <w:r w:rsidR="003676F1" w:rsidRPr="00933D6F">
        <w:rPr>
          <w:szCs w:val="22"/>
        </w:rPr>
        <w:t>.</w:t>
      </w:r>
    </w:p>
    <w:p w14:paraId="7CCEC944" w14:textId="77777777" w:rsidR="00E051A1" w:rsidRPr="00933D6F" w:rsidRDefault="00E051A1" w:rsidP="00A2667E">
      <w:pPr>
        <w:pStyle w:val="BKLH3-1"/>
        <w:outlineLvl w:val="9"/>
        <w:rPr>
          <w:szCs w:val="22"/>
        </w:rPr>
      </w:pPr>
      <w:r w:rsidRPr="00933D6F">
        <w:rPr>
          <w:szCs w:val="22"/>
        </w:rPr>
        <w:t>일방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거래종결의무의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선행조건이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충족되거나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포기되었음에도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불구하고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해당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거래종결일에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자신의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거래종결의무를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이행하지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아니하는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상대방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의하여</w:t>
      </w:r>
      <w:r w:rsidRPr="00933D6F">
        <w:rPr>
          <w:szCs w:val="22"/>
        </w:rPr>
        <w:t>.</w:t>
      </w:r>
    </w:p>
    <w:p w14:paraId="02A540A8" w14:textId="77777777" w:rsidR="009C6D42" w:rsidRPr="00F47AB3" w:rsidRDefault="009C6D42" w:rsidP="008D550C">
      <w:pPr>
        <w:pStyle w:val="BKLH3-1"/>
        <w:outlineLvl w:val="9"/>
        <w:rPr>
          <w:szCs w:val="22"/>
        </w:rPr>
      </w:pPr>
      <w:bookmarkStart w:id="170" w:name="_Hlk199949225"/>
      <w:bookmarkEnd w:id="169"/>
      <w:r w:rsidRPr="00F47AB3">
        <w:rPr>
          <w:rFonts w:hint="eastAsia"/>
          <w:szCs w:val="22"/>
        </w:rPr>
        <w:t>본건</w:t>
      </w:r>
      <w:r w:rsidRPr="00F47AB3">
        <w:rPr>
          <w:rFonts w:hint="eastAsia"/>
          <w:szCs w:val="22"/>
        </w:rPr>
        <w:t xml:space="preserve"> </w:t>
      </w:r>
      <w:r w:rsidR="00CA5D69" w:rsidRPr="00F47AB3">
        <w:rPr>
          <w:rFonts w:hint="eastAsia"/>
          <w:szCs w:val="22"/>
        </w:rPr>
        <w:t>전체</w:t>
      </w:r>
      <w:r w:rsidR="00CA5D69" w:rsidRPr="00F47AB3">
        <w:rPr>
          <w:rFonts w:hint="eastAsia"/>
          <w:szCs w:val="22"/>
        </w:rPr>
        <w:t xml:space="preserve"> </w:t>
      </w:r>
      <w:r w:rsidR="00CA5D69" w:rsidRPr="00F47AB3">
        <w:rPr>
          <w:rFonts w:hint="eastAsia"/>
          <w:szCs w:val="22"/>
        </w:rPr>
        <w:t>거래</w:t>
      </w:r>
      <w:r w:rsidR="00CA5D69" w:rsidRPr="00F47AB3">
        <w:rPr>
          <w:rFonts w:hint="eastAsia"/>
          <w:szCs w:val="22"/>
        </w:rPr>
        <w:t xml:space="preserve"> </w:t>
      </w:r>
      <w:r w:rsidR="00CA5D69" w:rsidRPr="00F47AB3">
        <w:rPr>
          <w:rFonts w:hint="eastAsia"/>
          <w:szCs w:val="22"/>
        </w:rPr>
        <w:t>계약</w:t>
      </w:r>
      <w:r w:rsidR="00CA5D69" w:rsidRPr="00F47AB3">
        <w:rPr>
          <w:rFonts w:hint="eastAsia"/>
          <w:szCs w:val="22"/>
        </w:rPr>
        <w:t xml:space="preserve"> </w:t>
      </w:r>
      <w:r w:rsidR="00CA5D69" w:rsidRPr="00F47AB3">
        <w:rPr>
          <w:rFonts w:hint="eastAsia"/>
          <w:szCs w:val="22"/>
        </w:rPr>
        <w:t>중</w:t>
      </w:r>
      <w:r w:rsidR="00CA5D69" w:rsidRPr="00F47AB3">
        <w:rPr>
          <w:rFonts w:hint="eastAsia"/>
          <w:szCs w:val="22"/>
        </w:rPr>
        <w:t xml:space="preserve"> </w:t>
      </w:r>
      <w:r w:rsidR="00CA5D69" w:rsidRPr="00F47AB3">
        <w:rPr>
          <w:rFonts w:hint="eastAsia"/>
          <w:szCs w:val="22"/>
        </w:rPr>
        <w:t>어느</w:t>
      </w:r>
      <w:r w:rsidR="00CA5D69" w:rsidRPr="00F47AB3">
        <w:rPr>
          <w:rFonts w:hint="eastAsia"/>
          <w:szCs w:val="22"/>
        </w:rPr>
        <w:t xml:space="preserve"> </w:t>
      </w:r>
      <w:r w:rsidRPr="00F47AB3">
        <w:rPr>
          <w:rFonts w:hint="eastAsia"/>
          <w:szCs w:val="22"/>
        </w:rPr>
        <w:t>계약이</w:t>
      </w:r>
      <w:r w:rsidRPr="00F47AB3">
        <w:rPr>
          <w:rFonts w:hint="eastAsia"/>
          <w:szCs w:val="22"/>
        </w:rPr>
        <w:t xml:space="preserve"> </w:t>
      </w:r>
      <w:r w:rsidRPr="00F47AB3">
        <w:rPr>
          <w:rFonts w:hint="eastAsia"/>
          <w:szCs w:val="22"/>
        </w:rPr>
        <w:t>여하한</w:t>
      </w:r>
      <w:r w:rsidRPr="00F47AB3">
        <w:rPr>
          <w:rFonts w:hint="eastAsia"/>
          <w:szCs w:val="22"/>
        </w:rPr>
        <w:t xml:space="preserve"> </w:t>
      </w:r>
      <w:r w:rsidRPr="00F47AB3">
        <w:rPr>
          <w:rFonts w:hint="eastAsia"/>
          <w:szCs w:val="22"/>
        </w:rPr>
        <w:t>사유로</w:t>
      </w:r>
      <w:r w:rsidRPr="00F47AB3">
        <w:rPr>
          <w:rFonts w:hint="eastAsia"/>
          <w:szCs w:val="22"/>
        </w:rPr>
        <w:t xml:space="preserve"> </w:t>
      </w:r>
      <w:r w:rsidRPr="00F47AB3">
        <w:rPr>
          <w:rFonts w:hint="eastAsia"/>
          <w:szCs w:val="22"/>
        </w:rPr>
        <w:t>해제되는</w:t>
      </w:r>
      <w:r w:rsidRPr="00F47AB3">
        <w:rPr>
          <w:rFonts w:hint="eastAsia"/>
          <w:szCs w:val="22"/>
        </w:rPr>
        <w:t xml:space="preserve"> </w:t>
      </w:r>
      <w:r w:rsidRPr="00F47AB3">
        <w:rPr>
          <w:rFonts w:hint="eastAsia"/>
          <w:szCs w:val="22"/>
        </w:rPr>
        <w:t>경우</w:t>
      </w:r>
      <w:r w:rsidRPr="00F47AB3">
        <w:rPr>
          <w:rFonts w:hint="eastAsia"/>
          <w:szCs w:val="22"/>
        </w:rPr>
        <w:t>,</w:t>
      </w:r>
      <w:r w:rsidRPr="00F47AB3">
        <w:rPr>
          <w:szCs w:val="22"/>
        </w:rPr>
        <w:t xml:space="preserve"> </w:t>
      </w:r>
      <w:r w:rsidR="00CA5D69" w:rsidRPr="00F47AB3">
        <w:rPr>
          <w:rFonts w:hint="eastAsia"/>
          <w:szCs w:val="22"/>
        </w:rPr>
        <w:t>매수인</w:t>
      </w:r>
      <w:r w:rsidRPr="00F47AB3">
        <w:rPr>
          <w:rFonts w:hint="eastAsia"/>
          <w:szCs w:val="22"/>
        </w:rPr>
        <w:t>에</w:t>
      </w:r>
      <w:r w:rsidRPr="00F47AB3">
        <w:rPr>
          <w:rFonts w:hint="eastAsia"/>
          <w:szCs w:val="22"/>
        </w:rPr>
        <w:t xml:space="preserve"> </w:t>
      </w:r>
      <w:r w:rsidRPr="00F47AB3">
        <w:rPr>
          <w:rFonts w:hint="eastAsia"/>
          <w:szCs w:val="22"/>
        </w:rPr>
        <w:t>의하여</w:t>
      </w:r>
      <w:r w:rsidRPr="00F47AB3">
        <w:rPr>
          <w:rFonts w:hint="eastAsia"/>
          <w:szCs w:val="22"/>
        </w:rPr>
        <w:t>.</w:t>
      </w:r>
    </w:p>
    <w:bookmarkEnd w:id="170"/>
    <w:p w14:paraId="18AE223C" w14:textId="77777777" w:rsidR="00596760" w:rsidRPr="00933D6F" w:rsidRDefault="00596760" w:rsidP="00A2667E">
      <w:pPr>
        <w:pStyle w:val="BKLH3-1"/>
        <w:outlineLvl w:val="9"/>
        <w:rPr>
          <w:szCs w:val="22"/>
        </w:rPr>
      </w:pPr>
      <w:r w:rsidRPr="00933D6F">
        <w:rPr>
          <w:rFonts w:hint="eastAsia"/>
          <w:szCs w:val="22"/>
        </w:rPr>
        <w:t>중대하게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부정적인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영향이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발생한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경우</w:t>
      </w:r>
      <w:r w:rsidRPr="00933D6F">
        <w:rPr>
          <w:rFonts w:hint="eastAsia"/>
          <w:szCs w:val="22"/>
        </w:rPr>
        <w:t>,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매수인에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의하여</w:t>
      </w:r>
      <w:r w:rsidR="009C6D42" w:rsidRPr="00933D6F">
        <w:rPr>
          <w:rFonts w:hint="eastAsia"/>
          <w:szCs w:val="22"/>
        </w:rPr>
        <w:t>.</w:t>
      </w:r>
    </w:p>
    <w:p w14:paraId="6B6409ED" w14:textId="5B2C1722" w:rsidR="00A21FC8" w:rsidRPr="00933D6F" w:rsidRDefault="00A21FC8" w:rsidP="009C2A77">
      <w:pPr>
        <w:pStyle w:val="BKLH2-11"/>
        <w:rPr>
          <w:rFonts w:cs="Times New Roman"/>
          <w:szCs w:val="22"/>
        </w:rPr>
      </w:pPr>
      <w:bookmarkStart w:id="171" w:name="_Toc58933212"/>
      <w:r w:rsidRPr="00933D6F">
        <w:rPr>
          <w:rFonts w:cs="Times New Roman"/>
          <w:szCs w:val="22"/>
        </w:rPr>
        <w:lastRenderedPageBreak/>
        <w:t>해제의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효과</w:t>
      </w:r>
      <w:bookmarkEnd w:id="171"/>
      <w:r w:rsidR="0032599B">
        <w:rPr>
          <w:rFonts w:cs="Times New Roman" w:hint="eastAsia"/>
          <w:szCs w:val="22"/>
        </w:rPr>
        <w:t>.</w:t>
      </w:r>
    </w:p>
    <w:p w14:paraId="77DDA76E" w14:textId="77777777" w:rsidR="00090D13" w:rsidRDefault="00A21FC8" w:rsidP="00C345CC">
      <w:pPr>
        <w:pStyle w:val="BKLH3-1"/>
        <w:outlineLvl w:val="9"/>
        <w:rPr>
          <w:szCs w:val="22"/>
        </w:rPr>
      </w:pP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</w:t>
      </w:r>
      <w:r w:rsidR="008F0EB6" w:rsidRPr="00933D6F">
        <w:rPr>
          <w:rFonts w:hint="eastAsia"/>
          <w:szCs w:val="22"/>
        </w:rPr>
        <w:t>8</w:t>
      </w:r>
      <w:r w:rsidRPr="00933D6F">
        <w:rPr>
          <w:szCs w:val="22"/>
        </w:rPr>
        <w:t>.1</w:t>
      </w:r>
      <w:r w:rsidRPr="00933D6F">
        <w:rPr>
          <w:szCs w:val="22"/>
        </w:rPr>
        <w:t>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</w:t>
      </w:r>
      <w:r w:rsidR="008F0EB6" w:rsidRPr="00933D6F">
        <w:rPr>
          <w:rFonts w:hint="eastAsia"/>
          <w:szCs w:val="22"/>
        </w:rPr>
        <w:t>8</w:t>
      </w:r>
      <w:r w:rsidRPr="00933D6F">
        <w:rPr>
          <w:szCs w:val="22"/>
        </w:rPr>
        <w:t>.2</w:t>
      </w:r>
      <w:r w:rsidRPr="00933D6F">
        <w:rPr>
          <w:szCs w:val="22"/>
        </w:rPr>
        <w:t>조에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따라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해제되는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효력을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상실한다</w:t>
      </w:r>
      <w:r w:rsidRPr="00933D6F">
        <w:rPr>
          <w:szCs w:val="22"/>
        </w:rPr>
        <w:t xml:space="preserve">. </w:t>
      </w:r>
      <w:r w:rsidRPr="00933D6F">
        <w:rPr>
          <w:szCs w:val="22"/>
        </w:rPr>
        <w:t>다만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</w:t>
      </w:r>
      <w:r w:rsidRPr="00933D6F">
        <w:rPr>
          <w:szCs w:val="22"/>
        </w:rPr>
        <w:t>1</w:t>
      </w:r>
      <w:r w:rsidRPr="00933D6F">
        <w:rPr>
          <w:szCs w:val="22"/>
        </w:rPr>
        <w:t>조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제</w:t>
      </w:r>
      <w:r w:rsidR="008F0EB6" w:rsidRPr="00933D6F">
        <w:rPr>
          <w:rFonts w:hint="eastAsia"/>
          <w:szCs w:val="22"/>
        </w:rPr>
        <w:t>7</w:t>
      </w:r>
      <w:r w:rsidRPr="00933D6F">
        <w:rPr>
          <w:szCs w:val="22"/>
        </w:rPr>
        <w:t>조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제</w:t>
      </w:r>
      <w:r w:rsidR="008F0EB6" w:rsidRPr="00933D6F">
        <w:rPr>
          <w:rFonts w:hint="eastAsia"/>
          <w:szCs w:val="22"/>
        </w:rPr>
        <w:t>9</w:t>
      </w:r>
      <w:r w:rsidRPr="00933D6F">
        <w:rPr>
          <w:szCs w:val="22"/>
        </w:rPr>
        <w:t>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</w:t>
      </w:r>
      <w:r w:rsidR="008F0EB6" w:rsidRPr="00933D6F">
        <w:rPr>
          <w:rFonts w:hint="eastAsia"/>
          <w:szCs w:val="22"/>
        </w:rPr>
        <w:t>10</w:t>
      </w:r>
      <w:r w:rsidRPr="00933D6F">
        <w:rPr>
          <w:szCs w:val="22"/>
        </w:rPr>
        <w:t>조와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조의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규정은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해제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기타의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사유로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인하여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종료되는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경우에도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효력을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유지한다</w:t>
      </w:r>
      <w:r w:rsidRPr="00933D6F">
        <w:rPr>
          <w:szCs w:val="22"/>
        </w:rPr>
        <w:t xml:space="preserve">. </w:t>
      </w:r>
      <w:bookmarkStart w:id="172" w:name="_DV_M216"/>
      <w:bookmarkEnd w:id="172"/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</w:t>
      </w:r>
      <w:r w:rsidR="009548DD" w:rsidRPr="00933D6F">
        <w:rPr>
          <w:szCs w:val="22"/>
        </w:rPr>
        <w:t>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해제는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해제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이전에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위반으로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인하여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부담하는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책임에는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영향을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미치지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아니한다</w:t>
      </w:r>
      <w:r w:rsidRPr="00933D6F">
        <w:rPr>
          <w:szCs w:val="22"/>
        </w:rPr>
        <w:t xml:space="preserve">. </w:t>
      </w:r>
      <w:bookmarkStart w:id="173" w:name="_DV_M220"/>
      <w:bookmarkEnd w:id="173"/>
    </w:p>
    <w:p w14:paraId="076259B8" w14:textId="7EB25006" w:rsidR="00C345CC" w:rsidRPr="00933D6F" w:rsidRDefault="00C345CC" w:rsidP="00C345CC">
      <w:pPr>
        <w:pStyle w:val="BKLH3-1"/>
        <w:outlineLvl w:val="9"/>
        <w:rPr>
          <w:szCs w:val="22"/>
        </w:rPr>
      </w:pP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해제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기타의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사유로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인하여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종료되는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</w:t>
      </w:r>
      <w:r>
        <w:rPr>
          <w:rFonts w:hint="eastAsia"/>
          <w:szCs w:val="22"/>
        </w:rPr>
        <w:t xml:space="preserve">, </w:t>
      </w:r>
      <w:r w:rsidR="000E05E5">
        <w:rPr>
          <w:rFonts w:hint="eastAsia"/>
          <w:szCs w:val="22"/>
        </w:rPr>
        <w:t>매수인은</w:t>
      </w:r>
      <w:r w:rsidR="000E05E5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매수인이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여하한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사유로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지득한</w:t>
      </w:r>
      <w:r>
        <w:rPr>
          <w:rFonts w:hint="eastAsia"/>
          <w:szCs w:val="22"/>
        </w:rPr>
        <w:t xml:space="preserve"> </w:t>
      </w:r>
      <w:r w:rsidR="008D4360">
        <w:rPr>
          <w:rFonts w:hint="eastAsia"/>
          <w:szCs w:val="22"/>
        </w:rPr>
        <w:t>모든</w:t>
      </w:r>
      <w:r w:rsidR="008D4360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비밀정보</w:t>
      </w:r>
      <w:r w:rsidR="000E05E5">
        <w:rPr>
          <w:rFonts w:hint="eastAsia"/>
          <w:szCs w:val="22"/>
        </w:rPr>
        <w:t>를</w:t>
      </w:r>
      <w:r>
        <w:rPr>
          <w:rFonts w:hint="eastAsia"/>
          <w:szCs w:val="22"/>
        </w:rPr>
        <w:t xml:space="preserve"> </w:t>
      </w:r>
      <w:r w:rsidR="000E05E5">
        <w:rPr>
          <w:rFonts w:hint="eastAsia"/>
          <w:szCs w:val="22"/>
        </w:rPr>
        <w:t>매수인의</w:t>
      </w:r>
      <w:r w:rsidR="000E05E5">
        <w:rPr>
          <w:rFonts w:hint="eastAsia"/>
          <w:szCs w:val="22"/>
        </w:rPr>
        <w:t xml:space="preserve"> </w:t>
      </w:r>
      <w:r w:rsidR="000E05E5">
        <w:rPr>
          <w:rFonts w:hint="eastAsia"/>
          <w:szCs w:val="22"/>
        </w:rPr>
        <w:t>선택에</w:t>
      </w:r>
      <w:r w:rsidR="000E05E5">
        <w:rPr>
          <w:rFonts w:hint="eastAsia"/>
          <w:szCs w:val="22"/>
        </w:rPr>
        <w:t xml:space="preserve"> </w:t>
      </w:r>
      <w:r w:rsidR="000E05E5">
        <w:rPr>
          <w:rFonts w:hint="eastAsia"/>
          <w:szCs w:val="22"/>
        </w:rPr>
        <w:t>따라</w:t>
      </w:r>
      <w:r w:rsidR="000E05E5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즉시</w:t>
      </w:r>
      <w:r>
        <w:rPr>
          <w:rFonts w:hint="eastAsia"/>
          <w:szCs w:val="22"/>
        </w:rPr>
        <w:t xml:space="preserve"> </w:t>
      </w:r>
      <w:r w:rsidR="00771197">
        <w:rPr>
          <w:rFonts w:hint="eastAsia"/>
          <w:szCs w:val="22"/>
        </w:rPr>
        <w:t>폐</w:t>
      </w:r>
      <w:r w:rsidR="00BE7E5C">
        <w:rPr>
          <w:rFonts w:hint="eastAsia"/>
          <w:szCs w:val="22"/>
        </w:rPr>
        <w:t>기</w:t>
      </w:r>
      <w:r w:rsidR="000E05E5">
        <w:rPr>
          <w:rFonts w:hint="eastAsia"/>
          <w:szCs w:val="22"/>
        </w:rPr>
        <w:t>하거나</w:t>
      </w:r>
      <w:r w:rsidR="000E05E5">
        <w:rPr>
          <w:rFonts w:hint="eastAsia"/>
          <w:szCs w:val="22"/>
        </w:rPr>
        <w:t xml:space="preserve"> </w:t>
      </w:r>
      <w:r w:rsidR="00E63701">
        <w:rPr>
          <w:rFonts w:hint="eastAsia"/>
          <w:szCs w:val="22"/>
        </w:rPr>
        <w:t>매도인</w:t>
      </w:r>
      <w:r w:rsidR="000E05E5">
        <w:rPr>
          <w:rFonts w:hint="eastAsia"/>
          <w:szCs w:val="22"/>
        </w:rPr>
        <w:t>에게</w:t>
      </w:r>
      <w:r w:rsidR="000E05E5">
        <w:rPr>
          <w:rFonts w:hint="eastAsia"/>
          <w:szCs w:val="22"/>
        </w:rPr>
        <w:t xml:space="preserve"> </w:t>
      </w:r>
      <w:r w:rsidR="000E05E5">
        <w:rPr>
          <w:rFonts w:hint="eastAsia"/>
          <w:szCs w:val="22"/>
        </w:rPr>
        <w:t>반환</w:t>
      </w:r>
      <w:r w:rsidR="00BE7E5C">
        <w:rPr>
          <w:rFonts w:hint="eastAsia"/>
          <w:szCs w:val="22"/>
        </w:rPr>
        <w:t>하여야</w:t>
      </w:r>
      <w:r w:rsidR="00BE7E5C">
        <w:rPr>
          <w:rFonts w:hint="eastAsia"/>
          <w:szCs w:val="22"/>
        </w:rPr>
        <w:t xml:space="preserve"> </w:t>
      </w:r>
      <w:r w:rsidR="00BE7E5C">
        <w:rPr>
          <w:rFonts w:hint="eastAsia"/>
          <w:szCs w:val="22"/>
        </w:rPr>
        <w:t>한다</w:t>
      </w:r>
      <w:r w:rsidR="00BE7E5C">
        <w:rPr>
          <w:rFonts w:hint="eastAsia"/>
          <w:szCs w:val="22"/>
        </w:rPr>
        <w:t xml:space="preserve">. </w:t>
      </w:r>
    </w:p>
    <w:p w14:paraId="0D6D1B2E" w14:textId="77777777" w:rsidR="00D07413" w:rsidRPr="00933D6F" w:rsidRDefault="00420E45" w:rsidP="00024235">
      <w:pPr>
        <w:pStyle w:val="BKLH1-1"/>
        <w:rPr>
          <w:rFonts w:cs="Times New Roman"/>
          <w:szCs w:val="22"/>
        </w:rPr>
      </w:pPr>
      <w:bookmarkStart w:id="174" w:name="_Toc413415790"/>
      <w:bookmarkStart w:id="175" w:name="_DV_M214"/>
      <w:bookmarkStart w:id="176" w:name="_Toc58933213"/>
      <w:bookmarkEnd w:id="174"/>
      <w:bookmarkEnd w:id="175"/>
      <w:r w:rsidRPr="00933D6F">
        <w:rPr>
          <w:rFonts w:cs="Times New Roman"/>
          <w:szCs w:val="22"/>
        </w:rPr>
        <w:t>비밀유지</w:t>
      </w:r>
      <w:bookmarkEnd w:id="176"/>
      <w:r w:rsidRPr="00933D6F">
        <w:rPr>
          <w:rFonts w:cs="Times New Roman"/>
          <w:szCs w:val="22"/>
        </w:rPr>
        <w:t xml:space="preserve"> </w:t>
      </w:r>
    </w:p>
    <w:p w14:paraId="2DB85CB3" w14:textId="5A9845BE" w:rsidR="00F021EC" w:rsidRPr="00933D6F" w:rsidRDefault="00024235" w:rsidP="009041B7">
      <w:pPr>
        <w:pStyle w:val="BKLH2-11"/>
        <w:rPr>
          <w:rFonts w:cs="Times New Roman"/>
          <w:szCs w:val="22"/>
        </w:rPr>
      </w:pPr>
      <w:bookmarkStart w:id="177" w:name="_Toc58933214"/>
      <w:r w:rsidRPr="00933D6F">
        <w:rPr>
          <w:rFonts w:cs="Times New Roman"/>
          <w:szCs w:val="22"/>
        </w:rPr>
        <w:t>비밀유지의무</w:t>
      </w:r>
      <w:bookmarkEnd w:id="177"/>
      <w:r w:rsidR="00FA0C09">
        <w:rPr>
          <w:rFonts w:cs="Times New Roman" w:hint="eastAsia"/>
          <w:szCs w:val="22"/>
        </w:rPr>
        <w:t>.</w:t>
      </w:r>
    </w:p>
    <w:p w14:paraId="14C90038" w14:textId="2A817B16" w:rsidR="00F021EC" w:rsidRPr="00933D6F" w:rsidRDefault="009041B7" w:rsidP="00A50987">
      <w:pPr>
        <w:pStyle w:val="BKLH3-1"/>
        <w:ind w:left="1702" w:hanging="851"/>
        <w:outlineLvl w:val="9"/>
        <w:rPr>
          <w:szCs w:val="22"/>
        </w:rPr>
      </w:pPr>
      <w:bookmarkStart w:id="178" w:name="_Toc527918002"/>
      <w:r w:rsidRPr="00933D6F">
        <w:rPr>
          <w:szCs w:val="22"/>
        </w:rPr>
        <w:t>각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당사자는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본</w:t>
      </w:r>
      <w:r w:rsidR="006C365F" w:rsidRPr="00933D6F">
        <w:rPr>
          <w:rFonts w:hint="eastAsia"/>
          <w:szCs w:val="22"/>
        </w:rPr>
        <w:t>건</w:t>
      </w:r>
      <w:r w:rsidR="006C365F" w:rsidRPr="00933D6F">
        <w:rPr>
          <w:rFonts w:hint="eastAsia"/>
          <w:szCs w:val="22"/>
        </w:rPr>
        <w:t xml:space="preserve"> </w:t>
      </w:r>
      <w:r w:rsidR="006C365F" w:rsidRPr="00933D6F">
        <w:rPr>
          <w:rFonts w:hint="eastAsia"/>
          <w:szCs w:val="22"/>
        </w:rPr>
        <w:t>전체</w:t>
      </w:r>
      <w:r w:rsidR="006C365F" w:rsidRPr="00933D6F">
        <w:rPr>
          <w:rFonts w:hint="eastAsia"/>
          <w:szCs w:val="22"/>
        </w:rPr>
        <w:t xml:space="preserve"> </w:t>
      </w:r>
      <w:r w:rsidR="006C365F" w:rsidRPr="00933D6F">
        <w:rPr>
          <w:rFonts w:hint="eastAsia"/>
          <w:szCs w:val="22"/>
        </w:rPr>
        <w:t>거래</w:t>
      </w:r>
      <w:r w:rsidR="006C365F"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계약의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존재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내용과</w:t>
      </w:r>
      <w:r w:rsidRPr="00933D6F">
        <w:rPr>
          <w:szCs w:val="22"/>
        </w:rPr>
        <w:t xml:space="preserve"> </w:t>
      </w:r>
      <w:r w:rsidR="006C365F" w:rsidRPr="00933D6F">
        <w:rPr>
          <w:rFonts w:hint="eastAsia"/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협상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이행의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과정에서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다른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당사자로부터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기타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다른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방법으로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얻은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다른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모든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정보를</w:t>
      </w:r>
      <w:r w:rsidRPr="00933D6F">
        <w:rPr>
          <w:szCs w:val="22"/>
        </w:rPr>
        <w:t xml:space="preserve"> </w:t>
      </w:r>
      <w:bookmarkStart w:id="179" w:name="_Hlk199949296"/>
      <w:r w:rsidR="00713522">
        <w:rPr>
          <w:rFonts w:hint="eastAsia"/>
          <w:szCs w:val="22"/>
        </w:rPr>
        <w:t>제</w:t>
      </w:r>
      <w:r w:rsidR="00713522">
        <w:rPr>
          <w:rFonts w:hint="eastAsia"/>
          <w:szCs w:val="22"/>
        </w:rPr>
        <w:t>3</w:t>
      </w:r>
      <w:r w:rsidR="00713522">
        <w:rPr>
          <w:rFonts w:hint="eastAsia"/>
          <w:szCs w:val="22"/>
        </w:rPr>
        <w:t>자에게</w:t>
      </w:r>
      <w:r w:rsidR="00713522">
        <w:rPr>
          <w:rFonts w:hint="eastAsia"/>
          <w:szCs w:val="22"/>
        </w:rPr>
        <w:t xml:space="preserve"> </w:t>
      </w:r>
      <w:r w:rsidR="00713522">
        <w:rPr>
          <w:rFonts w:hint="eastAsia"/>
          <w:szCs w:val="22"/>
        </w:rPr>
        <w:t>누설</w:t>
      </w:r>
      <w:r w:rsidR="00713522">
        <w:rPr>
          <w:rFonts w:hint="eastAsia"/>
          <w:szCs w:val="22"/>
        </w:rPr>
        <w:t xml:space="preserve"> </w:t>
      </w:r>
      <w:r w:rsidR="00713522">
        <w:rPr>
          <w:rFonts w:hint="eastAsia"/>
          <w:szCs w:val="22"/>
        </w:rPr>
        <w:t>또는</w:t>
      </w:r>
      <w:r w:rsidR="00713522">
        <w:rPr>
          <w:rFonts w:hint="eastAsia"/>
          <w:szCs w:val="22"/>
        </w:rPr>
        <w:t xml:space="preserve"> </w:t>
      </w:r>
      <w:r w:rsidR="00713522">
        <w:rPr>
          <w:rFonts w:hint="eastAsia"/>
          <w:szCs w:val="22"/>
        </w:rPr>
        <w:t>외부에</w:t>
      </w:r>
      <w:r w:rsidR="00713522">
        <w:rPr>
          <w:rFonts w:hint="eastAsia"/>
          <w:szCs w:val="22"/>
        </w:rPr>
        <w:t xml:space="preserve"> </w:t>
      </w:r>
      <w:r w:rsidR="00713522">
        <w:rPr>
          <w:rFonts w:hint="eastAsia"/>
          <w:szCs w:val="22"/>
        </w:rPr>
        <w:t>공개하는</w:t>
      </w:r>
      <w:r w:rsidR="00713522">
        <w:rPr>
          <w:rFonts w:hint="eastAsia"/>
          <w:szCs w:val="22"/>
        </w:rPr>
        <w:t xml:space="preserve"> </w:t>
      </w:r>
      <w:r w:rsidR="00713522">
        <w:rPr>
          <w:rFonts w:hint="eastAsia"/>
          <w:szCs w:val="22"/>
        </w:rPr>
        <w:t>등의</w:t>
      </w:r>
      <w:r w:rsidR="00713522">
        <w:rPr>
          <w:rFonts w:hint="eastAsia"/>
          <w:szCs w:val="22"/>
        </w:rPr>
        <w:t xml:space="preserve"> </w:t>
      </w:r>
      <w:r w:rsidR="00713522">
        <w:rPr>
          <w:rFonts w:hint="eastAsia"/>
          <w:szCs w:val="22"/>
        </w:rPr>
        <w:t>행위를</w:t>
      </w:r>
      <w:r w:rsidR="00713522">
        <w:rPr>
          <w:rFonts w:hint="eastAsia"/>
          <w:szCs w:val="22"/>
        </w:rPr>
        <w:t xml:space="preserve"> </w:t>
      </w:r>
      <w:r w:rsidR="00713522">
        <w:rPr>
          <w:rFonts w:hint="eastAsia"/>
          <w:szCs w:val="22"/>
        </w:rPr>
        <w:t>하지</w:t>
      </w:r>
      <w:r w:rsidR="00713522">
        <w:rPr>
          <w:rFonts w:hint="eastAsia"/>
          <w:szCs w:val="22"/>
        </w:rPr>
        <w:t xml:space="preserve"> </w:t>
      </w:r>
      <w:r w:rsidR="00713522">
        <w:rPr>
          <w:rFonts w:hint="eastAsia"/>
          <w:szCs w:val="22"/>
        </w:rPr>
        <w:t>않고</w:t>
      </w:r>
      <w:r w:rsidR="00713522">
        <w:rPr>
          <w:rFonts w:hint="eastAsia"/>
          <w:szCs w:val="22"/>
        </w:rPr>
        <w:t xml:space="preserve">, </w:t>
      </w:r>
      <w:r w:rsidR="00713522">
        <w:rPr>
          <w:rFonts w:hint="eastAsia"/>
          <w:szCs w:val="22"/>
        </w:rPr>
        <w:t>해당</w:t>
      </w:r>
      <w:r w:rsidR="00713522">
        <w:rPr>
          <w:rFonts w:hint="eastAsia"/>
          <w:szCs w:val="22"/>
        </w:rPr>
        <w:t xml:space="preserve"> </w:t>
      </w:r>
      <w:r w:rsidR="00713522">
        <w:rPr>
          <w:rFonts w:hint="eastAsia"/>
          <w:szCs w:val="22"/>
        </w:rPr>
        <w:t>정보를</w:t>
      </w:r>
      <w:r w:rsidR="00713522">
        <w:rPr>
          <w:rFonts w:hint="eastAsia"/>
          <w:szCs w:val="22"/>
        </w:rPr>
        <w:t xml:space="preserve"> </w:t>
      </w:r>
      <w:r w:rsidRPr="00933D6F">
        <w:rPr>
          <w:szCs w:val="22"/>
        </w:rPr>
        <w:t>비밀로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유지하</w:t>
      </w:r>
      <w:r w:rsidR="00713522">
        <w:rPr>
          <w:rFonts w:hint="eastAsia"/>
          <w:szCs w:val="22"/>
        </w:rPr>
        <w:t>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="006C365F" w:rsidRPr="00933D6F">
        <w:rPr>
          <w:rFonts w:hint="eastAsia"/>
          <w:szCs w:val="22"/>
        </w:rPr>
        <w:t>건</w:t>
      </w:r>
      <w:r w:rsidR="006C365F" w:rsidRPr="00933D6F">
        <w:rPr>
          <w:rFonts w:hint="eastAsia"/>
          <w:szCs w:val="22"/>
        </w:rPr>
        <w:t xml:space="preserve"> </w:t>
      </w:r>
      <w:r w:rsidR="006C365F" w:rsidRPr="00933D6F">
        <w:rPr>
          <w:rFonts w:hint="eastAsia"/>
          <w:szCs w:val="22"/>
        </w:rPr>
        <w:t>전체</w:t>
      </w:r>
      <w:r w:rsidR="006C365F" w:rsidRPr="00933D6F">
        <w:rPr>
          <w:rFonts w:hint="eastAsia"/>
          <w:szCs w:val="22"/>
        </w:rPr>
        <w:t xml:space="preserve"> </w:t>
      </w:r>
      <w:r w:rsidR="006C365F" w:rsidRPr="00933D6F">
        <w:rPr>
          <w:rFonts w:hint="eastAsia"/>
          <w:szCs w:val="22"/>
        </w:rPr>
        <w:t>거래</w:t>
      </w:r>
      <w:r w:rsidR="006C365F"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계약의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체결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이행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이외의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목적으로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사용하지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않을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것임에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동의한다</w:t>
      </w:r>
      <w:r w:rsidRPr="00933D6F">
        <w:rPr>
          <w:szCs w:val="22"/>
        </w:rPr>
        <w:t>.</w:t>
      </w:r>
      <w:bookmarkEnd w:id="178"/>
      <w:bookmarkEnd w:id="179"/>
    </w:p>
    <w:p w14:paraId="7E1A18DD" w14:textId="4BD64285" w:rsidR="00F021EC" w:rsidRPr="00933D6F" w:rsidRDefault="009041B7" w:rsidP="00A50987">
      <w:pPr>
        <w:pStyle w:val="BKLH3-1"/>
        <w:ind w:left="1702" w:hanging="851"/>
        <w:outlineLvl w:val="9"/>
        <w:rPr>
          <w:szCs w:val="22"/>
        </w:rPr>
      </w:pPr>
      <w:bookmarkStart w:id="180" w:name="_Toc527918003"/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조의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비밀유지의무는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다음과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같은</w:t>
      </w:r>
      <w:r w:rsidRPr="00933D6F">
        <w:rPr>
          <w:szCs w:val="22"/>
        </w:rPr>
        <w:t xml:space="preserve"> </w:t>
      </w:r>
      <w:r w:rsidR="00771197">
        <w:rPr>
          <w:rFonts w:hint="eastAsia"/>
          <w:szCs w:val="22"/>
        </w:rPr>
        <w:t>경우</w:t>
      </w:r>
      <w:r w:rsidRPr="00933D6F">
        <w:rPr>
          <w:szCs w:val="22"/>
        </w:rPr>
        <w:t>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적용되지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아니한다</w:t>
      </w:r>
      <w:r w:rsidRPr="00933D6F">
        <w:rPr>
          <w:szCs w:val="22"/>
        </w:rPr>
        <w:t>.</w:t>
      </w:r>
      <w:bookmarkEnd w:id="180"/>
      <w:r w:rsidR="005F3540">
        <w:rPr>
          <w:rFonts w:hint="eastAsia"/>
          <w:szCs w:val="22"/>
        </w:rPr>
        <w:t xml:space="preserve"> </w:t>
      </w:r>
    </w:p>
    <w:p w14:paraId="4A38E326" w14:textId="77777777" w:rsidR="009041B7" w:rsidRPr="00933D6F" w:rsidRDefault="009041B7" w:rsidP="009041B7">
      <w:pPr>
        <w:pStyle w:val="BKLH4-1"/>
        <w:outlineLvl w:val="9"/>
        <w:rPr>
          <w:szCs w:val="22"/>
        </w:rPr>
      </w:pPr>
      <w:bookmarkStart w:id="181" w:name="_Hlk199949314"/>
      <w:r w:rsidRPr="00933D6F">
        <w:rPr>
          <w:szCs w:val="22"/>
        </w:rPr>
        <w:t>공개를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</w:t>
      </w:r>
      <w:r w:rsidRPr="00933D6F">
        <w:rPr>
          <w:szCs w:val="22"/>
        </w:rPr>
        <w:t>(“</w:t>
      </w:r>
      <w:r w:rsidRPr="00933D6F">
        <w:rPr>
          <w:szCs w:val="22"/>
          <w:u w:val="single"/>
        </w:rPr>
        <w:t>공개</w:t>
      </w:r>
      <w:r w:rsidRPr="00933D6F">
        <w:rPr>
          <w:szCs w:val="22"/>
          <w:u w:val="single"/>
        </w:rPr>
        <w:t xml:space="preserve"> </w:t>
      </w:r>
      <w:r w:rsidRPr="00933D6F">
        <w:rPr>
          <w:szCs w:val="22"/>
          <w:u w:val="single"/>
        </w:rPr>
        <w:t>당사자</w:t>
      </w:r>
      <w:r w:rsidRPr="00933D6F">
        <w:rPr>
          <w:szCs w:val="22"/>
        </w:rPr>
        <w:t>”)</w:t>
      </w:r>
      <w:r w:rsidRPr="00933D6F">
        <w:rPr>
          <w:szCs w:val="22"/>
        </w:rPr>
        <w:t>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그러한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공개를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시점에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공지의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사실이거나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그러한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정보를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수령한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</w:t>
      </w:r>
      <w:r w:rsidRPr="00933D6F">
        <w:rPr>
          <w:szCs w:val="22"/>
        </w:rPr>
        <w:t>(“</w:t>
      </w:r>
      <w:r w:rsidRPr="00933D6F">
        <w:rPr>
          <w:szCs w:val="22"/>
          <w:u w:val="single"/>
        </w:rPr>
        <w:t>수령</w:t>
      </w:r>
      <w:r w:rsidRPr="00933D6F">
        <w:rPr>
          <w:szCs w:val="22"/>
          <w:u w:val="single"/>
        </w:rPr>
        <w:t xml:space="preserve"> </w:t>
      </w:r>
      <w:r w:rsidRPr="00933D6F">
        <w:rPr>
          <w:szCs w:val="22"/>
          <w:u w:val="single"/>
        </w:rPr>
        <w:t>당사자</w:t>
      </w:r>
      <w:r w:rsidRPr="00933D6F">
        <w:rPr>
          <w:szCs w:val="22"/>
        </w:rPr>
        <w:t>”)</w:t>
      </w:r>
      <w:r w:rsidRPr="00933D6F">
        <w:rPr>
          <w:szCs w:val="22"/>
        </w:rPr>
        <w:t>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과실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없이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공지된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사실이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</w:t>
      </w:r>
      <w:r w:rsidRPr="00933D6F">
        <w:rPr>
          <w:szCs w:val="22"/>
        </w:rPr>
        <w:t xml:space="preserve"> </w:t>
      </w:r>
    </w:p>
    <w:p w14:paraId="036F153B" w14:textId="77777777" w:rsidR="009041B7" w:rsidRPr="00933D6F" w:rsidRDefault="009041B7" w:rsidP="009041B7">
      <w:pPr>
        <w:pStyle w:val="BKLH4-1"/>
        <w:outlineLvl w:val="9"/>
        <w:rPr>
          <w:szCs w:val="22"/>
        </w:rPr>
      </w:pPr>
      <w:r w:rsidRPr="00933D6F">
        <w:rPr>
          <w:szCs w:val="22"/>
        </w:rPr>
        <w:t>수령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공개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공개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이전에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알고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있었거나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비밀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정보를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이용하거나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참조하지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않고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수령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독립적으로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발견할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있는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</w:t>
      </w:r>
      <w:r w:rsidRPr="00933D6F">
        <w:rPr>
          <w:szCs w:val="22"/>
        </w:rPr>
        <w:t xml:space="preserve"> </w:t>
      </w:r>
    </w:p>
    <w:p w14:paraId="578E258A" w14:textId="77777777" w:rsidR="009041B7" w:rsidRPr="00933D6F" w:rsidRDefault="009041B7" w:rsidP="009041B7">
      <w:pPr>
        <w:pStyle w:val="BKLH4-1"/>
        <w:outlineLvl w:val="9"/>
        <w:rPr>
          <w:szCs w:val="22"/>
        </w:rPr>
      </w:pPr>
      <w:r w:rsidRPr="00933D6F">
        <w:rPr>
          <w:szCs w:val="22"/>
        </w:rPr>
        <w:t>공개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명시적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서면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허락을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받은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</w:t>
      </w:r>
    </w:p>
    <w:p w14:paraId="03430650" w14:textId="77777777" w:rsidR="009041B7" w:rsidRPr="00933D6F" w:rsidRDefault="009041B7" w:rsidP="009041B7">
      <w:pPr>
        <w:pStyle w:val="BKLH4-1"/>
        <w:outlineLvl w:val="9"/>
        <w:rPr>
          <w:szCs w:val="22"/>
        </w:rPr>
      </w:pPr>
      <w:r w:rsidRPr="00933D6F">
        <w:rPr>
          <w:szCs w:val="22"/>
        </w:rPr>
        <w:t>법률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법원의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명령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정부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기관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한국거래소에서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공개하도록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요구되는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</w:t>
      </w:r>
    </w:p>
    <w:p w14:paraId="3D55E31C" w14:textId="1A909085" w:rsidR="009041B7" w:rsidRPr="00933D6F" w:rsidRDefault="00E63AE9" w:rsidP="009041B7">
      <w:pPr>
        <w:pStyle w:val="BKLH4-1"/>
        <w:outlineLvl w:val="9"/>
        <w:rPr>
          <w:szCs w:val="22"/>
        </w:rPr>
      </w:pPr>
      <w:r w:rsidRPr="00933D6F">
        <w:rPr>
          <w:rFonts w:hint="eastAsia"/>
          <w:szCs w:val="22"/>
        </w:rPr>
        <w:t>본건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전체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거래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계약의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체결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및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이행을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위해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필요한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범위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내에서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각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당사자의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임직원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및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각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당사자의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자문사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대리인</w:t>
      </w:r>
      <w:r w:rsidRPr="00933D6F">
        <w:rPr>
          <w:szCs w:val="22"/>
        </w:rPr>
        <w:t xml:space="preserve">, </w:t>
      </w:r>
      <w:r w:rsidRPr="00933D6F">
        <w:rPr>
          <w:rFonts w:hint="eastAsia"/>
          <w:szCs w:val="22"/>
        </w:rPr>
        <w:t>투자자</w:t>
      </w:r>
      <w:r w:rsidRPr="00933D6F">
        <w:rPr>
          <w:rFonts w:hint="eastAsia"/>
          <w:szCs w:val="22"/>
        </w:rPr>
        <w:t>,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직·간접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주주</w:t>
      </w:r>
      <w:r w:rsidR="00022F92" w:rsidRPr="00933D6F">
        <w:rPr>
          <w:rFonts w:hint="eastAsia"/>
          <w:szCs w:val="22"/>
        </w:rPr>
        <w:t xml:space="preserve"> </w:t>
      </w:r>
      <w:r w:rsidR="00022F92" w:rsidRPr="00933D6F">
        <w:rPr>
          <w:rFonts w:hint="eastAsia"/>
          <w:szCs w:val="22"/>
        </w:rPr>
        <w:t>및</w:t>
      </w:r>
      <w:r w:rsidR="00022F92" w:rsidRPr="00933D6F">
        <w:rPr>
          <w:rFonts w:hint="eastAsia"/>
          <w:szCs w:val="22"/>
        </w:rPr>
        <w:t xml:space="preserve"> </w:t>
      </w:r>
      <w:r w:rsidR="00022F92" w:rsidRPr="00933D6F">
        <w:rPr>
          <w:rFonts w:hint="eastAsia"/>
          <w:szCs w:val="22"/>
        </w:rPr>
        <w:t>사원</w:t>
      </w:r>
      <w:r w:rsidRPr="00933D6F">
        <w:rPr>
          <w:rFonts w:hint="eastAsia"/>
          <w:szCs w:val="22"/>
        </w:rPr>
        <w:t>,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대주단</w:t>
      </w:r>
      <w:r w:rsidR="00022F92" w:rsidRPr="00933D6F">
        <w:rPr>
          <w:rFonts w:hint="eastAsia"/>
          <w:szCs w:val="22"/>
        </w:rPr>
        <w:t>(</w:t>
      </w:r>
      <w:r w:rsidR="00022F92" w:rsidRPr="00933D6F">
        <w:rPr>
          <w:rFonts w:hint="eastAsia"/>
          <w:szCs w:val="22"/>
        </w:rPr>
        <w:t>리파이낸싱</w:t>
      </w:r>
      <w:r w:rsidR="00022F92" w:rsidRPr="00933D6F">
        <w:rPr>
          <w:rFonts w:hint="eastAsia"/>
          <w:szCs w:val="22"/>
        </w:rPr>
        <w:t xml:space="preserve"> </w:t>
      </w:r>
      <w:r w:rsidR="00022F92" w:rsidRPr="00933D6F">
        <w:rPr>
          <w:rFonts w:hint="eastAsia"/>
          <w:szCs w:val="22"/>
        </w:rPr>
        <w:t>대주단</w:t>
      </w:r>
      <w:r w:rsidR="00022F92" w:rsidRPr="00933D6F">
        <w:rPr>
          <w:rFonts w:hint="eastAsia"/>
          <w:szCs w:val="22"/>
        </w:rPr>
        <w:t xml:space="preserve"> </w:t>
      </w:r>
      <w:r w:rsidR="00022F92" w:rsidRPr="00933D6F">
        <w:rPr>
          <w:rFonts w:hint="eastAsia"/>
          <w:szCs w:val="22"/>
        </w:rPr>
        <w:t>포함</w:t>
      </w:r>
      <w:r w:rsidR="00022F92" w:rsidRPr="00933D6F">
        <w:rPr>
          <w:rFonts w:hint="eastAsia"/>
          <w:szCs w:val="22"/>
        </w:rPr>
        <w:t>)</w:t>
      </w:r>
      <w:r w:rsidRPr="00933D6F">
        <w:rPr>
          <w:rFonts w:hint="eastAsia"/>
          <w:szCs w:val="22"/>
        </w:rPr>
        <w:t>,</w:t>
      </w:r>
      <w:r w:rsidRPr="00933D6F">
        <w:rPr>
          <w:szCs w:val="22"/>
        </w:rPr>
        <w:t xml:space="preserve"> </w:t>
      </w:r>
      <w:r w:rsidRPr="000E05E5">
        <w:rPr>
          <w:rFonts w:hint="eastAsia"/>
          <w:szCs w:val="22"/>
        </w:rPr>
        <w:t>잠재적</w:t>
      </w:r>
      <w:r w:rsidRPr="000E05E5">
        <w:rPr>
          <w:rFonts w:hint="eastAsia"/>
          <w:szCs w:val="22"/>
        </w:rPr>
        <w:t xml:space="preserve"> </w:t>
      </w:r>
      <w:r w:rsidRPr="000E05E5">
        <w:rPr>
          <w:rFonts w:hint="eastAsia"/>
          <w:szCs w:val="22"/>
        </w:rPr>
        <w:t>매수</w:t>
      </w:r>
      <w:r w:rsidRPr="000E05E5">
        <w:rPr>
          <w:rFonts w:hint="eastAsia"/>
          <w:szCs w:val="22"/>
        </w:rPr>
        <w:lastRenderedPageBreak/>
        <w:t>인</w:t>
      </w:r>
      <w:r w:rsidRPr="000E05E5">
        <w:rPr>
          <w:rFonts w:hint="eastAsia"/>
          <w:szCs w:val="22"/>
        </w:rPr>
        <w:t xml:space="preserve">, </w:t>
      </w:r>
      <w:r w:rsidRPr="000E05E5">
        <w:rPr>
          <w:rFonts w:hint="eastAsia"/>
          <w:szCs w:val="22"/>
        </w:rPr>
        <w:t>계열회사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및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각각의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임직원</w:t>
      </w:r>
      <w:r w:rsidR="00022F92" w:rsidRPr="00933D6F">
        <w:rPr>
          <w:rFonts w:hint="eastAsia"/>
          <w:szCs w:val="22"/>
        </w:rPr>
        <w:t>,</w:t>
      </w:r>
      <w:r w:rsidR="00022F92" w:rsidRPr="00933D6F">
        <w:rPr>
          <w:szCs w:val="22"/>
        </w:rPr>
        <w:t xml:space="preserve"> </w:t>
      </w:r>
      <w:r w:rsidR="00022F92" w:rsidRPr="00933D6F">
        <w:rPr>
          <w:rFonts w:hint="eastAsia"/>
          <w:szCs w:val="22"/>
        </w:rPr>
        <w:t>자문사</w:t>
      </w:r>
      <w:r w:rsidR="00022F92" w:rsidRPr="00933D6F">
        <w:rPr>
          <w:rFonts w:hint="eastAsia"/>
          <w:szCs w:val="22"/>
        </w:rPr>
        <w:t xml:space="preserve"> </w:t>
      </w:r>
      <w:r w:rsidR="00022F92" w:rsidRPr="00933D6F">
        <w:rPr>
          <w:rFonts w:hint="eastAsia"/>
          <w:szCs w:val="22"/>
        </w:rPr>
        <w:t>및</w:t>
      </w:r>
      <w:r w:rsidR="00022F92" w:rsidRPr="00933D6F">
        <w:rPr>
          <w:rFonts w:hint="eastAsia"/>
          <w:szCs w:val="22"/>
        </w:rPr>
        <w:t xml:space="preserve"> </w:t>
      </w:r>
      <w:r w:rsidR="00022F92" w:rsidRPr="00933D6F">
        <w:rPr>
          <w:rFonts w:hint="eastAsia"/>
          <w:szCs w:val="22"/>
        </w:rPr>
        <w:t>대리인</w:t>
      </w:r>
      <w:r w:rsidRPr="00933D6F">
        <w:rPr>
          <w:rFonts w:hint="eastAsia"/>
          <w:szCs w:val="22"/>
        </w:rPr>
        <w:t>에게</w:t>
      </w:r>
      <w:r w:rsidRPr="00933D6F">
        <w:rPr>
          <w:rFonts w:hint="eastAsia"/>
          <w:szCs w:val="22"/>
        </w:rPr>
        <w:t xml:space="preserve"> </w:t>
      </w:r>
      <w:r w:rsidR="00326E66" w:rsidRPr="00326E66">
        <w:rPr>
          <w:rFonts w:hint="eastAsia"/>
          <w:szCs w:val="22"/>
        </w:rPr>
        <w:t>제공하거나</w:t>
      </w:r>
      <w:r w:rsidR="00326E66" w:rsidRPr="00326E66">
        <w:rPr>
          <w:rFonts w:hint="eastAsia"/>
          <w:szCs w:val="22"/>
        </w:rPr>
        <w:t xml:space="preserve"> </w:t>
      </w:r>
      <w:r w:rsidR="00326E66" w:rsidRPr="00326E66">
        <w:rPr>
          <w:rFonts w:hint="eastAsia"/>
          <w:szCs w:val="22"/>
        </w:rPr>
        <w:t>본건</w:t>
      </w:r>
      <w:r w:rsidR="00326E66" w:rsidRPr="00326E66">
        <w:rPr>
          <w:rFonts w:hint="eastAsia"/>
          <w:szCs w:val="22"/>
        </w:rPr>
        <w:t xml:space="preserve"> </w:t>
      </w:r>
      <w:r w:rsidR="00326E66" w:rsidRPr="00326E66">
        <w:rPr>
          <w:rFonts w:hint="eastAsia"/>
          <w:szCs w:val="22"/>
        </w:rPr>
        <w:t>전체</w:t>
      </w:r>
      <w:r w:rsidR="00326E66" w:rsidRPr="00326E66">
        <w:rPr>
          <w:rFonts w:hint="eastAsia"/>
          <w:szCs w:val="22"/>
        </w:rPr>
        <w:t xml:space="preserve"> </w:t>
      </w:r>
      <w:r w:rsidR="00326E66" w:rsidRPr="00326E66">
        <w:rPr>
          <w:rFonts w:hint="eastAsia"/>
          <w:szCs w:val="22"/>
        </w:rPr>
        <w:t>거래</w:t>
      </w:r>
      <w:r w:rsidR="00326E66" w:rsidRPr="00326E66">
        <w:rPr>
          <w:rFonts w:hint="eastAsia"/>
          <w:szCs w:val="22"/>
        </w:rPr>
        <w:t xml:space="preserve"> </w:t>
      </w:r>
      <w:r w:rsidR="00326E66" w:rsidRPr="00326E66">
        <w:rPr>
          <w:rFonts w:hint="eastAsia"/>
          <w:szCs w:val="22"/>
        </w:rPr>
        <w:t>계약상</w:t>
      </w:r>
      <w:r w:rsidR="00326E66" w:rsidRPr="00326E66">
        <w:rPr>
          <w:rFonts w:hint="eastAsia"/>
          <w:szCs w:val="22"/>
        </w:rPr>
        <w:t xml:space="preserve"> </w:t>
      </w:r>
      <w:r w:rsidR="00326E66" w:rsidRPr="00326E66">
        <w:rPr>
          <w:rFonts w:hint="eastAsia"/>
          <w:szCs w:val="22"/>
        </w:rPr>
        <w:t>권한을</w:t>
      </w:r>
      <w:r w:rsidR="00326E66" w:rsidRPr="00326E66">
        <w:rPr>
          <w:rFonts w:hint="eastAsia"/>
          <w:szCs w:val="22"/>
        </w:rPr>
        <w:t xml:space="preserve"> </w:t>
      </w:r>
      <w:r w:rsidR="00326E66" w:rsidRPr="00326E66">
        <w:rPr>
          <w:rFonts w:hint="eastAsia"/>
          <w:szCs w:val="22"/>
        </w:rPr>
        <w:t>행사하기</w:t>
      </w:r>
      <w:r w:rsidR="00326E66" w:rsidRPr="00326E66">
        <w:rPr>
          <w:rFonts w:hint="eastAsia"/>
          <w:szCs w:val="22"/>
        </w:rPr>
        <w:t xml:space="preserve"> </w:t>
      </w:r>
      <w:r w:rsidR="00326E66" w:rsidRPr="00326E66">
        <w:rPr>
          <w:rFonts w:hint="eastAsia"/>
          <w:szCs w:val="22"/>
        </w:rPr>
        <w:t>위</w:t>
      </w:r>
      <w:r w:rsidR="00326E66">
        <w:rPr>
          <w:rFonts w:hint="eastAsia"/>
          <w:szCs w:val="22"/>
        </w:rPr>
        <w:t>해</w:t>
      </w:r>
      <w:r w:rsidR="00326E66" w:rsidRPr="00326E66">
        <w:rPr>
          <w:rFonts w:hint="eastAsia"/>
          <w:szCs w:val="22"/>
        </w:rPr>
        <w:t xml:space="preserve"> </w:t>
      </w:r>
      <w:r w:rsidR="00326E66" w:rsidRPr="00326E66">
        <w:rPr>
          <w:rFonts w:hint="eastAsia"/>
          <w:szCs w:val="22"/>
        </w:rPr>
        <w:t>사용하는</w:t>
      </w:r>
      <w:r w:rsidR="00326E66" w:rsidRPr="00326E66">
        <w:rPr>
          <w:rFonts w:hint="eastAsia"/>
          <w:szCs w:val="22"/>
        </w:rPr>
        <w:t xml:space="preserve"> </w:t>
      </w:r>
      <w:r w:rsidRPr="00933D6F">
        <w:rPr>
          <w:szCs w:val="22"/>
        </w:rPr>
        <w:t>경우</w:t>
      </w:r>
      <w:r w:rsidRPr="00933D6F">
        <w:rPr>
          <w:rFonts w:hint="eastAsia"/>
          <w:szCs w:val="22"/>
        </w:rPr>
        <w:t>.</w:t>
      </w:r>
      <w:bookmarkEnd w:id="181"/>
    </w:p>
    <w:p w14:paraId="22F67DEC" w14:textId="5B13FF25" w:rsidR="00024235" w:rsidRPr="00933D6F" w:rsidRDefault="009041B7" w:rsidP="00A50987">
      <w:pPr>
        <w:pStyle w:val="BKLH3-1"/>
        <w:ind w:left="1702" w:hanging="851"/>
        <w:outlineLvl w:val="9"/>
        <w:rPr>
          <w:szCs w:val="22"/>
        </w:rPr>
      </w:pPr>
      <w:bookmarkStart w:id="182" w:name="_Toc527918004"/>
      <w:r w:rsidRPr="00933D6F">
        <w:rPr>
          <w:szCs w:val="22"/>
        </w:rPr>
        <w:t>본</w:t>
      </w:r>
      <w:r w:rsidR="006C365F" w:rsidRPr="00933D6F">
        <w:rPr>
          <w:rFonts w:hint="eastAsia"/>
          <w:szCs w:val="22"/>
        </w:rPr>
        <w:t>건</w:t>
      </w:r>
      <w:r w:rsidR="006C365F" w:rsidRPr="00933D6F">
        <w:rPr>
          <w:rFonts w:hint="eastAsia"/>
          <w:szCs w:val="22"/>
        </w:rPr>
        <w:t xml:space="preserve"> </w:t>
      </w:r>
      <w:r w:rsidR="006C365F" w:rsidRPr="00933D6F">
        <w:rPr>
          <w:rFonts w:hint="eastAsia"/>
          <w:szCs w:val="22"/>
        </w:rPr>
        <w:t>전체</w:t>
      </w:r>
      <w:r w:rsidR="006C365F" w:rsidRPr="00933D6F">
        <w:rPr>
          <w:rFonts w:hint="eastAsia"/>
          <w:szCs w:val="22"/>
        </w:rPr>
        <w:t xml:space="preserve"> </w:t>
      </w:r>
      <w:r w:rsidR="006C365F" w:rsidRPr="00933D6F">
        <w:rPr>
          <w:rFonts w:hint="eastAsia"/>
          <w:szCs w:val="22"/>
        </w:rPr>
        <w:t>거래</w:t>
      </w:r>
      <w:r w:rsidR="006C365F"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계약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="006C365F" w:rsidRPr="00933D6F">
        <w:rPr>
          <w:rFonts w:hint="eastAsia"/>
          <w:szCs w:val="22"/>
        </w:rPr>
        <w:t>이와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관련되거나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수반되어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작성되는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문서의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작성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체결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이행에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공식적인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발표나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언론에의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공개는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당사자들이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합의하는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방법에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의한다</w:t>
      </w:r>
      <w:r w:rsidRPr="00933D6F">
        <w:rPr>
          <w:szCs w:val="22"/>
        </w:rPr>
        <w:t xml:space="preserve">. </w:t>
      </w:r>
      <w:r w:rsidRPr="00933D6F">
        <w:rPr>
          <w:szCs w:val="22"/>
        </w:rPr>
        <w:t>당사자들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대리인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누구도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법령에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따라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요구되는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제외하고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나머지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서면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동의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없이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="009B1ECD" w:rsidRPr="00933D6F">
        <w:rPr>
          <w:rFonts w:hint="eastAsia"/>
          <w:szCs w:val="22"/>
        </w:rPr>
        <w:t>건</w:t>
      </w:r>
      <w:r w:rsidRPr="00933D6F">
        <w:rPr>
          <w:szCs w:val="22"/>
        </w:rPr>
        <w:t xml:space="preserve"> </w:t>
      </w:r>
      <w:r w:rsidR="00923CFB" w:rsidRPr="00933D6F">
        <w:rPr>
          <w:rFonts w:hint="eastAsia"/>
          <w:szCs w:val="22"/>
        </w:rPr>
        <w:t>전체</w:t>
      </w:r>
      <w:r w:rsidR="00923CFB" w:rsidRPr="00933D6F">
        <w:rPr>
          <w:rFonts w:hint="eastAsia"/>
          <w:szCs w:val="22"/>
        </w:rPr>
        <w:t xml:space="preserve"> </w:t>
      </w:r>
      <w:r w:rsidR="00923CFB" w:rsidRPr="00933D6F">
        <w:rPr>
          <w:rFonts w:hint="eastAsia"/>
          <w:szCs w:val="22"/>
        </w:rPr>
        <w:t>거래</w:t>
      </w:r>
      <w:r w:rsidR="00923CFB"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계약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="00923CFB" w:rsidRPr="00933D6F">
        <w:rPr>
          <w:rFonts w:hint="eastAsia"/>
          <w:szCs w:val="22"/>
        </w:rPr>
        <w:t>이와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관련되거나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수반되어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작성되는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문서에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기재된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사항에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언론에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공개하거나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기타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공표를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하지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아니한다</w:t>
      </w:r>
      <w:r w:rsidRPr="00933D6F">
        <w:rPr>
          <w:szCs w:val="22"/>
        </w:rPr>
        <w:t>.</w:t>
      </w:r>
      <w:bookmarkEnd w:id="182"/>
    </w:p>
    <w:p w14:paraId="0711CB78" w14:textId="7FF72032" w:rsidR="008B6AC9" w:rsidRDefault="00AE050F" w:rsidP="00024235">
      <w:pPr>
        <w:pStyle w:val="BKLH2-11"/>
        <w:rPr>
          <w:rFonts w:cs="Times New Roman"/>
          <w:szCs w:val="22"/>
        </w:rPr>
      </w:pPr>
      <w:bookmarkStart w:id="183" w:name="_Toc58933215"/>
      <w:r>
        <w:rPr>
          <w:rFonts w:cs="Times New Roman" w:hint="eastAsia"/>
          <w:szCs w:val="22"/>
        </w:rPr>
        <w:t>신고</w:t>
      </w:r>
      <w:r>
        <w:rPr>
          <w:rFonts w:cs="Times New Roman" w:hint="eastAsia"/>
          <w:szCs w:val="22"/>
        </w:rPr>
        <w:t xml:space="preserve"> </w:t>
      </w:r>
      <w:r>
        <w:rPr>
          <w:rFonts w:cs="Times New Roman" w:hint="eastAsia"/>
          <w:szCs w:val="22"/>
        </w:rPr>
        <w:t>등의</w:t>
      </w:r>
      <w:r>
        <w:rPr>
          <w:rFonts w:cs="Times New Roman" w:hint="eastAsia"/>
          <w:szCs w:val="22"/>
        </w:rPr>
        <w:t xml:space="preserve"> </w:t>
      </w:r>
      <w:r>
        <w:rPr>
          <w:rFonts w:cs="Times New Roman" w:hint="eastAsia"/>
          <w:szCs w:val="22"/>
        </w:rPr>
        <w:t>금지</w:t>
      </w:r>
      <w:r w:rsidR="00143056">
        <w:rPr>
          <w:rFonts w:cs="Times New Roman" w:hint="eastAsia"/>
          <w:szCs w:val="22"/>
        </w:rPr>
        <w:t>.</w:t>
      </w:r>
    </w:p>
    <w:p w14:paraId="55EBC46A" w14:textId="445BC22D" w:rsidR="00327B20" w:rsidRPr="004D0804" w:rsidRDefault="00327B20" w:rsidP="00E073C1">
      <w:pPr>
        <w:pStyle w:val="BKLBodyText"/>
      </w:pPr>
      <w:r w:rsidRPr="00327B20">
        <w:rPr>
          <w:rFonts w:hint="eastAsia"/>
        </w:rPr>
        <w:t>매수인은</w:t>
      </w:r>
      <w:r w:rsidRPr="00327B20">
        <w:rPr>
          <w:rFonts w:hint="eastAsia"/>
        </w:rPr>
        <w:t xml:space="preserve"> </w:t>
      </w:r>
      <w:r w:rsidR="00AF4140" w:rsidRPr="00933D6F">
        <w:rPr>
          <w:szCs w:val="22"/>
        </w:rPr>
        <w:t>본</w:t>
      </w:r>
      <w:r w:rsidR="00AF4140" w:rsidRPr="00933D6F">
        <w:rPr>
          <w:rFonts w:hint="eastAsia"/>
          <w:szCs w:val="22"/>
        </w:rPr>
        <w:t>건</w:t>
      </w:r>
      <w:r w:rsidR="00AF4140" w:rsidRPr="00933D6F">
        <w:rPr>
          <w:rFonts w:hint="eastAsia"/>
          <w:szCs w:val="22"/>
        </w:rPr>
        <w:t xml:space="preserve"> </w:t>
      </w:r>
      <w:r w:rsidR="00AF4140" w:rsidRPr="00933D6F">
        <w:rPr>
          <w:rFonts w:hint="eastAsia"/>
          <w:szCs w:val="22"/>
        </w:rPr>
        <w:t>전체</w:t>
      </w:r>
      <w:r w:rsidR="00AF4140" w:rsidRPr="00933D6F">
        <w:rPr>
          <w:rFonts w:hint="eastAsia"/>
          <w:szCs w:val="22"/>
        </w:rPr>
        <w:t xml:space="preserve"> </w:t>
      </w:r>
      <w:r w:rsidR="00AF4140" w:rsidRPr="00933D6F">
        <w:rPr>
          <w:rFonts w:hint="eastAsia"/>
          <w:szCs w:val="22"/>
        </w:rPr>
        <w:t>거래</w:t>
      </w:r>
      <w:r w:rsidR="00AF4140" w:rsidRPr="00933D6F">
        <w:rPr>
          <w:rFonts w:hint="eastAsia"/>
          <w:szCs w:val="22"/>
        </w:rPr>
        <w:t xml:space="preserve"> </w:t>
      </w:r>
      <w:r w:rsidR="00AF4140" w:rsidRPr="00933D6F">
        <w:rPr>
          <w:szCs w:val="22"/>
        </w:rPr>
        <w:t>계약의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존재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및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내용과</w:t>
      </w:r>
      <w:r w:rsidR="00AF4140" w:rsidRPr="00933D6F">
        <w:rPr>
          <w:szCs w:val="22"/>
        </w:rPr>
        <w:t xml:space="preserve"> </w:t>
      </w:r>
      <w:r w:rsidR="00AF4140" w:rsidRPr="00933D6F">
        <w:rPr>
          <w:rFonts w:hint="eastAsia"/>
          <w:szCs w:val="22"/>
        </w:rPr>
        <w:t>그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협상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또는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이행의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과정에서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다른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당사자로부터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또는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기타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다른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방법으로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얻은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다른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당사자의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모든</w:t>
      </w:r>
      <w:r w:rsidR="00AF4140" w:rsidRPr="00933D6F">
        <w:rPr>
          <w:szCs w:val="22"/>
        </w:rPr>
        <w:t xml:space="preserve"> </w:t>
      </w:r>
      <w:r w:rsidR="00AF4140" w:rsidRPr="00933D6F">
        <w:rPr>
          <w:szCs w:val="22"/>
        </w:rPr>
        <w:t>정보</w:t>
      </w:r>
      <w:r w:rsidRPr="00327B20">
        <w:rPr>
          <w:rFonts w:hint="eastAsia"/>
        </w:rPr>
        <w:t>를</w:t>
      </w:r>
      <w:r w:rsidRPr="00327B20">
        <w:rPr>
          <w:rFonts w:hint="eastAsia"/>
        </w:rPr>
        <w:t xml:space="preserve"> </w:t>
      </w:r>
      <w:r w:rsidRPr="00327B20">
        <w:rPr>
          <w:rFonts w:hint="eastAsia"/>
        </w:rPr>
        <w:t>근거로</w:t>
      </w:r>
      <w:r w:rsidRPr="00327B20">
        <w:rPr>
          <w:rFonts w:hint="eastAsia"/>
        </w:rPr>
        <w:t xml:space="preserve"> </w:t>
      </w:r>
      <w:r w:rsidR="00E63701">
        <w:rPr>
          <w:rFonts w:hint="eastAsia"/>
        </w:rPr>
        <w:t>매도인</w:t>
      </w:r>
      <w:r w:rsidR="00F91FE6">
        <w:rPr>
          <w:rFonts w:hint="eastAsia"/>
        </w:rPr>
        <w:t xml:space="preserve"> </w:t>
      </w:r>
      <w:r w:rsidR="00F91FE6">
        <w:rPr>
          <w:rFonts w:hint="eastAsia"/>
        </w:rPr>
        <w:t>전부</w:t>
      </w:r>
      <w:r w:rsidR="00F91FE6">
        <w:rPr>
          <w:rFonts w:hint="eastAsia"/>
        </w:rPr>
        <w:t xml:space="preserve"> </w:t>
      </w:r>
      <w:r w:rsidR="00F91FE6">
        <w:rPr>
          <w:rFonts w:hint="eastAsia"/>
        </w:rPr>
        <w:t>또는</w:t>
      </w:r>
      <w:r w:rsidR="00F91FE6">
        <w:rPr>
          <w:rFonts w:hint="eastAsia"/>
        </w:rPr>
        <w:t xml:space="preserve"> </w:t>
      </w:r>
      <w:r w:rsidR="00F91FE6">
        <w:rPr>
          <w:rFonts w:hint="eastAsia"/>
        </w:rPr>
        <w:t>일부</w:t>
      </w:r>
      <w:r w:rsidRPr="00327B20">
        <w:rPr>
          <w:rFonts w:hint="eastAsia"/>
        </w:rPr>
        <w:t>에</w:t>
      </w:r>
      <w:r w:rsidRPr="00327B20">
        <w:rPr>
          <w:rFonts w:hint="eastAsia"/>
        </w:rPr>
        <w:t xml:space="preserve"> </w:t>
      </w:r>
      <w:r w:rsidRPr="00327B20">
        <w:rPr>
          <w:rFonts w:hint="eastAsia"/>
        </w:rPr>
        <w:t>대하여</w:t>
      </w:r>
      <w:r w:rsidRPr="00327B20">
        <w:rPr>
          <w:rFonts w:hint="eastAsia"/>
        </w:rPr>
        <w:t xml:space="preserve"> </w:t>
      </w:r>
      <w:r w:rsidR="00113B85" w:rsidRPr="00113B85">
        <w:rPr>
          <w:rFonts w:hint="eastAsia"/>
        </w:rPr>
        <w:t>형사</w:t>
      </w:r>
      <w:r w:rsidR="00113B85" w:rsidRPr="00113B85">
        <w:rPr>
          <w:rFonts w:hint="eastAsia"/>
        </w:rPr>
        <w:t xml:space="preserve"> </w:t>
      </w:r>
      <w:r w:rsidR="00113B85" w:rsidRPr="00113B85">
        <w:rPr>
          <w:rFonts w:hint="eastAsia"/>
        </w:rPr>
        <w:t>고소ㆍ고발이나</w:t>
      </w:r>
      <w:r w:rsidR="00113B85" w:rsidRPr="00113B85">
        <w:rPr>
          <w:rFonts w:hint="eastAsia"/>
        </w:rPr>
        <w:t xml:space="preserve"> </w:t>
      </w:r>
      <w:r w:rsidR="00113B85" w:rsidRPr="00113B85">
        <w:rPr>
          <w:rFonts w:hint="eastAsia"/>
        </w:rPr>
        <w:t>수사기관</w:t>
      </w:r>
      <w:r w:rsidR="00113B85" w:rsidRPr="00113B85">
        <w:rPr>
          <w:rFonts w:hint="eastAsia"/>
        </w:rPr>
        <w:t xml:space="preserve"> </w:t>
      </w:r>
      <w:r w:rsidR="00113B85" w:rsidRPr="00113B85">
        <w:rPr>
          <w:rFonts w:hint="eastAsia"/>
        </w:rPr>
        <w:t>진정</w:t>
      </w:r>
      <w:r w:rsidR="00113B85" w:rsidRPr="00113B85">
        <w:rPr>
          <w:rFonts w:hint="eastAsia"/>
        </w:rPr>
        <w:t xml:space="preserve"> </w:t>
      </w:r>
      <w:r w:rsidR="00113B85" w:rsidRPr="00113B85">
        <w:rPr>
          <w:rFonts w:hint="eastAsia"/>
        </w:rPr>
        <w:t>등</w:t>
      </w:r>
      <w:r w:rsidR="00113B85" w:rsidRPr="00113B85">
        <w:rPr>
          <w:rFonts w:hint="eastAsia"/>
        </w:rPr>
        <w:t xml:space="preserve"> </w:t>
      </w:r>
      <w:r w:rsidR="00113B85" w:rsidRPr="00113B85">
        <w:rPr>
          <w:rFonts w:hint="eastAsia"/>
        </w:rPr>
        <w:t>일체의</w:t>
      </w:r>
      <w:r w:rsidR="00113B85" w:rsidRPr="00113B85">
        <w:rPr>
          <w:rFonts w:hint="eastAsia"/>
        </w:rPr>
        <w:t xml:space="preserve"> </w:t>
      </w:r>
      <w:r w:rsidR="00113B85" w:rsidRPr="00113B85">
        <w:rPr>
          <w:rFonts w:hint="eastAsia"/>
        </w:rPr>
        <w:t>형사</w:t>
      </w:r>
      <w:r w:rsidR="00113B85" w:rsidRPr="00113B85">
        <w:rPr>
          <w:rFonts w:hint="eastAsia"/>
        </w:rPr>
        <w:t xml:space="preserve"> </w:t>
      </w:r>
      <w:r w:rsidR="00113B85" w:rsidRPr="00113B85">
        <w:rPr>
          <w:rFonts w:hint="eastAsia"/>
        </w:rPr>
        <w:t>절차를</w:t>
      </w:r>
      <w:r w:rsidR="00113B85" w:rsidRPr="00113B85">
        <w:rPr>
          <w:rFonts w:hint="eastAsia"/>
        </w:rPr>
        <w:t xml:space="preserve"> </w:t>
      </w:r>
      <w:r w:rsidR="00113B85" w:rsidRPr="00113B85">
        <w:rPr>
          <w:rFonts w:hint="eastAsia"/>
        </w:rPr>
        <w:t>개시하거나</w:t>
      </w:r>
      <w:r w:rsidR="00113B85" w:rsidRPr="00113B85">
        <w:rPr>
          <w:rFonts w:hint="eastAsia"/>
        </w:rPr>
        <w:t xml:space="preserve"> </w:t>
      </w:r>
      <w:r w:rsidR="00113B85" w:rsidRPr="00113B85">
        <w:rPr>
          <w:rFonts w:hint="eastAsia"/>
        </w:rPr>
        <w:t>공정거래위원회</w:t>
      </w:r>
      <w:r w:rsidR="00113B85" w:rsidRPr="00113B85">
        <w:rPr>
          <w:rFonts w:hint="eastAsia"/>
        </w:rPr>
        <w:t xml:space="preserve">, </w:t>
      </w:r>
      <w:r w:rsidR="00113B85" w:rsidRPr="00113B85">
        <w:rPr>
          <w:rFonts w:hint="eastAsia"/>
        </w:rPr>
        <w:t>금융감독원</w:t>
      </w:r>
      <w:r w:rsidR="00113B85" w:rsidRPr="00113B85">
        <w:rPr>
          <w:rFonts w:hint="eastAsia"/>
        </w:rPr>
        <w:t xml:space="preserve">, </w:t>
      </w:r>
      <w:r w:rsidR="00113B85" w:rsidRPr="00113B85">
        <w:rPr>
          <w:rFonts w:hint="eastAsia"/>
        </w:rPr>
        <w:t>국세청</w:t>
      </w:r>
      <w:r w:rsidR="00113B85" w:rsidRPr="00113B85">
        <w:rPr>
          <w:rFonts w:hint="eastAsia"/>
        </w:rPr>
        <w:t xml:space="preserve"> </w:t>
      </w:r>
      <w:r w:rsidR="00113B85" w:rsidRPr="00113B85">
        <w:rPr>
          <w:rFonts w:hint="eastAsia"/>
        </w:rPr>
        <w:t>등</w:t>
      </w:r>
      <w:r w:rsidR="00113B85" w:rsidRPr="00113B85">
        <w:rPr>
          <w:rFonts w:hint="eastAsia"/>
        </w:rPr>
        <w:t xml:space="preserve"> </w:t>
      </w:r>
      <w:r w:rsidR="00113B85" w:rsidRPr="00113B85">
        <w:rPr>
          <w:rFonts w:hint="eastAsia"/>
        </w:rPr>
        <w:t>행정기관에</w:t>
      </w:r>
      <w:r w:rsidR="00113B85" w:rsidRPr="00113B85">
        <w:rPr>
          <w:rFonts w:hint="eastAsia"/>
        </w:rPr>
        <w:t xml:space="preserve"> </w:t>
      </w:r>
      <w:r w:rsidR="00113B85" w:rsidRPr="00113B85">
        <w:rPr>
          <w:rFonts w:hint="eastAsia"/>
        </w:rPr>
        <w:t>신고하지</w:t>
      </w:r>
      <w:r w:rsidR="00113B85" w:rsidRPr="00113B85">
        <w:rPr>
          <w:rFonts w:hint="eastAsia"/>
        </w:rPr>
        <w:t xml:space="preserve"> </w:t>
      </w:r>
      <w:r w:rsidR="00113B85">
        <w:rPr>
          <w:rFonts w:hint="eastAsia"/>
        </w:rPr>
        <w:t>아니</w:t>
      </w:r>
      <w:r w:rsidR="00A876F6">
        <w:rPr>
          <w:rFonts w:hint="eastAsia"/>
        </w:rPr>
        <w:t>한다</w:t>
      </w:r>
      <w:r w:rsidR="00A876F6">
        <w:rPr>
          <w:rFonts w:hint="eastAsia"/>
        </w:rPr>
        <w:t>.</w:t>
      </w:r>
    </w:p>
    <w:bookmarkEnd w:id="183"/>
    <w:p w14:paraId="48A69367" w14:textId="26D98E30" w:rsidR="00222621" w:rsidRPr="000E05E5" w:rsidRDefault="00BE2FFC" w:rsidP="00222621">
      <w:pPr>
        <w:pStyle w:val="BKLH2-11"/>
      </w:pPr>
      <w:r w:rsidRPr="000E05E5">
        <w:rPr>
          <w:rFonts w:hint="eastAsia"/>
        </w:rPr>
        <w:t>위약벌</w:t>
      </w:r>
      <w:r w:rsidR="0060509E" w:rsidRPr="000E05E5">
        <w:rPr>
          <w:rFonts w:hint="eastAsia"/>
        </w:rPr>
        <w:t xml:space="preserve"> </w:t>
      </w:r>
      <w:r w:rsidR="0060509E" w:rsidRPr="000E05E5">
        <w:rPr>
          <w:rFonts w:hint="eastAsia"/>
        </w:rPr>
        <w:t>등</w:t>
      </w:r>
      <w:r w:rsidR="007A2939">
        <w:rPr>
          <w:rFonts w:hint="eastAsia"/>
        </w:rPr>
        <w:t>.</w:t>
      </w:r>
    </w:p>
    <w:p w14:paraId="08CCF601" w14:textId="51925D6F" w:rsidR="0046539F" w:rsidRPr="009E6B26" w:rsidRDefault="00676493" w:rsidP="00774FC4">
      <w:pPr>
        <w:pStyle w:val="BKLBodyText"/>
      </w:pPr>
      <w:r w:rsidRPr="000E05E5">
        <w:rPr>
          <w:rFonts w:hint="eastAsia"/>
        </w:rPr>
        <w:t>매수인이</w:t>
      </w:r>
      <w:r w:rsidRPr="000E05E5">
        <w:rPr>
          <w:rFonts w:hint="eastAsia"/>
        </w:rPr>
        <w:t xml:space="preserve"> </w:t>
      </w:r>
      <w:r w:rsidR="00C24FDD" w:rsidRPr="000E05E5">
        <w:rPr>
          <w:rFonts w:hint="eastAsia"/>
        </w:rPr>
        <w:t>제</w:t>
      </w:r>
      <w:r w:rsidR="00C24FDD" w:rsidRPr="000E05E5">
        <w:rPr>
          <w:rFonts w:hint="eastAsia"/>
        </w:rPr>
        <w:t>8.3</w:t>
      </w:r>
      <w:r w:rsidR="00C24FDD" w:rsidRPr="000E05E5">
        <w:rPr>
          <w:rFonts w:hint="eastAsia"/>
        </w:rPr>
        <w:t>조</w:t>
      </w:r>
      <w:r w:rsidR="00C24FDD" w:rsidRPr="000E05E5">
        <w:rPr>
          <w:rFonts w:hint="eastAsia"/>
        </w:rPr>
        <w:t xml:space="preserve"> </w:t>
      </w:r>
      <w:r w:rsidR="00C24FDD" w:rsidRPr="000E05E5">
        <w:rPr>
          <w:rFonts w:hint="eastAsia"/>
        </w:rPr>
        <w:t>제</w:t>
      </w:r>
      <w:r w:rsidR="00C24FDD" w:rsidRPr="000E05E5">
        <w:rPr>
          <w:rFonts w:hint="eastAsia"/>
        </w:rPr>
        <w:t>(2)</w:t>
      </w:r>
      <w:r w:rsidR="00C24FDD" w:rsidRPr="000E05E5">
        <w:rPr>
          <w:rFonts w:hint="eastAsia"/>
        </w:rPr>
        <w:t>항</w:t>
      </w:r>
      <w:r w:rsidR="00C24FDD" w:rsidRPr="000E05E5">
        <w:rPr>
          <w:rFonts w:hint="eastAsia"/>
        </w:rPr>
        <w:t xml:space="preserve">, </w:t>
      </w:r>
      <w:r w:rsidR="007057CC" w:rsidRPr="000E05E5">
        <w:rPr>
          <w:rFonts w:hint="eastAsia"/>
        </w:rPr>
        <w:t>제</w:t>
      </w:r>
      <w:r w:rsidR="007057CC" w:rsidRPr="000E05E5">
        <w:rPr>
          <w:rFonts w:hint="eastAsia"/>
        </w:rPr>
        <w:t>9.</w:t>
      </w:r>
      <w:r w:rsidR="00E066C1" w:rsidRPr="000E05E5">
        <w:rPr>
          <w:rFonts w:hint="eastAsia"/>
        </w:rPr>
        <w:t>1</w:t>
      </w:r>
      <w:r w:rsidR="007057CC" w:rsidRPr="000E05E5">
        <w:rPr>
          <w:rFonts w:hint="eastAsia"/>
        </w:rPr>
        <w:t>조</w:t>
      </w:r>
      <w:r w:rsidR="00875F3C" w:rsidRPr="000E05E5">
        <w:rPr>
          <w:rFonts w:hint="eastAsia"/>
        </w:rPr>
        <w:t>,</w:t>
      </w:r>
      <w:r w:rsidR="00E066C1" w:rsidRPr="000E05E5">
        <w:rPr>
          <w:rFonts w:hint="eastAsia"/>
        </w:rPr>
        <w:t xml:space="preserve"> </w:t>
      </w:r>
      <w:r w:rsidR="00E066C1" w:rsidRPr="000E05E5">
        <w:rPr>
          <w:rFonts w:hint="eastAsia"/>
        </w:rPr>
        <w:t>제</w:t>
      </w:r>
      <w:r w:rsidR="00E066C1" w:rsidRPr="000E05E5">
        <w:rPr>
          <w:rFonts w:hint="eastAsia"/>
        </w:rPr>
        <w:t>9.2</w:t>
      </w:r>
      <w:r w:rsidR="00E066C1" w:rsidRPr="000E05E5">
        <w:rPr>
          <w:rFonts w:hint="eastAsia"/>
        </w:rPr>
        <w:t>조</w:t>
      </w:r>
      <w:r w:rsidR="00C24FDD" w:rsidRPr="000E05E5">
        <w:rPr>
          <w:rFonts w:hint="eastAsia"/>
        </w:rPr>
        <w:t>를</w:t>
      </w:r>
      <w:r w:rsidR="007057CC" w:rsidRPr="000E05E5">
        <w:rPr>
          <w:rFonts w:hint="eastAsia"/>
        </w:rPr>
        <w:t xml:space="preserve"> </w:t>
      </w:r>
      <w:r w:rsidR="007057CC" w:rsidRPr="000E05E5">
        <w:rPr>
          <w:rFonts w:hint="eastAsia"/>
        </w:rPr>
        <w:t>위반</w:t>
      </w:r>
      <w:r w:rsidR="00DB365E" w:rsidRPr="000E05E5">
        <w:rPr>
          <w:rFonts w:hint="eastAsia"/>
        </w:rPr>
        <w:t>한</w:t>
      </w:r>
      <w:r w:rsidR="00DB365E" w:rsidRPr="000E05E5">
        <w:rPr>
          <w:rFonts w:hint="eastAsia"/>
        </w:rPr>
        <w:t xml:space="preserve"> </w:t>
      </w:r>
      <w:r w:rsidR="00DB365E" w:rsidRPr="000E05E5">
        <w:rPr>
          <w:rFonts w:hint="eastAsia"/>
        </w:rPr>
        <w:t>때에는</w:t>
      </w:r>
      <w:r w:rsidR="00DB365E" w:rsidRPr="000E05E5">
        <w:rPr>
          <w:rFonts w:hint="eastAsia"/>
        </w:rPr>
        <w:t>,</w:t>
      </w:r>
      <w:r w:rsidR="00611CBE" w:rsidRPr="000E05E5">
        <w:rPr>
          <w:rFonts w:hint="eastAsia"/>
        </w:rPr>
        <w:t xml:space="preserve"> </w:t>
      </w:r>
      <w:r w:rsidR="00903301" w:rsidRPr="000E05E5">
        <w:rPr>
          <w:rFonts w:hint="eastAsia"/>
        </w:rPr>
        <w:t>매수인은</w:t>
      </w:r>
      <w:r w:rsidR="00903301" w:rsidRPr="000E05E5">
        <w:rPr>
          <w:rFonts w:hint="eastAsia"/>
        </w:rPr>
        <w:t xml:space="preserve"> </w:t>
      </w:r>
      <w:r w:rsidR="00E63701">
        <w:rPr>
          <w:rFonts w:hint="eastAsia"/>
        </w:rPr>
        <w:t>매도인</w:t>
      </w:r>
      <w:r w:rsidR="00903301" w:rsidRPr="000E05E5">
        <w:rPr>
          <w:rFonts w:hint="eastAsia"/>
        </w:rPr>
        <w:t>에게</w:t>
      </w:r>
      <w:r w:rsidR="00903301" w:rsidRPr="000E05E5">
        <w:rPr>
          <w:rFonts w:hint="eastAsia"/>
        </w:rPr>
        <w:t xml:space="preserve"> </w:t>
      </w:r>
      <w:r w:rsidR="000E05E5" w:rsidRPr="000E05E5">
        <w:rPr>
          <w:rFonts w:hint="eastAsia"/>
        </w:rPr>
        <w:t>그</w:t>
      </w:r>
      <w:r w:rsidR="000E05E5" w:rsidRPr="000E05E5">
        <w:rPr>
          <w:rFonts w:hint="eastAsia"/>
        </w:rPr>
        <w:t xml:space="preserve"> </w:t>
      </w:r>
      <w:r w:rsidR="000E05E5" w:rsidRPr="000E05E5">
        <w:rPr>
          <w:rFonts w:hint="eastAsia"/>
        </w:rPr>
        <w:t>위반으로</w:t>
      </w:r>
      <w:r w:rsidR="000E05E5" w:rsidRPr="000E05E5">
        <w:rPr>
          <w:rFonts w:hint="eastAsia"/>
        </w:rPr>
        <w:t xml:space="preserve"> </w:t>
      </w:r>
      <w:r w:rsidR="000E05E5" w:rsidRPr="000E05E5">
        <w:rPr>
          <w:rFonts w:hint="eastAsia"/>
        </w:rPr>
        <w:t>인하여</w:t>
      </w:r>
      <w:r w:rsidR="000400F5" w:rsidRPr="000E05E5">
        <w:rPr>
          <w:rFonts w:hint="eastAsia"/>
        </w:rPr>
        <w:t xml:space="preserve"> </w:t>
      </w:r>
      <w:r w:rsidR="00E63701">
        <w:rPr>
          <w:rFonts w:hint="eastAsia"/>
        </w:rPr>
        <w:t>매도인</w:t>
      </w:r>
      <w:r w:rsidR="000400F5" w:rsidRPr="000E05E5">
        <w:rPr>
          <w:rFonts w:hint="eastAsia"/>
        </w:rPr>
        <w:t>에게</w:t>
      </w:r>
      <w:r w:rsidR="000400F5" w:rsidRPr="000E05E5">
        <w:rPr>
          <w:rFonts w:hint="eastAsia"/>
        </w:rPr>
        <w:t xml:space="preserve"> </w:t>
      </w:r>
      <w:r w:rsidR="000400F5" w:rsidRPr="000E05E5">
        <w:rPr>
          <w:rFonts w:hint="eastAsia"/>
        </w:rPr>
        <w:t>발생한</w:t>
      </w:r>
      <w:r w:rsidR="000400F5" w:rsidRPr="000E05E5">
        <w:rPr>
          <w:rFonts w:hint="eastAsia"/>
        </w:rPr>
        <w:t xml:space="preserve"> </w:t>
      </w:r>
      <w:r w:rsidR="000400F5" w:rsidRPr="000E05E5">
        <w:rPr>
          <w:rFonts w:hint="eastAsia"/>
        </w:rPr>
        <w:t>일체의</w:t>
      </w:r>
      <w:r w:rsidR="000400F5" w:rsidRPr="000E05E5">
        <w:rPr>
          <w:rFonts w:hint="eastAsia"/>
        </w:rPr>
        <w:t xml:space="preserve"> </w:t>
      </w:r>
      <w:r w:rsidR="000400F5" w:rsidRPr="000E05E5">
        <w:rPr>
          <w:rFonts w:hint="eastAsia"/>
        </w:rPr>
        <w:t>손해</w:t>
      </w:r>
      <w:r w:rsidR="000400F5" w:rsidRPr="000E05E5">
        <w:rPr>
          <w:rFonts w:hint="eastAsia"/>
        </w:rPr>
        <w:t>(</w:t>
      </w:r>
      <w:r w:rsidR="00977F44" w:rsidRPr="000E05E5">
        <w:rPr>
          <w:szCs w:val="22"/>
        </w:rPr>
        <w:t>변호사</w:t>
      </w:r>
      <w:r w:rsidR="00977F44" w:rsidRPr="000E05E5">
        <w:rPr>
          <w:szCs w:val="22"/>
        </w:rPr>
        <w:t xml:space="preserve">, </w:t>
      </w:r>
      <w:r w:rsidR="00977F44" w:rsidRPr="000E05E5">
        <w:rPr>
          <w:szCs w:val="22"/>
        </w:rPr>
        <w:t>회계사</w:t>
      </w:r>
      <w:r w:rsidR="00977F44" w:rsidRPr="000E05E5">
        <w:rPr>
          <w:szCs w:val="22"/>
        </w:rPr>
        <w:t xml:space="preserve"> </w:t>
      </w:r>
      <w:r w:rsidR="00977F44" w:rsidRPr="000E05E5">
        <w:rPr>
          <w:szCs w:val="22"/>
        </w:rPr>
        <w:t>기타</w:t>
      </w:r>
      <w:r w:rsidR="00977F44" w:rsidRPr="000E05E5">
        <w:rPr>
          <w:szCs w:val="22"/>
        </w:rPr>
        <w:t xml:space="preserve"> </w:t>
      </w:r>
      <w:r w:rsidR="00977F44" w:rsidRPr="000E05E5">
        <w:rPr>
          <w:szCs w:val="22"/>
        </w:rPr>
        <w:t>자문사의</w:t>
      </w:r>
      <w:r w:rsidR="00977F44" w:rsidRPr="000E05E5">
        <w:rPr>
          <w:szCs w:val="22"/>
        </w:rPr>
        <w:t xml:space="preserve"> </w:t>
      </w:r>
      <w:r w:rsidR="00977F44" w:rsidRPr="000E05E5">
        <w:rPr>
          <w:szCs w:val="22"/>
        </w:rPr>
        <w:t>수임료와</w:t>
      </w:r>
      <w:r w:rsidR="00977F44" w:rsidRPr="000E05E5">
        <w:rPr>
          <w:szCs w:val="22"/>
        </w:rPr>
        <w:t xml:space="preserve"> </w:t>
      </w:r>
      <w:r w:rsidR="00977F44" w:rsidRPr="000E05E5">
        <w:rPr>
          <w:szCs w:val="22"/>
        </w:rPr>
        <w:t>비용</w:t>
      </w:r>
      <w:r w:rsidR="00977F44" w:rsidRPr="000E05E5">
        <w:rPr>
          <w:szCs w:val="22"/>
        </w:rPr>
        <w:t xml:space="preserve"> </w:t>
      </w:r>
      <w:r w:rsidR="00977F44" w:rsidRPr="000E05E5">
        <w:rPr>
          <w:szCs w:val="22"/>
        </w:rPr>
        <w:t>등을</w:t>
      </w:r>
      <w:r w:rsidR="00977F44" w:rsidRPr="000E05E5">
        <w:rPr>
          <w:szCs w:val="22"/>
        </w:rPr>
        <w:t xml:space="preserve"> </w:t>
      </w:r>
      <w:r w:rsidR="00977F44" w:rsidRPr="000E05E5">
        <w:rPr>
          <w:szCs w:val="22"/>
        </w:rPr>
        <w:t>포함</w:t>
      </w:r>
      <w:r w:rsidR="000400F5" w:rsidRPr="000E05E5">
        <w:rPr>
          <w:rFonts w:hint="eastAsia"/>
        </w:rPr>
        <w:t>)</w:t>
      </w:r>
      <w:r w:rsidR="00993257" w:rsidRPr="000E05E5">
        <w:rPr>
          <w:rFonts w:hint="eastAsia"/>
        </w:rPr>
        <w:t>를</w:t>
      </w:r>
      <w:r w:rsidR="00993257" w:rsidRPr="000E05E5">
        <w:rPr>
          <w:rFonts w:hint="eastAsia"/>
        </w:rPr>
        <w:t xml:space="preserve"> </w:t>
      </w:r>
      <w:r w:rsidR="00993257" w:rsidRPr="000E05E5">
        <w:rPr>
          <w:rFonts w:hint="eastAsia"/>
        </w:rPr>
        <w:t>배상할</w:t>
      </w:r>
      <w:r w:rsidR="00993257" w:rsidRPr="000E05E5">
        <w:rPr>
          <w:rFonts w:hint="eastAsia"/>
        </w:rPr>
        <w:t xml:space="preserve"> </w:t>
      </w:r>
      <w:r w:rsidR="00993257" w:rsidRPr="000E05E5">
        <w:rPr>
          <w:rFonts w:hint="eastAsia"/>
        </w:rPr>
        <w:t>책임을</w:t>
      </w:r>
      <w:r w:rsidR="00993257" w:rsidRPr="000E05E5">
        <w:rPr>
          <w:rFonts w:hint="eastAsia"/>
        </w:rPr>
        <w:t xml:space="preserve"> </w:t>
      </w:r>
      <w:r w:rsidR="00993257" w:rsidRPr="002D79E9">
        <w:rPr>
          <w:rFonts w:hint="eastAsia"/>
        </w:rPr>
        <w:t>부담한다</w:t>
      </w:r>
      <w:r w:rsidR="00993257" w:rsidRPr="002D79E9">
        <w:rPr>
          <w:rFonts w:hint="eastAsia"/>
        </w:rPr>
        <w:t>.</w:t>
      </w:r>
    </w:p>
    <w:p w14:paraId="18FCD14F" w14:textId="718F2D96" w:rsidR="00A76EA4" w:rsidRPr="00933D6F" w:rsidRDefault="00A76EA4" w:rsidP="0046539F">
      <w:pPr>
        <w:pStyle w:val="BKLH1-1"/>
        <w:rPr>
          <w:rFonts w:cs="Times New Roman"/>
          <w:szCs w:val="22"/>
        </w:rPr>
      </w:pPr>
      <w:bookmarkStart w:id="184" w:name="_Toc403314596"/>
      <w:bookmarkStart w:id="185" w:name="_Toc403316518"/>
      <w:bookmarkStart w:id="186" w:name="_Toc403317843"/>
      <w:bookmarkStart w:id="187" w:name="_Toc403318384"/>
      <w:bookmarkStart w:id="188" w:name="_Toc403314597"/>
      <w:bookmarkStart w:id="189" w:name="_Toc403316519"/>
      <w:bookmarkStart w:id="190" w:name="_Toc403317844"/>
      <w:bookmarkStart w:id="191" w:name="_Toc403318385"/>
      <w:bookmarkStart w:id="192" w:name="_Toc403314598"/>
      <w:bookmarkStart w:id="193" w:name="_Toc403316520"/>
      <w:bookmarkStart w:id="194" w:name="_Toc403317845"/>
      <w:bookmarkStart w:id="195" w:name="_Toc403318386"/>
      <w:bookmarkStart w:id="196" w:name="_Toc403314599"/>
      <w:bookmarkStart w:id="197" w:name="_Toc403316521"/>
      <w:bookmarkStart w:id="198" w:name="_Toc403317846"/>
      <w:bookmarkStart w:id="199" w:name="_Toc403318387"/>
      <w:bookmarkStart w:id="200" w:name="_Toc403314600"/>
      <w:bookmarkStart w:id="201" w:name="_Toc403316522"/>
      <w:bookmarkStart w:id="202" w:name="_Toc403317847"/>
      <w:bookmarkStart w:id="203" w:name="_Toc403318388"/>
      <w:bookmarkStart w:id="204" w:name="_Toc403314601"/>
      <w:bookmarkStart w:id="205" w:name="_Toc403316523"/>
      <w:bookmarkStart w:id="206" w:name="_Toc403317848"/>
      <w:bookmarkStart w:id="207" w:name="_Toc403318389"/>
      <w:bookmarkStart w:id="208" w:name="_Toc403314602"/>
      <w:bookmarkStart w:id="209" w:name="_Toc403316524"/>
      <w:bookmarkStart w:id="210" w:name="_Toc403317849"/>
      <w:bookmarkStart w:id="211" w:name="_Toc403318390"/>
      <w:bookmarkStart w:id="212" w:name="_Toc403314603"/>
      <w:bookmarkStart w:id="213" w:name="_Toc403316525"/>
      <w:bookmarkStart w:id="214" w:name="_Toc403317850"/>
      <w:bookmarkStart w:id="215" w:name="_Toc403318391"/>
      <w:bookmarkStart w:id="216" w:name="_Toc403314604"/>
      <w:bookmarkStart w:id="217" w:name="_Toc403316526"/>
      <w:bookmarkStart w:id="218" w:name="_Toc403317851"/>
      <w:bookmarkStart w:id="219" w:name="_Toc403318392"/>
      <w:bookmarkStart w:id="220" w:name="_Toc403314605"/>
      <w:bookmarkStart w:id="221" w:name="_Toc403316527"/>
      <w:bookmarkStart w:id="222" w:name="_Toc403317852"/>
      <w:bookmarkStart w:id="223" w:name="_Toc403318393"/>
      <w:bookmarkStart w:id="224" w:name="_Toc403314606"/>
      <w:bookmarkStart w:id="225" w:name="_Toc403316528"/>
      <w:bookmarkStart w:id="226" w:name="_Toc403317853"/>
      <w:bookmarkStart w:id="227" w:name="_Toc403318394"/>
      <w:bookmarkStart w:id="228" w:name="_Toc325125175"/>
      <w:bookmarkStart w:id="229" w:name="_Toc58933216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r w:rsidRPr="00933D6F">
        <w:rPr>
          <w:rFonts w:cs="Times New Roman"/>
          <w:szCs w:val="22"/>
        </w:rPr>
        <w:t>기타</w:t>
      </w:r>
      <w:r w:rsidR="00913046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규정</w:t>
      </w:r>
      <w:bookmarkEnd w:id="228"/>
      <w:bookmarkEnd w:id="229"/>
    </w:p>
    <w:p w14:paraId="70CF5A4C" w14:textId="48103A01" w:rsidR="00F60635" w:rsidRPr="00933D6F" w:rsidRDefault="0019377F" w:rsidP="00024235">
      <w:pPr>
        <w:pStyle w:val="BKLH2-11"/>
        <w:rPr>
          <w:rFonts w:cs="Times New Roman"/>
          <w:szCs w:val="22"/>
        </w:rPr>
      </w:pPr>
      <w:bookmarkStart w:id="230" w:name="_DV_M224"/>
      <w:bookmarkStart w:id="231" w:name="_Toc58933217"/>
      <w:bookmarkEnd w:id="230"/>
      <w:r w:rsidRPr="00933D6F">
        <w:rPr>
          <w:rFonts w:cs="Times New Roman"/>
          <w:szCs w:val="22"/>
        </w:rPr>
        <w:t>완전</w:t>
      </w:r>
      <w:r w:rsidR="004D3368" w:rsidRPr="00933D6F">
        <w:rPr>
          <w:rFonts w:cs="Times New Roman"/>
          <w:szCs w:val="22"/>
        </w:rPr>
        <w:t>합의</w:t>
      </w:r>
      <w:bookmarkEnd w:id="231"/>
      <w:r w:rsidR="0052250B">
        <w:rPr>
          <w:rFonts w:cs="Times New Roman" w:hint="eastAsia"/>
          <w:szCs w:val="22"/>
        </w:rPr>
        <w:t>.</w:t>
      </w:r>
    </w:p>
    <w:p w14:paraId="5DC80686" w14:textId="77777777" w:rsidR="00A76EA4" w:rsidRPr="00933D6F" w:rsidRDefault="00FE5E5B" w:rsidP="00024235">
      <w:pPr>
        <w:pStyle w:val="BKLBodyText"/>
        <w:rPr>
          <w:rFonts w:cs="Times New Roman"/>
          <w:szCs w:val="22"/>
          <w:lang w:val="ko-KR"/>
        </w:rPr>
      </w:pPr>
      <w:r w:rsidRPr="00933D6F">
        <w:rPr>
          <w:rFonts w:cs="Times New Roman"/>
          <w:szCs w:val="22"/>
          <w:lang w:val="ko-KR"/>
        </w:rPr>
        <w:t>본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계약은</w:t>
      </w:r>
      <w:r w:rsidRPr="00933D6F">
        <w:rPr>
          <w:rFonts w:cs="Times New Roman"/>
          <w:szCs w:val="22"/>
          <w:lang w:val="ko-KR"/>
        </w:rPr>
        <w:t xml:space="preserve"> </w:t>
      </w:r>
      <w:r w:rsidR="00526E43" w:rsidRPr="00933D6F">
        <w:rPr>
          <w:rFonts w:cs="Times New Roman" w:hint="eastAsia"/>
          <w:szCs w:val="22"/>
          <w:lang w:val="ko-KR"/>
        </w:rPr>
        <w:t>다른</w:t>
      </w:r>
      <w:r w:rsidR="00526E43" w:rsidRPr="00933D6F">
        <w:rPr>
          <w:rFonts w:cs="Times New Roman" w:hint="eastAsia"/>
          <w:szCs w:val="22"/>
          <w:lang w:val="ko-KR"/>
        </w:rPr>
        <w:t xml:space="preserve"> </w:t>
      </w:r>
      <w:r w:rsidR="00526E43" w:rsidRPr="00933D6F">
        <w:rPr>
          <w:rFonts w:cs="Times New Roman" w:hint="eastAsia"/>
          <w:szCs w:val="22"/>
          <w:lang w:val="ko-KR"/>
        </w:rPr>
        <w:t>본건</w:t>
      </w:r>
      <w:r w:rsidR="00526E43" w:rsidRPr="00933D6F">
        <w:rPr>
          <w:rFonts w:cs="Times New Roman" w:hint="eastAsia"/>
          <w:szCs w:val="22"/>
          <w:lang w:val="ko-KR"/>
        </w:rPr>
        <w:t xml:space="preserve"> </w:t>
      </w:r>
      <w:r w:rsidR="00526E43" w:rsidRPr="00933D6F">
        <w:rPr>
          <w:rFonts w:cs="Times New Roman" w:hint="eastAsia"/>
          <w:szCs w:val="22"/>
          <w:lang w:val="ko-KR"/>
        </w:rPr>
        <w:t>전체</w:t>
      </w:r>
      <w:r w:rsidR="00526E43" w:rsidRPr="00933D6F">
        <w:rPr>
          <w:rFonts w:cs="Times New Roman" w:hint="eastAsia"/>
          <w:szCs w:val="22"/>
          <w:lang w:val="ko-KR"/>
        </w:rPr>
        <w:t xml:space="preserve"> </w:t>
      </w:r>
      <w:r w:rsidR="00526E43" w:rsidRPr="00933D6F">
        <w:rPr>
          <w:rFonts w:cs="Times New Roman" w:hint="eastAsia"/>
          <w:szCs w:val="22"/>
          <w:lang w:val="ko-KR"/>
        </w:rPr>
        <w:t>거래</w:t>
      </w:r>
      <w:r w:rsidR="00526E43" w:rsidRPr="00933D6F">
        <w:rPr>
          <w:rFonts w:cs="Times New Roman" w:hint="eastAsia"/>
          <w:szCs w:val="22"/>
          <w:lang w:val="ko-KR"/>
        </w:rPr>
        <w:t xml:space="preserve"> </w:t>
      </w:r>
      <w:r w:rsidR="00526E43" w:rsidRPr="00933D6F">
        <w:rPr>
          <w:rFonts w:cs="Times New Roman" w:hint="eastAsia"/>
          <w:szCs w:val="22"/>
          <w:lang w:val="ko-KR"/>
        </w:rPr>
        <w:t>계약과</w:t>
      </w:r>
      <w:r w:rsidR="00526E43" w:rsidRPr="00933D6F">
        <w:rPr>
          <w:rFonts w:cs="Times New Roman" w:hint="eastAsia"/>
          <w:szCs w:val="22"/>
          <w:lang w:val="ko-KR"/>
        </w:rPr>
        <w:t xml:space="preserve"> </w:t>
      </w:r>
      <w:r w:rsidR="00526E43" w:rsidRPr="00933D6F">
        <w:rPr>
          <w:rFonts w:cs="Times New Roman" w:hint="eastAsia"/>
          <w:szCs w:val="22"/>
          <w:lang w:val="ko-KR"/>
        </w:rPr>
        <w:t>함께</w:t>
      </w:r>
      <w:r w:rsidR="009548DD"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본건</w:t>
      </w:r>
      <w:r w:rsidRPr="00933D6F">
        <w:rPr>
          <w:rFonts w:cs="Times New Roman"/>
          <w:szCs w:val="22"/>
          <w:lang w:val="ko-KR"/>
        </w:rPr>
        <w:t xml:space="preserve"> </w:t>
      </w:r>
      <w:r w:rsidR="00526E43" w:rsidRPr="00933D6F">
        <w:rPr>
          <w:rFonts w:cs="Times New Roman" w:hint="eastAsia"/>
          <w:szCs w:val="22"/>
          <w:lang w:val="ko-KR"/>
        </w:rPr>
        <w:t>전체</w:t>
      </w:r>
      <w:r w:rsidR="00526E43" w:rsidRPr="00933D6F">
        <w:rPr>
          <w:rFonts w:cs="Times New Roman" w:hint="eastAsia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거래에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대한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당사자들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사이의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최종적이고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완전한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합의를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구성하며</w:t>
      </w:r>
      <w:r w:rsidRPr="00933D6F">
        <w:rPr>
          <w:rFonts w:cs="Times New Roman"/>
          <w:szCs w:val="22"/>
          <w:lang w:val="ko-KR"/>
        </w:rPr>
        <w:t xml:space="preserve">, </w:t>
      </w:r>
      <w:r w:rsidR="00526E43" w:rsidRPr="00933D6F">
        <w:rPr>
          <w:rFonts w:cs="Times New Roman" w:hint="eastAsia"/>
          <w:szCs w:val="22"/>
          <w:lang w:val="ko-KR"/>
        </w:rPr>
        <w:t>다른</w:t>
      </w:r>
      <w:r w:rsidR="00526E43" w:rsidRPr="00933D6F">
        <w:rPr>
          <w:rFonts w:cs="Times New Roman" w:hint="eastAsia"/>
          <w:szCs w:val="22"/>
          <w:lang w:val="ko-KR"/>
        </w:rPr>
        <w:t xml:space="preserve"> </w:t>
      </w:r>
      <w:r w:rsidR="00526E43" w:rsidRPr="00933D6F">
        <w:rPr>
          <w:rFonts w:cs="Times New Roman" w:hint="eastAsia"/>
          <w:szCs w:val="22"/>
          <w:lang w:val="ko-KR"/>
        </w:rPr>
        <w:t>본건</w:t>
      </w:r>
      <w:r w:rsidR="00526E43" w:rsidRPr="00933D6F">
        <w:rPr>
          <w:rFonts w:cs="Times New Roman" w:hint="eastAsia"/>
          <w:szCs w:val="22"/>
          <w:lang w:val="ko-KR"/>
        </w:rPr>
        <w:t xml:space="preserve"> </w:t>
      </w:r>
      <w:r w:rsidR="00526E43" w:rsidRPr="00933D6F">
        <w:rPr>
          <w:rFonts w:cs="Times New Roman" w:hint="eastAsia"/>
          <w:szCs w:val="22"/>
          <w:lang w:val="ko-KR"/>
        </w:rPr>
        <w:t>전체</w:t>
      </w:r>
      <w:r w:rsidR="00526E43" w:rsidRPr="00933D6F">
        <w:rPr>
          <w:rFonts w:cs="Times New Roman" w:hint="eastAsia"/>
          <w:szCs w:val="22"/>
          <w:lang w:val="ko-KR"/>
        </w:rPr>
        <w:t xml:space="preserve"> </w:t>
      </w:r>
      <w:r w:rsidR="00526E43" w:rsidRPr="00933D6F">
        <w:rPr>
          <w:rFonts w:cs="Times New Roman" w:hint="eastAsia"/>
          <w:szCs w:val="22"/>
          <w:lang w:val="ko-KR"/>
        </w:rPr>
        <w:t>거래</w:t>
      </w:r>
      <w:r w:rsidR="00526E43" w:rsidRPr="00933D6F">
        <w:rPr>
          <w:rFonts w:cs="Times New Roman" w:hint="eastAsia"/>
          <w:szCs w:val="22"/>
          <w:lang w:val="ko-KR"/>
        </w:rPr>
        <w:t xml:space="preserve"> </w:t>
      </w:r>
      <w:r w:rsidR="00526E43" w:rsidRPr="00933D6F">
        <w:rPr>
          <w:rFonts w:cs="Times New Roman" w:hint="eastAsia"/>
          <w:szCs w:val="22"/>
          <w:lang w:val="ko-KR"/>
        </w:rPr>
        <w:t>계약</w:t>
      </w:r>
      <w:r w:rsidR="00526E43" w:rsidRPr="00933D6F">
        <w:rPr>
          <w:rFonts w:cs="Times New Roman" w:hint="eastAsia"/>
          <w:szCs w:val="22"/>
          <w:lang w:val="ko-KR"/>
        </w:rPr>
        <w:t xml:space="preserve"> </w:t>
      </w:r>
      <w:r w:rsidR="00526E43" w:rsidRPr="00933D6F">
        <w:rPr>
          <w:rFonts w:cs="Times New Roman" w:hint="eastAsia"/>
          <w:szCs w:val="22"/>
          <w:lang w:val="ko-KR"/>
        </w:rPr>
        <w:t>이외에</w:t>
      </w:r>
      <w:r w:rsidR="00526E43" w:rsidRPr="00933D6F">
        <w:rPr>
          <w:rFonts w:cs="Times New Roman" w:hint="eastAsia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본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계약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체결일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이전의</w:t>
      </w:r>
      <w:r w:rsidRPr="00933D6F">
        <w:rPr>
          <w:rFonts w:cs="Times New Roman"/>
          <w:szCs w:val="22"/>
          <w:lang w:val="ko-KR"/>
        </w:rPr>
        <w:t xml:space="preserve"> </w:t>
      </w:r>
      <w:r w:rsidR="00526E43" w:rsidRPr="00933D6F">
        <w:rPr>
          <w:rFonts w:cs="Times New Roman" w:hint="eastAsia"/>
          <w:szCs w:val="22"/>
          <w:lang w:val="ko-KR"/>
        </w:rPr>
        <w:t>본건</w:t>
      </w:r>
      <w:r w:rsidR="00526E43" w:rsidRPr="00933D6F">
        <w:rPr>
          <w:rFonts w:cs="Times New Roman" w:hint="eastAsia"/>
          <w:szCs w:val="22"/>
          <w:lang w:val="ko-KR"/>
        </w:rPr>
        <w:t xml:space="preserve"> </w:t>
      </w:r>
      <w:r w:rsidR="00526E43" w:rsidRPr="00933D6F">
        <w:rPr>
          <w:rFonts w:cs="Times New Roman" w:hint="eastAsia"/>
          <w:szCs w:val="22"/>
          <w:lang w:val="ko-KR"/>
        </w:rPr>
        <w:t>전체</w:t>
      </w:r>
      <w:r w:rsidR="00526E43" w:rsidRPr="00933D6F">
        <w:rPr>
          <w:rFonts w:cs="Times New Roman" w:hint="eastAsia"/>
          <w:szCs w:val="22"/>
          <w:lang w:val="ko-KR"/>
        </w:rPr>
        <w:t xml:space="preserve"> </w:t>
      </w:r>
      <w:r w:rsidR="00526E43" w:rsidRPr="00933D6F">
        <w:rPr>
          <w:rFonts w:cs="Times New Roman" w:hint="eastAsia"/>
          <w:szCs w:val="22"/>
          <w:lang w:val="ko-KR"/>
        </w:rPr>
        <w:t>거래</w:t>
      </w:r>
      <w:r w:rsidR="00526E43" w:rsidRPr="00933D6F">
        <w:rPr>
          <w:rFonts w:cs="Times New Roman" w:hint="eastAsia"/>
          <w:szCs w:val="22"/>
          <w:lang w:val="ko-KR"/>
        </w:rPr>
        <w:t xml:space="preserve"> </w:t>
      </w:r>
      <w:r w:rsidR="00526E43" w:rsidRPr="00933D6F">
        <w:rPr>
          <w:rFonts w:cs="Times New Roman" w:hint="eastAsia"/>
          <w:szCs w:val="22"/>
          <w:lang w:val="ko-KR"/>
        </w:rPr>
        <w:t>관련</w:t>
      </w:r>
      <w:r w:rsidR="00526E43" w:rsidRPr="00933D6F">
        <w:rPr>
          <w:rFonts w:cs="Times New Roman" w:hint="eastAsia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모든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구두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또는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서면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합의는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본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계약의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체결로써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그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효력을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상실한다</w:t>
      </w:r>
      <w:r w:rsidR="006C535E" w:rsidRPr="00933D6F">
        <w:rPr>
          <w:rFonts w:cs="Times New Roman"/>
          <w:szCs w:val="22"/>
          <w:lang w:val="ko-KR"/>
        </w:rPr>
        <w:t xml:space="preserve">. </w:t>
      </w:r>
    </w:p>
    <w:p w14:paraId="5DAF38B1" w14:textId="7ED2B23A" w:rsidR="00024235" w:rsidRPr="00933D6F" w:rsidRDefault="00024235" w:rsidP="00024235">
      <w:pPr>
        <w:pStyle w:val="BKLH2-11"/>
        <w:rPr>
          <w:rFonts w:cs="Times New Roman"/>
          <w:szCs w:val="22"/>
        </w:rPr>
      </w:pPr>
      <w:bookmarkStart w:id="232" w:name="_Toc58933218"/>
      <w:r w:rsidRPr="00933D6F">
        <w:rPr>
          <w:rFonts w:cs="Times New Roman"/>
          <w:szCs w:val="22"/>
        </w:rPr>
        <w:t>변경</w:t>
      </w:r>
      <w:bookmarkEnd w:id="232"/>
      <w:r w:rsidR="0052250B">
        <w:rPr>
          <w:rFonts w:cs="Times New Roman" w:hint="eastAsia"/>
          <w:szCs w:val="22"/>
        </w:rPr>
        <w:t>.</w:t>
      </w:r>
    </w:p>
    <w:p w14:paraId="261EBB5D" w14:textId="77777777" w:rsidR="00024235" w:rsidRPr="00933D6F" w:rsidRDefault="00024235" w:rsidP="00024235">
      <w:pPr>
        <w:pStyle w:val="BKLBodyText"/>
        <w:rPr>
          <w:rFonts w:cs="Times New Roman"/>
          <w:szCs w:val="22"/>
          <w:lang w:val="ko-KR"/>
        </w:rPr>
      </w:pPr>
      <w:r w:rsidRPr="00933D6F">
        <w:rPr>
          <w:rFonts w:cs="Times New Roman"/>
          <w:szCs w:val="22"/>
          <w:lang w:val="ko-KR"/>
        </w:rPr>
        <w:t>본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계약은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당사자들의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명시적인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서면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합의에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의해서만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수정되거나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변경될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수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있다</w:t>
      </w:r>
      <w:r w:rsidRPr="00933D6F">
        <w:rPr>
          <w:rFonts w:cs="Times New Roman"/>
          <w:szCs w:val="22"/>
          <w:lang w:val="ko-KR"/>
        </w:rPr>
        <w:t>.</w:t>
      </w:r>
    </w:p>
    <w:p w14:paraId="0406A931" w14:textId="0C6D597C" w:rsidR="00024235" w:rsidRPr="00933D6F" w:rsidRDefault="00024235" w:rsidP="00024235">
      <w:pPr>
        <w:pStyle w:val="BKLH2-11"/>
        <w:rPr>
          <w:rFonts w:cs="Times New Roman"/>
          <w:szCs w:val="22"/>
        </w:rPr>
      </w:pPr>
      <w:bookmarkStart w:id="233" w:name="_Toc58933219"/>
      <w:r w:rsidRPr="00933D6F">
        <w:rPr>
          <w:rFonts w:cs="Times New Roman"/>
          <w:szCs w:val="22"/>
        </w:rPr>
        <w:lastRenderedPageBreak/>
        <w:t>포기</w:t>
      </w:r>
      <w:bookmarkEnd w:id="233"/>
      <w:r w:rsidR="0052250B">
        <w:rPr>
          <w:rFonts w:cs="Times New Roman" w:hint="eastAsia"/>
          <w:szCs w:val="22"/>
        </w:rPr>
        <w:t>.</w:t>
      </w:r>
    </w:p>
    <w:p w14:paraId="0E957E71" w14:textId="2AEDC31E" w:rsidR="00024235" w:rsidRPr="00933D6F" w:rsidRDefault="00024235" w:rsidP="008843A4">
      <w:pPr>
        <w:pStyle w:val="BKLBodyText"/>
        <w:rPr>
          <w:rFonts w:cs="Times New Roman"/>
          <w:szCs w:val="22"/>
          <w:lang w:val="ko-KR"/>
        </w:rPr>
      </w:pPr>
      <w:r w:rsidRPr="00933D6F">
        <w:rPr>
          <w:rFonts w:cs="Times New Roman"/>
          <w:szCs w:val="22"/>
          <w:lang w:val="ko-KR"/>
        </w:rPr>
        <w:t>본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계약상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권리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중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법률상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포기가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허용되는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사항은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그에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관한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권리를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가진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당사자가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서면으로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이를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포기할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수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있다</w:t>
      </w:r>
      <w:r w:rsidRPr="00933D6F">
        <w:rPr>
          <w:rFonts w:cs="Times New Roman"/>
          <w:szCs w:val="22"/>
          <w:lang w:val="ko-KR"/>
        </w:rPr>
        <w:t xml:space="preserve">. </w:t>
      </w:r>
      <w:r w:rsidRPr="00933D6F">
        <w:rPr>
          <w:rFonts w:cs="Times New Roman"/>
          <w:szCs w:val="22"/>
          <w:lang w:val="ko-KR"/>
        </w:rPr>
        <w:t>본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계약상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권리의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포기는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해당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당사자를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대표할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권한을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가진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자가</w:t>
      </w:r>
      <w:r w:rsidRPr="00933D6F">
        <w:rPr>
          <w:rFonts w:cs="Times New Roman"/>
          <w:szCs w:val="22"/>
          <w:lang w:val="ko-KR"/>
        </w:rPr>
        <w:t xml:space="preserve"> </w:t>
      </w:r>
      <w:r w:rsidR="00961F57" w:rsidRPr="00933D6F">
        <w:rPr>
          <w:rFonts w:cs="Times New Roman" w:hint="eastAsia"/>
          <w:szCs w:val="22"/>
          <w:lang w:val="ko-KR"/>
        </w:rPr>
        <w:t>기명날인</w:t>
      </w:r>
      <w:r w:rsidRPr="00933D6F">
        <w:rPr>
          <w:rFonts w:cs="Times New Roman"/>
          <w:szCs w:val="22"/>
          <w:lang w:val="ko-KR"/>
        </w:rPr>
        <w:t>한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경우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해당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당사자에게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구속력을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가진다</w:t>
      </w:r>
      <w:r w:rsidRPr="00933D6F">
        <w:rPr>
          <w:rFonts w:cs="Times New Roman"/>
          <w:szCs w:val="22"/>
          <w:lang w:val="ko-KR"/>
        </w:rPr>
        <w:t xml:space="preserve">. </w:t>
      </w:r>
      <w:r w:rsidRPr="00933D6F">
        <w:rPr>
          <w:rFonts w:cs="Times New Roman"/>
          <w:szCs w:val="22"/>
          <w:lang w:val="ko-KR"/>
        </w:rPr>
        <w:t>당사자가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본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계약상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부여된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권리를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행사하지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않는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경우에도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이는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해당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권리의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포기로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간주되지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않으며</w:t>
      </w:r>
      <w:r w:rsidRPr="00933D6F">
        <w:rPr>
          <w:rFonts w:cs="Times New Roman"/>
          <w:szCs w:val="22"/>
          <w:lang w:val="ko-KR"/>
        </w:rPr>
        <w:t xml:space="preserve">, </w:t>
      </w:r>
      <w:r w:rsidRPr="00933D6F">
        <w:rPr>
          <w:rFonts w:cs="Times New Roman"/>
          <w:szCs w:val="22"/>
          <w:lang w:val="ko-KR"/>
        </w:rPr>
        <w:t>당사자가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본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계약상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특정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조항에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관한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권리를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포기하는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경우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이는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다른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조항에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관한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권리의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포기로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간주되거나</w:t>
      </w:r>
      <w:r w:rsidRPr="00933D6F">
        <w:rPr>
          <w:rFonts w:cs="Times New Roman"/>
          <w:szCs w:val="22"/>
          <w:lang w:val="ko-KR"/>
        </w:rPr>
        <w:t xml:space="preserve">, </w:t>
      </w:r>
      <w:r w:rsidRPr="00933D6F">
        <w:rPr>
          <w:rFonts w:cs="Times New Roman"/>
          <w:szCs w:val="22"/>
          <w:lang w:val="ko-KR"/>
        </w:rPr>
        <w:t>그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후의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권리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행사에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영향을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주지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아니한다</w:t>
      </w:r>
      <w:r w:rsidRPr="00933D6F">
        <w:rPr>
          <w:rFonts w:cs="Times New Roman"/>
          <w:szCs w:val="22"/>
          <w:lang w:val="ko-KR"/>
        </w:rPr>
        <w:t xml:space="preserve">. </w:t>
      </w:r>
    </w:p>
    <w:p w14:paraId="18206D06" w14:textId="0C6D64F9" w:rsidR="00024235" w:rsidRPr="00933D6F" w:rsidRDefault="00024235" w:rsidP="008843A4">
      <w:pPr>
        <w:pStyle w:val="BKLH2-11"/>
        <w:rPr>
          <w:rFonts w:cs="Times New Roman"/>
          <w:szCs w:val="22"/>
        </w:rPr>
      </w:pPr>
      <w:bookmarkStart w:id="234" w:name="_Toc58933220"/>
      <w:r w:rsidRPr="00933D6F">
        <w:rPr>
          <w:rFonts w:cs="Times New Roman"/>
          <w:szCs w:val="22"/>
        </w:rPr>
        <w:t>양도금지</w:t>
      </w:r>
      <w:bookmarkEnd w:id="234"/>
      <w:r w:rsidR="0052250B">
        <w:rPr>
          <w:rFonts w:cs="Times New Roman" w:hint="eastAsia"/>
          <w:szCs w:val="22"/>
        </w:rPr>
        <w:t>.</w:t>
      </w:r>
    </w:p>
    <w:p w14:paraId="2F034CF5" w14:textId="1B64CCC5" w:rsidR="00024235" w:rsidRPr="00933D6F" w:rsidRDefault="00024235" w:rsidP="00A2667E">
      <w:pPr>
        <w:pStyle w:val="BKLH3-1"/>
        <w:outlineLvl w:val="9"/>
        <w:rPr>
          <w:szCs w:val="22"/>
        </w:rPr>
      </w:pPr>
      <w:bookmarkStart w:id="235" w:name="_Toc522060198"/>
      <w:bookmarkStart w:id="236" w:name="_Hlk199949585"/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일방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상대방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서면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동의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없이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계약상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지위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따른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권리</w:t>
      </w:r>
      <w:r w:rsidRPr="00933D6F">
        <w:rPr>
          <w:szCs w:val="22"/>
        </w:rPr>
        <w:t>·</w:t>
      </w:r>
      <w:r w:rsidRPr="00933D6F">
        <w:rPr>
          <w:szCs w:val="22"/>
        </w:rPr>
        <w:t>의무를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</w:t>
      </w:r>
      <w:r w:rsidRPr="00933D6F">
        <w:rPr>
          <w:szCs w:val="22"/>
        </w:rPr>
        <w:t>3</w:t>
      </w:r>
      <w:r w:rsidRPr="00933D6F">
        <w:rPr>
          <w:szCs w:val="22"/>
        </w:rPr>
        <w:t>자에게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양도하거나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이전할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없다</w:t>
      </w:r>
      <w:r w:rsidRPr="00933D6F">
        <w:rPr>
          <w:szCs w:val="22"/>
        </w:rPr>
        <w:t>.</w:t>
      </w:r>
      <w:bookmarkEnd w:id="235"/>
      <w:r w:rsidRPr="00933D6F">
        <w:rPr>
          <w:szCs w:val="22"/>
        </w:rPr>
        <w:t xml:space="preserve"> </w:t>
      </w:r>
      <w:r w:rsidR="008C4BF8" w:rsidRPr="00933D6F">
        <w:rPr>
          <w:rFonts w:hint="eastAsia"/>
          <w:szCs w:val="22"/>
        </w:rPr>
        <w:t>단</w:t>
      </w:r>
      <w:r w:rsidR="008C4BF8" w:rsidRPr="00933D6F">
        <w:t xml:space="preserve">, </w:t>
      </w:r>
      <w:r w:rsidR="008C4BF8" w:rsidRPr="00933D6F">
        <w:rPr>
          <w:rFonts w:hint="eastAsia"/>
        </w:rPr>
        <w:t>매수인은</w:t>
      </w:r>
      <w:r w:rsidR="008C4BF8" w:rsidRPr="00933D6F">
        <w:t xml:space="preserve"> </w:t>
      </w:r>
      <w:r w:rsidR="00E63701">
        <w:rPr>
          <w:rFonts w:hint="eastAsia"/>
        </w:rPr>
        <w:t>매도인</w:t>
      </w:r>
      <w:r w:rsidR="008C4BF8" w:rsidRPr="00933D6F">
        <w:rPr>
          <w:rFonts w:hint="eastAsia"/>
        </w:rPr>
        <w:t>의</w:t>
      </w:r>
      <w:r w:rsidR="008C4BF8" w:rsidRPr="00933D6F">
        <w:t xml:space="preserve"> </w:t>
      </w:r>
      <w:r w:rsidR="008C4BF8" w:rsidRPr="00933D6F">
        <w:rPr>
          <w:rFonts w:hint="eastAsia"/>
        </w:rPr>
        <w:t>동의</w:t>
      </w:r>
      <w:r w:rsidR="008C4BF8" w:rsidRPr="00933D6F">
        <w:t xml:space="preserve"> </w:t>
      </w:r>
      <w:r w:rsidR="008C4BF8" w:rsidRPr="00933D6F">
        <w:rPr>
          <w:rFonts w:hint="eastAsia"/>
        </w:rPr>
        <w:t>없이</w:t>
      </w:r>
      <w:r w:rsidR="008C4BF8" w:rsidRPr="00933D6F">
        <w:t xml:space="preserve"> </w:t>
      </w:r>
      <w:r w:rsidR="008C4BF8" w:rsidRPr="00933D6F">
        <w:rPr>
          <w:rFonts w:hint="eastAsia"/>
        </w:rPr>
        <w:t xml:space="preserve">(i) </w:t>
      </w:r>
      <w:r w:rsidR="008C4BF8" w:rsidRPr="00933D6F">
        <w:rPr>
          <w:rFonts w:hint="eastAsia"/>
        </w:rPr>
        <w:t>본</w:t>
      </w:r>
      <w:r w:rsidR="008C4BF8" w:rsidRPr="00933D6F">
        <w:t xml:space="preserve"> </w:t>
      </w:r>
      <w:r w:rsidR="008C4BF8" w:rsidRPr="00933D6F">
        <w:rPr>
          <w:rFonts w:hint="eastAsia"/>
        </w:rPr>
        <w:t>계약상</w:t>
      </w:r>
      <w:r w:rsidR="008C4BF8" w:rsidRPr="00933D6F">
        <w:t xml:space="preserve"> </w:t>
      </w:r>
      <w:r w:rsidR="008C4BF8" w:rsidRPr="00933D6F">
        <w:rPr>
          <w:rFonts w:hint="eastAsia"/>
        </w:rPr>
        <w:t>지위</w:t>
      </w:r>
      <w:r w:rsidR="008C4BF8" w:rsidRPr="00933D6F">
        <w:t xml:space="preserve"> </w:t>
      </w:r>
      <w:r w:rsidR="008C4BF8" w:rsidRPr="00933D6F">
        <w:rPr>
          <w:rFonts w:hint="eastAsia"/>
        </w:rPr>
        <w:t>및</w:t>
      </w:r>
      <w:r w:rsidR="008C4BF8" w:rsidRPr="00933D6F">
        <w:t xml:space="preserve"> </w:t>
      </w:r>
      <w:r w:rsidR="008C4BF8" w:rsidRPr="00933D6F">
        <w:rPr>
          <w:rFonts w:hint="eastAsia"/>
        </w:rPr>
        <w:t>본</w:t>
      </w:r>
      <w:r w:rsidR="008C4BF8" w:rsidRPr="00933D6F">
        <w:t xml:space="preserve"> </w:t>
      </w:r>
      <w:r w:rsidR="008C4BF8" w:rsidRPr="00933D6F">
        <w:rPr>
          <w:rFonts w:hint="eastAsia"/>
        </w:rPr>
        <w:t>계약에</w:t>
      </w:r>
      <w:r w:rsidR="008C4BF8" w:rsidRPr="00933D6F">
        <w:t xml:space="preserve"> </w:t>
      </w:r>
      <w:r w:rsidR="008C4BF8" w:rsidRPr="00933D6F">
        <w:rPr>
          <w:rFonts w:hint="eastAsia"/>
        </w:rPr>
        <w:t>따른</w:t>
      </w:r>
      <w:r w:rsidR="008C4BF8" w:rsidRPr="00933D6F">
        <w:t xml:space="preserve"> </w:t>
      </w:r>
      <w:r w:rsidR="008C4BF8" w:rsidRPr="00933D6F">
        <w:rPr>
          <w:rFonts w:hint="eastAsia"/>
        </w:rPr>
        <w:t>권리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및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의무의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전부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또는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일부를</w:t>
      </w:r>
      <w:r w:rsidR="008C4BF8" w:rsidRPr="00933D6F">
        <w:t xml:space="preserve"> </w:t>
      </w:r>
      <w:r w:rsidR="008C4BF8" w:rsidRPr="00933D6F">
        <w:rPr>
          <w:rFonts w:hint="eastAsia"/>
        </w:rPr>
        <w:t>매수인</w:t>
      </w:r>
      <w:r w:rsidR="00230909" w:rsidRPr="00933D6F">
        <w:rPr>
          <w:rFonts w:hint="eastAsia"/>
        </w:rPr>
        <w:t>의</w:t>
      </w:r>
      <w:r w:rsidR="00230909" w:rsidRPr="00933D6F">
        <w:rPr>
          <w:rFonts w:hint="eastAsia"/>
        </w:rPr>
        <w:t xml:space="preserve"> </w:t>
      </w:r>
      <w:r w:rsidR="00230909" w:rsidRPr="00933D6F">
        <w:rPr>
          <w:rFonts w:hint="eastAsia"/>
        </w:rPr>
        <w:t>계열회사</w:t>
      </w:r>
      <w:r w:rsidR="008C4BF8" w:rsidRPr="00933D6F">
        <w:rPr>
          <w:rFonts w:hint="eastAsia"/>
        </w:rPr>
        <w:t>에게</w:t>
      </w:r>
      <w:r w:rsidR="008C4BF8" w:rsidRPr="00933D6F">
        <w:t xml:space="preserve"> </w:t>
      </w:r>
      <w:r w:rsidR="008C4BF8" w:rsidRPr="00933D6F">
        <w:rPr>
          <w:rFonts w:hint="eastAsia"/>
        </w:rPr>
        <w:t>양도할</w:t>
      </w:r>
      <w:r w:rsidR="008C4BF8" w:rsidRPr="00933D6F">
        <w:t xml:space="preserve"> </w:t>
      </w:r>
      <w:r w:rsidR="008C4BF8" w:rsidRPr="00933D6F">
        <w:rPr>
          <w:rFonts w:hint="eastAsia"/>
        </w:rPr>
        <w:t>수</w:t>
      </w:r>
      <w:r w:rsidR="008C4BF8" w:rsidRPr="00933D6F">
        <w:t xml:space="preserve"> </w:t>
      </w:r>
      <w:r w:rsidR="008C4BF8" w:rsidRPr="00933D6F">
        <w:rPr>
          <w:rFonts w:hint="eastAsia"/>
        </w:rPr>
        <w:t>있고</w:t>
      </w:r>
      <w:r w:rsidR="008C4BF8" w:rsidRPr="00933D6F">
        <w:rPr>
          <w:rFonts w:hint="eastAsia"/>
        </w:rPr>
        <w:t xml:space="preserve">, (ii) </w:t>
      </w:r>
      <w:r w:rsidR="008C4BF8" w:rsidRPr="00933D6F">
        <w:rPr>
          <w:rFonts w:hint="eastAsia"/>
        </w:rPr>
        <w:t>매수인의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인수금융</w:t>
      </w:r>
      <w:r w:rsidR="008C4BF8" w:rsidRPr="00933D6F">
        <w:t>(</w:t>
      </w:r>
      <w:r w:rsidR="008C4BF8" w:rsidRPr="00933D6F">
        <w:rPr>
          <w:rFonts w:hint="eastAsia"/>
        </w:rPr>
        <w:t>리파이낸싱</w:t>
      </w:r>
      <w:r w:rsidR="008C4BF8" w:rsidRPr="00933D6F">
        <w:t xml:space="preserve"> </w:t>
      </w:r>
      <w:r w:rsidR="008C4BF8" w:rsidRPr="00933D6F">
        <w:rPr>
          <w:rFonts w:hint="eastAsia"/>
        </w:rPr>
        <w:t>포함</w:t>
      </w:r>
      <w:r w:rsidR="008C4BF8" w:rsidRPr="00933D6F">
        <w:t>)</w:t>
      </w:r>
      <w:r w:rsidR="008C4BF8" w:rsidRPr="00933D6F">
        <w:rPr>
          <w:rFonts w:hint="eastAsia"/>
        </w:rPr>
        <w:t>을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위하여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금융기관에게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본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계약상의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권리에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대한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담보를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설정할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수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있다</w:t>
      </w:r>
      <w:r w:rsidR="008C4BF8" w:rsidRPr="00933D6F">
        <w:rPr>
          <w:rFonts w:hint="eastAsia"/>
        </w:rPr>
        <w:t>(</w:t>
      </w:r>
      <w:r w:rsidR="008C4BF8" w:rsidRPr="00933D6F">
        <w:rPr>
          <w:rFonts w:hint="eastAsia"/>
        </w:rPr>
        <w:t>명확히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하면</w:t>
      </w:r>
      <w:r w:rsidR="008C4BF8" w:rsidRPr="00933D6F">
        <w:rPr>
          <w:rFonts w:hint="eastAsia"/>
        </w:rPr>
        <w:t>,</w:t>
      </w:r>
      <w:r w:rsidR="008C4BF8" w:rsidRPr="00933D6F">
        <w:t xml:space="preserve"> </w:t>
      </w:r>
      <w:r w:rsidR="008C4BF8" w:rsidRPr="00933D6F">
        <w:rPr>
          <w:rFonts w:hint="eastAsia"/>
        </w:rPr>
        <w:t>담보권의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실행으로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인한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본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계약상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권리의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양도를</w:t>
      </w:r>
      <w:r w:rsidR="008C4BF8" w:rsidRPr="00933D6F">
        <w:rPr>
          <w:rFonts w:hint="eastAsia"/>
        </w:rPr>
        <w:t xml:space="preserve"> </w:t>
      </w:r>
      <w:r w:rsidR="008C4BF8" w:rsidRPr="00933D6F">
        <w:rPr>
          <w:rFonts w:hint="eastAsia"/>
        </w:rPr>
        <w:t>포함함</w:t>
      </w:r>
      <w:r w:rsidR="008C4BF8" w:rsidRPr="00933D6F">
        <w:rPr>
          <w:rFonts w:hint="eastAsia"/>
        </w:rPr>
        <w:t>)</w:t>
      </w:r>
      <w:r w:rsidR="00355342" w:rsidRPr="00933D6F">
        <w:rPr>
          <w:szCs w:val="22"/>
        </w:rPr>
        <w:t>.</w:t>
      </w:r>
      <w:bookmarkEnd w:id="236"/>
    </w:p>
    <w:p w14:paraId="2CAC1B50" w14:textId="77777777" w:rsidR="00024235" w:rsidRPr="00933D6F" w:rsidRDefault="00024235" w:rsidP="00A2667E">
      <w:pPr>
        <w:pStyle w:val="BKLH3-1"/>
        <w:outlineLvl w:val="9"/>
        <w:rPr>
          <w:szCs w:val="22"/>
        </w:rPr>
      </w:pPr>
      <w:bookmarkStart w:id="237" w:name="_Toc522060199"/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계약에서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달리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정한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제외하고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당사자들과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양수인을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제외한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</w:t>
      </w:r>
      <w:r w:rsidRPr="00933D6F">
        <w:rPr>
          <w:szCs w:val="22"/>
        </w:rPr>
        <w:t>3</w:t>
      </w:r>
      <w:r w:rsidRPr="00933D6F">
        <w:rPr>
          <w:szCs w:val="22"/>
        </w:rPr>
        <w:t>자에게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어떠한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권리를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부여하는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것으로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해석되지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않는다</w:t>
      </w:r>
      <w:r w:rsidRPr="00933D6F">
        <w:rPr>
          <w:szCs w:val="22"/>
        </w:rPr>
        <w:t>.</w:t>
      </w:r>
      <w:bookmarkEnd w:id="237"/>
    </w:p>
    <w:p w14:paraId="61A08A67" w14:textId="6B05441E" w:rsidR="00024235" w:rsidRPr="00933D6F" w:rsidRDefault="00024235" w:rsidP="009548DD">
      <w:pPr>
        <w:pStyle w:val="BKLH2-11"/>
        <w:rPr>
          <w:rFonts w:cs="Times New Roman"/>
          <w:szCs w:val="22"/>
        </w:rPr>
      </w:pPr>
      <w:bookmarkStart w:id="238" w:name="_Toc58933221"/>
      <w:r w:rsidRPr="00933D6F">
        <w:rPr>
          <w:rFonts w:cs="Times New Roman"/>
          <w:szCs w:val="22"/>
        </w:rPr>
        <w:t>비용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조세</w:t>
      </w:r>
      <w:bookmarkEnd w:id="238"/>
      <w:r w:rsidR="0052250B">
        <w:rPr>
          <w:rFonts w:cs="Times New Roman" w:hint="eastAsia"/>
          <w:szCs w:val="22"/>
        </w:rPr>
        <w:t>.</w:t>
      </w:r>
    </w:p>
    <w:p w14:paraId="66EA700D" w14:textId="77777777" w:rsidR="00024235" w:rsidRPr="00933D6F" w:rsidRDefault="009548DD" w:rsidP="00A2667E">
      <w:pPr>
        <w:pStyle w:val="BKLH3-1"/>
        <w:outlineLvl w:val="9"/>
        <w:rPr>
          <w:szCs w:val="22"/>
        </w:rPr>
      </w:pPr>
      <w:bookmarkStart w:id="239" w:name="_Toc522060202"/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따른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거래의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이행과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관련하여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발생한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비용은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비용을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발생시킨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부담한다</w:t>
      </w:r>
      <w:r w:rsidRPr="00933D6F">
        <w:rPr>
          <w:szCs w:val="22"/>
        </w:rPr>
        <w:t>.</w:t>
      </w:r>
      <w:bookmarkEnd w:id="239"/>
    </w:p>
    <w:p w14:paraId="4AD98C5F" w14:textId="77777777" w:rsidR="009548DD" w:rsidRPr="00933D6F" w:rsidRDefault="009548DD" w:rsidP="00A2667E">
      <w:pPr>
        <w:pStyle w:val="BKLH3-1"/>
        <w:outlineLvl w:val="9"/>
        <w:rPr>
          <w:szCs w:val="22"/>
        </w:rPr>
      </w:pPr>
      <w:bookmarkStart w:id="240" w:name="_Toc522060203"/>
      <w:r w:rsidRPr="00933D6F">
        <w:rPr>
          <w:szCs w:val="22"/>
        </w:rPr>
        <w:t>각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당사자는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체결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이행과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관련하여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관련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법률에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따라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자신에게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부과되는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조세를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납부할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책임을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부담한다</w:t>
      </w:r>
      <w:r w:rsidRPr="00933D6F">
        <w:rPr>
          <w:szCs w:val="22"/>
        </w:rPr>
        <w:t>.</w:t>
      </w:r>
    </w:p>
    <w:p w14:paraId="16EAF6B3" w14:textId="53D8E1DC" w:rsidR="00024235" w:rsidRPr="00933D6F" w:rsidRDefault="00024235" w:rsidP="00A2667E">
      <w:pPr>
        <w:pStyle w:val="BKLH3-1"/>
        <w:outlineLvl w:val="9"/>
        <w:rPr>
          <w:szCs w:val="22"/>
        </w:rPr>
      </w:pPr>
      <w:bookmarkStart w:id="241" w:name="_Hlk199949898"/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따라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지급되는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금액에는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어떠한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공제나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원천징수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등도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적용되지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않는다</w:t>
      </w:r>
      <w:bookmarkStart w:id="242" w:name="_DV_M228"/>
      <w:bookmarkStart w:id="243" w:name="_DV_M231"/>
      <w:bookmarkEnd w:id="242"/>
      <w:bookmarkEnd w:id="243"/>
      <w:r w:rsidRPr="00933D6F">
        <w:rPr>
          <w:szCs w:val="22"/>
        </w:rPr>
        <w:t>.</w:t>
      </w:r>
      <w:bookmarkEnd w:id="240"/>
      <w:r w:rsidR="00966EB4" w:rsidRPr="00933D6F">
        <w:rPr>
          <w:rFonts w:hint="eastAsia"/>
          <w:szCs w:val="22"/>
        </w:rPr>
        <w:t xml:space="preserve"> </w:t>
      </w:r>
      <w:r w:rsidR="00966EB4" w:rsidRPr="00933D6F">
        <w:rPr>
          <w:rFonts w:hint="eastAsia"/>
          <w:szCs w:val="22"/>
        </w:rPr>
        <w:t>다만</w:t>
      </w:r>
      <w:r w:rsidR="00966EB4" w:rsidRPr="00933D6F">
        <w:rPr>
          <w:rFonts w:hint="eastAsia"/>
          <w:szCs w:val="22"/>
        </w:rPr>
        <w:t xml:space="preserve">, </w:t>
      </w:r>
      <w:r w:rsidR="00966EB4" w:rsidRPr="00933D6F">
        <w:rPr>
          <w:rFonts w:hint="eastAsia"/>
          <w:szCs w:val="22"/>
        </w:rPr>
        <w:t>법령</w:t>
      </w:r>
      <w:r w:rsidR="00966EB4" w:rsidRPr="00933D6F">
        <w:rPr>
          <w:rFonts w:hint="eastAsia"/>
          <w:szCs w:val="22"/>
        </w:rPr>
        <w:t xml:space="preserve"> </w:t>
      </w:r>
      <w:r w:rsidR="00966EB4" w:rsidRPr="00933D6F">
        <w:rPr>
          <w:rFonts w:hint="eastAsia"/>
          <w:szCs w:val="22"/>
        </w:rPr>
        <w:t>및</w:t>
      </w:r>
      <w:r w:rsidR="00966EB4" w:rsidRPr="00933D6F">
        <w:rPr>
          <w:rFonts w:hint="eastAsia"/>
          <w:szCs w:val="22"/>
        </w:rPr>
        <w:t xml:space="preserve"> </w:t>
      </w:r>
      <w:r w:rsidR="00966EB4" w:rsidRPr="00933D6F">
        <w:rPr>
          <w:rFonts w:hint="eastAsia"/>
          <w:szCs w:val="22"/>
        </w:rPr>
        <w:t>세무당국의</w:t>
      </w:r>
      <w:r w:rsidR="00966EB4" w:rsidRPr="00933D6F">
        <w:rPr>
          <w:rFonts w:hint="eastAsia"/>
          <w:szCs w:val="22"/>
        </w:rPr>
        <w:t xml:space="preserve"> </w:t>
      </w:r>
      <w:r w:rsidR="00966EB4" w:rsidRPr="00933D6F">
        <w:rPr>
          <w:rFonts w:hint="eastAsia"/>
          <w:szCs w:val="22"/>
        </w:rPr>
        <w:t>확립된</w:t>
      </w:r>
      <w:r w:rsidR="00966EB4" w:rsidRPr="00933D6F">
        <w:rPr>
          <w:rFonts w:hint="eastAsia"/>
          <w:szCs w:val="22"/>
        </w:rPr>
        <w:t xml:space="preserve"> </w:t>
      </w:r>
      <w:r w:rsidR="00966EB4" w:rsidRPr="00933D6F">
        <w:rPr>
          <w:rFonts w:hint="eastAsia"/>
          <w:szCs w:val="22"/>
        </w:rPr>
        <w:t>입장에</w:t>
      </w:r>
      <w:r w:rsidR="00966EB4" w:rsidRPr="00933D6F">
        <w:rPr>
          <w:rFonts w:hint="eastAsia"/>
          <w:szCs w:val="22"/>
        </w:rPr>
        <w:t xml:space="preserve"> </w:t>
      </w:r>
      <w:r w:rsidR="00966EB4" w:rsidRPr="00933D6F">
        <w:rPr>
          <w:rFonts w:hint="eastAsia"/>
          <w:szCs w:val="22"/>
        </w:rPr>
        <w:t>따라</w:t>
      </w:r>
      <w:r w:rsidR="00966EB4" w:rsidRPr="00933D6F">
        <w:rPr>
          <w:rFonts w:hint="eastAsia"/>
          <w:szCs w:val="22"/>
        </w:rPr>
        <w:t xml:space="preserve"> </w:t>
      </w:r>
      <w:r w:rsidR="00966EB4" w:rsidRPr="00933D6F">
        <w:rPr>
          <w:rFonts w:hint="eastAsia"/>
          <w:szCs w:val="22"/>
        </w:rPr>
        <w:t>공제</w:t>
      </w:r>
      <w:r w:rsidR="00966EB4" w:rsidRPr="00933D6F">
        <w:rPr>
          <w:rFonts w:hint="eastAsia"/>
          <w:szCs w:val="22"/>
        </w:rPr>
        <w:t xml:space="preserve"> </w:t>
      </w:r>
      <w:r w:rsidR="00966EB4" w:rsidRPr="00933D6F">
        <w:rPr>
          <w:rFonts w:hint="eastAsia"/>
          <w:szCs w:val="22"/>
        </w:rPr>
        <w:t>또는</w:t>
      </w:r>
      <w:r w:rsidR="00966EB4" w:rsidRPr="00933D6F">
        <w:rPr>
          <w:rFonts w:hint="eastAsia"/>
          <w:szCs w:val="22"/>
        </w:rPr>
        <w:t xml:space="preserve"> </w:t>
      </w:r>
      <w:r w:rsidR="00966EB4" w:rsidRPr="00933D6F">
        <w:rPr>
          <w:rFonts w:hint="eastAsia"/>
          <w:szCs w:val="22"/>
        </w:rPr>
        <w:t>원천징수</w:t>
      </w:r>
      <w:r w:rsidR="00F70DCF">
        <w:rPr>
          <w:rFonts w:hint="eastAsia"/>
          <w:szCs w:val="22"/>
        </w:rPr>
        <w:t xml:space="preserve"> </w:t>
      </w:r>
      <w:r w:rsidR="00966EB4" w:rsidRPr="00933D6F">
        <w:rPr>
          <w:rFonts w:hint="eastAsia"/>
          <w:szCs w:val="22"/>
        </w:rPr>
        <w:t>의무가</w:t>
      </w:r>
      <w:r w:rsidR="00966EB4" w:rsidRPr="00933D6F">
        <w:rPr>
          <w:rFonts w:hint="eastAsia"/>
          <w:szCs w:val="22"/>
        </w:rPr>
        <w:t xml:space="preserve"> </w:t>
      </w:r>
      <w:r w:rsidR="00966EB4" w:rsidRPr="00933D6F">
        <w:rPr>
          <w:rFonts w:hint="eastAsia"/>
          <w:szCs w:val="22"/>
        </w:rPr>
        <w:t>면제되지</w:t>
      </w:r>
      <w:r w:rsidR="00966EB4" w:rsidRPr="00933D6F">
        <w:rPr>
          <w:rFonts w:hint="eastAsia"/>
          <w:szCs w:val="22"/>
        </w:rPr>
        <w:t xml:space="preserve"> </w:t>
      </w:r>
      <w:r w:rsidR="00966EB4" w:rsidRPr="00933D6F">
        <w:rPr>
          <w:rFonts w:hint="eastAsia"/>
          <w:szCs w:val="22"/>
        </w:rPr>
        <w:t>아니하는</w:t>
      </w:r>
      <w:r w:rsidR="00966EB4" w:rsidRPr="00933D6F">
        <w:rPr>
          <w:rFonts w:hint="eastAsia"/>
          <w:szCs w:val="22"/>
        </w:rPr>
        <w:t xml:space="preserve"> </w:t>
      </w:r>
      <w:r w:rsidR="00966EB4" w:rsidRPr="00933D6F">
        <w:rPr>
          <w:rFonts w:hint="eastAsia"/>
          <w:szCs w:val="22"/>
        </w:rPr>
        <w:t>경우에는</w:t>
      </w:r>
      <w:r w:rsidR="00966EB4" w:rsidRPr="00933D6F">
        <w:rPr>
          <w:rFonts w:hint="eastAsia"/>
          <w:szCs w:val="22"/>
        </w:rPr>
        <w:t xml:space="preserve"> </w:t>
      </w:r>
      <w:r w:rsidR="00966EB4" w:rsidRPr="00933D6F">
        <w:rPr>
          <w:rFonts w:hint="eastAsia"/>
          <w:szCs w:val="22"/>
        </w:rPr>
        <w:t>그러하지</w:t>
      </w:r>
      <w:r w:rsidR="00966EB4" w:rsidRPr="00933D6F">
        <w:rPr>
          <w:rFonts w:hint="eastAsia"/>
          <w:szCs w:val="22"/>
        </w:rPr>
        <w:t xml:space="preserve"> </w:t>
      </w:r>
      <w:r w:rsidR="00966EB4" w:rsidRPr="00933D6F">
        <w:rPr>
          <w:rFonts w:hint="eastAsia"/>
          <w:szCs w:val="22"/>
        </w:rPr>
        <w:t>아니하다</w:t>
      </w:r>
      <w:r w:rsidR="00966EB4" w:rsidRPr="00933D6F">
        <w:rPr>
          <w:rFonts w:hint="eastAsia"/>
          <w:szCs w:val="22"/>
        </w:rPr>
        <w:t>.</w:t>
      </w:r>
      <w:bookmarkEnd w:id="241"/>
    </w:p>
    <w:p w14:paraId="4F06F0DE" w14:textId="1F9DFC90" w:rsidR="00024235" w:rsidRPr="00933D6F" w:rsidRDefault="00024235" w:rsidP="008843A4">
      <w:pPr>
        <w:pStyle w:val="BKLH2-11"/>
        <w:rPr>
          <w:rFonts w:cs="Times New Roman"/>
          <w:szCs w:val="22"/>
        </w:rPr>
      </w:pPr>
      <w:bookmarkStart w:id="244" w:name="_Toc58933222"/>
      <w:r w:rsidRPr="00933D6F">
        <w:rPr>
          <w:rFonts w:cs="Times New Roman"/>
          <w:szCs w:val="22"/>
        </w:rPr>
        <w:t>통지</w:t>
      </w:r>
      <w:bookmarkEnd w:id="244"/>
      <w:r w:rsidR="0052250B">
        <w:rPr>
          <w:rFonts w:cs="Times New Roman" w:hint="eastAsia"/>
          <w:szCs w:val="22"/>
        </w:rPr>
        <w:t>.</w:t>
      </w:r>
    </w:p>
    <w:p w14:paraId="58534532" w14:textId="3287298F" w:rsidR="00024235" w:rsidRPr="00933D6F" w:rsidRDefault="0022746B" w:rsidP="00B83D4B">
      <w:pPr>
        <w:pStyle w:val="BKLBodyText"/>
        <w:rPr>
          <w:rFonts w:cs="Times New Roman"/>
          <w:szCs w:val="22"/>
          <w:lang w:val="ko-KR"/>
        </w:rPr>
      </w:pPr>
      <w:bookmarkStart w:id="245" w:name="_Toc522060205"/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따라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전달되거나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이루어지는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각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통지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요구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의사표시는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서면으로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하여야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하며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아래에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기재된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당사자의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주소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이메일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주소로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인편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이메</w:t>
      </w:r>
      <w:r w:rsidRPr="00933D6F">
        <w:rPr>
          <w:rFonts w:cs="Times New Roman"/>
          <w:szCs w:val="22"/>
        </w:rPr>
        <w:lastRenderedPageBreak/>
        <w:t>일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등기우편이나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배달증명우편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국제적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인지도가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상업서류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송달회사를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통해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전달되어야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한다</w:t>
      </w:r>
      <w:r w:rsidRPr="00933D6F">
        <w:rPr>
          <w:rFonts w:cs="Times New Roman"/>
          <w:szCs w:val="22"/>
        </w:rPr>
        <w:t xml:space="preserve">. </w:t>
      </w:r>
      <w:r w:rsidRPr="00933D6F">
        <w:rPr>
          <w:rFonts w:cs="Times New Roman"/>
          <w:szCs w:val="22"/>
        </w:rPr>
        <w:t>통지는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수령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즉시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효력을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가지며</w:t>
      </w:r>
      <w:r w:rsidRPr="00933D6F">
        <w:rPr>
          <w:rFonts w:cs="Times New Roman"/>
          <w:szCs w:val="22"/>
        </w:rPr>
        <w:t xml:space="preserve">, (i) </w:t>
      </w:r>
      <w:r w:rsidRPr="00933D6F">
        <w:rPr>
          <w:rFonts w:cs="Times New Roman"/>
          <w:szCs w:val="22"/>
        </w:rPr>
        <w:t>등기우편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배달증명우편에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발송일로부터</w:t>
      </w:r>
      <w:r w:rsidRPr="00933D6F">
        <w:rPr>
          <w:rFonts w:cs="Times New Roman"/>
          <w:szCs w:val="22"/>
        </w:rPr>
        <w:t xml:space="preserve"> 3</w:t>
      </w:r>
      <w:r w:rsidRPr="00933D6F">
        <w:rPr>
          <w:rFonts w:cs="Times New Roman"/>
          <w:szCs w:val="22"/>
        </w:rPr>
        <w:t>영업일이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날</w:t>
      </w:r>
      <w:r w:rsidRPr="00933D6F">
        <w:rPr>
          <w:rFonts w:cs="Times New Roman"/>
          <w:szCs w:val="22"/>
        </w:rPr>
        <w:t xml:space="preserve">, (ii) </w:t>
      </w:r>
      <w:r w:rsidRPr="00933D6F">
        <w:rPr>
          <w:rFonts w:cs="Times New Roman"/>
          <w:szCs w:val="22"/>
        </w:rPr>
        <w:t>인편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상업서류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송달회사에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전달된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때</w:t>
      </w:r>
      <w:r w:rsidRPr="00933D6F">
        <w:rPr>
          <w:rFonts w:cs="Times New Roman"/>
          <w:szCs w:val="22"/>
        </w:rPr>
        <w:t xml:space="preserve">, (iii) </w:t>
      </w:r>
      <w:r w:rsidRPr="00933D6F">
        <w:rPr>
          <w:rFonts w:cs="Times New Roman"/>
          <w:szCs w:val="22"/>
        </w:rPr>
        <w:t>이메일에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전송이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확인된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때에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수령된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것으로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간주된다</w:t>
      </w:r>
      <w:r w:rsidRPr="00933D6F">
        <w:rPr>
          <w:rFonts w:cs="Times New Roman"/>
          <w:szCs w:val="22"/>
        </w:rPr>
        <w:t>.</w:t>
      </w:r>
      <w:bookmarkStart w:id="246" w:name="_DV_M233"/>
      <w:bookmarkEnd w:id="245"/>
      <w:bookmarkEnd w:id="246"/>
      <w:r w:rsidR="009C6D42" w:rsidRPr="00933D6F">
        <w:rPr>
          <w:rFonts w:cs="Times New Roman"/>
          <w:szCs w:val="22"/>
        </w:rPr>
        <w:t xml:space="preserve"> </w:t>
      </w:r>
      <w:r w:rsidR="00E63701">
        <w:rPr>
          <w:rFonts w:hint="eastAsia"/>
          <w:kern w:val="0"/>
        </w:rPr>
        <w:t>매도인</w:t>
      </w:r>
      <w:r w:rsidR="009C6D42" w:rsidRPr="00933D6F">
        <w:rPr>
          <w:rFonts w:hint="eastAsia"/>
          <w:kern w:val="0"/>
        </w:rPr>
        <w:t>의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매수인에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대한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통지는</w:t>
      </w:r>
      <w:r w:rsidR="009C6D42" w:rsidRPr="00933D6F">
        <w:rPr>
          <w:rFonts w:hint="eastAsia"/>
          <w:kern w:val="0"/>
        </w:rPr>
        <w:t xml:space="preserve"> </w:t>
      </w:r>
      <w:r w:rsidR="00E63701">
        <w:rPr>
          <w:rFonts w:hint="eastAsia"/>
          <w:kern w:val="0"/>
        </w:rPr>
        <w:t>매도인</w:t>
      </w:r>
      <w:r w:rsidR="009C6D42" w:rsidRPr="00933D6F">
        <w:rPr>
          <w:rFonts w:hint="eastAsia"/>
          <w:kern w:val="0"/>
        </w:rPr>
        <w:t>이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하여야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하고</w:t>
      </w:r>
      <w:r w:rsidR="009C6D42" w:rsidRPr="00933D6F">
        <w:rPr>
          <w:rFonts w:hint="eastAsia"/>
          <w:kern w:val="0"/>
        </w:rPr>
        <w:t xml:space="preserve">, </w:t>
      </w:r>
      <w:r w:rsidR="009C6D42" w:rsidRPr="00933D6F">
        <w:rPr>
          <w:rFonts w:hint="eastAsia"/>
          <w:kern w:val="0"/>
        </w:rPr>
        <w:t>매수인의</w:t>
      </w:r>
      <w:r w:rsidR="009C6D42" w:rsidRPr="00933D6F">
        <w:rPr>
          <w:rFonts w:hint="eastAsia"/>
          <w:kern w:val="0"/>
        </w:rPr>
        <w:t xml:space="preserve"> </w:t>
      </w:r>
      <w:r w:rsidR="00E63701">
        <w:rPr>
          <w:rFonts w:hint="eastAsia"/>
          <w:kern w:val="0"/>
        </w:rPr>
        <w:t>매도인</w:t>
      </w:r>
      <w:r w:rsidR="009C6D42" w:rsidRPr="00933D6F">
        <w:rPr>
          <w:rFonts w:hint="eastAsia"/>
          <w:kern w:val="0"/>
        </w:rPr>
        <w:t>에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대한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통지는</w:t>
      </w:r>
      <w:r w:rsidR="009C6D42" w:rsidRPr="00933D6F">
        <w:rPr>
          <w:rFonts w:hint="eastAsia"/>
          <w:kern w:val="0"/>
        </w:rPr>
        <w:t xml:space="preserve"> </w:t>
      </w:r>
      <w:r w:rsidR="00E63701">
        <w:rPr>
          <w:rFonts w:hint="eastAsia"/>
          <w:kern w:val="0"/>
        </w:rPr>
        <w:t>매도인</w:t>
      </w:r>
      <w:r w:rsidR="009C6D42" w:rsidRPr="00933D6F">
        <w:rPr>
          <w:rFonts w:hint="eastAsia"/>
          <w:kern w:val="0"/>
        </w:rPr>
        <w:t>이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본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조에서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정하는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바에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따라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이를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수령한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때</w:t>
      </w:r>
      <w:r w:rsidR="009C6D42" w:rsidRPr="00933D6F">
        <w:rPr>
          <w:rFonts w:hint="eastAsia"/>
          <w:kern w:val="0"/>
        </w:rPr>
        <w:t xml:space="preserve"> </w:t>
      </w:r>
      <w:r w:rsidR="00E63701">
        <w:rPr>
          <w:rFonts w:hint="eastAsia"/>
          <w:kern w:val="0"/>
        </w:rPr>
        <w:t>매도인</w:t>
      </w:r>
      <w:r w:rsidR="009C6D42" w:rsidRPr="00933D6F">
        <w:rPr>
          <w:rFonts w:hint="eastAsia"/>
          <w:kern w:val="0"/>
        </w:rPr>
        <w:t>에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대한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통지가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이루어진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것으로</w:t>
      </w:r>
      <w:r w:rsidR="009C6D42" w:rsidRPr="00933D6F">
        <w:rPr>
          <w:rFonts w:hint="eastAsia"/>
          <w:kern w:val="0"/>
        </w:rPr>
        <w:t xml:space="preserve"> </w:t>
      </w:r>
      <w:r w:rsidR="009C6D42" w:rsidRPr="00933D6F">
        <w:rPr>
          <w:rFonts w:hint="eastAsia"/>
          <w:kern w:val="0"/>
        </w:rPr>
        <w:t>본다</w:t>
      </w:r>
      <w:r w:rsidR="009C6D42" w:rsidRPr="00933D6F">
        <w:rPr>
          <w:rFonts w:hint="eastAsia"/>
          <w:kern w:val="0"/>
        </w:rPr>
        <w:t>.</w:t>
      </w:r>
    </w:p>
    <w:p w14:paraId="0D92731F" w14:textId="48AD6F95" w:rsidR="00B83D4B" w:rsidRPr="00933D6F" w:rsidRDefault="00E63701" w:rsidP="00A2667E">
      <w:pPr>
        <w:pStyle w:val="BKLH3-1"/>
        <w:ind w:left="1702" w:hanging="851"/>
        <w:outlineLvl w:val="9"/>
        <w:rPr>
          <w:szCs w:val="22"/>
        </w:rPr>
      </w:pPr>
      <w:bookmarkStart w:id="247" w:name="_Toc522060206"/>
      <w:r>
        <w:rPr>
          <w:rFonts w:hint="eastAsia"/>
          <w:szCs w:val="22"/>
        </w:rPr>
        <w:t>매도인</w:t>
      </w:r>
      <w:r w:rsidR="00D90118" w:rsidRPr="00933D6F">
        <w:rPr>
          <w:rFonts w:hint="eastAsia"/>
          <w:szCs w:val="22"/>
        </w:rPr>
        <w:t>에</w:t>
      </w:r>
      <w:r w:rsidR="00D90118" w:rsidRPr="00933D6F">
        <w:rPr>
          <w:rFonts w:hint="eastAsia"/>
          <w:szCs w:val="22"/>
        </w:rPr>
        <w:t xml:space="preserve"> </w:t>
      </w:r>
      <w:r w:rsidR="00D90118" w:rsidRPr="00933D6F">
        <w:rPr>
          <w:rFonts w:hint="eastAsia"/>
          <w:szCs w:val="22"/>
        </w:rPr>
        <w:t>대하여</w:t>
      </w:r>
      <w:r w:rsidR="00F6406B" w:rsidRPr="00933D6F">
        <w:rPr>
          <w:rFonts w:hint="eastAsia"/>
          <w:szCs w:val="22"/>
        </w:rPr>
        <w:t xml:space="preserve"> </w:t>
      </w:r>
      <w:r w:rsidR="00B83D4B" w:rsidRPr="00933D6F">
        <w:rPr>
          <w:szCs w:val="22"/>
        </w:rPr>
        <w:br/>
      </w:r>
      <w:r w:rsidR="00D90118" w:rsidRPr="00933D6F">
        <w:rPr>
          <w:szCs w:val="22"/>
        </w:rPr>
        <w:br/>
      </w:r>
      <w:r w:rsidR="00B83D4B" w:rsidRPr="00933D6F">
        <w:rPr>
          <w:szCs w:val="22"/>
        </w:rPr>
        <w:t>주소</w:t>
      </w:r>
      <w:r w:rsidR="00B83D4B" w:rsidRPr="00933D6F">
        <w:rPr>
          <w:szCs w:val="22"/>
        </w:rPr>
        <w:t xml:space="preserve">: </w:t>
      </w:r>
      <w:r w:rsidR="00940E4E">
        <w:rPr>
          <w:rFonts w:hint="eastAsia"/>
        </w:rPr>
        <w:t>서울특별시</w:t>
      </w:r>
      <w:r w:rsidR="00940E4E">
        <w:rPr>
          <w:rFonts w:hint="eastAsia"/>
        </w:rPr>
        <w:t xml:space="preserve"> </w:t>
      </w:r>
      <w:r w:rsidR="00940E4E">
        <w:rPr>
          <w:rFonts w:hint="eastAsia"/>
        </w:rPr>
        <w:t>송파구</w:t>
      </w:r>
      <w:r w:rsidR="00940E4E">
        <w:rPr>
          <w:rFonts w:hint="eastAsia"/>
        </w:rPr>
        <w:t xml:space="preserve"> </w:t>
      </w:r>
      <w:r w:rsidR="00940E4E">
        <w:rPr>
          <w:rFonts w:hint="eastAsia"/>
        </w:rPr>
        <w:t>송파대로</w:t>
      </w:r>
      <w:r w:rsidR="00940E4E">
        <w:rPr>
          <w:rFonts w:hint="eastAsia"/>
        </w:rPr>
        <w:t xml:space="preserve"> 345, 314</w:t>
      </w:r>
      <w:r w:rsidR="00940E4E">
        <w:rPr>
          <w:rFonts w:hint="eastAsia"/>
        </w:rPr>
        <w:t>동</w:t>
      </w:r>
      <w:r w:rsidR="00940E4E">
        <w:rPr>
          <w:rFonts w:hint="eastAsia"/>
        </w:rPr>
        <w:t xml:space="preserve"> 2901</w:t>
      </w:r>
      <w:r w:rsidR="00940E4E">
        <w:rPr>
          <w:rFonts w:hint="eastAsia"/>
        </w:rPr>
        <w:t>호</w:t>
      </w:r>
      <w:r w:rsidR="00940E4E">
        <w:rPr>
          <w:rFonts w:hint="eastAsia"/>
        </w:rPr>
        <w:t>(</w:t>
      </w:r>
      <w:r w:rsidR="00940E4E">
        <w:rPr>
          <w:rFonts w:hint="eastAsia"/>
        </w:rPr>
        <w:t>가락동</w:t>
      </w:r>
      <w:r w:rsidR="00940E4E">
        <w:rPr>
          <w:rFonts w:hint="eastAsia"/>
        </w:rPr>
        <w:t xml:space="preserve">, </w:t>
      </w:r>
      <w:r w:rsidR="00940E4E">
        <w:rPr>
          <w:rFonts w:hint="eastAsia"/>
        </w:rPr>
        <w:t>헬리오시티</w:t>
      </w:r>
      <w:r w:rsidR="00940E4E">
        <w:rPr>
          <w:rFonts w:hint="eastAsia"/>
        </w:rPr>
        <w:t>)</w:t>
      </w:r>
      <w:r w:rsidR="00940E4E" w:rsidRPr="00933D6F" w:rsidDel="00940E4E">
        <w:rPr>
          <w:rFonts w:hint="eastAsia"/>
        </w:rPr>
        <w:t xml:space="preserve"> </w:t>
      </w:r>
      <w:r w:rsidR="00B83D4B" w:rsidRPr="00933D6F">
        <w:rPr>
          <w:szCs w:val="22"/>
        </w:rPr>
        <w:br/>
      </w:r>
      <w:r w:rsidR="00B83D4B" w:rsidRPr="00933D6F">
        <w:rPr>
          <w:szCs w:val="22"/>
        </w:rPr>
        <w:t>이메일</w:t>
      </w:r>
      <w:r w:rsidR="00B83D4B" w:rsidRPr="00933D6F">
        <w:rPr>
          <w:szCs w:val="22"/>
        </w:rPr>
        <w:t xml:space="preserve">: </w:t>
      </w:r>
      <w:r w:rsidR="00223BA3">
        <w:rPr>
          <w:rFonts w:eastAsia="바탕체" w:hint="eastAsia"/>
        </w:rPr>
        <w:t>이</w:t>
      </w:r>
      <w:r w:rsidR="00C67D9F">
        <w:rPr>
          <w:rFonts w:eastAsia="바탕체" w:hint="eastAsia"/>
        </w:rPr>
        <w:t>종근</w:t>
      </w:r>
      <w:r w:rsidR="00223BA3">
        <w:rPr>
          <w:rFonts w:eastAsia="바탕체" w:hint="eastAsia"/>
        </w:rPr>
        <w:t xml:space="preserve"> &lt;</w:t>
      </w:r>
      <w:r w:rsidR="002479B5" w:rsidRPr="002479B5">
        <w:rPr>
          <w:rFonts w:eastAsia="바탕체"/>
        </w:rPr>
        <w:t>hyk0552@naver.com</w:t>
      </w:r>
      <w:r w:rsidR="00223BA3">
        <w:rPr>
          <w:rFonts w:eastAsia="바탕체" w:hint="eastAsia"/>
        </w:rPr>
        <w:t>&gt;</w:t>
      </w:r>
      <w:r w:rsidR="00223BA3" w:rsidDel="00223BA3">
        <w:rPr>
          <w:rFonts w:hint="eastAsia"/>
          <w:szCs w:val="22"/>
        </w:rPr>
        <w:t xml:space="preserve"> </w:t>
      </w:r>
      <w:r w:rsidR="00B83D4B" w:rsidRPr="00933D6F">
        <w:rPr>
          <w:szCs w:val="22"/>
        </w:rPr>
        <w:br/>
      </w:r>
    </w:p>
    <w:p w14:paraId="46572B93" w14:textId="1F5A262E" w:rsidR="00B83D4B" w:rsidRPr="004D1485" w:rsidRDefault="00B83D4B" w:rsidP="00A11342">
      <w:pPr>
        <w:pStyle w:val="BKLH3-1"/>
        <w:ind w:left="1702" w:hanging="851"/>
        <w:outlineLvl w:val="9"/>
        <w:rPr>
          <w:szCs w:val="22"/>
        </w:rPr>
      </w:pPr>
      <w:r w:rsidRPr="004D1485">
        <w:rPr>
          <w:szCs w:val="22"/>
        </w:rPr>
        <w:t>매수인</w:t>
      </w:r>
      <w:r w:rsidR="00D90118" w:rsidRPr="004D1485">
        <w:rPr>
          <w:rFonts w:hint="eastAsia"/>
          <w:szCs w:val="22"/>
        </w:rPr>
        <w:t>에</w:t>
      </w:r>
      <w:r w:rsidR="00D90118" w:rsidRPr="004D1485">
        <w:rPr>
          <w:rFonts w:hint="eastAsia"/>
          <w:szCs w:val="22"/>
        </w:rPr>
        <w:t xml:space="preserve"> </w:t>
      </w:r>
      <w:r w:rsidR="00D90118" w:rsidRPr="004D1485">
        <w:rPr>
          <w:rFonts w:hint="eastAsia"/>
          <w:szCs w:val="22"/>
        </w:rPr>
        <w:t>대하여</w:t>
      </w:r>
      <w:r w:rsidR="00D90118" w:rsidRPr="004D1485">
        <w:rPr>
          <w:szCs w:val="22"/>
        </w:rPr>
        <w:br/>
      </w:r>
      <w:bookmarkStart w:id="248" w:name="_Hlk199949931"/>
      <w:r w:rsidRPr="004D1485">
        <w:rPr>
          <w:szCs w:val="22"/>
        </w:rPr>
        <w:br/>
      </w:r>
      <w:r w:rsidRPr="004D1485">
        <w:rPr>
          <w:szCs w:val="22"/>
        </w:rPr>
        <w:t>주소</w:t>
      </w:r>
      <w:r w:rsidRPr="004D1485">
        <w:rPr>
          <w:szCs w:val="22"/>
        </w:rPr>
        <w:t xml:space="preserve">: </w:t>
      </w:r>
      <w:r w:rsidR="001A4CB5">
        <w:rPr>
          <w:rFonts w:hint="eastAsia"/>
          <w:szCs w:val="22"/>
        </w:rPr>
        <w:t>[</w:t>
      </w:r>
      <w:r w:rsidR="001A4CB5" w:rsidRPr="00C67D9F">
        <w:rPr>
          <w:rFonts w:hint="eastAsia"/>
          <w:szCs w:val="22"/>
          <w:highlight w:val="yellow"/>
        </w:rPr>
        <w:t>SPC</w:t>
      </w:r>
      <w:r w:rsidR="001A4CB5">
        <w:rPr>
          <w:rFonts w:hint="eastAsia"/>
          <w:szCs w:val="22"/>
        </w:rPr>
        <w:t>]</w:t>
      </w:r>
      <w:r w:rsidRPr="004D1485">
        <w:rPr>
          <w:szCs w:val="22"/>
        </w:rPr>
        <w:br/>
      </w:r>
      <w:r w:rsidRPr="004D1485">
        <w:rPr>
          <w:szCs w:val="22"/>
        </w:rPr>
        <w:t>이메일</w:t>
      </w:r>
      <w:r w:rsidRPr="004D1485">
        <w:rPr>
          <w:szCs w:val="22"/>
        </w:rPr>
        <w:t xml:space="preserve">: </w:t>
      </w:r>
      <w:r w:rsidR="00AA2E9F">
        <w:rPr>
          <w:rFonts w:hint="eastAsia"/>
          <w:szCs w:val="22"/>
        </w:rPr>
        <w:t>임영훈</w:t>
      </w:r>
      <w:r w:rsidR="00AA2E9F">
        <w:rPr>
          <w:rFonts w:hint="eastAsia"/>
          <w:szCs w:val="22"/>
        </w:rPr>
        <w:t xml:space="preserve"> &lt;zoazoadazoa@naver.com&gt;</w:t>
      </w:r>
      <w:r w:rsidRPr="004D1485">
        <w:rPr>
          <w:szCs w:val="22"/>
        </w:rPr>
        <w:br/>
      </w:r>
      <w:r w:rsidRPr="004D1485">
        <w:rPr>
          <w:szCs w:val="22"/>
        </w:rPr>
        <w:t>참조</w:t>
      </w:r>
      <w:r w:rsidRPr="004D1485">
        <w:rPr>
          <w:szCs w:val="22"/>
        </w:rPr>
        <w:t xml:space="preserve">: </w:t>
      </w:r>
      <w:r w:rsidR="00582FE2">
        <w:rPr>
          <w:rFonts w:eastAsia="바탕체" w:hint="eastAsia"/>
        </w:rPr>
        <w:t>정중교</w:t>
      </w:r>
      <w:r w:rsidR="00582FE2">
        <w:rPr>
          <w:rFonts w:eastAsia="바탕체" w:hint="eastAsia"/>
        </w:rPr>
        <w:t xml:space="preserve"> &lt;mocdos@gmail.com&gt;</w:t>
      </w:r>
      <w:r w:rsidR="00582FE2" w:rsidRPr="004D1485" w:rsidDel="00582FE2">
        <w:rPr>
          <w:szCs w:val="22"/>
        </w:rPr>
        <w:t xml:space="preserve"> </w:t>
      </w:r>
      <w:bookmarkEnd w:id="248"/>
    </w:p>
    <w:p w14:paraId="192F92E7" w14:textId="2C9FFC0B" w:rsidR="00024235" w:rsidRPr="00933D6F" w:rsidRDefault="00024235" w:rsidP="008843A4">
      <w:pPr>
        <w:pStyle w:val="BKLH2-11"/>
        <w:rPr>
          <w:rFonts w:cs="Times New Roman"/>
          <w:szCs w:val="22"/>
        </w:rPr>
      </w:pPr>
      <w:bookmarkStart w:id="249" w:name="_DV_M235"/>
      <w:bookmarkStart w:id="250" w:name="_DV_M236"/>
      <w:bookmarkStart w:id="251" w:name="_DV_M237"/>
      <w:bookmarkStart w:id="252" w:name="_DV_M238"/>
      <w:bookmarkStart w:id="253" w:name="_DV_M239"/>
      <w:bookmarkStart w:id="254" w:name="_DV_M240"/>
      <w:bookmarkStart w:id="255" w:name="_Toc58933223"/>
      <w:bookmarkEnd w:id="247"/>
      <w:bookmarkEnd w:id="249"/>
      <w:bookmarkEnd w:id="250"/>
      <w:bookmarkEnd w:id="251"/>
      <w:bookmarkEnd w:id="252"/>
      <w:bookmarkEnd w:id="253"/>
      <w:bookmarkEnd w:id="254"/>
      <w:r w:rsidRPr="00933D6F">
        <w:rPr>
          <w:rFonts w:cs="Times New Roman"/>
          <w:szCs w:val="22"/>
        </w:rPr>
        <w:t>가분성</w:t>
      </w:r>
      <w:bookmarkEnd w:id="255"/>
      <w:r w:rsidR="0052250B">
        <w:rPr>
          <w:rFonts w:cs="Times New Roman" w:hint="eastAsia"/>
          <w:szCs w:val="22"/>
        </w:rPr>
        <w:t>.</w:t>
      </w:r>
    </w:p>
    <w:p w14:paraId="51235BFE" w14:textId="77777777" w:rsidR="00024235" w:rsidRPr="00933D6F" w:rsidRDefault="00024235" w:rsidP="008843A4">
      <w:pPr>
        <w:pStyle w:val="BKLBodyText"/>
        <w:rPr>
          <w:rFonts w:cs="Times New Roman"/>
          <w:szCs w:val="22"/>
          <w:lang w:val="ko-KR"/>
        </w:rPr>
      </w:pPr>
      <w:r w:rsidRPr="00933D6F">
        <w:rPr>
          <w:rFonts w:cs="Times New Roman"/>
          <w:szCs w:val="22"/>
          <w:lang w:val="ko-KR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계약의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어느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규정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  <w:lang w:val="ko-KR"/>
        </w:rPr>
        <w:t>문장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  <w:lang w:val="ko-KR"/>
        </w:rPr>
        <w:t>문구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일부를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포함</w:t>
      </w:r>
      <w:r w:rsidRPr="00933D6F">
        <w:rPr>
          <w:rFonts w:cs="Times New Roman"/>
          <w:szCs w:val="22"/>
        </w:rPr>
        <w:t>)</w:t>
      </w:r>
      <w:r w:rsidRPr="00933D6F">
        <w:rPr>
          <w:rFonts w:cs="Times New Roman"/>
          <w:szCs w:val="22"/>
          <w:lang w:val="ko-KR"/>
        </w:rPr>
        <w:t>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무효이거나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집행이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불가능하게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경우에도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다른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규정의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효력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집행가능성에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영향을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주지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아니하며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  <w:lang w:val="ko-KR"/>
        </w:rPr>
        <w:t>무효</w:t>
      </w:r>
      <w:r w:rsidRPr="00933D6F">
        <w:rPr>
          <w:rFonts w:cs="Times New Roman"/>
          <w:szCs w:val="22"/>
          <w:lang w:val="ko-KR"/>
        </w:rPr>
        <w:t xml:space="preserve">, </w:t>
      </w:r>
      <w:r w:rsidRPr="00933D6F">
        <w:rPr>
          <w:rFonts w:cs="Times New Roman"/>
          <w:szCs w:val="22"/>
          <w:lang w:val="ko-KR"/>
        </w:rPr>
        <w:t>위법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기타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집행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불가능한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규정들은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당사자들이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별도의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조치를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취하지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않는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경우에도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그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조항의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원래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내용과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취지에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가능한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근접하면서도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무효</w:t>
      </w:r>
      <w:r w:rsidRPr="00933D6F">
        <w:rPr>
          <w:rFonts w:cs="Times New Roman"/>
          <w:szCs w:val="22"/>
          <w:lang w:val="ko-KR"/>
        </w:rPr>
        <w:t xml:space="preserve">, </w:t>
      </w:r>
      <w:r w:rsidRPr="00933D6F">
        <w:rPr>
          <w:rFonts w:cs="Times New Roman"/>
          <w:szCs w:val="22"/>
          <w:lang w:val="ko-KR"/>
        </w:rPr>
        <w:t>위법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기타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집행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불가능하지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않은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내용으로</w:t>
      </w:r>
      <w:r w:rsidRPr="00933D6F">
        <w:rPr>
          <w:rFonts w:cs="Times New Roman"/>
          <w:szCs w:val="22"/>
          <w:lang w:val="ko-KR"/>
        </w:rPr>
        <w:t xml:space="preserve"> </w:t>
      </w:r>
      <w:r w:rsidRPr="00933D6F">
        <w:rPr>
          <w:rFonts w:cs="Times New Roman"/>
          <w:szCs w:val="22"/>
          <w:lang w:val="ko-KR"/>
        </w:rPr>
        <w:t>대체된다</w:t>
      </w:r>
      <w:r w:rsidRPr="00933D6F">
        <w:rPr>
          <w:rFonts w:cs="Times New Roman"/>
          <w:szCs w:val="22"/>
          <w:lang w:val="ko-KR"/>
        </w:rPr>
        <w:t>.</w:t>
      </w:r>
    </w:p>
    <w:p w14:paraId="548D0254" w14:textId="740758D8" w:rsidR="00022BB7" w:rsidRPr="00933D6F" w:rsidRDefault="00022BB7" w:rsidP="00022BB7">
      <w:pPr>
        <w:pStyle w:val="BKLH2-11"/>
        <w:rPr>
          <w:szCs w:val="22"/>
        </w:rPr>
      </w:pPr>
      <w:bookmarkStart w:id="256" w:name="_Toc528823087"/>
      <w:bookmarkStart w:id="257" w:name="_Toc140132514"/>
      <w:bookmarkStart w:id="258" w:name="_Hlk199950056"/>
      <w:bookmarkStart w:id="259" w:name="_Hlk199949990"/>
      <w:r w:rsidRPr="00933D6F">
        <w:rPr>
          <w:rFonts w:hint="eastAsia"/>
          <w:szCs w:val="22"/>
        </w:rPr>
        <w:t>제</w:t>
      </w:r>
      <w:r w:rsidRPr="00933D6F">
        <w:rPr>
          <w:rFonts w:hint="eastAsia"/>
          <w:szCs w:val="22"/>
        </w:rPr>
        <w:t>3</w:t>
      </w:r>
      <w:r w:rsidRPr="00933D6F">
        <w:rPr>
          <w:rFonts w:hint="eastAsia"/>
          <w:szCs w:val="22"/>
        </w:rPr>
        <w:t>수익자의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부존재</w:t>
      </w:r>
      <w:bookmarkEnd w:id="256"/>
      <w:bookmarkEnd w:id="257"/>
      <w:r w:rsidR="0052250B">
        <w:rPr>
          <w:rFonts w:hint="eastAsia"/>
          <w:szCs w:val="22"/>
        </w:rPr>
        <w:t>.</w:t>
      </w:r>
    </w:p>
    <w:p w14:paraId="409F2F4D" w14:textId="77777777" w:rsidR="00022BB7" w:rsidRPr="00933D6F" w:rsidRDefault="00022BB7" w:rsidP="00022BB7">
      <w:pPr>
        <w:pStyle w:val="BKLBodyText"/>
        <w:rPr>
          <w:szCs w:val="22"/>
        </w:rPr>
      </w:pPr>
      <w:r w:rsidRPr="00933D6F">
        <w:rPr>
          <w:rFonts w:hint="eastAsia"/>
          <w:szCs w:val="22"/>
        </w:rPr>
        <w:t>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계약은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당사자들을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구속하며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이들을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위하여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효력을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가진다</w:t>
      </w:r>
      <w:r w:rsidRPr="00933D6F">
        <w:rPr>
          <w:rFonts w:hint="eastAsia"/>
          <w:szCs w:val="22"/>
        </w:rPr>
        <w:t>.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명시적으로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포함된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경우를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제외하고</w:t>
      </w:r>
      <w:r w:rsidRPr="00933D6F">
        <w:rPr>
          <w:rFonts w:hint="eastAsia"/>
          <w:szCs w:val="22"/>
        </w:rPr>
        <w:t>,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계약상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어떠한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사항도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당사자들을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제외한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제</w:t>
      </w:r>
      <w:r w:rsidRPr="00933D6F">
        <w:rPr>
          <w:rFonts w:hint="eastAsia"/>
          <w:szCs w:val="22"/>
        </w:rPr>
        <w:t>3</w:t>
      </w:r>
      <w:r w:rsidRPr="00933D6F">
        <w:rPr>
          <w:rFonts w:hint="eastAsia"/>
          <w:szCs w:val="22"/>
        </w:rPr>
        <w:t>자에게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어떠한</w:t>
      </w:r>
      <w:r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권리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구제수단을</w:t>
      </w:r>
      <w:r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부여하</w:t>
      </w:r>
      <w:r w:rsidRPr="00933D6F">
        <w:rPr>
          <w:rFonts w:hint="eastAsia"/>
          <w:szCs w:val="22"/>
        </w:rPr>
        <w:t>거나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어떤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의무를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발생시키지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아니한다</w:t>
      </w:r>
      <w:r w:rsidRPr="00933D6F">
        <w:rPr>
          <w:szCs w:val="22"/>
        </w:rPr>
        <w:t>.</w:t>
      </w:r>
    </w:p>
    <w:p w14:paraId="641E4A1B" w14:textId="6C286270" w:rsidR="00024235" w:rsidRPr="00933D6F" w:rsidRDefault="00024235" w:rsidP="008843A4">
      <w:pPr>
        <w:pStyle w:val="BKLH2-11"/>
        <w:rPr>
          <w:rFonts w:cs="Times New Roman"/>
          <w:szCs w:val="22"/>
        </w:rPr>
      </w:pPr>
      <w:bookmarkStart w:id="260" w:name="_Toc58933224"/>
      <w:r w:rsidRPr="00933D6F">
        <w:rPr>
          <w:rFonts w:cs="Times New Roman"/>
          <w:szCs w:val="22"/>
        </w:rPr>
        <w:t>복본</w:t>
      </w:r>
      <w:bookmarkEnd w:id="260"/>
      <w:r w:rsidR="0052250B">
        <w:rPr>
          <w:rFonts w:cs="Times New Roman" w:hint="eastAsia"/>
          <w:szCs w:val="22"/>
        </w:rPr>
        <w:t>.</w:t>
      </w:r>
    </w:p>
    <w:p w14:paraId="790DD4C2" w14:textId="77777777" w:rsidR="00024235" w:rsidRPr="00933D6F" w:rsidRDefault="00024235" w:rsidP="00D90118">
      <w:pPr>
        <w:pStyle w:val="BKLH3-1"/>
        <w:outlineLvl w:val="9"/>
        <w:rPr>
          <w:szCs w:val="22"/>
        </w:rPr>
      </w:pPr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수개의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복본으로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체결되며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각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복본은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원본으로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간주된다</w:t>
      </w:r>
      <w:r w:rsidRPr="00933D6F">
        <w:rPr>
          <w:szCs w:val="22"/>
        </w:rPr>
        <w:t xml:space="preserve">. </w:t>
      </w:r>
    </w:p>
    <w:p w14:paraId="22A80659" w14:textId="54789471" w:rsidR="00D90118" w:rsidRPr="00933D6F" w:rsidRDefault="00D90118" w:rsidP="00D90118">
      <w:pPr>
        <w:pStyle w:val="BKLH3-1"/>
        <w:outlineLvl w:val="9"/>
        <w:rPr>
          <w:szCs w:val="22"/>
        </w:rPr>
      </w:pPr>
      <w:r w:rsidRPr="00933D6F">
        <w:rPr>
          <w:rFonts w:hint="eastAsia"/>
          <w:kern w:val="0"/>
        </w:rPr>
        <w:lastRenderedPageBreak/>
        <w:t>본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계약은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당사자들이</w:t>
      </w:r>
      <w:r w:rsidRPr="00933D6F">
        <w:rPr>
          <w:rFonts w:hint="eastAsia"/>
          <w:kern w:val="0"/>
        </w:rPr>
        <w:t xml:space="preserve"> </w:t>
      </w:r>
      <w:r w:rsidR="00961F57" w:rsidRPr="00933D6F">
        <w:rPr>
          <w:rFonts w:hint="eastAsia"/>
          <w:kern w:val="0"/>
        </w:rPr>
        <w:t>기명날인</w:t>
      </w:r>
      <w:r w:rsidR="00961F57" w:rsidRPr="00933D6F">
        <w:rPr>
          <w:rFonts w:hint="eastAsia"/>
          <w:kern w:val="0"/>
        </w:rPr>
        <w:t xml:space="preserve"> </w:t>
      </w:r>
      <w:r w:rsidR="00961F57" w:rsidRPr="00933D6F">
        <w:rPr>
          <w:rFonts w:hint="eastAsia"/>
          <w:kern w:val="0"/>
        </w:rPr>
        <w:t>페이지를</w:t>
      </w:r>
      <w:r w:rsidRPr="00933D6F">
        <w:rPr>
          <w:rFonts w:hint="eastAsia"/>
          <w:kern w:val="0"/>
        </w:rPr>
        <w:t xml:space="preserve"> </w:t>
      </w:r>
      <w:r w:rsidR="00022BB7" w:rsidRPr="00933D6F">
        <w:rPr>
          <w:rFonts w:hint="eastAsia"/>
          <w:kern w:val="0"/>
        </w:rPr>
        <w:t>이메일</w:t>
      </w:r>
      <w:r w:rsidRPr="00933D6F">
        <w:rPr>
          <w:rFonts w:hint="eastAsia"/>
          <w:kern w:val="0"/>
        </w:rPr>
        <w:t>)</w:t>
      </w:r>
      <w:r w:rsidR="00961F57" w:rsidRPr="00933D6F">
        <w:rPr>
          <w:kern w:val="0"/>
        </w:rPr>
        <w:t xml:space="preserve"> </w:t>
      </w:r>
      <w:r w:rsidRPr="00933D6F">
        <w:rPr>
          <w:rFonts w:hint="eastAsia"/>
          <w:kern w:val="0"/>
        </w:rPr>
        <w:t>또는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기타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전자적으로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전송하는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방식으로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서로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교환함으로써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체결될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수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있다</w:t>
      </w:r>
      <w:r w:rsidRPr="00933D6F">
        <w:rPr>
          <w:rFonts w:hint="eastAsia"/>
          <w:kern w:val="0"/>
        </w:rPr>
        <w:t xml:space="preserve">. </w:t>
      </w:r>
      <w:r w:rsidRPr="00933D6F">
        <w:rPr>
          <w:rFonts w:hint="eastAsia"/>
          <w:kern w:val="0"/>
        </w:rPr>
        <w:t>본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항에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따라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전자적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전송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방식으로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교환된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각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기명날인</w:t>
      </w:r>
      <w:r w:rsidR="00961F57" w:rsidRPr="00933D6F">
        <w:rPr>
          <w:rFonts w:hint="eastAsia"/>
          <w:kern w:val="0"/>
        </w:rPr>
        <w:t xml:space="preserve"> </w:t>
      </w:r>
      <w:r w:rsidR="00961F57" w:rsidRPr="00933D6F">
        <w:rPr>
          <w:rFonts w:hint="eastAsia"/>
          <w:kern w:val="0"/>
        </w:rPr>
        <w:t>페이지는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본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계약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체결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목적상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원본으로</w:t>
      </w:r>
      <w:r w:rsidRPr="00933D6F">
        <w:rPr>
          <w:rFonts w:hint="eastAsia"/>
          <w:kern w:val="0"/>
        </w:rPr>
        <w:t xml:space="preserve"> </w:t>
      </w:r>
      <w:r w:rsidRPr="00933D6F">
        <w:rPr>
          <w:rFonts w:hint="eastAsia"/>
          <w:kern w:val="0"/>
        </w:rPr>
        <w:t>간주된다</w:t>
      </w:r>
      <w:r w:rsidRPr="00933D6F">
        <w:rPr>
          <w:rFonts w:hint="eastAsia"/>
          <w:kern w:val="0"/>
        </w:rPr>
        <w:t>.</w:t>
      </w:r>
      <w:bookmarkEnd w:id="258"/>
    </w:p>
    <w:p w14:paraId="23083F27" w14:textId="379BA3C3" w:rsidR="00024235" w:rsidRPr="00933D6F" w:rsidRDefault="00024235" w:rsidP="008843A4">
      <w:pPr>
        <w:pStyle w:val="BKLH2-11"/>
        <w:rPr>
          <w:rFonts w:cs="Times New Roman"/>
          <w:szCs w:val="22"/>
        </w:rPr>
      </w:pPr>
      <w:bookmarkStart w:id="261" w:name="_Toc58933225"/>
      <w:r w:rsidRPr="00933D6F">
        <w:rPr>
          <w:rFonts w:cs="Times New Roman"/>
          <w:szCs w:val="22"/>
        </w:rPr>
        <w:t>준거법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분쟁해결</w:t>
      </w:r>
      <w:bookmarkEnd w:id="261"/>
      <w:r w:rsidR="00F85748">
        <w:rPr>
          <w:rFonts w:cs="Times New Roman" w:hint="eastAsia"/>
          <w:szCs w:val="22"/>
        </w:rPr>
        <w:t>.</w:t>
      </w:r>
    </w:p>
    <w:p w14:paraId="0E6B8533" w14:textId="77777777" w:rsidR="00024235" w:rsidRPr="00933D6F" w:rsidRDefault="00024235" w:rsidP="00A2667E">
      <w:pPr>
        <w:pStyle w:val="BKLH3-1"/>
        <w:outlineLvl w:val="9"/>
        <w:rPr>
          <w:szCs w:val="22"/>
        </w:rPr>
      </w:pPr>
      <w:bookmarkStart w:id="262" w:name="_Toc522060212"/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준거법은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대한민국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법률로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한다</w:t>
      </w:r>
      <w:r w:rsidRPr="00933D6F">
        <w:rPr>
          <w:szCs w:val="22"/>
        </w:rPr>
        <w:t>.</w:t>
      </w:r>
      <w:bookmarkEnd w:id="262"/>
    </w:p>
    <w:p w14:paraId="4DE1BAB0" w14:textId="77777777" w:rsidR="00024235" w:rsidRDefault="00024235" w:rsidP="00A2667E">
      <w:pPr>
        <w:pStyle w:val="BKLH3-1"/>
        <w:outlineLvl w:val="9"/>
        <w:rPr>
          <w:szCs w:val="22"/>
        </w:rPr>
      </w:pPr>
      <w:bookmarkStart w:id="263" w:name="_Toc522060213"/>
      <w:r w:rsidRPr="00933D6F">
        <w:rPr>
          <w:szCs w:val="22"/>
        </w:rPr>
        <w:t>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관련하여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발생하는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모든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분쟁의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해결은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서울중앙지방법원을</w:t>
      </w:r>
      <w:r w:rsidRPr="00933D6F">
        <w:rPr>
          <w:szCs w:val="22"/>
        </w:rPr>
        <w:t xml:space="preserve"> 1</w:t>
      </w:r>
      <w:r w:rsidRPr="00933D6F">
        <w:rPr>
          <w:szCs w:val="22"/>
        </w:rPr>
        <w:t>심의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전속적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관할법원으로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소송절차에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의한다</w:t>
      </w:r>
      <w:r w:rsidRPr="00933D6F">
        <w:rPr>
          <w:szCs w:val="22"/>
        </w:rPr>
        <w:t>.</w:t>
      </w:r>
      <w:bookmarkEnd w:id="263"/>
    </w:p>
    <w:p w14:paraId="41BC06EC" w14:textId="7FDD9F01" w:rsidR="007E23BD" w:rsidRPr="00933D6F" w:rsidRDefault="00A16987" w:rsidP="007E23BD">
      <w:pPr>
        <w:pStyle w:val="BKLH3-1"/>
        <w:outlineLvl w:val="9"/>
        <w:rPr>
          <w:szCs w:val="22"/>
        </w:rPr>
      </w:pPr>
      <w:r>
        <w:rPr>
          <w:rFonts w:hint="eastAsia"/>
          <w:szCs w:val="22"/>
        </w:rPr>
        <w:t>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계약과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관련하여</w:t>
      </w:r>
      <w:r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일방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당사자가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상대방에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대해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악의적으로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또는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괴롭힐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목적으로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소송</w:t>
      </w:r>
      <w:r w:rsidR="000E371A" w:rsidRPr="000E371A">
        <w:rPr>
          <w:rFonts w:hint="eastAsia"/>
          <w:szCs w:val="22"/>
        </w:rPr>
        <w:t xml:space="preserve">, </w:t>
      </w:r>
      <w:r w:rsidR="000E371A" w:rsidRPr="000E371A">
        <w:rPr>
          <w:rFonts w:hint="eastAsia"/>
          <w:szCs w:val="22"/>
        </w:rPr>
        <w:t>중재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또는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기타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법적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절차를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제기하는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경우</w:t>
      </w:r>
      <w:r w:rsidR="000E371A" w:rsidRPr="000E371A">
        <w:rPr>
          <w:rFonts w:hint="eastAsia"/>
          <w:szCs w:val="22"/>
        </w:rPr>
        <w:t xml:space="preserve">, </w:t>
      </w:r>
      <w:r w:rsidR="000E371A" w:rsidRPr="000E371A">
        <w:rPr>
          <w:rFonts w:hint="eastAsia"/>
          <w:szCs w:val="22"/>
        </w:rPr>
        <w:t>해당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당사자는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상대방이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입은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모든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손해</w:t>
      </w:r>
      <w:r w:rsidR="000E371A" w:rsidRPr="000E371A">
        <w:rPr>
          <w:rFonts w:hint="eastAsia"/>
          <w:szCs w:val="22"/>
        </w:rPr>
        <w:t>(</w:t>
      </w:r>
      <w:r w:rsidR="00E63701">
        <w:rPr>
          <w:rFonts w:hint="eastAsia"/>
          <w:szCs w:val="22"/>
        </w:rPr>
        <w:t>매도인</w:t>
      </w:r>
      <w:r w:rsidR="00A26CAB">
        <w:rPr>
          <w:rFonts w:hint="eastAsia"/>
          <w:szCs w:val="22"/>
        </w:rPr>
        <w:t>에게</w:t>
      </w:r>
      <w:r w:rsidR="00A26CAB">
        <w:rPr>
          <w:rFonts w:hint="eastAsia"/>
          <w:szCs w:val="22"/>
        </w:rPr>
        <w:t xml:space="preserve"> </w:t>
      </w:r>
      <w:r w:rsidR="00A26CAB">
        <w:rPr>
          <w:rFonts w:hint="eastAsia"/>
          <w:szCs w:val="22"/>
        </w:rPr>
        <w:t>발생하는</w:t>
      </w:r>
      <w:r w:rsidR="00A26CAB">
        <w:rPr>
          <w:rFonts w:hint="eastAsia"/>
          <w:szCs w:val="22"/>
        </w:rPr>
        <w:t xml:space="preserve"> </w:t>
      </w:r>
      <w:r w:rsidR="00A26CAB">
        <w:rPr>
          <w:rFonts w:hint="eastAsia"/>
          <w:szCs w:val="22"/>
        </w:rPr>
        <w:t>평판상의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손해</w:t>
      </w:r>
      <w:r w:rsidR="00EB119A">
        <w:rPr>
          <w:rFonts w:hint="eastAsia"/>
          <w:szCs w:val="22"/>
        </w:rPr>
        <w:t>를</w:t>
      </w:r>
      <w:r w:rsidR="00EB119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포함</w:t>
      </w:r>
      <w:r w:rsidR="00EB119A">
        <w:rPr>
          <w:rFonts w:hint="eastAsia"/>
          <w:szCs w:val="22"/>
        </w:rPr>
        <w:t>한다</w:t>
      </w:r>
      <w:r w:rsidR="000E371A" w:rsidRPr="000E371A">
        <w:rPr>
          <w:rFonts w:hint="eastAsia"/>
          <w:szCs w:val="22"/>
        </w:rPr>
        <w:t>)</w:t>
      </w:r>
      <w:r w:rsidR="000E371A" w:rsidRPr="000E371A">
        <w:rPr>
          <w:rFonts w:hint="eastAsia"/>
          <w:szCs w:val="22"/>
        </w:rPr>
        <w:t>를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배상하고</w:t>
      </w:r>
      <w:r w:rsidR="000E371A" w:rsidRPr="000E371A">
        <w:rPr>
          <w:rFonts w:hint="eastAsia"/>
          <w:szCs w:val="22"/>
        </w:rPr>
        <w:t xml:space="preserve">, </w:t>
      </w:r>
      <w:r w:rsidR="000E371A" w:rsidRPr="000E371A">
        <w:rPr>
          <w:rFonts w:hint="eastAsia"/>
          <w:szCs w:val="22"/>
        </w:rPr>
        <w:t>상대방의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법률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비용의</w:t>
      </w:r>
      <w:r w:rsidR="000E371A" w:rsidRPr="000E371A">
        <w:rPr>
          <w:rFonts w:hint="eastAsia"/>
          <w:szCs w:val="22"/>
        </w:rPr>
        <w:t xml:space="preserve"> 2</w:t>
      </w:r>
      <w:r w:rsidR="000E371A" w:rsidRPr="000E371A">
        <w:rPr>
          <w:rFonts w:hint="eastAsia"/>
          <w:szCs w:val="22"/>
        </w:rPr>
        <w:t>배에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해당하는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금액을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위약</w:t>
      </w:r>
      <w:r w:rsidR="00D12ED9">
        <w:rPr>
          <w:rFonts w:hint="eastAsia"/>
          <w:szCs w:val="22"/>
        </w:rPr>
        <w:t>벌로써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지급해야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한다</w:t>
      </w:r>
      <w:r w:rsidR="000E371A" w:rsidRPr="000E371A">
        <w:rPr>
          <w:rFonts w:hint="eastAsia"/>
          <w:szCs w:val="22"/>
        </w:rPr>
        <w:t xml:space="preserve">. </w:t>
      </w:r>
      <w:r w:rsidR="00D12ED9">
        <w:rPr>
          <w:rFonts w:hint="eastAsia"/>
          <w:szCs w:val="22"/>
        </w:rPr>
        <w:t>본</w:t>
      </w:r>
      <w:r w:rsidR="00D12ED9">
        <w:rPr>
          <w:rFonts w:hint="eastAsia"/>
          <w:szCs w:val="22"/>
        </w:rPr>
        <w:t xml:space="preserve"> </w:t>
      </w:r>
      <w:r w:rsidR="00D12ED9">
        <w:rPr>
          <w:rFonts w:hint="eastAsia"/>
          <w:szCs w:val="22"/>
        </w:rPr>
        <w:t>항에서</w:t>
      </w:r>
      <w:r w:rsidR="00D12ED9">
        <w:rPr>
          <w:rFonts w:hint="eastAsia"/>
          <w:szCs w:val="22"/>
        </w:rPr>
        <w:t xml:space="preserve"> </w:t>
      </w:r>
      <w:r w:rsidR="00D12ED9">
        <w:rPr>
          <w:szCs w:val="22"/>
        </w:rPr>
        <w:t>“</w:t>
      </w:r>
      <w:r w:rsidR="000E371A" w:rsidRPr="000E371A">
        <w:rPr>
          <w:rFonts w:hint="eastAsia"/>
          <w:szCs w:val="22"/>
        </w:rPr>
        <w:t>악의적</w:t>
      </w:r>
      <w:r w:rsidR="00D12ED9">
        <w:rPr>
          <w:szCs w:val="22"/>
        </w:rPr>
        <w:t>”</w:t>
      </w:r>
      <w:r w:rsidR="000E371A" w:rsidRPr="000E371A">
        <w:rPr>
          <w:rFonts w:hint="eastAsia"/>
          <w:szCs w:val="22"/>
        </w:rPr>
        <w:t>이란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합리적인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법적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근거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없이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상대방에게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압력을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가하거나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경제적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이익을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얻기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위한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목적으로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법적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절차를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이용하는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경우를</w:t>
      </w:r>
      <w:r w:rsidR="000E371A" w:rsidRPr="000E371A">
        <w:rPr>
          <w:rFonts w:hint="eastAsia"/>
          <w:szCs w:val="22"/>
        </w:rPr>
        <w:t xml:space="preserve"> </w:t>
      </w:r>
      <w:r w:rsidR="000E371A" w:rsidRPr="000E371A">
        <w:rPr>
          <w:rFonts w:hint="eastAsia"/>
          <w:szCs w:val="22"/>
        </w:rPr>
        <w:t>의미한다</w:t>
      </w:r>
      <w:r w:rsidR="000E371A" w:rsidRPr="000E371A">
        <w:rPr>
          <w:rFonts w:hint="eastAsia"/>
          <w:szCs w:val="22"/>
        </w:rPr>
        <w:t>.</w:t>
      </w:r>
      <w:bookmarkEnd w:id="259"/>
    </w:p>
    <w:p w14:paraId="5B7099DB" w14:textId="77777777" w:rsidR="008843A4" w:rsidRPr="00933D6F" w:rsidRDefault="008843A4" w:rsidP="008843A4">
      <w:pPr>
        <w:topLinePunct/>
        <w:spacing w:line="312" w:lineRule="auto"/>
        <w:rPr>
          <w:rFonts w:cs="Times New Roman"/>
          <w:szCs w:val="22"/>
        </w:rPr>
      </w:pPr>
      <w:bookmarkStart w:id="264" w:name="_DV_M226"/>
      <w:bookmarkStart w:id="265" w:name="_DV_M258"/>
      <w:bookmarkEnd w:id="264"/>
      <w:bookmarkEnd w:id="265"/>
    </w:p>
    <w:p w14:paraId="09CB407A" w14:textId="77777777" w:rsidR="008843A4" w:rsidRPr="00933D6F" w:rsidRDefault="008843A4" w:rsidP="008843A4">
      <w:pPr>
        <w:pStyle w:val="s0"/>
        <w:wordWrap w:val="0"/>
        <w:topLinePunct/>
        <w:snapToGrid w:val="0"/>
        <w:spacing w:line="312" w:lineRule="auto"/>
        <w:jc w:val="center"/>
        <w:rPr>
          <w:rFonts w:ascii="Times New Roman"/>
          <w:sz w:val="22"/>
          <w:szCs w:val="22"/>
        </w:rPr>
      </w:pPr>
      <w:r w:rsidRPr="00933D6F">
        <w:rPr>
          <w:rFonts w:ascii="Times New Roman"/>
          <w:sz w:val="22"/>
          <w:szCs w:val="22"/>
        </w:rPr>
        <w:t>[</w:t>
      </w:r>
      <w:r w:rsidRPr="00933D6F">
        <w:rPr>
          <w:rFonts w:ascii="Times New Roman"/>
          <w:sz w:val="22"/>
          <w:szCs w:val="22"/>
          <w:lang w:val="ko-KR"/>
        </w:rPr>
        <w:t>이하</w:t>
      </w:r>
      <w:r w:rsidRPr="00933D6F">
        <w:rPr>
          <w:rFonts w:ascii="Times New Roman"/>
          <w:sz w:val="22"/>
          <w:szCs w:val="22"/>
        </w:rPr>
        <w:t xml:space="preserve"> </w:t>
      </w:r>
      <w:r w:rsidRPr="00933D6F">
        <w:rPr>
          <w:rFonts w:ascii="Times New Roman"/>
          <w:sz w:val="22"/>
          <w:szCs w:val="22"/>
          <w:lang w:val="ko-KR"/>
        </w:rPr>
        <w:t>여백</w:t>
      </w:r>
      <w:r w:rsidRPr="00933D6F">
        <w:rPr>
          <w:rFonts w:ascii="Times New Roman"/>
          <w:sz w:val="22"/>
          <w:szCs w:val="22"/>
        </w:rPr>
        <w:t>]</w:t>
      </w:r>
    </w:p>
    <w:p w14:paraId="55753A99" w14:textId="77777777" w:rsidR="00C91E62" w:rsidRPr="00933D6F" w:rsidRDefault="00C91E62" w:rsidP="00F71099">
      <w:pPr>
        <w:wordWrap/>
        <w:adjustRightInd/>
        <w:snapToGrid/>
        <w:spacing w:line="240" w:lineRule="auto"/>
        <w:jc w:val="left"/>
        <w:rPr>
          <w:rFonts w:cs="Times New Roman"/>
          <w:szCs w:val="22"/>
          <w:lang w:val="ko-KR"/>
        </w:rPr>
        <w:sectPr w:rsidR="00C91E62" w:rsidRPr="00933D6F" w:rsidSect="005E32D3">
          <w:footerReference w:type="default" r:id="rId9"/>
          <w:pgSz w:w="11906" w:h="16838" w:code="9"/>
          <w:pgMar w:top="1701" w:right="1418" w:bottom="1701" w:left="1418" w:header="851" w:footer="851" w:gutter="0"/>
          <w:pgNumType w:start="1"/>
          <w:cols w:space="425"/>
          <w:docGrid w:type="lines" w:linePitch="380"/>
        </w:sectPr>
      </w:pPr>
    </w:p>
    <w:p w14:paraId="0D55D4DB" w14:textId="0150B937" w:rsidR="00B15CEE" w:rsidRPr="00933D6F" w:rsidRDefault="00A76EA4" w:rsidP="00B15CEE">
      <w:pPr>
        <w:spacing w:line="345" w:lineRule="atLeast"/>
        <w:rPr>
          <w:rFonts w:cs="Times New Roman"/>
          <w:szCs w:val="22"/>
        </w:rPr>
      </w:pPr>
      <w:r w:rsidRPr="00933D6F">
        <w:rPr>
          <w:rFonts w:cs="Times New Roman"/>
          <w:szCs w:val="22"/>
          <w:lang w:val="ko-KR"/>
        </w:rPr>
        <w:lastRenderedPageBreak/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계약의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성립을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증명하기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위하여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당사자들은</w:t>
      </w:r>
      <w:r w:rsidRPr="00933D6F">
        <w:rPr>
          <w:rFonts w:cs="Times New Roman"/>
          <w:szCs w:val="22"/>
        </w:rPr>
        <w:t xml:space="preserve"> </w:t>
      </w:r>
      <w:r w:rsidR="00B15CEE" w:rsidRPr="00933D6F">
        <w:rPr>
          <w:rFonts w:cs="Times New Roman"/>
          <w:szCs w:val="22"/>
        </w:rPr>
        <w:t>본</w:t>
      </w:r>
      <w:r w:rsidR="00B15CEE" w:rsidRPr="00933D6F">
        <w:rPr>
          <w:rFonts w:cs="Times New Roman"/>
          <w:szCs w:val="22"/>
        </w:rPr>
        <w:t xml:space="preserve"> </w:t>
      </w:r>
      <w:r w:rsidR="00B15CEE" w:rsidRPr="00933D6F">
        <w:rPr>
          <w:rFonts w:cs="Times New Roman"/>
          <w:szCs w:val="22"/>
        </w:rPr>
        <w:t>계약</w:t>
      </w:r>
      <w:r w:rsidR="00B15CEE" w:rsidRPr="00933D6F">
        <w:rPr>
          <w:rFonts w:cs="Times New Roman"/>
          <w:szCs w:val="22"/>
        </w:rPr>
        <w:t xml:space="preserve"> </w:t>
      </w:r>
      <w:r w:rsidR="00466A7A" w:rsidRPr="00933D6F">
        <w:rPr>
          <w:rFonts w:cs="Times New Roman"/>
          <w:szCs w:val="22"/>
        </w:rPr>
        <w:t>서</w:t>
      </w:r>
      <w:r w:rsidR="00B15CEE" w:rsidRPr="00933D6F">
        <w:rPr>
          <w:rFonts w:cs="Times New Roman"/>
          <w:szCs w:val="22"/>
        </w:rPr>
        <w:t>두에</w:t>
      </w:r>
      <w:r w:rsidR="00B15CEE" w:rsidRPr="00933D6F">
        <w:rPr>
          <w:rFonts w:cs="Times New Roman"/>
          <w:szCs w:val="22"/>
        </w:rPr>
        <w:t xml:space="preserve"> </w:t>
      </w:r>
      <w:r w:rsidR="00B15CEE" w:rsidRPr="00933D6F">
        <w:rPr>
          <w:rFonts w:cs="Times New Roman"/>
          <w:szCs w:val="22"/>
        </w:rPr>
        <w:t>기재된</w:t>
      </w:r>
      <w:r w:rsidR="00B15CEE" w:rsidRPr="00933D6F">
        <w:rPr>
          <w:rFonts w:cs="Times New Roman"/>
          <w:szCs w:val="22"/>
        </w:rPr>
        <w:t xml:space="preserve"> </w:t>
      </w:r>
      <w:r w:rsidR="00B15CEE" w:rsidRPr="00933D6F">
        <w:rPr>
          <w:rFonts w:cs="Times New Roman"/>
          <w:szCs w:val="22"/>
        </w:rPr>
        <w:t>일자에</w:t>
      </w:r>
      <w:r w:rsidR="00B15CEE" w:rsidRPr="00933D6F">
        <w:rPr>
          <w:rFonts w:cs="Times New Roman"/>
          <w:szCs w:val="22"/>
        </w:rPr>
        <w:t xml:space="preserve"> </w:t>
      </w:r>
      <w:r w:rsidR="001343C3" w:rsidRPr="00933D6F">
        <w:rPr>
          <w:rFonts w:cs="Times New Roman"/>
          <w:szCs w:val="22"/>
        </w:rPr>
        <w:t>본</w:t>
      </w:r>
      <w:r w:rsidR="001343C3" w:rsidRPr="00933D6F">
        <w:rPr>
          <w:rFonts w:cs="Times New Roman"/>
          <w:szCs w:val="22"/>
        </w:rPr>
        <w:t xml:space="preserve"> </w:t>
      </w:r>
      <w:r w:rsidR="00B15CEE" w:rsidRPr="00933D6F">
        <w:rPr>
          <w:rFonts w:cs="Times New Roman"/>
          <w:szCs w:val="22"/>
        </w:rPr>
        <w:t>계약</w:t>
      </w:r>
      <w:r w:rsidR="006E58B0" w:rsidRPr="00933D6F">
        <w:rPr>
          <w:rFonts w:cs="Times New Roman"/>
          <w:szCs w:val="22"/>
        </w:rPr>
        <w:t>서를</w:t>
      </w:r>
      <w:r w:rsidR="006E58B0" w:rsidRPr="00933D6F">
        <w:rPr>
          <w:rFonts w:cs="Times New Roman"/>
          <w:szCs w:val="22"/>
        </w:rPr>
        <w:t xml:space="preserve"> </w:t>
      </w:r>
      <w:r w:rsidR="000633C4">
        <w:rPr>
          <w:rFonts w:cs="Times New Roman" w:hint="eastAsia"/>
          <w:szCs w:val="22"/>
        </w:rPr>
        <w:t>2</w:t>
      </w:r>
      <w:r w:rsidR="006E58B0" w:rsidRPr="00933D6F">
        <w:rPr>
          <w:rFonts w:cs="Times New Roman"/>
          <w:szCs w:val="22"/>
        </w:rPr>
        <w:t>부</w:t>
      </w:r>
      <w:r w:rsidR="006E58B0" w:rsidRPr="00933D6F">
        <w:rPr>
          <w:rFonts w:cs="Times New Roman"/>
          <w:szCs w:val="22"/>
        </w:rPr>
        <w:t xml:space="preserve"> </w:t>
      </w:r>
      <w:r w:rsidR="006E58B0" w:rsidRPr="00933D6F">
        <w:rPr>
          <w:rFonts w:cs="Times New Roman"/>
          <w:szCs w:val="22"/>
        </w:rPr>
        <w:t>작성하여</w:t>
      </w:r>
      <w:r w:rsidR="006E58B0" w:rsidRPr="00933D6F">
        <w:rPr>
          <w:rFonts w:cs="Times New Roman"/>
          <w:szCs w:val="22"/>
        </w:rPr>
        <w:t xml:space="preserve"> </w:t>
      </w:r>
      <w:r w:rsidR="006E58B0" w:rsidRPr="00933D6F">
        <w:rPr>
          <w:rFonts w:cs="Times New Roman"/>
          <w:szCs w:val="22"/>
        </w:rPr>
        <w:t>기명날인한</w:t>
      </w:r>
      <w:r w:rsidR="006E58B0" w:rsidRPr="00933D6F">
        <w:rPr>
          <w:rFonts w:cs="Times New Roman"/>
          <w:szCs w:val="22"/>
        </w:rPr>
        <w:t xml:space="preserve"> </w:t>
      </w:r>
      <w:r w:rsidR="006E58B0" w:rsidRPr="00933D6F">
        <w:rPr>
          <w:rFonts w:cs="Times New Roman"/>
          <w:szCs w:val="22"/>
        </w:rPr>
        <w:t>후</w:t>
      </w:r>
      <w:r w:rsidR="006E58B0" w:rsidRPr="00933D6F">
        <w:rPr>
          <w:rFonts w:cs="Times New Roman"/>
          <w:szCs w:val="22"/>
        </w:rPr>
        <w:t xml:space="preserve"> </w:t>
      </w:r>
      <w:r w:rsidR="006E58B0" w:rsidRPr="00933D6F">
        <w:rPr>
          <w:rFonts w:cs="Times New Roman"/>
          <w:szCs w:val="22"/>
        </w:rPr>
        <w:t>각자</w:t>
      </w:r>
      <w:r w:rsidR="006E58B0" w:rsidRPr="00933D6F">
        <w:rPr>
          <w:rFonts w:cs="Times New Roman"/>
          <w:szCs w:val="22"/>
        </w:rPr>
        <w:t xml:space="preserve"> 1</w:t>
      </w:r>
      <w:r w:rsidR="006E58B0" w:rsidRPr="00933D6F">
        <w:rPr>
          <w:rFonts w:cs="Times New Roman"/>
          <w:szCs w:val="22"/>
        </w:rPr>
        <w:t>부씩</w:t>
      </w:r>
      <w:r w:rsidR="006E58B0" w:rsidRPr="00933D6F">
        <w:rPr>
          <w:rFonts w:cs="Times New Roman"/>
          <w:szCs w:val="22"/>
        </w:rPr>
        <w:t xml:space="preserve"> </w:t>
      </w:r>
      <w:r w:rsidR="006E58B0" w:rsidRPr="00933D6F">
        <w:rPr>
          <w:rFonts w:cs="Times New Roman"/>
          <w:szCs w:val="22"/>
        </w:rPr>
        <w:t>보관한다</w:t>
      </w:r>
      <w:r w:rsidR="006E58B0" w:rsidRPr="00933D6F">
        <w:rPr>
          <w:rFonts w:cs="Times New Roman"/>
          <w:szCs w:val="22"/>
        </w:rPr>
        <w:t>.</w:t>
      </w:r>
      <w:r w:rsidR="00B15CEE" w:rsidRPr="00933D6F">
        <w:rPr>
          <w:rFonts w:cs="Times New Roman"/>
          <w:szCs w:val="22"/>
        </w:rPr>
        <w:t xml:space="preserve"> </w:t>
      </w:r>
    </w:p>
    <w:p w14:paraId="30D37DCC" w14:textId="77777777" w:rsidR="00A76EA4" w:rsidRPr="00933D6F" w:rsidRDefault="00A76EA4" w:rsidP="00C704BB">
      <w:pPr>
        <w:topLinePunct/>
        <w:spacing w:line="312" w:lineRule="auto"/>
        <w:rPr>
          <w:rFonts w:cs="Times New Roman"/>
          <w:szCs w:val="22"/>
        </w:rPr>
      </w:pPr>
    </w:p>
    <w:p w14:paraId="3C8DC357" w14:textId="77777777" w:rsidR="00A76EA4" w:rsidRPr="00933D6F" w:rsidRDefault="00A76EA4" w:rsidP="00C704BB">
      <w:pPr>
        <w:topLinePunct/>
        <w:spacing w:line="312" w:lineRule="auto"/>
        <w:rPr>
          <w:rFonts w:cs="Times New Roman"/>
          <w:b/>
          <w:szCs w:val="22"/>
          <w:lang w:val="ko-KR"/>
        </w:rPr>
      </w:pPr>
    </w:p>
    <w:p w14:paraId="258BBE58" w14:textId="777F0819" w:rsidR="00C97AE0" w:rsidRPr="00933D6F" w:rsidRDefault="00E63701" w:rsidP="00C97AE0">
      <w:pPr>
        <w:wordWrap/>
        <w:rPr>
          <w:rFonts w:cs="Times New Roman"/>
          <w:b/>
          <w:szCs w:val="22"/>
        </w:rPr>
      </w:pPr>
      <w:r>
        <w:rPr>
          <w:rFonts w:cs="Times New Roman"/>
          <w:b/>
          <w:szCs w:val="22"/>
        </w:rPr>
        <w:t>매도인</w:t>
      </w:r>
    </w:p>
    <w:p w14:paraId="7D11F25C" w14:textId="77777777" w:rsidR="00C97AE0" w:rsidRPr="00933D6F" w:rsidRDefault="00C97AE0" w:rsidP="00C97AE0">
      <w:pPr>
        <w:wordWrap/>
        <w:rPr>
          <w:rFonts w:cs="Times New Roman"/>
          <w:b/>
          <w:szCs w:val="22"/>
        </w:rPr>
      </w:pPr>
    </w:p>
    <w:p w14:paraId="348B9CB2" w14:textId="77777777" w:rsidR="00C97AE0" w:rsidRPr="00933D6F" w:rsidRDefault="00D90118" w:rsidP="00590CD4">
      <w:pPr>
        <w:wordWrap/>
        <w:rPr>
          <w:rFonts w:cs="Times New Roman"/>
          <w:szCs w:val="22"/>
        </w:rPr>
      </w:pPr>
      <w:r w:rsidRPr="00933D6F">
        <w:rPr>
          <w:rFonts w:cs="Times New Roman" w:hint="eastAsia"/>
          <w:b/>
          <w:szCs w:val="22"/>
        </w:rPr>
        <w:t>이</w:t>
      </w:r>
      <w:r w:rsidRPr="00933D6F">
        <w:rPr>
          <w:rFonts w:cs="Times New Roman" w:hint="eastAsia"/>
          <w:b/>
          <w:szCs w:val="22"/>
        </w:rPr>
        <w:t xml:space="preserve"> </w:t>
      </w:r>
      <w:r w:rsidRPr="00933D6F">
        <w:rPr>
          <w:rFonts w:cs="Times New Roman" w:hint="eastAsia"/>
          <w:b/>
          <w:szCs w:val="22"/>
        </w:rPr>
        <w:t>종</w:t>
      </w:r>
      <w:r w:rsidRPr="00933D6F">
        <w:rPr>
          <w:rFonts w:cs="Times New Roman" w:hint="eastAsia"/>
          <w:b/>
          <w:szCs w:val="22"/>
        </w:rPr>
        <w:t xml:space="preserve"> </w:t>
      </w:r>
      <w:r w:rsidRPr="00933D6F">
        <w:rPr>
          <w:rFonts w:cs="Times New Roman" w:hint="eastAsia"/>
          <w:b/>
          <w:szCs w:val="22"/>
        </w:rPr>
        <w:t>근</w:t>
      </w:r>
      <w:r w:rsidRPr="00933D6F">
        <w:rPr>
          <w:rFonts w:cs="Times New Roman"/>
          <w:b/>
          <w:szCs w:val="22"/>
        </w:rPr>
        <w:tab/>
      </w:r>
      <w:r w:rsidR="00CE1D38" w:rsidRPr="00933D6F">
        <w:rPr>
          <w:rFonts w:cs="Times New Roman"/>
          <w:szCs w:val="22"/>
        </w:rPr>
        <w:t>(</w:t>
      </w:r>
      <w:r w:rsidR="00CE1D38" w:rsidRPr="00933D6F">
        <w:rPr>
          <w:rFonts w:cs="Times New Roman"/>
          <w:szCs w:val="22"/>
        </w:rPr>
        <w:t>인</w:t>
      </w:r>
      <w:r w:rsidR="00CE1D38" w:rsidRPr="00933D6F">
        <w:rPr>
          <w:rFonts w:cs="Times New Roman"/>
          <w:szCs w:val="22"/>
        </w:rPr>
        <w:t>)</w:t>
      </w:r>
    </w:p>
    <w:p w14:paraId="6B073A71" w14:textId="77777777" w:rsidR="00590CD4" w:rsidRPr="00933D6F" w:rsidRDefault="00590CD4" w:rsidP="00C97AE0">
      <w:pPr>
        <w:wordWrap/>
        <w:rPr>
          <w:rFonts w:cs="Times New Roman"/>
          <w:szCs w:val="22"/>
        </w:rPr>
      </w:pPr>
    </w:p>
    <w:p w14:paraId="0F5A02D4" w14:textId="77777777" w:rsidR="00C97AE0" w:rsidRPr="00933D6F" w:rsidRDefault="00C97AE0">
      <w:pPr>
        <w:wordWrap/>
        <w:autoSpaceDE/>
        <w:autoSpaceDN/>
        <w:adjustRightInd/>
        <w:snapToGrid/>
        <w:spacing w:line="240" w:lineRule="auto"/>
        <w:jc w:val="left"/>
        <w:rPr>
          <w:rFonts w:cs="Times New Roman"/>
          <w:b/>
          <w:szCs w:val="22"/>
          <w:lang w:val="ko-KR"/>
        </w:rPr>
      </w:pPr>
      <w:bookmarkStart w:id="266" w:name="_DV_M269"/>
      <w:bookmarkEnd w:id="266"/>
      <w:r w:rsidRPr="00933D6F">
        <w:rPr>
          <w:rFonts w:cs="Times New Roman"/>
          <w:b/>
          <w:szCs w:val="22"/>
          <w:lang w:val="ko-KR"/>
        </w:rPr>
        <w:br w:type="page"/>
      </w:r>
    </w:p>
    <w:p w14:paraId="42C1D411" w14:textId="1F04D673" w:rsidR="00E25160" w:rsidRPr="00933D6F" w:rsidRDefault="00E25160" w:rsidP="00D90118">
      <w:pPr>
        <w:spacing w:line="345" w:lineRule="atLeast"/>
        <w:rPr>
          <w:rFonts w:cs="Times New Roman"/>
          <w:szCs w:val="22"/>
        </w:rPr>
      </w:pPr>
      <w:r w:rsidRPr="00933D6F">
        <w:rPr>
          <w:rFonts w:cs="Times New Roman"/>
          <w:szCs w:val="22"/>
          <w:lang w:val="ko-KR"/>
        </w:rPr>
        <w:lastRenderedPageBreak/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계약의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성립을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증명하기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위하여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  <w:lang w:val="ko-KR"/>
        </w:rPr>
        <w:t>당사자들은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서두에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기재된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일자에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계약서를</w:t>
      </w:r>
      <w:r w:rsidRPr="00933D6F">
        <w:rPr>
          <w:rFonts w:cs="Times New Roman"/>
          <w:szCs w:val="22"/>
        </w:rPr>
        <w:t xml:space="preserve"> </w:t>
      </w:r>
      <w:r w:rsidR="000633C4">
        <w:rPr>
          <w:rFonts w:cs="Times New Roman" w:hint="eastAsia"/>
          <w:szCs w:val="22"/>
        </w:rPr>
        <w:t>2</w:t>
      </w:r>
      <w:r w:rsidRPr="00933D6F">
        <w:rPr>
          <w:rFonts w:cs="Times New Roman"/>
          <w:szCs w:val="22"/>
        </w:rPr>
        <w:t>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작성하여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기명날인한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각자</w:t>
      </w:r>
      <w:r w:rsidRPr="00933D6F">
        <w:rPr>
          <w:rFonts w:cs="Times New Roman"/>
          <w:szCs w:val="22"/>
        </w:rPr>
        <w:t xml:space="preserve"> 1</w:t>
      </w:r>
      <w:r w:rsidRPr="00933D6F">
        <w:rPr>
          <w:rFonts w:cs="Times New Roman"/>
          <w:szCs w:val="22"/>
        </w:rPr>
        <w:t>부씩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보관한다</w:t>
      </w:r>
      <w:r w:rsidRPr="00933D6F">
        <w:rPr>
          <w:rFonts w:cs="Times New Roman"/>
          <w:szCs w:val="22"/>
        </w:rPr>
        <w:t xml:space="preserve">. </w:t>
      </w:r>
    </w:p>
    <w:p w14:paraId="20F16B84" w14:textId="77777777" w:rsidR="00E25160" w:rsidRPr="00933D6F" w:rsidRDefault="00E25160" w:rsidP="00C97AE0">
      <w:pPr>
        <w:wordWrap/>
        <w:rPr>
          <w:rFonts w:cs="Times New Roman"/>
          <w:b/>
          <w:szCs w:val="22"/>
        </w:rPr>
      </w:pPr>
    </w:p>
    <w:p w14:paraId="68B66A89" w14:textId="77777777" w:rsidR="00482368" w:rsidRPr="00933D6F" w:rsidRDefault="00482368" w:rsidP="00C97AE0">
      <w:pPr>
        <w:wordWrap/>
        <w:rPr>
          <w:rFonts w:cs="Times New Roman"/>
          <w:b/>
          <w:szCs w:val="22"/>
        </w:rPr>
      </w:pPr>
    </w:p>
    <w:p w14:paraId="392203D4" w14:textId="77777777" w:rsidR="00C97AE0" w:rsidRPr="00933D6F" w:rsidRDefault="00C97AE0" w:rsidP="00C97AE0">
      <w:pPr>
        <w:wordWrap/>
        <w:rPr>
          <w:rFonts w:cs="Times New Roman"/>
          <w:b/>
          <w:szCs w:val="22"/>
        </w:rPr>
      </w:pPr>
      <w:r w:rsidRPr="00933D6F">
        <w:rPr>
          <w:rFonts w:cs="Times New Roman"/>
          <w:b/>
          <w:szCs w:val="22"/>
        </w:rPr>
        <w:t>매수인</w:t>
      </w:r>
    </w:p>
    <w:p w14:paraId="68F9B1BB" w14:textId="77777777" w:rsidR="00C97AE0" w:rsidRPr="00933D6F" w:rsidRDefault="00C97AE0" w:rsidP="00C97AE0">
      <w:pPr>
        <w:wordWrap/>
        <w:rPr>
          <w:rFonts w:cs="Times New Roman"/>
          <w:szCs w:val="22"/>
        </w:rPr>
      </w:pPr>
    </w:p>
    <w:p w14:paraId="4E244B58" w14:textId="3EBB2BAF" w:rsidR="00C97AE0" w:rsidRPr="00933D6F" w:rsidRDefault="0000660A" w:rsidP="00C97AE0">
      <w:pPr>
        <w:wordWrap/>
        <w:rPr>
          <w:rFonts w:cs="Times New Roman"/>
          <w:szCs w:val="22"/>
        </w:rPr>
      </w:pPr>
      <w:bookmarkStart w:id="267" w:name="_Hlk199950160"/>
      <w:r>
        <w:rPr>
          <w:rFonts w:cs="Times New Roman" w:hint="eastAsia"/>
          <w:b/>
          <w:szCs w:val="22"/>
        </w:rPr>
        <w:t>지에프케이홀딩스</w:t>
      </w:r>
      <w:r>
        <w:rPr>
          <w:rFonts w:cs="Times New Roman" w:hint="eastAsia"/>
          <w:b/>
          <w:szCs w:val="22"/>
        </w:rPr>
        <w:t xml:space="preserve"> </w:t>
      </w:r>
      <w:r>
        <w:rPr>
          <w:rFonts w:cs="Times New Roman" w:hint="eastAsia"/>
          <w:b/>
          <w:szCs w:val="22"/>
        </w:rPr>
        <w:t>유한회사</w:t>
      </w:r>
    </w:p>
    <w:p w14:paraId="616B44D6" w14:textId="77777777" w:rsidR="00D90118" w:rsidRPr="00933D6F" w:rsidRDefault="00D90118" w:rsidP="00D90118">
      <w:pPr>
        <w:wordWrap/>
        <w:rPr>
          <w:rFonts w:cs="Times New Roman"/>
          <w:szCs w:val="22"/>
        </w:rPr>
      </w:pPr>
    </w:p>
    <w:p w14:paraId="6B3CA5B9" w14:textId="2607828A" w:rsidR="00590CD4" w:rsidRPr="00933D6F" w:rsidRDefault="00261CE7" w:rsidP="00D90118">
      <w:pPr>
        <w:wordWrap/>
        <w:rPr>
          <w:rFonts w:cs="Times New Roman"/>
          <w:szCs w:val="22"/>
        </w:rPr>
      </w:pPr>
      <w:r>
        <w:rPr>
          <w:rFonts w:cs="Times New Roman" w:hint="eastAsia"/>
          <w:szCs w:val="22"/>
        </w:rPr>
        <w:t>[</w:t>
      </w:r>
      <w:r>
        <w:rPr>
          <w:rFonts w:cs="Times New Roman" w:hint="eastAsia"/>
          <w:szCs w:val="22"/>
        </w:rPr>
        <w:t>대표자</w:t>
      </w:r>
      <w:r>
        <w:rPr>
          <w:rFonts w:cs="Times New Roman"/>
          <w:szCs w:val="22"/>
        </w:rPr>
        <w:t xml:space="preserve">]  </w:t>
      </w:r>
      <w:r>
        <w:rPr>
          <w:rFonts w:cs="Times New Roman" w:hint="eastAsia"/>
          <w:szCs w:val="22"/>
        </w:rPr>
        <w:t>[</w:t>
      </w:r>
      <w:r>
        <w:rPr>
          <w:rFonts w:cs="Times New Roman" w:hint="eastAsia"/>
          <w:szCs w:val="22"/>
        </w:rPr>
        <w:t>성명</w:t>
      </w:r>
      <w:r>
        <w:rPr>
          <w:rFonts w:cs="Times New Roman"/>
          <w:szCs w:val="22"/>
        </w:rPr>
        <w:t>]</w:t>
      </w:r>
      <w:r w:rsidR="00D73738" w:rsidRPr="00933D6F">
        <w:rPr>
          <w:rFonts w:cs="Times New Roman"/>
          <w:szCs w:val="22"/>
        </w:rPr>
        <w:tab/>
      </w:r>
      <w:r w:rsidR="00D73738" w:rsidRPr="00933D6F">
        <w:rPr>
          <w:rFonts w:cs="Times New Roman"/>
          <w:szCs w:val="22"/>
        </w:rPr>
        <w:tab/>
      </w:r>
      <w:r w:rsidR="00D90118" w:rsidRPr="00933D6F">
        <w:rPr>
          <w:rFonts w:cs="Times New Roman" w:hint="eastAsia"/>
          <w:szCs w:val="22"/>
        </w:rPr>
        <w:t>(</w:t>
      </w:r>
      <w:r w:rsidR="00D90118" w:rsidRPr="00933D6F">
        <w:rPr>
          <w:rFonts w:cs="Times New Roman" w:hint="eastAsia"/>
          <w:szCs w:val="22"/>
        </w:rPr>
        <w:t>인</w:t>
      </w:r>
      <w:r w:rsidR="00D90118" w:rsidRPr="00933D6F">
        <w:rPr>
          <w:rFonts w:cs="Times New Roman" w:hint="eastAsia"/>
          <w:szCs w:val="22"/>
        </w:rPr>
        <w:t>)</w:t>
      </w:r>
    </w:p>
    <w:bookmarkEnd w:id="267"/>
    <w:p w14:paraId="10AE9E33" w14:textId="77777777" w:rsidR="00E25160" w:rsidRPr="00933D6F" w:rsidRDefault="00E25160" w:rsidP="00590CD4">
      <w:pPr>
        <w:wordWrap/>
        <w:rPr>
          <w:rFonts w:cs="Times New Roman"/>
          <w:szCs w:val="22"/>
        </w:rPr>
        <w:sectPr w:rsidR="00E25160" w:rsidRPr="00933D6F" w:rsidSect="002603FA">
          <w:footerReference w:type="default" r:id="rId10"/>
          <w:pgSz w:w="11906" w:h="16838" w:code="9"/>
          <w:pgMar w:top="1701" w:right="1418" w:bottom="1701" w:left="1418" w:header="851" w:footer="851" w:gutter="0"/>
          <w:pgNumType w:start="31"/>
          <w:cols w:space="425"/>
          <w:docGrid w:type="lines" w:linePitch="380"/>
        </w:sectPr>
      </w:pPr>
    </w:p>
    <w:p w14:paraId="601D36E3" w14:textId="77777777" w:rsidR="007D22E6" w:rsidRPr="00933D6F" w:rsidRDefault="007D22E6" w:rsidP="007D22E6">
      <w:pPr>
        <w:pStyle w:val="BKLH1-1"/>
        <w:numPr>
          <w:ilvl w:val="0"/>
          <w:numId w:val="0"/>
        </w:numPr>
        <w:jc w:val="center"/>
        <w:rPr>
          <w:rFonts w:cs="Times New Roman"/>
          <w:b w:val="0"/>
          <w:szCs w:val="22"/>
          <w:u w:val="single"/>
        </w:rPr>
      </w:pPr>
      <w:bookmarkStart w:id="269" w:name="_Toc58933226"/>
      <w:r w:rsidRPr="00933D6F">
        <w:rPr>
          <w:rFonts w:hint="eastAsia"/>
        </w:rPr>
        <w:lastRenderedPageBreak/>
        <w:t>별지</w:t>
      </w:r>
      <w:r w:rsidRPr="00933D6F">
        <w:rPr>
          <w:rFonts w:hint="eastAsia"/>
        </w:rPr>
        <w:t xml:space="preserve"> 1</w:t>
      </w:r>
    </w:p>
    <w:p w14:paraId="5BCF8C43" w14:textId="77777777" w:rsidR="00484BD2" w:rsidRPr="00933D6F" w:rsidRDefault="00484BD2" w:rsidP="000E1105">
      <w:pPr>
        <w:pStyle w:val="BKLH1-1"/>
        <w:numPr>
          <w:ilvl w:val="0"/>
          <w:numId w:val="0"/>
        </w:numPr>
        <w:jc w:val="center"/>
        <w:rPr>
          <w:rFonts w:cs="Times New Roman"/>
          <w:szCs w:val="22"/>
        </w:rPr>
      </w:pPr>
      <w:r w:rsidRPr="00933D6F">
        <w:rPr>
          <w:rFonts w:cs="Times New Roman"/>
          <w:b w:val="0"/>
          <w:szCs w:val="22"/>
          <w:u w:val="single"/>
        </w:rPr>
        <w:t>정의</w:t>
      </w:r>
      <w:r w:rsidRPr="00933D6F">
        <w:rPr>
          <w:rFonts w:cs="Times New Roman"/>
          <w:b w:val="0"/>
          <w:szCs w:val="22"/>
          <w:u w:val="single"/>
        </w:rPr>
        <w:t xml:space="preserve"> </w:t>
      </w:r>
      <w:r w:rsidRPr="00933D6F">
        <w:rPr>
          <w:rFonts w:cs="Times New Roman"/>
          <w:b w:val="0"/>
          <w:szCs w:val="22"/>
          <w:u w:val="single"/>
        </w:rPr>
        <w:t>조항</w:t>
      </w:r>
      <w:bookmarkEnd w:id="269"/>
    </w:p>
    <w:p w14:paraId="4444D276" w14:textId="77777777" w:rsidR="002F618B" w:rsidRPr="00933D6F" w:rsidRDefault="006F4ED8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계열회사</w:t>
      </w:r>
      <w:r w:rsidRPr="00933D6F">
        <w:rPr>
          <w:rFonts w:cs="Times New Roman"/>
          <w:szCs w:val="22"/>
        </w:rPr>
        <w:t>”</w:t>
      </w:r>
      <w:r w:rsidR="00205846" w:rsidRPr="00933D6F">
        <w:rPr>
          <w:rFonts w:cs="Times New Roman" w:hint="eastAsia"/>
          <w:szCs w:val="22"/>
        </w:rPr>
        <w:t>란</w:t>
      </w:r>
      <w:r w:rsidRPr="00933D6F">
        <w:rPr>
          <w:rFonts w:cs="Times New Roman"/>
          <w:szCs w:val="22"/>
        </w:rPr>
        <w:t xml:space="preserve"> </w:t>
      </w:r>
      <w:r w:rsidR="002F618B" w:rsidRPr="00933D6F">
        <w:rPr>
          <w:rFonts w:cs="Times New Roman"/>
          <w:szCs w:val="22"/>
        </w:rPr>
        <w:t>공정거래법상</w:t>
      </w:r>
      <w:r w:rsidR="002F618B" w:rsidRPr="00933D6F">
        <w:rPr>
          <w:rFonts w:cs="Times New Roman"/>
          <w:szCs w:val="22"/>
        </w:rPr>
        <w:t xml:space="preserve"> </w:t>
      </w:r>
      <w:r w:rsidR="002F618B" w:rsidRPr="00933D6F">
        <w:rPr>
          <w:rFonts w:cs="Times New Roman"/>
          <w:szCs w:val="22"/>
        </w:rPr>
        <w:t>계열회사를</w:t>
      </w:r>
      <w:r w:rsidR="002F618B" w:rsidRPr="00933D6F">
        <w:rPr>
          <w:rFonts w:cs="Times New Roman"/>
          <w:szCs w:val="22"/>
        </w:rPr>
        <w:t xml:space="preserve"> </w:t>
      </w:r>
      <w:r w:rsidR="008C56E8" w:rsidRPr="00933D6F">
        <w:rPr>
          <w:rFonts w:cs="Times New Roman"/>
          <w:szCs w:val="22"/>
        </w:rPr>
        <w:t>의미한다</w:t>
      </w:r>
      <w:r w:rsidR="008C56E8" w:rsidRPr="00933D6F">
        <w:rPr>
          <w:rFonts w:cs="Times New Roman"/>
          <w:szCs w:val="22"/>
        </w:rPr>
        <w:t>.</w:t>
      </w:r>
    </w:p>
    <w:p w14:paraId="15205451" w14:textId="77EBC499" w:rsidR="006F4ED8" w:rsidRPr="00933D6F" w:rsidRDefault="002F618B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공정거래법</w:t>
      </w:r>
      <w:r w:rsidRPr="00933D6F">
        <w:rPr>
          <w:rFonts w:cs="Times New Roman"/>
          <w:szCs w:val="22"/>
        </w:rPr>
        <w:t>”</w:t>
      </w:r>
      <w:r w:rsidR="00205846" w:rsidRPr="00933D6F">
        <w:rPr>
          <w:rFonts w:cs="Times New Roman" w:hint="eastAsia"/>
          <w:szCs w:val="22"/>
        </w:rPr>
        <w:t>이란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「</w:t>
      </w:r>
      <w:r w:rsidR="006F4ED8" w:rsidRPr="00933D6F">
        <w:rPr>
          <w:rFonts w:cs="Times New Roman"/>
          <w:szCs w:val="22"/>
        </w:rPr>
        <w:t>독점규제</w:t>
      </w:r>
      <w:r w:rsidR="006F4ED8" w:rsidRPr="00933D6F">
        <w:rPr>
          <w:rFonts w:cs="Times New Roman"/>
          <w:szCs w:val="22"/>
        </w:rPr>
        <w:t xml:space="preserve"> </w:t>
      </w:r>
      <w:r w:rsidR="006F4ED8" w:rsidRPr="00933D6F">
        <w:rPr>
          <w:rFonts w:cs="Times New Roman"/>
          <w:szCs w:val="22"/>
        </w:rPr>
        <w:t>및</w:t>
      </w:r>
      <w:r w:rsidR="006F4ED8" w:rsidRPr="00933D6F">
        <w:rPr>
          <w:rFonts w:cs="Times New Roman"/>
          <w:szCs w:val="22"/>
        </w:rPr>
        <w:t xml:space="preserve"> </w:t>
      </w:r>
      <w:r w:rsidR="006F4ED8" w:rsidRPr="00933D6F">
        <w:rPr>
          <w:rFonts w:cs="Times New Roman"/>
          <w:szCs w:val="22"/>
        </w:rPr>
        <w:t>공정거래에</w:t>
      </w:r>
      <w:r w:rsidR="006F4ED8" w:rsidRPr="00933D6F">
        <w:rPr>
          <w:rFonts w:cs="Times New Roman"/>
          <w:szCs w:val="22"/>
        </w:rPr>
        <w:t xml:space="preserve"> </w:t>
      </w:r>
      <w:r w:rsidR="006F4ED8" w:rsidRPr="00933D6F">
        <w:rPr>
          <w:rFonts w:cs="Times New Roman"/>
          <w:szCs w:val="22"/>
        </w:rPr>
        <w:t>관한</w:t>
      </w:r>
      <w:r w:rsidR="006F4ED8" w:rsidRPr="00933D6F">
        <w:rPr>
          <w:rFonts w:cs="Times New Roman"/>
          <w:szCs w:val="22"/>
        </w:rPr>
        <w:t xml:space="preserve"> </w:t>
      </w:r>
      <w:r w:rsidR="006F4ED8" w:rsidRPr="00933D6F">
        <w:rPr>
          <w:rFonts w:cs="Times New Roman"/>
          <w:szCs w:val="22"/>
        </w:rPr>
        <w:t>법률</w:t>
      </w:r>
      <w:r w:rsidRPr="00933D6F">
        <w:rPr>
          <w:rFonts w:cs="Times New Roman"/>
          <w:szCs w:val="22"/>
        </w:rPr>
        <w:t>」을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의미한다</w:t>
      </w:r>
      <w:r w:rsidRPr="00933D6F">
        <w:rPr>
          <w:rFonts w:cs="Times New Roman"/>
          <w:szCs w:val="22"/>
        </w:rPr>
        <w:t>.</w:t>
      </w:r>
    </w:p>
    <w:p w14:paraId="144F5DFA" w14:textId="75A32B81" w:rsidR="006C365F" w:rsidRPr="00933D6F" w:rsidRDefault="006C365F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 w:hint="eastAsia"/>
          <w:szCs w:val="22"/>
          <w:u w:val="single"/>
        </w:rPr>
        <w:t>관련거래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 w:hint="eastAsia"/>
          <w:szCs w:val="22"/>
        </w:rPr>
        <w:t>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제</w:t>
      </w:r>
      <w:r w:rsidR="000D232F" w:rsidRPr="00933D6F">
        <w:rPr>
          <w:rFonts w:cs="Times New Roman" w:hint="eastAsia"/>
          <w:szCs w:val="22"/>
        </w:rPr>
        <w:t>6.1</w:t>
      </w:r>
      <w:r w:rsidR="000D232F" w:rsidRPr="00933D6F">
        <w:rPr>
          <w:rFonts w:cs="Times New Roman" w:hint="eastAsia"/>
          <w:szCs w:val="22"/>
        </w:rPr>
        <w:t>조</w:t>
      </w:r>
      <w:r w:rsidR="000D232F" w:rsidRPr="00933D6F">
        <w:rPr>
          <w:rFonts w:cs="Times New Roman" w:hint="eastAsia"/>
          <w:szCs w:val="22"/>
        </w:rPr>
        <w:t xml:space="preserve"> </w:t>
      </w:r>
      <w:r w:rsidR="000D232F" w:rsidRPr="00933D6F">
        <w:rPr>
          <w:rFonts w:cs="Times New Roman" w:hint="eastAsia"/>
          <w:szCs w:val="22"/>
        </w:rPr>
        <w:t>제</w:t>
      </w:r>
      <w:r w:rsidR="00D73738" w:rsidRPr="00933D6F">
        <w:rPr>
          <w:rFonts w:cs="Times New Roman" w:hint="eastAsia"/>
          <w:szCs w:val="22"/>
        </w:rPr>
        <w:t>(6)</w:t>
      </w:r>
      <w:r w:rsidR="000D232F" w:rsidRPr="00933D6F">
        <w:rPr>
          <w:rFonts w:cs="Times New Roman" w:hint="eastAsia"/>
          <w:szCs w:val="22"/>
        </w:rPr>
        <w:t>항</w:t>
      </w:r>
      <w:r w:rsidRPr="00933D6F">
        <w:rPr>
          <w:rFonts w:cs="Times New Roman" w:hint="eastAsia"/>
          <w:szCs w:val="22"/>
        </w:rPr>
        <w:t>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따라</w:t>
      </w:r>
      <w:r w:rsidRPr="00933D6F">
        <w:rPr>
          <w:rFonts w:cs="Times New Roman" w:hint="eastAsia"/>
          <w:szCs w:val="22"/>
        </w:rPr>
        <w:t xml:space="preserve"> </w:t>
      </w:r>
      <w:r w:rsidR="000D232F" w:rsidRPr="00933D6F">
        <w:rPr>
          <w:rFonts w:cs="Times New Roman" w:hint="eastAsia"/>
          <w:szCs w:val="22"/>
        </w:rPr>
        <w:t>거래종결일에</w:t>
      </w:r>
      <w:r w:rsidR="000D232F" w:rsidRPr="00933D6F">
        <w:rPr>
          <w:rFonts w:cs="Times New Roman" w:hint="eastAsia"/>
          <w:szCs w:val="22"/>
        </w:rPr>
        <w:t xml:space="preserve"> </w:t>
      </w:r>
      <w:r w:rsidR="000D232F" w:rsidRPr="00933D6F">
        <w:rPr>
          <w:rFonts w:cs="Times New Roman" w:hint="eastAsia"/>
          <w:szCs w:val="22"/>
        </w:rPr>
        <w:t>본건</w:t>
      </w:r>
      <w:r w:rsidR="000D232F" w:rsidRPr="00933D6F">
        <w:rPr>
          <w:rFonts w:cs="Times New Roman" w:hint="eastAsia"/>
          <w:szCs w:val="22"/>
        </w:rPr>
        <w:t xml:space="preserve"> </w:t>
      </w:r>
      <w:r w:rsidR="000D232F" w:rsidRPr="00933D6F">
        <w:rPr>
          <w:rFonts w:cs="Times New Roman" w:hint="eastAsia"/>
          <w:szCs w:val="22"/>
        </w:rPr>
        <w:t>거래와</w:t>
      </w:r>
      <w:r w:rsidR="000D232F" w:rsidRPr="00933D6F">
        <w:rPr>
          <w:rFonts w:cs="Times New Roman" w:hint="eastAsia"/>
          <w:szCs w:val="22"/>
        </w:rPr>
        <w:t xml:space="preserve"> </w:t>
      </w:r>
      <w:r w:rsidR="00961F57" w:rsidRPr="00933D6F">
        <w:rPr>
          <w:rFonts w:hint="eastAsia"/>
          <w:szCs w:val="21"/>
        </w:rPr>
        <w:t>함께</w:t>
      </w:r>
      <w:r w:rsidR="000D232F" w:rsidRPr="00933D6F">
        <w:rPr>
          <w:rFonts w:cs="Times New Roman" w:hint="eastAsia"/>
          <w:szCs w:val="22"/>
        </w:rPr>
        <w:t xml:space="preserve"> </w:t>
      </w:r>
      <w:r w:rsidR="000D232F" w:rsidRPr="00933D6F">
        <w:rPr>
          <w:rFonts w:cs="Times New Roman" w:hint="eastAsia"/>
          <w:szCs w:val="22"/>
        </w:rPr>
        <w:t>이행되</w:t>
      </w:r>
      <w:r w:rsidRPr="00933D6F">
        <w:rPr>
          <w:rFonts w:cs="Times New Roman" w:hint="eastAsia"/>
          <w:szCs w:val="22"/>
        </w:rPr>
        <w:t>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거래</w:t>
      </w:r>
      <w:r w:rsidR="000D232F" w:rsidRPr="00933D6F">
        <w:rPr>
          <w:rFonts w:cs="Times New Roman" w:hint="eastAsia"/>
          <w:szCs w:val="22"/>
        </w:rPr>
        <w:t>들을</w:t>
      </w:r>
      <w:r w:rsidRPr="00933D6F">
        <w:rPr>
          <w:rFonts w:cs="Times New Roman" w:hint="eastAsia"/>
          <w:szCs w:val="22"/>
        </w:rPr>
        <w:t xml:space="preserve"> </w:t>
      </w:r>
      <w:r w:rsidR="000D232F" w:rsidRPr="00933D6F">
        <w:rPr>
          <w:rFonts w:cs="Times New Roman" w:hint="eastAsia"/>
          <w:szCs w:val="22"/>
        </w:rPr>
        <w:t>총칭</w:t>
      </w:r>
      <w:r w:rsidRPr="00933D6F">
        <w:rPr>
          <w:rFonts w:cs="Times New Roman" w:hint="eastAsia"/>
          <w:szCs w:val="22"/>
        </w:rPr>
        <w:t>한다</w:t>
      </w:r>
      <w:r w:rsidRPr="00933D6F">
        <w:rPr>
          <w:rFonts w:cs="Times New Roman" w:hint="eastAsia"/>
          <w:szCs w:val="22"/>
        </w:rPr>
        <w:t>.</w:t>
      </w:r>
    </w:p>
    <w:p w14:paraId="43D4FC4A" w14:textId="73549254" w:rsidR="000D232F" w:rsidRPr="00933D6F" w:rsidRDefault="000D232F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 w:hint="eastAsia"/>
          <w:szCs w:val="22"/>
          <w:u w:val="single"/>
        </w:rPr>
        <w:t>관련거래</w:t>
      </w:r>
      <w:r w:rsidRPr="00933D6F">
        <w:rPr>
          <w:rFonts w:cs="Times New Roman" w:hint="eastAsia"/>
          <w:szCs w:val="22"/>
          <w:u w:val="single"/>
        </w:rPr>
        <w:t xml:space="preserve"> </w:t>
      </w:r>
      <w:r w:rsidRPr="00933D6F">
        <w:rPr>
          <w:rFonts w:cs="Times New Roman" w:hint="eastAsia"/>
          <w:szCs w:val="22"/>
          <w:u w:val="single"/>
        </w:rPr>
        <w:t>계약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 w:hint="eastAsia"/>
          <w:szCs w:val="22"/>
        </w:rPr>
        <w:t>이란</w:t>
      </w:r>
      <w:r w:rsidRPr="00933D6F">
        <w:rPr>
          <w:rFonts w:cs="Times New Roman" w:hint="eastAsia"/>
          <w:szCs w:val="22"/>
        </w:rPr>
        <w:t xml:space="preserve"> </w:t>
      </w:r>
      <w:r w:rsidR="00BC4493">
        <w:rPr>
          <w:rFonts w:cs="Times New Roman" w:hint="eastAsia"/>
          <w:szCs w:val="22"/>
        </w:rPr>
        <w:t>본건</w:t>
      </w:r>
      <w:r w:rsidR="00BC4493">
        <w:rPr>
          <w:rFonts w:cs="Times New Roman" w:hint="eastAsia"/>
          <w:szCs w:val="22"/>
        </w:rPr>
        <w:t xml:space="preserve"> </w:t>
      </w:r>
      <w:r w:rsidR="00BC4493">
        <w:rPr>
          <w:rFonts w:cs="Times New Roman" w:hint="eastAsia"/>
          <w:szCs w:val="22"/>
        </w:rPr>
        <w:t>신주인수계약</w:t>
      </w:r>
      <w:r w:rsidR="00804A57" w:rsidRPr="00933D6F">
        <w:rPr>
          <w:rFonts w:cs="Times New Roman"/>
          <w:szCs w:val="22"/>
        </w:rPr>
        <w:t xml:space="preserve"> </w:t>
      </w:r>
      <w:r w:rsidR="00526E43" w:rsidRPr="00933D6F">
        <w:rPr>
          <w:rFonts w:cs="Times New Roman" w:hint="eastAsia"/>
          <w:szCs w:val="22"/>
        </w:rPr>
        <w:t>및</w:t>
      </w:r>
      <w:r w:rsidR="00526E43" w:rsidRPr="00933D6F">
        <w:rPr>
          <w:rFonts w:cs="Times New Roman" w:hint="eastAsia"/>
          <w:szCs w:val="22"/>
        </w:rPr>
        <w:t xml:space="preserve"> </w:t>
      </w:r>
      <w:r w:rsidR="00526E43" w:rsidRPr="00933D6F">
        <w:rPr>
          <w:rFonts w:cs="Times New Roman" w:hint="eastAsia"/>
          <w:szCs w:val="22"/>
        </w:rPr>
        <w:t>이에</w:t>
      </w:r>
      <w:r w:rsidR="00526E43" w:rsidRPr="00933D6F">
        <w:rPr>
          <w:rFonts w:cs="Times New Roman" w:hint="eastAsia"/>
          <w:szCs w:val="22"/>
        </w:rPr>
        <w:t xml:space="preserve"> </w:t>
      </w:r>
      <w:r w:rsidR="00526E43" w:rsidRPr="00933D6F">
        <w:rPr>
          <w:rFonts w:cs="Times New Roman" w:hint="eastAsia"/>
          <w:szCs w:val="22"/>
        </w:rPr>
        <w:t>부수하여</w:t>
      </w:r>
      <w:r w:rsidR="00526E43" w:rsidRPr="00933D6F">
        <w:rPr>
          <w:rFonts w:cs="Times New Roman" w:hint="eastAsia"/>
          <w:szCs w:val="22"/>
        </w:rPr>
        <w:t xml:space="preserve"> </w:t>
      </w:r>
      <w:r w:rsidR="00526E43" w:rsidRPr="00933D6F">
        <w:rPr>
          <w:rFonts w:cs="Times New Roman" w:hint="eastAsia"/>
          <w:szCs w:val="22"/>
        </w:rPr>
        <w:t>체결되는</w:t>
      </w:r>
      <w:r w:rsidR="00526E43" w:rsidRPr="00933D6F">
        <w:rPr>
          <w:rFonts w:cs="Times New Roman" w:hint="eastAsia"/>
          <w:szCs w:val="22"/>
        </w:rPr>
        <w:t xml:space="preserve"> </w:t>
      </w:r>
      <w:r w:rsidR="00526E43" w:rsidRPr="00933D6F">
        <w:rPr>
          <w:rFonts w:cs="Times New Roman" w:hint="eastAsia"/>
          <w:szCs w:val="22"/>
        </w:rPr>
        <w:t>부속계약</w:t>
      </w:r>
      <w:r w:rsidRPr="00933D6F">
        <w:rPr>
          <w:rFonts w:cs="Times New Roman" w:hint="eastAsia"/>
          <w:szCs w:val="22"/>
        </w:rPr>
        <w:t>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총칭한다</w:t>
      </w:r>
      <w:r w:rsidRPr="00933D6F">
        <w:rPr>
          <w:rFonts w:cs="Times New Roman" w:hint="eastAsia"/>
          <w:szCs w:val="22"/>
        </w:rPr>
        <w:t>.</w:t>
      </w:r>
    </w:p>
    <w:p w14:paraId="5CDF6CC3" w14:textId="15B69240" w:rsidR="000D7198" w:rsidRPr="00933D6F" w:rsidRDefault="000D7198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color w:val="000000"/>
          <w:kern w:val="0"/>
        </w:rPr>
        <w:t>“</w:t>
      </w:r>
      <w:r w:rsidRPr="00933D6F">
        <w:rPr>
          <w:rFonts w:cs="Times New Roman"/>
          <w:color w:val="000000"/>
          <w:kern w:val="0"/>
          <w:u w:val="single"/>
        </w:rPr>
        <w:t>근본적</w:t>
      </w:r>
      <w:r w:rsidRPr="00933D6F">
        <w:rPr>
          <w:rFonts w:cs="Times New Roman"/>
          <w:color w:val="000000"/>
          <w:kern w:val="0"/>
          <w:u w:val="single"/>
        </w:rPr>
        <w:t xml:space="preserve"> </w:t>
      </w:r>
      <w:r w:rsidRPr="00933D6F">
        <w:rPr>
          <w:rFonts w:cs="Times New Roman"/>
          <w:color w:val="000000"/>
          <w:kern w:val="0"/>
          <w:u w:val="single"/>
        </w:rPr>
        <w:t>진술</w:t>
      </w:r>
      <w:r w:rsidRPr="00933D6F">
        <w:rPr>
          <w:rFonts w:cs="Times New Roman"/>
          <w:color w:val="000000"/>
          <w:kern w:val="0"/>
          <w:u w:val="single"/>
        </w:rPr>
        <w:t xml:space="preserve"> </w:t>
      </w:r>
      <w:r w:rsidRPr="00933D6F">
        <w:rPr>
          <w:rFonts w:cs="Times New Roman"/>
          <w:color w:val="000000"/>
          <w:kern w:val="0"/>
          <w:u w:val="single"/>
        </w:rPr>
        <w:t>및</w:t>
      </w:r>
      <w:r w:rsidRPr="00933D6F">
        <w:rPr>
          <w:rFonts w:cs="Times New Roman"/>
          <w:color w:val="000000"/>
          <w:kern w:val="0"/>
          <w:u w:val="single"/>
        </w:rPr>
        <w:t xml:space="preserve"> </w:t>
      </w:r>
      <w:r w:rsidRPr="00933D6F">
        <w:rPr>
          <w:rFonts w:cs="Times New Roman"/>
          <w:color w:val="000000"/>
          <w:kern w:val="0"/>
          <w:u w:val="single"/>
        </w:rPr>
        <w:t>보장</w:t>
      </w:r>
      <w:r w:rsidRPr="00933D6F">
        <w:rPr>
          <w:rFonts w:cs="Times New Roman"/>
          <w:color w:val="000000"/>
          <w:kern w:val="0"/>
        </w:rPr>
        <w:t>”</w:t>
      </w:r>
      <w:r w:rsidRPr="00933D6F">
        <w:rPr>
          <w:rFonts w:cs="Times New Roman"/>
          <w:color w:val="000000"/>
          <w:kern w:val="0"/>
        </w:rPr>
        <w:t>이란</w:t>
      </w:r>
      <w:r w:rsidRPr="00933D6F">
        <w:rPr>
          <w:rFonts w:cs="Times New Roman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(i)</w:t>
      </w:r>
      <w:r w:rsidRPr="00933D6F">
        <w:rPr>
          <w:rFonts w:cs="Times New Roman"/>
          <w:color w:val="000000"/>
          <w:kern w:val="0"/>
        </w:rPr>
        <w:t xml:space="preserve"> </w:t>
      </w:r>
      <w:r w:rsidR="00E63701">
        <w:rPr>
          <w:rFonts w:cs="Times New Roman" w:hint="eastAsia"/>
          <w:color w:val="000000"/>
          <w:kern w:val="0"/>
        </w:rPr>
        <w:t>매도인</w:t>
      </w:r>
      <w:r w:rsidRPr="00933D6F">
        <w:rPr>
          <w:rFonts w:cs="Times New Roman" w:hint="eastAsia"/>
          <w:color w:val="000000"/>
          <w:kern w:val="0"/>
        </w:rPr>
        <w:t>의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경우</w:t>
      </w:r>
      <w:r w:rsidRPr="00933D6F">
        <w:rPr>
          <w:rFonts w:cs="Times New Roman" w:hint="eastAsia"/>
          <w:color w:val="000000"/>
          <w:kern w:val="0"/>
        </w:rPr>
        <w:t xml:space="preserve">, </w:t>
      </w:r>
      <w:r w:rsidRPr="00933D6F">
        <w:rPr>
          <w:rFonts w:cs="Times New Roman" w:hint="eastAsia"/>
          <w:color w:val="000000"/>
          <w:kern w:val="0"/>
        </w:rPr>
        <w:t>제</w:t>
      </w:r>
      <w:r w:rsidRPr="00933D6F">
        <w:rPr>
          <w:rFonts w:cs="Times New Roman" w:hint="eastAsia"/>
          <w:color w:val="000000"/>
          <w:kern w:val="0"/>
        </w:rPr>
        <w:t>5.1</w:t>
      </w:r>
      <w:r w:rsidRPr="00933D6F">
        <w:rPr>
          <w:rFonts w:cs="Times New Roman" w:hint="eastAsia"/>
          <w:color w:val="000000"/>
          <w:kern w:val="0"/>
        </w:rPr>
        <w:t>조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제</w:t>
      </w:r>
      <w:r w:rsidRPr="00933D6F">
        <w:rPr>
          <w:rFonts w:cs="Times New Roman" w:hint="eastAsia"/>
          <w:color w:val="000000"/>
          <w:kern w:val="0"/>
        </w:rPr>
        <w:t>(1)</w:t>
      </w:r>
      <w:r w:rsidRPr="00933D6F">
        <w:rPr>
          <w:rFonts w:cs="Times New Roman" w:hint="eastAsia"/>
          <w:color w:val="000000"/>
          <w:kern w:val="0"/>
        </w:rPr>
        <w:t>항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내지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제</w:t>
      </w:r>
      <w:r w:rsidRPr="00933D6F">
        <w:rPr>
          <w:rFonts w:cs="Times New Roman" w:hint="eastAsia"/>
          <w:color w:val="000000"/>
          <w:kern w:val="0"/>
        </w:rPr>
        <w:t>(6)</w:t>
      </w:r>
      <w:r w:rsidRPr="00933D6F">
        <w:rPr>
          <w:rFonts w:cs="Times New Roman" w:hint="eastAsia"/>
          <w:color w:val="000000"/>
          <w:kern w:val="0"/>
        </w:rPr>
        <w:t>항에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규정된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진술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및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보장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및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  <w:u w:val="single"/>
        </w:rPr>
        <w:t>별지</w:t>
      </w:r>
      <w:r w:rsidRPr="00933D6F">
        <w:rPr>
          <w:rFonts w:cs="Times New Roman" w:hint="eastAsia"/>
          <w:color w:val="000000"/>
          <w:kern w:val="0"/>
          <w:u w:val="single"/>
        </w:rPr>
        <w:t xml:space="preserve"> 5.1(7)</w:t>
      </w:r>
      <w:r w:rsidRPr="00933D6F">
        <w:rPr>
          <w:rFonts w:cs="Times New Roman"/>
          <w:color w:val="000000"/>
          <w:kern w:val="0"/>
        </w:rPr>
        <w:t xml:space="preserve"> </w:t>
      </w:r>
      <w:r w:rsidRPr="00933D6F">
        <w:rPr>
          <w:rFonts w:cs="Times New Roman"/>
          <w:color w:val="000000"/>
          <w:kern w:val="0"/>
        </w:rPr>
        <w:t>중</w:t>
      </w:r>
      <w:r w:rsidRPr="00933D6F">
        <w:rPr>
          <w:rFonts w:cs="Times New Roman"/>
          <w:color w:val="000000"/>
          <w:kern w:val="0"/>
        </w:rPr>
        <w:t xml:space="preserve"> </w:t>
      </w:r>
      <w:r w:rsidRPr="00933D6F">
        <w:rPr>
          <w:rFonts w:cs="Times New Roman"/>
          <w:color w:val="000000"/>
          <w:kern w:val="0"/>
        </w:rPr>
        <w:t>제</w:t>
      </w:r>
      <w:r w:rsidRPr="00933D6F">
        <w:rPr>
          <w:rFonts w:cs="Times New Roman" w:hint="eastAsia"/>
          <w:color w:val="000000"/>
          <w:kern w:val="0"/>
        </w:rPr>
        <w:t>(</w:t>
      </w:r>
      <w:r w:rsidRPr="00933D6F">
        <w:rPr>
          <w:rFonts w:cs="Times New Roman"/>
          <w:color w:val="000000"/>
          <w:kern w:val="0"/>
        </w:rPr>
        <w:t>1</w:t>
      </w:r>
      <w:r w:rsidRPr="00933D6F">
        <w:rPr>
          <w:rFonts w:cs="Times New Roman" w:hint="eastAsia"/>
          <w:color w:val="000000"/>
          <w:kern w:val="0"/>
        </w:rPr>
        <w:t>)</w:t>
      </w:r>
      <w:r w:rsidRPr="00933D6F">
        <w:rPr>
          <w:rFonts w:cs="Times New Roman"/>
          <w:color w:val="000000"/>
          <w:kern w:val="0"/>
        </w:rPr>
        <w:t>항</w:t>
      </w:r>
      <w:r w:rsidRPr="00933D6F">
        <w:rPr>
          <w:rFonts w:cs="Times New Roman"/>
          <w:color w:val="000000"/>
          <w:kern w:val="0"/>
        </w:rPr>
        <w:t>(</w:t>
      </w:r>
      <w:r w:rsidRPr="00933D6F">
        <w:rPr>
          <w:rFonts w:cs="Times New Roman"/>
          <w:color w:val="000000"/>
          <w:kern w:val="0"/>
        </w:rPr>
        <w:t>설립</w:t>
      </w:r>
      <w:r w:rsidRPr="00933D6F">
        <w:rPr>
          <w:rFonts w:cs="Times New Roman"/>
          <w:color w:val="000000"/>
          <w:kern w:val="0"/>
        </w:rPr>
        <w:t xml:space="preserve">), </w:t>
      </w:r>
      <w:r w:rsidRPr="00933D6F">
        <w:rPr>
          <w:rFonts w:cs="Times New Roman"/>
          <w:color w:val="000000"/>
          <w:kern w:val="0"/>
        </w:rPr>
        <w:t>제</w:t>
      </w:r>
      <w:r w:rsidRPr="00933D6F">
        <w:rPr>
          <w:rFonts w:cs="Times New Roman" w:hint="eastAsia"/>
          <w:color w:val="000000"/>
          <w:kern w:val="0"/>
        </w:rPr>
        <w:t>(</w:t>
      </w:r>
      <w:r w:rsidRPr="00933D6F">
        <w:rPr>
          <w:rFonts w:cs="Times New Roman"/>
          <w:color w:val="000000"/>
          <w:kern w:val="0"/>
        </w:rPr>
        <w:t>2</w:t>
      </w:r>
      <w:r w:rsidRPr="00933D6F">
        <w:rPr>
          <w:rFonts w:cs="Times New Roman" w:hint="eastAsia"/>
          <w:color w:val="000000"/>
          <w:kern w:val="0"/>
        </w:rPr>
        <w:t>)</w:t>
      </w:r>
      <w:r w:rsidRPr="00933D6F">
        <w:rPr>
          <w:rFonts w:cs="Times New Roman"/>
          <w:color w:val="000000"/>
          <w:kern w:val="0"/>
        </w:rPr>
        <w:t>항</w:t>
      </w:r>
      <w:r w:rsidRPr="00933D6F">
        <w:rPr>
          <w:rFonts w:cs="Times New Roman"/>
          <w:color w:val="000000"/>
          <w:kern w:val="0"/>
        </w:rPr>
        <w:t>(</w:t>
      </w:r>
      <w:r w:rsidRPr="00933D6F">
        <w:rPr>
          <w:rFonts w:cs="Times New Roman" w:hint="eastAsia"/>
          <w:color w:val="000000"/>
          <w:kern w:val="0"/>
        </w:rPr>
        <w:t>발행주식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및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지분구조</w:t>
      </w:r>
      <w:r w:rsidRPr="00933D6F">
        <w:rPr>
          <w:rFonts w:cs="Times New Roman"/>
          <w:color w:val="000000"/>
          <w:kern w:val="0"/>
        </w:rPr>
        <w:t xml:space="preserve">), </w:t>
      </w:r>
      <w:r w:rsidRPr="00933D6F">
        <w:rPr>
          <w:rFonts w:cs="Times New Roman" w:hint="eastAsia"/>
          <w:color w:val="000000"/>
          <w:kern w:val="0"/>
        </w:rPr>
        <w:t>제</w:t>
      </w:r>
      <w:r w:rsidRPr="00933D6F">
        <w:rPr>
          <w:rFonts w:cs="Times New Roman" w:hint="eastAsia"/>
          <w:color w:val="000000"/>
          <w:kern w:val="0"/>
        </w:rPr>
        <w:t>(6)</w:t>
      </w:r>
      <w:r w:rsidRPr="00933D6F">
        <w:rPr>
          <w:rFonts w:cs="Times New Roman" w:hint="eastAsia"/>
          <w:color w:val="000000"/>
          <w:kern w:val="0"/>
        </w:rPr>
        <w:t>항</w:t>
      </w:r>
      <w:r w:rsidRPr="00933D6F">
        <w:rPr>
          <w:rFonts w:cs="Times New Roman" w:hint="eastAsia"/>
          <w:color w:val="000000"/>
          <w:kern w:val="0"/>
        </w:rPr>
        <w:t>(</w:t>
      </w:r>
      <w:r w:rsidRPr="00933D6F">
        <w:rPr>
          <w:rFonts w:cs="Times New Roman" w:hint="eastAsia"/>
          <w:color w:val="000000"/>
          <w:kern w:val="0"/>
        </w:rPr>
        <w:t>정관</w:t>
      </w:r>
      <w:r w:rsidRPr="00933D6F">
        <w:rPr>
          <w:rFonts w:cs="Times New Roman" w:hint="eastAsia"/>
          <w:color w:val="000000"/>
          <w:kern w:val="0"/>
        </w:rPr>
        <w:t>,</w:t>
      </w:r>
      <w:r w:rsidRPr="00933D6F">
        <w:rPr>
          <w:rFonts w:cs="Times New Roman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법률</w:t>
      </w:r>
      <w:r w:rsidRPr="00933D6F">
        <w:rPr>
          <w:rFonts w:cs="Times New Roman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및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계약의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준수</w:t>
      </w:r>
      <w:r w:rsidRPr="00933D6F">
        <w:rPr>
          <w:rFonts w:cs="Times New Roman" w:hint="eastAsia"/>
          <w:color w:val="000000"/>
          <w:kern w:val="0"/>
        </w:rPr>
        <w:t>),</w:t>
      </w:r>
      <w:r w:rsidRPr="00933D6F">
        <w:rPr>
          <w:rFonts w:cs="Times New Roman"/>
          <w:color w:val="000000"/>
          <w:kern w:val="0"/>
        </w:rPr>
        <w:t xml:space="preserve"> </w:t>
      </w:r>
      <w:r w:rsidRPr="00933D6F">
        <w:rPr>
          <w:rFonts w:cs="Times New Roman"/>
          <w:color w:val="000000"/>
          <w:kern w:val="0"/>
        </w:rPr>
        <w:t>제</w:t>
      </w:r>
      <w:r w:rsidRPr="00933D6F">
        <w:rPr>
          <w:rFonts w:cs="Times New Roman" w:hint="eastAsia"/>
          <w:color w:val="000000"/>
          <w:kern w:val="0"/>
        </w:rPr>
        <w:t>(7)</w:t>
      </w:r>
      <w:r w:rsidRPr="00933D6F">
        <w:rPr>
          <w:rFonts w:cs="Times New Roman"/>
          <w:color w:val="000000"/>
          <w:kern w:val="0"/>
        </w:rPr>
        <w:t>항</w:t>
      </w:r>
      <w:r w:rsidRPr="00933D6F">
        <w:rPr>
          <w:rFonts w:cs="Times New Roman"/>
          <w:color w:val="000000"/>
          <w:kern w:val="0"/>
        </w:rPr>
        <w:t>(</w:t>
      </w:r>
      <w:r w:rsidRPr="00933D6F">
        <w:rPr>
          <w:rFonts w:cs="Times New Roman" w:hint="eastAsia"/>
          <w:color w:val="000000"/>
          <w:kern w:val="0"/>
        </w:rPr>
        <w:t>주주간계약</w:t>
      </w:r>
      <w:r w:rsidRPr="00933D6F">
        <w:rPr>
          <w:rFonts w:cs="Times New Roman"/>
          <w:color w:val="000000"/>
          <w:kern w:val="0"/>
        </w:rPr>
        <w:t xml:space="preserve">) </w:t>
      </w:r>
      <w:r w:rsidRPr="00933D6F">
        <w:rPr>
          <w:rFonts w:cs="Times New Roman"/>
          <w:color w:val="000000"/>
          <w:kern w:val="0"/>
        </w:rPr>
        <w:t>및</w:t>
      </w:r>
      <w:r w:rsidRPr="00933D6F">
        <w:rPr>
          <w:rFonts w:cs="Times New Roman"/>
          <w:color w:val="000000"/>
          <w:kern w:val="0"/>
        </w:rPr>
        <w:t xml:space="preserve"> </w:t>
      </w:r>
      <w:r w:rsidRPr="00933D6F">
        <w:rPr>
          <w:rFonts w:cs="Times New Roman"/>
          <w:color w:val="000000"/>
          <w:kern w:val="0"/>
        </w:rPr>
        <w:t>제</w:t>
      </w:r>
      <w:r w:rsidRPr="00933D6F">
        <w:rPr>
          <w:rFonts w:cs="Times New Roman" w:hint="eastAsia"/>
          <w:color w:val="000000"/>
          <w:kern w:val="0"/>
        </w:rPr>
        <w:t>(8)</w:t>
      </w:r>
      <w:r w:rsidRPr="00933D6F">
        <w:rPr>
          <w:rFonts w:cs="Times New Roman"/>
          <w:color w:val="000000"/>
          <w:kern w:val="0"/>
        </w:rPr>
        <w:t>항</w:t>
      </w:r>
      <w:r w:rsidRPr="00933D6F">
        <w:rPr>
          <w:rFonts w:cs="Times New Roman"/>
          <w:color w:val="000000"/>
          <w:kern w:val="0"/>
        </w:rPr>
        <w:t>(</w:t>
      </w:r>
      <w:r w:rsidRPr="00933D6F">
        <w:rPr>
          <w:rFonts w:cs="Times New Roman" w:hint="eastAsia"/>
          <w:color w:val="000000"/>
          <w:kern w:val="0"/>
        </w:rPr>
        <w:t>자회사</w:t>
      </w:r>
      <w:r w:rsidRPr="00933D6F">
        <w:rPr>
          <w:rFonts w:cs="Times New Roman"/>
          <w:color w:val="000000"/>
          <w:kern w:val="0"/>
        </w:rPr>
        <w:t>)</w:t>
      </w:r>
      <w:r w:rsidRPr="00933D6F">
        <w:rPr>
          <w:rFonts w:cs="Times New Roman"/>
          <w:color w:val="000000"/>
          <w:kern w:val="0"/>
        </w:rPr>
        <w:t>에</w:t>
      </w:r>
      <w:r w:rsidRPr="00933D6F">
        <w:rPr>
          <w:rFonts w:cs="Times New Roman"/>
          <w:color w:val="000000"/>
          <w:kern w:val="0"/>
        </w:rPr>
        <w:t xml:space="preserve"> </w:t>
      </w:r>
      <w:r w:rsidRPr="00933D6F">
        <w:rPr>
          <w:rFonts w:cs="Times New Roman"/>
          <w:color w:val="000000"/>
          <w:kern w:val="0"/>
        </w:rPr>
        <w:t>규정된</w:t>
      </w:r>
      <w:r w:rsidRPr="00933D6F">
        <w:rPr>
          <w:rFonts w:cs="Times New Roman"/>
          <w:color w:val="000000"/>
          <w:kern w:val="0"/>
        </w:rPr>
        <w:t xml:space="preserve"> </w:t>
      </w:r>
      <w:r w:rsidRPr="00933D6F">
        <w:rPr>
          <w:rFonts w:cs="Times New Roman"/>
          <w:color w:val="000000"/>
          <w:kern w:val="0"/>
        </w:rPr>
        <w:t>진술</w:t>
      </w:r>
      <w:r w:rsidRPr="00933D6F">
        <w:rPr>
          <w:rFonts w:cs="Times New Roman"/>
          <w:color w:val="000000"/>
          <w:kern w:val="0"/>
        </w:rPr>
        <w:t xml:space="preserve"> </w:t>
      </w:r>
      <w:r w:rsidRPr="00933D6F">
        <w:rPr>
          <w:rFonts w:cs="Times New Roman"/>
          <w:color w:val="000000"/>
          <w:kern w:val="0"/>
        </w:rPr>
        <w:t>및</w:t>
      </w:r>
      <w:r w:rsidRPr="00933D6F">
        <w:rPr>
          <w:rFonts w:cs="Times New Roman"/>
          <w:color w:val="000000"/>
          <w:kern w:val="0"/>
        </w:rPr>
        <w:t xml:space="preserve"> </w:t>
      </w:r>
      <w:r w:rsidRPr="00933D6F">
        <w:rPr>
          <w:rFonts w:cs="Times New Roman"/>
          <w:color w:val="000000"/>
          <w:kern w:val="0"/>
        </w:rPr>
        <w:t>보장</w:t>
      </w:r>
      <w:r w:rsidR="008C062A">
        <w:rPr>
          <w:rFonts w:cs="Times New Roman" w:hint="eastAsia"/>
          <w:color w:val="000000"/>
          <w:kern w:val="0"/>
        </w:rPr>
        <w:t>{</w:t>
      </w:r>
      <w:r w:rsidR="008C062A">
        <w:rPr>
          <w:rFonts w:cs="Times New Roman" w:hint="eastAsia"/>
          <w:color w:val="000000"/>
          <w:kern w:val="0"/>
        </w:rPr>
        <w:t>제</w:t>
      </w:r>
      <w:r w:rsidR="008C062A">
        <w:rPr>
          <w:rFonts w:cs="Times New Roman" w:hint="eastAsia"/>
          <w:color w:val="000000"/>
          <w:kern w:val="0"/>
        </w:rPr>
        <w:t>(6)</w:t>
      </w:r>
      <w:r w:rsidR="008C062A">
        <w:rPr>
          <w:rFonts w:cs="Times New Roman" w:hint="eastAsia"/>
          <w:color w:val="000000"/>
          <w:kern w:val="0"/>
        </w:rPr>
        <w:t>항은</w:t>
      </w:r>
      <w:r w:rsidR="008C062A">
        <w:rPr>
          <w:rFonts w:cs="Times New Roman" w:hint="eastAsia"/>
          <w:color w:val="000000"/>
          <w:kern w:val="0"/>
        </w:rPr>
        <w:t xml:space="preserve"> </w:t>
      </w:r>
      <w:r w:rsidR="003755D6">
        <w:rPr>
          <w:rFonts w:cs="Times New Roman" w:hint="eastAsia"/>
          <w:color w:val="000000"/>
          <w:kern w:val="0"/>
        </w:rPr>
        <w:t>(ii)</w:t>
      </w:r>
      <w:r w:rsidR="008C062A">
        <w:rPr>
          <w:rFonts w:cs="Times New Roman" w:hint="eastAsia"/>
          <w:color w:val="000000"/>
          <w:kern w:val="0"/>
        </w:rPr>
        <w:t>에</w:t>
      </w:r>
      <w:r w:rsidR="008C062A">
        <w:rPr>
          <w:rFonts w:cs="Times New Roman" w:hint="eastAsia"/>
          <w:color w:val="000000"/>
          <w:kern w:val="0"/>
        </w:rPr>
        <w:t xml:space="preserve"> </w:t>
      </w:r>
      <w:r w:rsidR="008C062A">
        <w:rPr>
          <w:rFonts w:cs="Times New Roman" w:hint="eastAsia"/>
          <w:color w:val="000000"/>
          <w:kern w:val="0"/>
        </w:rPr>
        <w:t>규정된</w:t>
      </w:r>
      <w:r w:rsidR="008C062A">
        <w:rPr>
          <w:rFonts w:cs="Times New Roman" w:hint="eastAsia"/>
          <w:color w:val="000000"/>
          <w:kern w:val="0"/>
        </w:rPr>
        <w:t xml:space="preserve"> </w:t>
      </w:r>
      <w:r w:rsidR="008C062A">
        <w:rPr>
          <w:rFonts w:cs="Times New Roman" w:hint="eastAsia"/>
          <w:color w:val="000000"/>
          <w:kern w:val="0"/>
        </w:rPr>
        <w:t>사항에</w:t>
      </w:r>
      <w:r w:rsidR="008C062A">
        <w:rPr>
          <w:rFonts w:cs="Times New Roman" w:hint="eastAsia"/>
          <w:color w:val="000000"/>
          <w:kern w:val="0"/>
        </w:rPr>
        <w:t xml:space="preserve"> </w:t>
      </w:r>
      <w:r w:rsidR="008C062A">
        <w:rPr>
          <w:rFonts w:cs="Times New Roman" w:hint="eastAsia"/>
          <w:color w:val="000000"/>
          <w:kern w:val="0"/>
        </w:rPr>
        <w:t>한정함</w:t>
      </w:r>
      <w:r w:rsidR="008C062A">
        <w:rPr>
          <w:rFonts w:cs="Times New Roman"/>
          <w:color w:val="000000"/>
          <w:kern w:val="0"/>
        </w:rPr>
        <w:t>}</w:t>
      </w:r>
      <w:r w:rsidRPr="00933D6F">
        <w:rPr>
          <w:rFonts w:cs="Times New Roman"/>
          <w:color w:val="000000"/>
          <w:kern w:val="0"/>
        </w:rPr>
        <w:t>을</w:t>
      </w:r>
      <w:r w:rsidR="00634B8A" w:rsidRPr="00933D6F">
        <w:rPr>
          <w:rFonts w:cs="Times New Roman" w:hint="eastAsia"/>
          <w:color w:val="000000"/>
          <w:kern w:val="0"/>
        </w:rPr>
        <w:t xml:space="preserve"> </w:t>
      </w:r>
      <w:r w:rsidR="00634B8A" w:rsidRPr="00933D6F">
        <w:rPr>
          <w:rFonts w:cs="Times New Roman" w:hint="eastAsia"/>
          <w:color w:val="000000"/>
          <w:kern w:val="0"/>
        </w:rPr>
        <w:t>의미하며</w:t>
      </w:r>
      <w:r w:rsidR="00634B8A" w:rsidRPr="00933D6F">
        <w:rPr>
          <w:rFonts w:cs="Times New Roman" w:hint="eastAsia"/>
          <w:color w:val="000000"/>
          <w:kern w:val="0"/>
        </w:rPr>
        <w:t>,</w:t>
      </w:r>
      <w:r w:rsidRPr="00933D6F">
        <w:rPr>
          <w:rFonts w:cs="Times New Roman" w:hint="eastAsia"/>
          <w:color w:val="000000"/>
          <w:kern w:val="0"/>
        </w:rPr>
        <w:t xml:space="preserve"> (ii)</w:t>
      </w:r>
      <w:r w:rsidRPr="00933D6F">
        <w:rPr>
          <w:rFonts w:cs="Times New Roman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매수인의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경우</w:t>
      </w:r>
      <w:r w:rsidR="00634B8A" w:rsidRPr="00933D6F">
        <w:rPr>
          <w:rFonts w:cs="Times New Roman" w:hint="eastAsia"/>
          <w:color w:val="000000"/>
          <w:kern w:val="0"/>
        </w:rPr>
        <w:t>,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제</w:t>
      </w:r>
      <w:r w:rsidRPr="00933D6F">
        <w:rPr>
          <w:rFonts w:cs="Times New Roman" w:hint="eastAsia"/>
          <w:color w:val="000000"/>
          <w:kern w:val="0"/>
        </w:rPr>
        <w:t>5.2</w:t>
      </w:r>
      <w:r w:rsidRPr="00933D6F">
        <w:rPr>
          <w:rFonts w:cs="Times New Roman" w:hint="eastAsia"/>
          <w:color w:val="000000"/>
          <w:kern w:val="0"/>
        </w:rPr>
        <w:t>조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제</w:t>
      </w:r>
      <w:r w:rsidRPr="00933D6F">
        <w:rPr>
          <w:rFonts w:cs="Times New Roman" w:hint="eastAsia"/>
          <w:color w:val="000000"/>
          <w:kern w:val="0"/>
        </w:rPr>
        <w:t>(1)</w:t>
      </w:r>
      <w:r w:rsidRPr="00933D6F">
        <w:rPr>
          <w:rFonts w:cs="Times New Roman" w:hint="eastAsia"/>
          <w:color w:val="000000"/>
          <w:kern w:val="0"/>
        </w:rPr>
        <w:t>항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내지</w:t>
      </w:r>
      <w:r w:rsidRPr="00933D6F">
        <w:rPr>
          <w:rFonts w:cs="Times New Roman" w:hint="eastAsia"/>
          <w:color w:val="000000"/>
          <w:kern w:val="0"/>
        </w:rPr>
        <w:t xml:space="preserve"> </w:t>
      </w:r>
      <w:r w:rsidRPr="00933D6F">
        <w:rPr>
          <w:rFonts w:cs="Times New Roman" w:hint="eastAsia"/>
          <w:color w:val="000000"/>
          <w:kern w:val="0"/>
        </w:rPr>
        <w:t>제</w:t>
      </w:r>
      <w:r w:rsidRPr="00933D6F">
        <w:rPr>
          <w:rFonts w:cs="Times New Roman" w:hint="eastAsia"/>
          <w:color w:val="000000"/>
          <w:kern w:val="0"/>
        </w:rPr>
        <w:t>(</w:t>
      </w:r>
      <w:r w:rsidR="00634B8A" w:rsidRPr="00933D6F">
        <w:rPr>
          <w:rFonts w:cs="Times New Roman" w:hint="eastAsia"/>
          <w:color w:val="000000"/>
          <w:kern w:val="0"/>
        </w:rPr>
        <w:t>6)</w:t>
      </w:r>
      <w:r w:rsidR="00634B8A" w:rsidRPr="00933D6F">
        <w:rPr>
          <w:rFonts w:cs="Times New Roman" w:hint="eastAsia"/>
          <w:color w:val="000000"/>
          <w:kern w:val="0"/>
        </w:rPr>
        <w:t>항에</w:t>
      </w:r>
      <w:r w:rsidR="00634B8A" w:rsidRPr="00933D6F">
        <w:rPr>
          <w:rFonts w:cs="Times New Roman" w:hint="eastAsia"/>
          <w:color w:val="000000"/>
          <w:kern w:val="0"/>
        </w:rPr>
        <w:t xml:space="preserve"> </w:t>
      </w:r>
      <w:r w:rsidR="00634B8A" w:rsidRPr="00933D6F">
        <w:rPr>
          <w:rFonts w:cs="Times New Roman" w:hint="eastAsia"/>
          <w:color w:val="000000"/>
          <w:kern w:val="0"/>
        </w:rPr>
        <w:t>기재된</w:t>
      </w:r>
      <w:r w:rsidR="00634B8A" w:rsidRPr="00933D6F">
        <w:rPr>
          <w:rFonts w:cs="Times New Roman" w:hint="eastAsia"/>
          <w:color w:val="000000"/>
          <w:kern w:val="0"/>
        </w:rPr>
        <w:t xml:space="preserve"> </w:t>
      </w:r>
      <w:r w:rsidR="00634B8A" w:rsidRPr="00933D6F">
        <w:rPr>
          <w:rFonts w:cs="Times New Roman" w:hint="eastAsia"/>
          <w:color w:val="000000"/>
          <w:kern w:val="0"/>
        </w:rPr>
        <w:t>진술</w:t>
      </w:r>
      <w:r w:rsidR="00634B8A" w:rsidRPr="00933D6F">
        <w:rPr>
          <w:rFonts w:cs="Times New Roman" w:hint="eastAsia"/>
          <w:color w:val="000000"/>
          <w:kern w:val="0"/>
        </w:rPr>
        <w:t xml:space="preserve"> </w:t>
      </w:r>
      <w:r w:rsidR="00634B8A" w:rsidRPr="00933D6F">
        <w:rPr>
          <w:rFonts w:cs="Times New Roman" w:hint="eastAsia"/>
          <w:color w:val="000000"/>
          <w:kern w:val="0"/>
        </w:rPr>
        <w:t>및</w:t>
      </w:r>
      <w:r w:rsidR="00634B8A" w:rsidRPr="00933D6F">
        <w:rPr>
          <w:rFonts w:cs="Times New Roman" w:hint="eastAsia"/>
          <w:color w:val="000000"/>
          <w:kern w:val="0"/>
        </w:rPr>
        <w:t xml:space="preserve"> </w:t>
      </w:r>
      <w:r w:rsidR="00634B8A" w:rsidRPr="00933D6F">
        <w:rPr>
          <w:rFonts w:cs="Times New Roman" w:hint="eastAsia"/>
          <w:color w:val="000000"/>
          <w:kern w:val="0"/>
        </w:rPr>
        <w:t>보장을</w:t>
      </w:r>
      <w:r w:rsidR="00634B8A" w:rsidRPr="00933D6F">
        <w:rPr>
          <w:rFonts w:cs="Times New Roman" w:hint="eastAsia"/>
          <w:color w:val="000000"/>
          <w:kern w:val="0"/>
        </w:rPr>
        <w:t xml:space="preserve"> </w:t>
      </w:r>
      <w:r w:rsidR="00634B8A" w:rsidRPr="00933D6F">
        <w:rPr>
          <w:rFonts w:cs="Times New Roman" w:hint="eastAsia"/>
          <w:color w:val="000000"/>
          <w:kern w:val="0"/>
        </w:rPr>
        <w:t>의미</w:t>
      </w:r>
      <w:r w:rsidRPr="00933D6F">
        <w:rPr>
          <w:rFonts w:cs="Times New Roman"/>
          <w:color w:val="000000"/>
          <w:kern w:val="0"/>
        </w:rPr>
        <w:t>한다</w:t>
      </w:r>
      <w:r w:rsidRPr="00933D6F">
        <w:rPr>
          <w:rFonts w:cs="Times New Roman"/>
          <w:color w:val="000000"/>
          <w:kern w:val="0"/>
        </w:rPr>
        <w:t>.</w:t>
      </w:r>
    </w:p>
    <w:p w14:paraId="025C526E" w14:textId="7DD3A2F7" w:rsidR="006F4ED8" w:rsidRPr="00933D6F" w:rsidRDefault="006F4ED8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기준일</w:t>
      </w:r>
      <w:r w:rsidRPr="00933D6F">
        <w:rPr>
          <w:rFonts w:cs="Times New Roman"/>
          <w:szCs w:val="22"/>
        </w:rPr>
        <w:t>”</w:t>
      </w:r>
      <w:r w:rsidR="00205846" w:rsidRPr="00933D6F">
        <w:rPr>
          <w:rFonts w:cs="Times New Roman" w:hint="eastAsia"/>
          <w:szCs w:val="22"/>
        </w:rPr>
        <w:t>이란</w:t>
      </w:r>
      <w:r w:rsidRPr="00933D6F">
        <w:rPr>
          <w:rFonts w:cs="Times New Roman"/>
          <w:szCs w:val="22"/>
        </w:rPr>
        <w:t xml:space="preserve"> 20</w:t>
      </w:r>
      <w:r w:rsidR="00383577" w:rsidRPr="00933D6F">
        <w:rPr>
          <w:rFonts w:cs="Times New Roman"/>
          <w:szCs w:val="22"/>
        </w:rPr>
        <w:t>2</w:t>
      </w:r>
      <w:r w:rsidR="004A2949">
        <w:rPr>
          <w:rFonts w:cs="Times New Roman" w:hint="eastAsia"/>
          <w:szCs w:val="22"/>
        </w:rPr>
        <w:t>5</w:t>
      </w:r>
      <w:r w:rsidRPr="00933D6F">
        <w:rPr>
          <w:rFonts w:cs="Times New Roman"/>
          <w:szCs w:val="22"/>
        </w:rPr>
        <w:t>년</w:t>
      </w:r>
      <w:r w:rsidRPr="00933D6F">
        <w:rPr>
          <w:rFonts w:cs="Times New Roman"/>
          <w:szCs w:val="22"/>
        </w:rPr>
        <w:t xml:space="preserve"> </w:t>
      </w:r>
      <w:r w:rsidR="00C624F8">
        <w:rPr>
          <w:rFonts w:hint="eastAsia"/>
          <w:szCs w:val="22"/>
        </w:rPr>
        <w:t>9</w:t>
      </w:r>
      <w:r w:rsidR="00571962" w:rsidRPr="00933D6F">
        <w:rPr>
          <w:rFonts w:cs="Times New Roman"/>
          <w:szCs w:val="22"/>
        </w:rPr>
        <w:t>월</w:t>
      </w:r>
      <w:r w:rsidR="00571962" w:rsidRPr="00933D6F">
        <w:rPr>
          <w:rFonts w:cs="Times New Roman"/>
          <w:szCs w:val="22"/>
        </w:rPr>
        <w:t xml:space="preserve"> </w:t>
      </w:r>
      <w:r w:rsidR="00C624F8">
        <w:rPr>
          <w:rFonts w:cs="Times New Roman" w:hint="eastAsia"/>
          <w:szCs w:val="22"/>
        </w:rPr>
        <w:t>30</w:t>
      </w:r>
      <w:r w:rsidR="00571962" w:rsidRPr="00933D6F">
        <w:rPr>
          <w:rFonts w:cs="Times New Roman"/>
          <w:szCs w:val="22"/>
        </w:rPr>
        <w:t>일</w:t>
      </w:r>
      <w:r w:rsidRPr="00933D6F">
        <w:rPr>
          <w:rFonts w:cs="Times New Roman"/>
          <w:szCs w:val="22"/>
        </w:rPr>
        <w:t>을</w:t>
      </w:r>
      <w:r w:rsidRPr="00933D6F">
        <w:rPr>
          <w:rFonts w:cs="Times New Roman"/>
          <w:szCs w:val="22"/>
        </w:rPr>
        <w:t xml:space="preserve"> </w:t>
      </w:r>
      <w:r w:rsidR="008C56E8" w:rsidRPr="00933D6F">
        <w:rPr>
          <w:rFonts w:cs="Times New Roman"/>
          <w:szCs w:val="22"/>
        </w:rPr>
        <w:t>의미한다</w:t>
      </w:r>
      <w:r w:rsidR="008C56E8" w:rsidRPr="00933D6F">
        <w:rPr>
          <w:rFonts w:cs="Times New Roman"/>
          <w:szCs w:val="22"/>
        </w:rPr>
        <w:t>.</w:t>
      </w:r>
      <w:r w:rsidR="007175D5" w:rsidRPr="00933D6F">
        <w:rPr>
          <w:rFonts w:cs="Times New Roman"/>
          <w:szCs w:val="22"/>
        </w:rPr>
        <w:t xml:space="preserve"> </w:t>
      </w:r>
    </w:p>
    <w:p w14:paraId="636DEB43" w14:textId="5A81189B" w:rsidR="00CB471A" w:rsidRDefault="006F4ED8" w:rsidP="00CA6F91">
      <w:pPr>
        <w:pStyle w:val="BKLBodyText"/>
        <w:spacing w:before="240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기준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재무제표</w:t>
      </w:r>
      <w:r w:rsidRPr="00933D6F">
        <w:rPr>
          <w:rFonts w:cs="Times New Roman"/>
          <w:szCs w:val="22"/>
        </w:rPr>
        <w:t>”</w:t>
      </w:r>
      <w:r w:rsidR="00205846" w:rsidRPr="00933D6F">
        <w:rPr>
          <w:rFonts w:cs="Times New Roman" w:hint="eastAsia"/>
          <w:szCs w:val="22"/>
        </w:rPr>
        <w:t>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매수인에게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제공된</w:t>
      </w:r>
      <w:r w:rsidRPr="00933D6F">
        <w:rPr>
          <w:rFonts w:cs="Times New Roman"/>
          <w:szCs w:val="22"/>
        </w:rPr>
        <w:t xml:space="preserve"> </w:t>
      </w:r>
      <w:r w:rsidR="00383577" w:rsidRPr="00933D6F">
        <w:rPr>
          <w:rFonts w:cs="Times New Roman"/>
          <w:szCs w:val="22"/>
        </w:rPr>
        <w:t>대상회사등에</w:t>
      </w:r>
      <w:r w:rsidR="00383577" w:rsidRPr="00933D6F">
        <w:rPr>
          <w:rFonts w:cs="Times New Roman"/>
          <w:szCs w:val="22"/>
        </w:rPr>
        <w:t xml:space="preserve"> </w:t>
      </w:r>
      <w:r w:rsidR="00383577" w:rsidRPr="00933D6F">
        <w:rPr>
          <w:rFonts w:cs="Times New Roman"/>
          <w:szCs w:val="22"/>
        </w:rPr>
        <w:t>관한</w:t>
      </w:r>
      <w:r w:rsidR="00383577" w:rsidRPr="00933D6F">
        <w:rPr>
          <w:rFonts w:cs="Times New Roman"/>
          <w:szCs w:val="22"/>
        </w:rPr>
        <w:t xml:space="preserve"> </w:t>
      </w:r>
      <w:r w:rsidR="004D3368" w:rsidRPr="00933D6F">
        <w:rPr>
          <w:rFonts w:cs="Times New Roman"/>
          <w:szCs w:val="22"/>
        </w:rPr>
        <w:t xml:space="preserve">(i) </w:t>
      </w:r>
      <w:r w:rsidR="00D73738" w:rsidRPr="00933D6F">
        <w:rPr>
          <w:rFonts w:cs="Times New Roman"/>
          <w:szCs w:val="22"/>
        </w:rPr>
        <w:t>20</w:t>
      </w:r>
      <w:r w:rsidR="00C67C98" w:rsidRPr="00933D6F">
        <w:rPr>
          <w:rFonts w:cs="Times New Roman" w:hint="eastAsia"/>
          <w:szCs w:val="22"/>
        </w:rPr>
        <w:t>19</w:t>
      </w:r>
      <w:r w:rsidR="00D73738" w:rsidRPr="00933D6F">
        <w:rPr>
          <w:rFonts w:cs="Times New Roman"/>
          <w:szCs w:val="22"/>
        </w:rPr>
        <w:t>년</w:t>
      </w:r>
      <w:r w:rsidR="00D73738" w:rsidRPr="00933D6F">
        <w:rPr>
          <w:rFonts w:cs="Times New Roman"/>
          <w:szCs w:val="22"/>
        </w:rPr>
        <w:t xml:space="preserve"> </w:t>
      </w:r>
      <w:r w:rsidR="00C67C98" w:rsidRPr="00933D6F">
        <w:rPr>
          <w:rFonts w:cs="Times New Roman" w:hint="eastAsia"/>
          <w:szCs w:val="22"/>
        </w:rPr>
        <w:t>12</w:t>
      </w:r>
      <w:r w:rsidR="00D73738" w:rsidRPr="00933D6F">
        <w:rPr>
          <w:rFonts w:cs="Times New Roman"/>
          <w:szCs w:val="22"/>
        </w:rPr>
        <w:t>월</w:t>
      </w:r>
      <w:r w:rsidR="00D73738" w:rsidRPr="00933D6F">
        <w:rPr>
          <w:rFonts w:cs="Times New Roman"/>
          <w:szCs w:val="22"/>
        </w:rPr>
        <w:t xml:space="preserve"> </w:t>
      </w:r>
      <w:r w:rsidR="00C67C98" w:rsidRPr="00933D6F">
        <w:rPr>
          <w:rFonts w:cs="Times New Roman" w:hint="eastAsia"/>
          <w:szCs w:val="22"/>
        </w:rPr>
        <w:t>31</w:t>
      </w:r>
      <w:r w:rsidR="00D73738" w:rsidRPr="00933D6F">
        <w:rPr>
          <w:rFonts w:cs="Times New Roman"/>
          <w:szCs w:val="22"/>
        </w:rPr>
        <w:t>일</w:t>
      </w:r>
      <w:r w:rsidR="007175D5" w:rsidRPr="00933D6F">
        <w:rPr>
          <w:rFonts w:cs="Times New Roman" w:hint="eastAsia"/>
          <w:szCs w:val="22"/>
        </w:rPr>
        <w:t>,</w:t>
      </w:r>
      <w:r w:rsidR="007175D5" w:rsidRPr="00933D6F">
        <w:rPr>
          <w:rFonts w:cs="Times New Roman"/>
          <w:szCs w:val="22"/>
        </w:rPr>
        <w:t xml:space="preserve"> </w:t>
      </w:r>
      <w:r w:rsidR="00D73738" w:rsidRPr="00933D6F">
        <w:rPr>
          <w:rFonts w:cs="Times New Roman"/>
          <w:szCs w:val="22"/>
        </w:rPr>
        <w:t>202</w:t>
      </w:r>
      <w:r w:rsidR="00C67C98" w:rsidRPr="00933D6F">
        <w:rPr>
          <w:rFonts w:cs="Times New Roman" w:hint="eastAsia"/>
          <w:szCs w:val="22"/>
        </w:rPr>
        <w:t>0</w:t>
      </w:r>
      <w:r w:rsidR="00D73738" w:rsidRPr="00933D6F">
        <w:rPr>
          <w:rFonts w:cs="Times New Roman"/>
          <w:szCs w:val="22"/>
        </w:rPr>
        <w:t>년</w:t>
      </w:r>
      <w:r w:rsidR="00D73738" w:rsidRPr="00933D6F">
        <w:rPr>
          <w:rFonts w:cs="Times New Roman"/>
          <w:szCs w:val="22"/>
        </w:rPr>
        <w:t xml:space="preserve"> </w:t>
      </w:r>
      <w:r w:rsidR="00C67C98" w:rsidRPr="00933D6F">
        <w:rPr>
          <w:rFonts w:cs="Times New Roman" w:hint="eastAsia"/>
          <w:szCs w:val="22"/>
        </w:rPr>
        <w:t>12</w:t>
      </w:r>
      <w:r w:rsidR="00D73738" w:rsidRPr="00933D6F">
        <w:rPr>
          <w:rFonts w:cs="Times New Roman"/>
          <w:szCs w:val="22"/>
        </w:rPr>
        <w:t>월</w:t>
      </w:r>
      <w:r w:rsidR="00D73738" w:rsidRPr="00933D6F">
        <w:rPr>
          <w:rFonts w:cs="Times New Roman"/>
          <w:szCs w:val="22"/>
        </w:rPr>
        <w:t xml:space="preserve"> </w:t>
      </w:r>
      <w:r w:rsidR="00C67C98" w:rsidRPr="00933D6F">
        <w:rPr>
          <w:rFonts w:cs="Times New Roman" w:hint="eastAsia"/>
          <w:szCs w:val="22"/>
        </w:rPr>
        <w:t>31</w:t>
      </w:r>
      <w:r w:rsidR="00D73738" w:rsidRPr="00933D6F">
        <w:rPr>
          <w:rFonts w:cs="Times New Roman"/>
          <w:szCs w:val="22"/>
        </w:rPr>
        <w:t>일</w:t>
      </w:r>
      <w:r w:rsidR="007175D5" w:rsidRPr="00933D6F">
        <w:rPr>
          <w:rFonts w:cs="Times New Roman" w:hint="eastAsia"/>
          <w:szCs w:val="22"/>
        </w:rPr>
        <w:t>,</w:t>
      </w:r>
      <w:r w:rsidR="007175D5" w:rsidRPr="00933D6F">
        <w:rPr>
          <w:rFonts w:cs="Times New Roman"/>
          <w:szCs w:val="22"/>
        </w:rPr>
        <w:t xml:space="preserve"> </w:t>
      </w:r>
      <w:r w:rsidR="00FB2608" w:rsidRPr="00933D6F">
        <w:rPr>
          <w:rFonts w:cs="Times New Roman"/>
          <w:szCs w:val="22"/>
        </w:rPr>
        <w:t>202</w:t>
      </w:r>
      <w:r w:rsidR="00C67C98" w:rsidRPr="00933D6F">
        <w:rPr>
          <w:rFonts w:cs="Times New Roman" w:hint="eastAsia"/>
          <w:szCs w:val="22"/>
        </w:rPr>
        <w:t>1</w:t>
      </w:r>
      <w:r w:rsidR="00FB2608" w:rsidRPr="00933D6F">
        <w:rPr>
          <w:rFonts w:cs="Times New Roman"/>
          <w:szCs w:val="22"/>
        </w:rPr>
        <w:t>년</w:t>
      </w:r>
      <w:r w:rsidR="00FB2608" w:rsidRPr="00933D6F">
        <w:rPr>
          <w:rFonts w:cs="Times New Roman"/>
          <w:szCs w:val="22"/>
        </w:rPr>
        <w:t xml:space="preserve"> </w:t>
      </w:r>
      <w:r w:rsidR="00C67C98" w:rsidRPr="00933D6F">
        <w:rPr>
          <w:rFonts w:cs="Times New Roman" w:hint="eastAsia"/>
          <w:szCs w:val="22"/>
        </w:rPr>
        <w:t>12</w:t>
      </w:r>
      <w:r w:rsidR="00FB2608" w:rsidRPr="00933D6F">
        <w:rPr>
          <w:rFonts w:cs="Times New Roman"/>
          <w:szCs w:val="22"/>
        </w:rPr>
        <w:t>월</w:t>
      </w:r>
      <w:r w:rsidR="00FB2608" w:rsidRPr="00933D6F">
        <w:rPr>
          <w:rFonts w:cs="Times New Roman"/>
          <w:szCs w:val="22"/>
        </w:rPr>
        <w:t xml:space="preserve"> </w:t>
      </w:r>
      <w:r w:rsidR="00C67C98" w:rsidRPr="00933D6F">
        <w:rPr>
          <w:rFonts w:cs="Times New Roman" w:hint="eastAsia"/>
          <w:szCs w:val="22"/>
        </w:rPr>
        <w:t>31</w:t>
      </w:r>
      <w:r w:rsidR="00FB2608" w:rsidRPr="00933D6F">
        <w:rPr>
          <w:rFonts w:cs="Times New Roman"/>
          <w:szCs w:val="22"/>
        </w:rPr>
        <w:t>일</w:t>
      </w:r>
      <w:r w:rsidR="00C67C98" w:rsidRPr="00933D6F">
        <w:rPr>
          <w:rFonts w:cs="Times New Roman" w:hint="eastAsia"/>
          <w:szCs w:val="22"/>
        </w:rPr>
        <w:t>, 2022</w:t>
      </w:r>
      <w:r w:rsidR="00C67C98" w:rsidRPr="00933D6F">
        <w:rPr>
          <w:rFonts w:cs="Times New Roman" w:hint="eastAsia"/>
          <w:szCs w:val="22"/>
        </w:rPr>
        <w:t>년</w:t>
      </w:r>
      <w:r w:rsidR="00C67C98" w:rsidRPr="00933D6F">
        <w:rPr>
          <w:rFonts w:cs="Times New Roman" w:hint="eastAsia"/>
          <w:szCs w:val="22"/>
        </w:rPr>
        <w:t xml:space="preserve"> 12</w:t>
      </w:r>
      <w:r w:rsidR="00C67C98" w:rsidRPr="00933D6F">
        <w:rPr>
          <w:rFonts w:cs="Times New Roman" w:hint="eastAsia"/>
          <w:szCs w:val="22"/>
        </w:rPr>
        <w:t>월</w:t>
      </w:r>
      <w:r w:rsidR="00C67C98" w:rsidRPr="00933D6F">
        <w:rPr>
          <w:rFonts w:cs="Times New Roman" w:hint="eastAsia"/>
          <w:szCs w:val="22"/>
        </w:rPr>
        <w:t xml:space="preserve"> 31</w:t>
      </w:r>
      <w:r w:rsidR="00C67C98" w:rsidRPr="00933D6F">
        <w:rPr>
          <w:rFonts w:cs="Times New Roman" w:hint="eastAsia"/>
          <w:szCs w:val="22"/>
        </w:rPr>
        <w:t>일</w:t>
      </w:r>
      <w:r w:rsidR="00C67C98" w:rsidRPr="00933D6F">
        <w:rPr>
          <w:rFonts w:cs="Times New Roman" w:hint="eastAsia"/>
          <w:szCs w:val="22"/>
        </w:rPr>
        <w:t>, 2023</w:t>
      </w:r>
      <w:r w:rsidR="00C67C98" w:rsidRPr="00933D6F">
        <w:rPr>
          <w:rFonts w:cs="Times New Roman" w:hint="eastAsia"/>
          <w:szCs w:val="22"/>
        </w:rPr>
        <w:t>년</w:t>
      </w:r>
      <w:r w:rsidR="00C67C98" w:rsidRPr="00933D6F">
        <w:rPr>
          <w:rFonts w:cs="Times New Roman" w:hint="eastAsia"/>
          <w:szCs w:val="22"/>
        </w:rPr>
        <w:t xml:space="preserve"> 12</w:t>
      </w:r>
      <w:r w:rsidR="00C67C98" w:rsidRPr="00933D6F">
        <w:rPr>
          <w:rFonts w:cs="Times New Roman" w:hint="eastAsia"/>
          <w:szCs w:val="22"/>
        </w:rPr>
        <w:t>월</w:t>
      </w:r>
      <w:r w:rsidR="00C67C98" w:rsidRPr="00933D6F">
        <w:rPr>
          <w:rFonts w:cs="Times New Roman" w:hint="eastAsia"/>
          <w:szCs w:val="22"/>
        </w:rPr>
        <w:t xml:space="preserve"> 31</w:t>
      </w:r>
      <w:r w:rsidR="00C67C98" w:rsidRPr="00933D6F">
        <w:rPr>
          <w:rFonts w:cs="Times New Roman" w:hint="eastAsia"/>
          <w:szCs w:val="22"/>
        </w:rPr>
        <w:t>일</w:t>
      </w:r>
      <w:r w:rsidR="00407DE4">
        <w:rPr>
          <w:rFonts w:cs="Times New Roman" w:hint="eastAsia"/>
          <w:szCs w:val="22"/>
        </w:rPr>
        <w:t xml:space="preserve">, </w:t>
      </w:r>
      <w:r w:rsidR="00407DE4" w:rsidRPr="00933D6F">
        <w:rPr>
          <w:rFonts w:cs="Times New Roman" w:hint="eastAsia"/>
          <w:szCs w:val="22"/>
        </w:rPr>
        <w:t>202</w:t>
      </w:r>
      <w:r w:rsidR="00407DE4">
        <w:rPr>
          <w:rFonts w:cs="Times New Roman" w:hint="eastAsia"/>
          <w:szCs w:val="22"/>
        </w:rPr>
        <w:t>4</w:t>
      </w:r>
      <w:r w:rsidR="00407DE4" w:rsidRPr="00933D6F">
        <w:rPr>
          <w:rFonts w:cs="Times New Roman" w:hint="eastAsia"/>
          <w:szCs w:val="22"/>
        </w:rPr>
        <w:t>년</w:t>
      </w:r>
      <w:r w:rsidR="00407DE4" w:rsidRPr="00933D6F">
        <w:rPr>
          <w:rFonts w:cs="Times New Roman" w:hint="eastAsia"/>
          <w:szCs w:val="22"/>
        </w:rPr>
        <w:t xml:space="preserve"> 12</w:t>
      </w:r>
      <w:r w:rsidR="00407DE4" w:rsidRPr="00933D6F">
        <w:rPr>
          <w:rFonts w:cs="Times New Roman" w:hint="eastAsia"/>
          <w:szCs w:val="22"/>
        </w:rPr>
        <w:t>월</w:t>
      </w:r>
      <w:r w:rsidR="00407DE4" w:rsidRPr="00933D6F">
        <w:rPr>
          <w:rFonts w:cs="Times New Roman" w:hint="eastAsia"/>
          <w:szCs w:val="22"/>
        </w:rPr>
        <w:t xml:space="preserve"> 31</w:t>
      </w:r>
      <w:r w:rsidR="00407DE4" w:rsidRPr="00933D6F">
        <w:rPr>
          <w:rFonts w:cs="Times New Roman" w:hint="eastAsia"/>
          <w:szCs w:val="22"/>
        </w:rPr>
        <w:t>일</w:t>
      </w:r>
      <w:r w:rsidR="004D3368" w:rsidRPr="00933D6F">
        <w:rPr>
          <w:rFonts w:cs="Times New Roman"/>
          <w:szCs w:val="22"/>
        </w:rPr>
        <w:t xml:space="preserve"> </w:t>
      </w:r>
      <w:r w:rsidR="004D3368" w:rsidRPr="00933D6F">
        <w:rPr>
          <w:rFonts w:cs="Times New Roman"/>
          <w:szCs w:val="22"/>
        </w:rPr>
        <w:t>및</w:t>
      </w:r>
      <w:r w:rsidR="004D3368" w:rsidRPr="00933D6F">
        <w:rPr>
          <w:rFonts w:cs="Times New Roman"/>
          <w:szCs w:val="22"/>
        </w:rPr>
        <w:t xml:space="preserve"> (ii) </w:t>
      </w:r>
      <w:r w:rsidR="004D3368" w:rsidRPr="00933D6F">
        <w:rPr>
          <w:rFonts w:cs="Times New Roman"/>
          <w:szCs w:val="22"/>
        </w:rPr>
        <w:t>기준일</w:t>
      </w:r>
      <w:r w:rsidR="004D3368" w:rsidRPr="00933D6F">
        <w:rPr>
          <w:rFonts w:cs="Times New Roman"/>
          <w:szCs w:val="22"/>
        </w:rPr>
        <w:t xml:space="preserve"> </w:t>
      </w:r>
      <w:r w:rsidR="004D3368" w:rsidRPr="00933D6F">
        <w:rPr>
          <w:rFonts w:cs="Times New Roman"/>
          <w:szCs w:val="22"/>
        </w:rPr>
        <w:t>현재</w:t>
      </w:r>
      <w:r w:rsidR="004D3368" w:rsidRPr="00933D6F">
        <w:rPr>
          <w:rFonts w:cs="Times New Roman"/>
          <w:szCs w:val="22"/>
        </w:rPr>
        <w:t xml:space="preserve"> </w:t>
      </w:r>
      <w:r w:rsidR="004D3368" w:rsidRPr="00933D6F">
        <w:rPr>
          <w:rFonts w:cs="Times New Roman"/>
          <w:szCs w:val="22"/>
        </w:rPr>
        <w:t>각각의</w:t>
      </w:r>
      <w:r w:rsidR="004D3368" w:rsidRPr="00933D6F">
        <w:rPr>
          <w:rFonts w:cs="Times New Roman"/>
          <w:szCs w:val="22"/>
        </w:rPr>
        <w:t xml:space="preserve"> </w:t>
      </w:r>
      <w:r w:rsidR="004D3368" w:rsidRPr="00933D6F">
        <w:rPr>
          <w:rFonts w:cs="Times New Roman"/>
          <w:szCs w:val="22"/>
        </w:rPr>
        <w:t>재무상태표와</w:t>
      </w:r>
      <w:r w:rsidR="004D3368" w:rsidRPr="00933D6F">
        <w:rPr>
          <w:rFonts w:cs="Times New Roman"/>
          <w:szCs w:val="22"/>
        </w:rPr>
        <w:t xml:space="preserve"> </w:t>
      </w:r>
      <w:r w:rsidR="004D3368" w:rsidRPr="00933D6F">
        <w:rPr>
          <w:rFonts w:cs="Times New Roman"/>
          <w:szCs w:val="22"/>
        </w:rPr>
        <w:t>같은</w:t>
      </w:r>
      <w:r w:rsidR="004D3368" w:rsidRPr="00933D6F">
        <w:rPr>
          <w:rFonts w:cs="Times New Roman"/>
          <w:szCs w:val="22"/>
        </w:rPr>
        <w:t xml:space="preserve"> </w:t>
      </w:r>
      <w:r w:rsidR="004D3368" w:rsidRPr="00933D6F">
        <w:rPr>
          <w:rFonts w:cs="Times New Roman"/>
          <w:szCs w:val="22"/>
        </w:rPr>
        <w:t>날로</w:t>
      </w:r>
      <w:r w:rsidR="004D3368" w:rsidRPr="00933D6F">
        <w:rPr>
          <w:rFonts w:cs="Times New Roman"/>
          <w:szCs w:val="22"/>
        </w:rPr>
        <w:t xml:space="preserve"> </w:t>
      </w:r>
      <w:r w:rsidR="004D3368" w:rsidRPr="00933D6F">
        <w:rPr>
          <w:rFonts w:cs="Times New Roman"/>
          <w:szCs w:val="22"/>
        </w:rPr>
        <w:t>종료되는</w:t>
      </w:r>
      <w:r w:rsidR="004D3368" w:rsidRPr="00933D6F">
        <w:rPr>
          <w:rFonts w:cs="Times New Roman"/>
          <w:szCs w:val="22"/>
        </w:rPr>
        <w:t xml:space="preserve"> </w:t>
      </w:r>
      <w:r w:rsidR="004D3368" w:rsidRPr="00933D6F">
        <w:rPr>
          <w:rFonts w:cs="Times New Roman"/>
          <w:szCs w:val="22"/>
        </w:rPr>
        <w:t>회계기간의</w:t>
      </w:r>
      <w:r w:rsidR="004D3368" w:rsidRPr="00933D6F">
        <w:rPr>
          <w:rFonts w:cs="Times New Roman"/>
          <w:szCs w:val="22"/>
        </w:rPr>
        <w:t xml:space="preserve"> </w:t>
      </w:r>
      <w:r w:rsidR="004D3368" w:rsidRPr="00933D6F">
        <w:rPr>
          <w:rFonts w:cs="Times New Roman"/>
          <w:szCs w:val="22"/>
        </w:rPr>
        <w:t>포괄손익계산서</w:t>
      </w:r>
      <w:r w:rsidR="004D3368" w:rsidRPr="00933D6F">
        <w:rPr>
          <w:rFonts w:cs="Times New Roman"/>
          <w:szCs w:val="22"/>
        </w:rPr>
        <w:t xml:space="preserve">, </w:t>
      </w:r>
      <w:r w:rsidR="004D3368" w:rsidRPr="00933D6F">
        <w:rPr>
          <w:rFonts w:cs="Times New Roman"/>
          <w:szCs w:val="22"/>
        </w:rPr>
        <w:t>자본변동표</w:t>
      </w:r>
      <w:r w:rsidR="004D3368" w:rsidRPr="00933D6F">
        <w:rPr>
          <w:rFonts w:cs="Times New Roman"/>
          <w:szCs w:val="22"/>
        </w:rPr>
        <w:t xml:space="preserve">, </w:t>
      </w:r>
      <w:r w:rsidR="004D3368" w:rsidRPr="00933D6F">
        <w:rPr>
          <w:rFonts w:cs="Times New Roman"/>
          <w:szCs w:val="22"/>
        </w:rPr>
        <w:t>현금흐름표</w:t>
      </w:r>
      <w:r w:rsidR="004D3368" w:rsidRPr="00933D6F">
        <w:rPr>
          <w:rFonts w:cs="Times New Roman"/>
          <w:szCs w:val="22"/>
        </w:rPr>
        <w:t xml:space="preserve"> </w:t>
      </w:r>
      <w:r w:rsidR="004D3368" w:rsidRPr="00933D6F">
        <w:rPr>
          <w:rFonts w:cs="Times New Roman"/>
          <w:szCs w:val="22"/>
        </w:rPr>
        <w:t>및</w:t>
      </w:r>
      <w:r w:rsidR="004D3368" w:rsidRPr="00933D6F">
        <w:rPr>
          <w:rFonts w:cs="Times New Roman"/>
          <w:szCs w:val="22"/>
        </w:rPr>
        <w:t xml:space="preserve"> </w:t>
      </w:r>
      <w:r w:rsidR="004D3368" w:rsidRPr="00933D6F">
        <w:rPr>
          <w:rFonts w:cs="Times New Roman"/>
          <w:szCs w:val="22"/>
        </w:rPr>
        <w:t>위</w:t>
      </w:r>
      <w:r w:rsidR="004D3368" w:rsidRPr="00933D6F">
        <w:rPr>
          <w:rFonts w:cs="Times New Roman"/>
          <w:szCs w:val="22"/>
        </w:rPr>
        <w:t xml:space="preserve"> </w:t>
      </w:r>
      <w:r w:rsidR="004D3368" w:rsidRPr="00933D6F">
        <w:rPr>
          <w:rFonts w:cs="Times New Roman"/>
          <w:szCs w:val="22"/>
        </w:rPr>
        <w:t>문서들에</w:t>
      </w:r>
      <w:r w:rsidR="004D3368" w:rsidRPr="00933D6F">
        <w:rPr>
          <w:rFonts w:cs="Times New Roman"/>
          <w:szCs w:val="22"/>
        </w:rPr>
        <w:t xml:space="preserve"> </w:t>
      </w:r>
      <w:r w:rsidR="004D3368" w:rsidRPr="00933D6F">
        <w:rPr>
          <w:rFonts w:cs="Times New Roman"/>
          <w:szCs w:val="22"/>
        </w:rPr>
        <w:t>대한</w:t>
      </w:r>
      <w:r w:rsidR="004D3368" w:rsidRPr="00933D6F">
        <w:rPr>
          <w:rFonts w:cs="Times New Roman"/>
          <w:szCs w:val="22"/>
        </w:rPr>
        <w:t xml:space="preserve"> </w:t>
      </w:r>
      <w:r w:rsidR="004D3368" w:rsidRPr="00933D6F">
        <w:rPr>
          <w:rFonts w:cs="Times New Roman"/>
          <w:szCs w:val="22"/>
        </w:rPr>
        <w:t>주석을</w:t>
      </w:r>
      <w:r w:rsidR="004D3368" w:rsidRPr="00933D6F">
        <w:rPr>
          <w:rFonts w:cs="Times New Roman"/>
          <w:szCs w:val="22"/>
        </w:rPr>
        <w:t xml:space="preserve"> </w:t>
      </w:r>
      <w:r w:rsidR="008C56E8" w:rsidRPr="00933D6F">
        <w:rPr>
          <w:rFonts w:cs="Times New Roman"/>
          <w:szCs w:val="22"/>
        </w:rPr>
        <w:t>의미한다</w:t>
      </w:r>
      <w:r w:rsidR="008C56E8" w:rsidRPr="00933D6F">
        <w:rPr>
          <w:rFonts w:cs="Times New Roman"/>
          <w:szCs w:val="22"/>
        </w:rPr>
        <w:t>.</w:t>
      </w:r>
      <w:r w:rsidR="007175D5" w:rsidRPr="00933D6F">
        <w:rPr>
          <w:rFonts w:cs="Times New Roman"/>
          <w:szCs w:val="22"/>
        </w:rPr>
        <w:t xml:space="preserve"> </w:t>
      </w:r>
      <w:r w:rsidR="00AB5565" w:rsidRPr="00933D6F" w:rsidDel="00AB5565">
        <w:rPr>
          <w:rFonts w:cs="Times New Roman"/>
          <w:szCs w:val="22"/>
        </w:rPr>
        <w:t xml:space="preserve"> </w:t>
      </w:r>
    </w:p>
    <w:p w14:paraId="63CABAB1" w14:textId="16989B55" w:rsidR="008A788E" w:rsidRPr="00933D6F" w:rsidRDefault="00CA6F91" w:rsidP="00CA6F91">
      <w:pPr>
        <w:pStyle w:val="BKLBodyText"/>
        <w:spacing w:before="240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 w:hint="eastAsia"/>
          <w:szCs w:val="22"/>
          <w:u w:val="single"/>
        </w:rPr>
        <w:t>대상자회사등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 w:hint="eastAsia"/>
          <w:szCs w:val="22"/>
        </w:rPr>
        <w:t>이란</w:t>
      </w:r>
      <w:r w:rsidR="002F3C74" w:rsidRPr="00933D6F">
        <w:rPr>
          <w:rFonts w:cs="Times New Roman" w:hint="eastAsia"/>
          <w:szCs w:val="22"/>
        </w:rPr>
        <w:t xml:space="preserve"> </w:t>
      </w:r>
      <w:r w:rsidR="00BC4493">
        <w:rPr>
          <w:rFonts w:cs="Times New Roman" w:hint="eastAsia"/>
          <w:szCs w:val="22"/>
        </w:rPr>
        <w:t>명륜당</w:t>
      </w:r>
      <w:r w:rsidR="00BC4493">
        <w:rPr>
          <w:rFonts w:cs="Times New Roman" w:hint="eastAsia"/>
          <w:szCs w:val="22"/>
        </w:rPr>
        <w:t xml:space="preserve"> </w:t>
      </w:r>
      <w:r w:rsidR="00BC4493">
        <w:rPr>
          <w:rFonts w:cs="Times New Roman" w:hint="eastAsia"/>
          <w:szCs w:val="22"/>
        </w:rPr>
        <w:t>자회사</w:t>
      </w:r>
      <w:r w:rsidR="00BC4493">
        <w:rPr>
          <w:rFonts w:cs="Times New Roman" w:hint="eastAsia"/>
          <w:szCs w:val="22"/>
        </w:rPr>
        <w:t xml:space="preserve"> </w:t>
      </w:r>
      <w:r w:rsidR="00BC4493">
        <w:rPr>
          <w:rFonts w:cs="Times New Roman" w:hint="eastAsia"/>
          <w:szCs w:val="22"/>
        </w:rPr>
        <w:t>및</w:t>
      </w:r>
      <w:r w:rsidR="00BC4493">
        <w:rPr>
          <w:rFonts w:cs="Times New Roman" w:hint="eastAsia"/>
          <w:szCs w:val="22"/>
        </w:rPr>
        <w:t xml:space="preserve"> </w:t>
      </w:r>
      <w:r w:rsidR="002F3C74" w:rsidRPr="00933D6F">
        <w:rPr>
          <w:rFonts w:cs="Times New Roman" w:hint="eastAsia"/>
          <w:szCs w:val="22"/>
        </w:rPr>
        <w:t>펜플</w:t>
      </w:r>
      <w:r w:rsidR="00BC4493">
        <w:rPr>
          <w:rFonts w:cs="Times New Roman" w:hint="eastAsia"/>
          <w:szCs w:val="22"/>
        </w:rPr>
        <w:t>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총칭한다</w:t>
      </w:r>
      <w:r w:rsidRPr="00933D6F">
        <w:rPr>
          <w:rFonts w:cs="Times New Roman" w:hint="eastAsia"/>
          <w:szCs w:val="22"/>
        </w:rPr>
        <w:t>.</w:t>
      </w:r>
      <w:r w:rsidRPr="00933D6F">
        <w:rPr>
          <w:rFonts w:cs="Times New Roman"/>
          <w:szCs w:val="22"/>
        </w:rPr>
        <w:t xml:space="preserve"> </w:t>
      </w:r>
    </w:p>
    <w:p w14:paraId="736910A2" w14:textId="21BE0407" w:rsidR="00D34846" w:rsidRPr="00933D6F" w:rsidRDefault="008A788E" w:rsidP="00CA6F91">
      <w:pPr>
        <w:pStyle w:val="BKLBodyText"/>
        <w:spacing w:before="240"/>
        <w:ind w:left="0"/>
        <w:rPr>
          <w:rFonts w:cs="Times New Roman"/>
          <w:szCs w:val="22"/>
        </w:rPr>
      </w:pPr>
      <w:r w:rsidRPr="00933D6F">
        <w:rPr>
          <w:kern w:val="0"/>
          <w:szCs w:val="22"/>
        </w:rPr>
        <w:t>“</w:t>
      </w:r>
      <w:r w:rsidRPr="00933D6F">
        <w:rPr>
          <w:rFonts w:hint="eastAsia"/>
          <w:kern w:val="0"/>
          <w:szCs w:val="22"/>
          <w:u w:val="single"/>
        </w:rPr>
        <w:t>대상자회사등</w:t>
      </w:r>
      <w:r w:rsidRPr="00933D6F">
        <w:rPr>
          <w:rFonts w:hint="eastAsia"/>
          <w:kern w:val="0"/>
          <w:szCs w:val="22"/>
          <w:u w:val="single"/>
        </w:rPr>
        <w:t xml:space="preserve"> </w:t>
      </w:r>
      <w:r w:rsidRPr="00933D6F">
        <w:rPr>
          <w:rFonts w:hint="eastAsia"/>
          <w:kern w:val="0"/>
          <w:szCs w:val="22"/>
          <w:u w:val="single"/>
        </w:rPr>
        <w:t>지분율</w:t>
      </w:r>
      <w:r w:rsidRPr="00933D6F">
        <w:rPr>
          <w:kern w:val="0"/>
          <w:szCs w:val="22"/>
        </w:rPr>
        <w:t>”</w:t>
      </w:r>
      <w:r w:rsidRPr="00933D6F">
        <w:rPr>
          <w:rFonts w:hint="eastAsia"/>
          <w:kern w:val="0"/>
          <w:szCs w:val="22"/>
        </w:rPr>
        <w:t>이란</w:t>
      </w:r>
      <w:r w:rsidRPr="00933D6F">
        <w:rPr>
          <w:kern w:val="0"/>
          <w:szCs w:val="22"/>
        </w:rPr>
        <w:t xml:space="preserve">, </w:t>
      </w:r>
      <w:r w:rsidR="00CA6F91" w:rsidRPr="00933D6F">
        <w:rPr>
          <w:kern w:val="0"/>
          <w:szCs w:val="22"/>
        </w:rPr>
        <w:t>(</w:t>
      </w:r>
      <w:r w:rsidRPr="00933D6F">
        <w:rPr>
          <w:kern w:val="0"/>
          <w:szCs w:val="22"/>
        </w:rPr>
        <w:t>i</w:t>
      </w:r>
      <w:r w:rsidR="00CA6F91" w:rsidRPr="00933D6F">
        <w:rPr>
          <w:kern w:val="0"/>
          <w:szCs w:val="22"/>
        </w:rPr>
        <w:t xml:space="preserve">) </w:t>
      </w:r>
      <w:r w:rsidR="00CA6F91" w:rsidRPr="00933D6F">
        <w:rPr>
          <w:rFonts w:hint="eastAsia"/>
          <w:kern w:val="0"/>
          <w:szCs w:val="22"/>
        </w:rPr>
        <w:t>펜플</w:t>
      </w:r>
      <w:r w:rsidRPr="00933D6F">
        <w:rPr>
          <w:rFonts w:hint="eastAsia"/>
          <w:kern w:val="0"/>
          <w:szCs w:val="22"/>
        </w:rPr>
        <w:t>의</w:t>
      </w:r>
      <w:r w:rsidRPr="00933D6F">
        <w:rPr>
          <w:rFonts w:hint="eastAsia"/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경우</w:t>
      </w:r>
      <w:r w:rsidRPr="00933D6F">
        <w:rPr>
          <w:rFonts w:hint="eastAsia"/>
          <w:kern w:val="0"/>
          <w:szCs w:val="22"/>
        </w:rPr>
        <w:t>,</w:t>
      </w:r>
      <w:r w:rsidRPr="00933D6F">
        <w:rPr>
          <w:kern w:val="0"/>
          <w:szCs w:val="22"/>
        </w:rPr>
        <w:t xml:space="preserve"> </w:t>
      </w:r>
      <w:r w:rsidR="00AB5565">
        <w:rPr>
          <w:rFonts w:hint="eastAsia"/>
          <w:kern w:val="0"/>
          <w:szCs w:val="22"/>
        </w:rPr>
        <w:t>100%</w:t>
      </w:r>
      <w:r w:rsidR="00AB5565">
        <w:rPr>
          <w:rFonts w:hint="eastAsia"/>
          <w:kern w:val="0"/>
          <w:szCs w:val="22"/>
        </w:rPr>
        <w:t>를</w:t>
      </w:r>
      <w:r w:rsidR="00AB5565">
        <w:rPr>
          <w:rFonts w:hint="eastAsia"/>
          <w:kern w:val="0"/>
          <w:szCs w:val="22"/>
        </w:rPr>
        <w:t>,</w:t>
      </w:r>
      <w:r w:rsidR="00AB5565">
        <w:rPr>
          <w:kern w:val="0"/>
          <w:szCs w:val="22"/>
        </w:rPr>
        <w:t xml:space="preserve"> </w:t>
      </w:r>
      <w:r w:rsidR="00AB5565">
        <w:rPr>
          <w:rFonts w:hint="eastAsia"/>
          <w:kern w:val="0"/>
          <w:szCs w:val="22"/>
        </w:rPr>
        <w:t>(ii)</w:t>
      </w:r>
      <w:r w:rsidR="00AB5565">
        <w:rPr>
          <w:kern w:val="0"/>
          <w:szCs w:val="22"/>
        </w:rPr>
        <w:t xml:space="preserve"> </w:t>
      </w:r>
      <w:r w:rsidR="00AB5565">
        <w:rPr>
          <w:rFonts w:hint="eastAsia"/>
          <w:kern w:val="0"/>
          <w:szCs w:val="22"/>
        </w:rPr>
        <w:t>명륜당</w:t>
      </w:r>
      <w:r w:rsidR="00AB5565">
        <w:rPr>
          <w:rFonts w:hint="eastAsia"/>
          <w:kern w:val="0"/>
          <w:szCs w:val="22"/>
        </w:rPr>
        <w:t xml:space="preserve"> </w:t>
      </w:r>
      <w:r w:rsidR="00AB5565" w:rsidRPr="00933D6F">
        <w:rPr>
          <w:rFonts w:hint="eastAsia"/>
          <w:kern w:val="0"/>
          <w:szCs w:val="22"/>
        </w:rPr>
        <w:t>자회사의</w:t>
      </w:r>
      <w:r w:rsidR="00AB5565" w:rsidRPr="00933D6F">
        <w:rPr>
          <w:rFonts w:hint="eastAsia"/>
          <w:kern w:val="0"/>
          <w:szCs w:val="22"/>
        </w:rPr>
        <w:t xml:space="preserve"> </w:t>
      </w:r>
      <w:r w:rsidR="00AB5565" w:rsidRPr="00933D6F">
        <w:rPr>
          <w:rFonts w:hint="eastAsia"/>
          <w:kern w:val="0"/>
          <w:szCs w:val="22"/>
        </w:rPr>
        <w:t>경우</w:t>
      </w:r>
      <w:r w:rsidR="00AB5565" w:rsidRPr="00933D6F">
        <w:rPr>
          <w:rFonts w:hint="eastAsia"/>
          <w:kern w:val="0"/>
          <w:szCs w:val="22"/>
        </w:rPr>
        <w:t>,</w:t>
      </w:r>
      <w:r w:rsidR="00AB5565" w:rsidRPr="00933D6F">
        <w:rPr>
          <w:kern w:val="0"/>
          <w:szCs w:val="22"/>
        </w:rPr>
        <w:t xml:space="preserve"> </w:t>
      </w:r>
      <w:r w:rsidR="00AB5565" w:rsidRPr="00933D6F">
        <w:rPr>
          <w:rFonts w:hint="eastAsia"/>
          <w:kern w:val="0"/>
          <w:szCs w:val="22"/>
        </w:rPr>
        <w:t>거래종결일</w:t>
      </w:r>
      <w:r w:rsidR="00AB5565" w:rsidRPr="00933D6F">
        <w:rPr>
          <w:rFonts w:hint="eastAsia"/>
          <w:kern w:val="0"/>
          <w:szCs w:val="22"/>
        </w:rPr>
        <w:t xml:space="preserve"> </w:t>
      </w:r>
      <w:r w:rsidR="00AB5565">
        <w:rPr>
          <w:rFonts w:hint="eastAsia"/>
          <w:kern w:val="0"/>
          <w:szCs w:val="22"/>
        </w:rPr>
        <w:t>현재</w:t>
      </w:r>
      <w:r w:rsidR="00AB5565" w:rsidRPr="00933D6F">
        <w:rPr>
          <w:rFonts w:hint="eastAsia"/>
          <w:kern w:val="0"/>
          <w:szCs w:val="22"/>
        </w:rPr>
        <w:t xml:space="preserve"> </w:t>
      </w:r>
      <w:r w:rsidR="00AB5565">
        <w:rPr>
          <w:rFonts w:hint="eastAsia"/>
          <w:kern w:val="0"/>
          <w:szCs w:val="22"/>
        </w:rPr>
        <w:t>명륜당</w:t>
      </w:r>
      <w:r w:rsidR="00AB5565" w:rsidRPr="00933D6F">
        <w:rPr>
          <w:rFonts w:hint="eastAsia"/>
          <w:kern w:val="0"/>
          <w:szCs w:val="22"/>
        </w:rPr>
        <w:t>의</w:t>
      </w:r>
      <w:r w:rsidR="00AB5565" w:rsidRPr="00933D6F">
        <w:rPr>
          <w:rFonts w:hint="eastAsia"/>
          <w:kern w:val="0"/>
          <w:szCs w:val="22"/>
        </w:rPr>
        <w:t xml:space="preserve"> </w:t>
      </w:r>
      <w:r w:rsidR="00AB5565" w:rsidRPr="00933D6F">
        <w:rPr>
          <w:rFonts w:hint="eastAsia"/>
          <w:kern w:val="0"/>
          <w:szCs w:val="22"/>
        </w:rPr>
        <w:t>각</w:t>
      </w:r>
      <w:r w:rsidR="00AB5565" w:rsidRPr="00933D6F">
        <w:rPr>
          <w:rFonts w:hint="eastAsia"/>
          <w:kern w:val="0"/>
          <w:szCs w:val="22"/>
        </w:rPr>
        <w:t xml:space="preserve"> </w:t>
      </w:r>
      <w:r w:rsidR="00AB5565">
        <w:rPr>
          <w:rFonts w:hint="eastAsia"/>
          <w:kern w:val="0"/>
          <w:szCs w:val="22"/>
        </w:rPr>
        <w:t>명륜당</w:t>
      </w:r>
      <w:r w:rsidR="00AB5565">
        <w:rPr>
          <w:rFonts w:hint="eastAsia"/>
          <w:kern w:val="0"/>
          <w:szCs w:val="22"/>
        </w:rPr>
        <w:t xml:space="preserve"> </w:t>
      </w:r>
      <w:r w:rsidR="00AB5565" w:rsidRPr="00933D6F">
        <w:rPr>
          <w:rFonts w:hint="eastAsia"/>
          <w:kern w:val="0"/>
          <w:szCs w:val="22"/>
        </w:rPr>
        <w:t>자회사에</w:t>
      </w:r>
      <w:r w:rsidR="00AB5565" w:rsidRPr="00933D6F">
        <w:rPr>
          <w:rFonts w:hint="eastAsia"/>
          <w:kern w:val="0"/>
          <w:szCs w:val="22"/>
        </w:rPr>
        <w:t xml:space="preserve"> </w:t>
      </w:r>
      <w:r w:rsidR="00AB5565" w:rsidRPr="00933D6F">
        <w:rPr>
          <w:rFonts w:hint="eastAsia"/>
          <w:kern w:val="0"/>
          <w:szCs w:val="22"/>
        </w:rPr>
        <w:t>대한</w:t>
      </w:r>
      <w:r w:rsidR="00AB5565" w:rsidRPr="00933D6F">
        <w:rPr>
          <w:rFonts w:hint="eastAsia"/>
          <w:kern w:val="0"/>
          <w:szCs w:val="22"/>
        </w:rPr>
        <w:t xml:space="preserve"> </w:t>
      </w:r>
      <w:r w:rsidR="00AB5565" w:rsidRPr="00933D6F">
        <w:rPr>
          <w:rFonts w:hint="eastAsia"/>
          <w:kern w:val="0"/>
          <w:szCs w:val="22"/>
        </w:rPr>
        <w:t>지분율을</w:t>
      </w:r>
      <w:r w:rsidRPr="00933D6F">
        <w:rPr>
          <w:rFonts w:hint="eastAsia"/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각</w:t>
      </w:r>
      <w:r w:rsidRPr="00933D6F">
        <w:rPr>
          <w:rFonts w:hint="eastAsia"/>
          <w:kern w:val="0"/>
          <w:szCs w:val="22"/>
        </w:rPr>
        <w:t xml:space="preserve"> </w:t>
      </w:r>
      <w:r w:rsidRPr="00933D6F">
        <w:rPr>
          <w:rFonts w:hint="eastAsia"/>
          <w:kern w:val="0"/>
          <w:szCs w:val="22"/>
        </w:rPr>
        <w:t>의미한다</w:t>
      </w:r>
      <w:r w:rsidRPr="00933D6F">
        <w:rPr>
          <w:rFonts w:hint="eastAsia"/>
          <w:kern w:val="0"/>
          <w:szCs w:val="22"/>
        </w:rPr>
        <w:t>.</w:t>
      </w:r>
    </w:p>
    <w:p w14:paraId="20B00C1E" w14:textId="16C188F1" w:rsidR="00383577" w:rsidRPr="00933D6F" w:rsidRDefault="00383577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대상회사등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이란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대상회사</w:t>
      </w:r>
      <w:r w:rsidR="008A788E" w:rsidRPr="00933D6F">
        <w:rPr>
          <w:rFonts w:cs="Times New Roman"/>
          <w:szCs w:val="22"/>
        </w:rPr>
        <w:t xml:space="preserve"> </w:t>
      </w:r>
      <w:r w:rsidR="008A788E" w:rsidRPr="00933D6F">
        <w:rPr>
          <w:rFonts w:cs="Times New Roman" w:hint="eastAsia"/>
          <w:szCs w:val="22"/>
        </w:rPr>
        <w:t>및</w:t>
      </w:r>
      <w:r w:rsidR="00FB2608" w:rsidRPr="00933D6F">
        <w:rPr>
          <w:rFonts w:cs="Times New Roman"/>
          <w:szCs w:val="22"/>
        </w:rPr>
        <w:t xml:space="preserve"> </w:t>
      </w:r>
      <w:r w:rsidR="00D34846" w:rsidRPr="00933D6F">
        <w:rPr>
          <w:rFonts w:cs="Times New Roman" w:hint="eastAsia"/>
          <w:szCs w:val="22"/>
        </w:rPr>
        <w:t>대상자회사</w:t>
      </w:r>
      <w:r w:rsidR="008A788E" w:rsidRPr="00933D6F">
        <w:rPr>
          <w:rFonts w:cs="Times New Roman" w:hint="eastAsia"/>
          <w:szCs w:val="22"/>
        </w:rPr>
        <w:t>등을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총칭한다</w:t>
      </w:r>
      <w:r w:rsidRPr="00933D6F">
        <w:rPr>
          <w:rFonts w:cs="Times New Roman"/>
          <w:szCs w:val="22"/>
        </w:rPr>
        <w:t>.</w:t>
      </w:r>
    </w:p>
    <w:p w14:paraId="65F81FF8" w14:textId="5E04482D" w:rsidR="00AB5565" w:rsidRPr="00933D6F" w:rsidRDefault="00AB5565" w:rsidP="00AB5565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AB5565">
        <w:rPr>
          <w:rFonts w:cs="Times New Roman" w:hint="eastAsia"/>
          <w:szCs w:val="22"/>
          <w:u w:val="single"/>
        </w:rPr>
        <w:t>명륜당</w:t>
      </w:r>
      <w:r w:rsidRPr="00933D6F">
        <w:rPr>
          <w:rFonts w:cs="Times New Roman"/>
          <w:szCs w:val="22"/>
        </w:rPr>
        <w:t>”</w:t>
      </w:r>
      <w:r>
        <w:rPr>
          <w:rFonts w:cs="Times New Roman" w:hint="eastAsia"/>
          <w:szCs w:val="22"/>
        </w:rPr>
        <w:t>이</w:t>
      </w:r>
      <w:r w:rsidRPr="00933D6F">
        <w:rPr>
          <w:rFonts w:cs="Times New Roman" w:hint="eastAsia"/>
          <w:szCs w:val="22"/>
        </w:rPr>
        <w:t>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hint="eastAsia"/>
          <w:szCs w:val="22"/>
        </w:rPr>
        <w:t>서울특별시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송파구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중대로</w:t>
      </w:r>
      <w:r w:rsidRPr="00933D6F">
        <w:rPr>
          <w:rFonts w:hint="eastAsia"/>
          <w:szCs w:val="22"/>
        </w:rPr>
        <w:t>1</w:t>
      </w:r>
      <w:r w:rsidRPr="00933D6F">
        <w:rPr>
          <w:szCs w:val="22"/>
        </w:rPr>
        <w:t>2</w:t>
      </w:r>
      <w:r w:rsidRPr="00933D6F">
        <w:rPr>
          <w:rFonts w:hint="eastAsia"/>
          <w:szCs w:val="22"/>
        </w:rPr>
        <w:t>길</w:t>
      </w:r>
      <w:r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6, 2</w:t>
      </w:r>
      <w:r w:rsidRPr="00933D6F">
        <w:rPr>
          <w:rFonts w:hint="eastAsia"/>
          <w:szCs w:val="22"/>
        </w:rPr>
        <w:t>층</w:t>
      </w:r>
      <w:r w:rsidRPr="00933D6F">
        <w:rPr>
          <w:rFonts w:hint="eastAsia"/>
          <w:szCs w:val="22"/>
        </w:rPr>
        <w:t>(</w:t>
      </w:r>
      <w:r w:rsidRPr="00933D6F">
        <w:rPr>
          <w:rFonts w:hint="eastAsia"/>
          <w:szCs w:val="22"/>
        </w:rPr>
        <w:t>가락동</w:t>
      </w:r>
      <w:r w:rsidRPr="00933D6F">
        <w:rPr>
          <w:rFonts w:hint="eastAsia"/>
          <w:szCs w:val="22"/>
        </w:rPr>
        <w:t>)</w:t>
      </w:r>
      <w:r w:rsidRPr="00933D6F">
        <w:rPr>
          <w:rFonts w:cs="Times New Roman" w:hint="eastAsia"/>
          <w:szCs w:val="22"/>
        </w:rPr>
        <w:t>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본점을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두고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있는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주식회사</w:t>
      </w:r>
      <w:r w:rsidRPr="00933D6F">
        <w:rPr>
          <w:rFonts w:cs="Times New Roman" w:hint="eastAsia"/>
          <w:szCs w:val="22"/>
        </w:rPr>
        <w:t xml:space="preserve"> </w:t>
      </w:r>
      <w:r>
        <w:rPr>
          <w:rFonts w:cs="Times New Roman" w:hint="eastAsia"/>
          <w:szCs w:val="22"/>
        </w:rPr>
        <w:t>명륜당을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의미한다</w:t>
      </w:r>
      <w:r w:rsidRPr="00933D6F">
        <w:rPr>
          <w:rFonts w:cs="Times New Roman" w:hint="eastAsia"/>
          <w:szCs w:val="22"/>
        </w:rPr>
        <w:t>.</w:t>
      </w:r>
    </w:p>
    <w:p w14:paraId="1190341B" w14:textId="11D1B00A" w:rsidR="00AB5565" w:rsidRPr="00933D6F" w:rsidRDefault="00AB5565" w:rsidP="00AB5565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BC4493">
        <w:rPr>
          <w:rFonts w:cs="Times New Roman" w:hint="eastAsia"/>
          <w:szCs w:val="22"/>
          <w:u w:val="single"/>
        </w:rPr>
        <w:t>명륜당</w:t>
      </w:r>
      <w:r w:rsidRPr="00BC4493">
        <w:rPr>
          <w:rFonts w:cs="Times New Roman" w:hint="eastAsia"/>
          <w:szCs w:val="22"/>
          <w:u w:val="single"/>
        </w:rPr>
        <w:t xml:space="preserve"> </w:t>
      </w:r>
      <w:r w:rsidRPr="00933D6F">
        <w:rPr>
          <w:rFonts w:cs="Times New Roman" w:hint="eastAsia"/>
          <w:szCs w:val="22"/>
          <w:u w:val="single"/>
        </w:rPr>
        <w:t>자회사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 w:hint="eastAsia"/>
          <w:szCs w:val="22"/>
        </w:rPr>
        <w:t>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아래의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회사들을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총칭한다</w:t>
      </w:r>
      <w:r w:rsidRPr="00933D6F">
        <w:rPr>
          <w:rFonts w:cs="Times New Roman" w:hint="eastAsia"/>
          <w:szCs w:val="22"/>
        </w:rPr>
        <w:t>.</w:t>
      </w:r>
      <w:r w:rsidRPr="00933D6F">
        <w:rPr>
          <w:rFonts w:cs="Times New Roman"/>
          <w:szCs w:val="22"/>
        </w:rPr>
        <w:t xml:space="preserve"> </w:t>
      </w:r>
    </w:p>
    <w:tbl>
      <w:tblPr>
        <w:tblStyle w:val="ad"/>
        <w:tblW w:w="8931" w:type="dxa"/>
        <w:tblInd w:w="-5" w:type="dxa"/>
        <w:tblLook w:val="04A0" w:firstRow="1" w:lastRow="0" w:firstColumn="1" w:lastColumn="0" w:noHBand="0" w:noVBand="1"/>
      </w:tblPr>
      <w:tblGrid>
        <w:gridCol w:w="3828"/>
        <w:gridCol w:w="5103"/>
      </w:tblGrid>
      <w:tr w:rsidR="00AB5565" w:rsidRPr="00933D6F" w14:paraId="1B9AD4C1" w14:textId="77777777" w:rsidTr="00654B8D">
        <w:trPr>
          <w:trHeight w:val="431"/>
        </w:trPr>
        <w:tc>
          <w:tcPr>
            <w:tcW w:w="3828" w:type="dxa"/>
            <w:shd w:val="clear" w:color="auto" w:fill="D9D9D9" w:themeFill="background1" w:themeFillShade="D9"/>
            <w:vAlign w:val="center"/>
          </w:tcPr>
          <w:p w14:paraId="642B9EC9" w14:textId="77777777" w:rsidR="00AB5565" w:rsidRPr="00933D6F" w:rsidRDefault="00AB5565" w:rsidP="00654B8D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</w:rPr>
            </w:pPr>
            <w:r w:rsidRPr="00933D6F">
              <w:rPr>
                <w:rFonts w:hint="eastAsia"/>
                <w:b/>
              </w:rPr>
              <w:t>회사명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787780F3" w14:textId="77777777" w:rsidR="00AB5565" w:rsidRPr="00933D6F" w:rsidRDefault="00AB5565" w:rsidP="00654B8D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</w:rPr>
            </w:pPr>
            <w:r w:rsidRPr="00933D6F">
              <w:rPr>
                <w:rFonts w:hint="eastAsia"/>
                <w:b/>
              </w:rPr>
              <w:t>본점</w:t>
            </w:r>
            <w:r w:rsidRPr="00933D6F">
              <w:rPr>
                <w:rFonts w:hint="eastAsia"/>
                <w:b/>
              </w:rPr>
              <w:t xml:space="preserve"> </w:t>
            </w:r>
            <w:r w:rsidRPr="00933D6F">
              <w:rPr>
                <w:rFonts w:hint="eastAsia"/>
                <w:b/>
              </w:rPr>
              <w:t>소재지</w:t>
            </w:r>
          </w:p>
        </w:tc>
      </w:tr>
      <w:tr w:rsidR="00AB5565" w:rsidRPr="00933D6F" w14:paraId="20987718" w14:textId="77777777" w:rsidTr="00654B8D">
        <w:trPr>
          <w:trHeight w:val="431"/>
        </w:trPr>
        <w:tc>
          <w:tcPr>
            <w:tcW w:w="3828" w:type="dxa"/>
            <w:vAlign w:val="center"/>
          </w:tcPr>
          <w:p w14:paraId="1DE0A7F0" w14:textId="77777777" w:rsidR="00AB5565" w:rsidRPr="00933D6F" w:rsidRDefault="00AB5565" w:rsidP="00654B8D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left"/>
            </w:pPr>
            <w:r w:rsidRPr="00933D6F">
              <w:rPr>
                <w:rFonts w:hint="eastAsia"/>
              </w:rPr>
              <w:lastRenderedPageBreak/>
              <w:t>주식회사</w:t>
            </w:r>
            <w:r w:rsidRPr="00933D6F">
              <w:rPr>
                <w:rFonts w:hint="eastAsia"/>
              </w:rPr>
              <w:t xml:space="preserve"> </w:t>
            </w:r>
            <w:r w:rsidRPr="00933D6F">
              <w:rPr>
                <w:rFonts w:hint="eastAsia"/>
              </w:rPr>
              <w:t>엠지물류</w:t>
            </w:r>
          </w:p>
        </w:tc>
        <w:tc>
          <w:tcPr>
            <w:tcW w:w="5103" w:type="dxa"/>
            <w:vAlign w:val="center"/>
          </w:tcPr>
          <w:p w14:paraId="4E976207" w14:textId="77777777" w:rsidR="00AB5565" w:rsidRPr="00933D6F" w:rsidRDefault="00AB5565" w:rsidP="00654B8D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left"/>
            </w:pPr>
            <w:r w:rsidRPr="00933D6F">
              <w:rPr>
                <w:rFonts w:hint="eastAsia"/>
              </w:rPr>
              <w:t>경기도</w:t>
            </w:r>
            <w:r w:rsidRPr="00933D6F">
              <w:rPr>
                <w:rFonts w:hint="eastAsia"/>
              </w:rPr>
              <w:t xml:space="preserve"> </w:t>
            </w:r>
            <w:r w:rsidRPr="00933D6F">
              <w:rPr>
                <w:rFonts w:hint="eastAsia"/>
              </w:rPr>
              <w:t>이천시</w:t>
            </w:r>
            <w:r w:rsidRPr="00933D6F">
              <w:rPr>
                <w:rFonts w:hint="eastAsia"/>
              </w:rPr>
              <w:t xml:space="preserve"> </w:t>
            </w:r>
            <w:r w:rsidRPr="00933D6F">
              <w:rPr>
                <w:rFonts w:hint="eastAsia"/>
              </w:rPr>
              <w:t>부발읍</w:t>
            </w:r>
            <w:r w:rsidRPr="00933D6F">
              <w:rPr>
                <w:rFonts w:hint="eastAsia"/>
              </w:rPr>
              <w:t xml:space="preserve"> </w:t>
            </w:r>
            <w:r w:rsidRPr="00933D6F">
              <w:rPr>
                <w:rFonts w:hint="eastAsia"/>
              </w:rPr>
              <w:t>황무로</w:t>
            </w:r>
            <w:r w:rsidRPr="00933D6F">
              <w:rPr>
                <w:rFonts w:hint="eastAsia"/>
              </w:rPr>
              <w:t>1833</w:t>
            </w:r>
            <w:r w:rsidRPr="00933D6F">
              <w:rPr>
                <w:rFonts w:hint="eastAsia"/>
              </w:rPr>
              <w:t>번길</w:t>
            </w:r>
            <w:r w:rsidRPr="00933D6F">
              <w:rPr>
                <w:rFonts w:hint="eastAsia"/>
              </w:rPr>
              <w:t xml:space="preserve"> 175-21</w:t>
            </w:r>
          </w:p>
        </w:tc>
      </w:tr>
      <w:tr w:rsidR="00AB5565" w:rsidRPr="00933D6F" w14:paraId="13F82254" w14:textId="77777777" w:rsidTr="00654B8D">
        <w:trPr>
          <w:trHeight w:val="431"/>
        </w:trPr>
        <w:tc>
          <w:tcPr>
            <w:tcW w:w="3828" w:type="dxa"/>
            <w:vAlign w:val="center"/>
          </w:tcPr>
          <w:p w14:paraId="5AFD4ACC" w14:textId="77777777" w:rsidR="00AB5565" w:rsidRPr="00933D6F" w:rsidRDefault="00AB5565" w:rsidP="00654B8D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left"/>
              <w:rPr>
                <w:b/>
                <w:bCs/>
              </w:rPr>
            </w:pPr>
            <w:r w:rsidRPr="00933D6F">
              <w:rPr>
                <w:rFonts w:hint="eastAsia"/>
              </w:rPr>
              <w:t>MYEONG RYUN AMERICA, INC.</w:t>
            </w:r>
          </w:p>
        </w:tc>
        <w:tc>
          <w:tcPr>
            <w:tcW w:w="5103" w:type="dxa"/>
            <w:vAlign w:val="center"/>
          </w:tcPr>
          <w:p w14:paraId="422B58BD" w14:textId="738B8211" w:rsidR="00AB5565" w:rsidRPr="00933D6F" w:rsidRDefault="00D625E9" w:rsidP="005915E5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left"/>
              <w:rPr>
                <w:b/>
                <w:bCs/>
              </w:rPr>
            </w:pPr>
            <w:r>
              <w:t>3435 Wilshire Blvd</w:t>
            </w:r>
            <w:r>
              <w:rPr>
                <w:rFonts w:hint="eastAsia"/>
              </w:rPr>
              <w:t xml:space="preserve"> </w:t>
            </w:r>
            <w:r>
              <w:t>Ste 460</w:t>
            </w:r>
            <w:r>
              <w:rPr>
                <w:rFonts w:hint="eastAsia"/>
              </w:rPr>
              <w:t xml:space="preserve">, </w:t>
            </w:r>
            <w:r>
              <w:t>Los Angeles, CA 90010</w:t>
            </w:r>
            <w:r w:rsidR="00C51CE3">
              <w:rPr>
                <w:rFonts w:hint="eastAsia"/>
              </w:rPr>
              <w:t>, USA</w:t>
            </w:r>
          </w:p>
        </w:tc>
      </w:tr>
    </w:tbl>
    <w:p w14:paraId="766165ED" w14:textId="30510B17" w:rsidR="00AB5565" w:rsidRDefault="00AB5565" w:rsidP="00AB5565">
      <w:pPr>
        <w:pStyle w:val="BKLBodyText"/>
        <w:ind w:left="0"/>
        <w:rPr>
          <w:rFonts w:cs="Times New Roman"/>
          <w:szCs w:val="22"/>
        </w:rPr>
      </w:pPr>
    </w:p>
    <w:p w14:paraId="166878B4" w14:textId="5BF66DCC" w:rsidR="006F4ED8" w:rsidRPr="00933D6F" w:rsidRDefault="006F4ED8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법률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이란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각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해당</w:t>
      </w:r>
      <w:r w:rsidR="00804A57"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/>
          <w:szCs w:val="22"/>
        </w:rPr>
        <w:t>시점에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유효하게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시행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중</w:t>
      </w:r>
      <w:r w:rsidR="00DC1A48" w:rsidRPr="00933D6F">
        <w:rPr>
          <w:rFonts w:cs="Times New Roman"/>
          <w:szCs w:val="22"/>
        </w:rPr>
        <w:t>인</w:t>
      </w:r>
      <w:r w:rsidR="00DC1A48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대한민국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외국의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헌법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법률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조약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협약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명령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규칙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조례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규정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시행세칙</w:t>
      </w:r>
      <w:r w:rsidRPr="00933D6F">
        <w:rPr>
          <w:rFonts w:cs="Times New Roman"/>
          <w:szCs w:val="22"/>
        </w:rPr>
        <w:t xml:space="preserve">, </w:t>
      </w:r>
      <w:r w:rsidR="00FF50C9" w:rsidRPr="00933D6F">
        <w:rPr>
          <w:rFonts w:cs="Times New Roman" w:hint="eastAsia"/>
          <w:szCs w:val="22"/>
        </w:rPr>
        <w:t>지침</w:t>
      </w:r>
      <w:r w:rsidR="00FF50C9" w:rsidRPr="00933D6F">
        <w:rPr>
          <w:rFonts w:cs="Times New Roman" w:hint="eastAsia"/>
          <w:szCs w:val="22"/>
        </w:rPr>
        <w:t>,</w:t>
      </w:r>
      <w:r w:rsidR="00FF50C9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정부기관에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제정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시행된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모든</w:t>
      </w:r>
      <w:r w:rsidRPr="00933D6F">
        <w:rPr>
          <w:rFonts w:cs="Times New Roman"/>
          <w:szCs w:val="22"/>
        </w:rPr>
        <w:t xml:space="preserve"> </w:t>
      </w:r>
      <w:r w:rsidR="004567CC" w:rsidRPr="00933D6F">
        <w:rPr>
          <w:rFonts w:cs="Times New Roman"/>
          <w:szCs w:val="22"/>
        </w:rPr>
        <w:t>가이드라인</w:t>
      </w:r>
      <w:r w:rsidR="004567CC"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권고사항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규정과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규칙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</w:t>
      </w:r>
      <w:r w:rsidR="00FF50C9" w:rsidRPr="00933D6F">
        <w:rPr>
          <w:rFonts w:cs="Times New Roman" w:hint="eastAsia"/>
          <w:szCs w:val="22"/>
        </w:rPr>
        <w:t>과</w:t>
      </w:r>
      <w:r w:rsidR="00FF50C9" w:rsidRPr="00933D6F">
        <w:rPr>
          <w:rFonts w:cs="Times New Roman" w:hint="eastAsia"/>
          <w:szCs w:val="22"/>
        </w:rPr>
        <w:t xml:space="preserve"> </w:t>
      </w:r>
      <w:r w:rsidR="00FF50C9" w:rsidRPr="00933D6F">
        <w:rPr>
          <w:rFonts w:cs="Times New Roman" w:hint="eastAsia"/>
          <w:szCs w:val="22"/>
        </w:rPr>
        <w:t>법원의</w:t>
      </w:r>
      <w:r w:rsidR="00FF50C9" w:rsidRPr="00933D6F">
        <w:rPr>
          <w:rFonts w:cs="Times New Roman" w:hint="eastAsia"/>
          <w:szCs w:val="22"/>
        </w:rPr>
        <w:t xml:space="preserve"> </w:t>
      </w:r>
      <w:r w:rsidR="00FF50C9" w:rsidRPr="00933D6F">
        <w:rPr>
          <w:rFonts w:cs="Times New Roman" w:hint="eastAsia"/>
          <w:szCs w:val="22"/>
        </w:rPr>
        <w:t>판결</w:t>
      </w:r>
      <w:r w:rsidR="00FF50C9" w:rsidRPr="00933D6F">
        <w:rPr>
          <w:rFonts w:cs="Times New Roman" w:hint="eastAsia"/>
          <w:szCs w:val="22"/>
        </w:rPr>
        <w:t xml:space="preserve">, </w:t>
      </w:r>
      <w:r w:rsidR="00FF50C9" w:rsidRPr="00933D6F">
        <w:rPr>
          <w:rFonts w:cs="Times New Roman" w:hint="eastAsia"/>
          <w:szCs w:val="22"/>
        </w:rPr>
        <w:t>결정</w:t>
      </w:r>
      <w:r w:rsidR="00FF50C9" w:rsidRPr="00933D6F">
        <w:rPr>
          <w:rFonts w:cs="Times New Roman" w:hint="eastAsia"/>
          <w:szCs w:val="22"/>
        </w:rPr>
        <w:t xml:space="preserve">, </w:t>
      </w:r>
      <w:r w:rsidR="00FF50C9" w:rsidRPr="00933D6F">
        <w:rPr>
          <w:rFonts w:cs="Times New Roman" w:hint="eastAsia"/>
          <w:szCs w:val="22"/>
        </w:rPr>
        <w:t>명령</w:t>
      </w:r>
      <w:r w:rsidR="00FF50C9" w:rsidRPr="00933D6F">
        <w:rPr>
          <w:rFonts w:cs="Times New Roman" w:hint="eastAsia"/>
          <w:szCs w:val="22"/>
        </w:rPr>
        <w:t xml:space="preserve">, </w:t>
      </w:r>
      <w:r w:rsidR="00FF50C9" w:rsidRPr="00933D6F">
        <w:rPr>
          <w:rFonts w:cs="Times New Roman" w:hint="eastAsia"/>
          <w:szCs w:val="22"/>
        </w:rPr>
        <w:t>처분</w:t>
      </w:r>
      <w:r w:rsidR="00FF50C9" w:rsidRPr="00933D6F">
        <w:rPr>
          <w:rFonts w:cs="Times New Roman" w:hint="eastAsia"/>
          <w:szCs w:val="22"/>
        </w:rPr>
        <w:t xml:space="preserve"> </w:t>
      </w:r>
      <w:r w:rsidR="00FF50C9" w:rsidRPr="00933D6F">
        <w:rPr>
          <w:rFonts w:cs="Times New Roman" w:hint="eastAsia"/>
          <w:szCs w:val="22"/>
        </w:rPr>
        <w:t>등</w:t>
      </w:r>
      <w:r w:rsidR="00FF50C9" w:rsidRPr="00933D6F">
        <w:rPr>
          <w:rFonts w:cs="Times New Roman" w:hint="eastAsia"/>
          <w:szCs w:val="22"/>
        </w:rPr>
        <w:t xml:space="preserve">, </w:t>
      </w:r>
      <w:r w:rsidR="00FF50C9" w:rsidRPr="00933D6F">
        <w:rPr>
          <w:rFonts w:cs="Times New Roman" w:hint="eastAsia"/>
          <w:szCs w:val="22"/>
        </w:rPr>
        <w:t>중재기관의</w:t>
      </w:r>
      <w:r w:rsidR="00FF50C9" w:rsidRPr="00933D6F">
        <w:rPr>
          <w:rFonts w:cs="Times New Roman" w:hint="eastAsia"/>
          <w:szCs w:val="22"/>
        </w:rPr>
        <w:t xml:space="preserve"> </w:t>
      </w:r>
      <w:r w:rsidR="00FF50C9" w:rsidRPr="00933D6F">
        <w:rPr>
          <w:rFonts w:cs="Times New Roman" w:hint="eastAsia"/>
          <w:szCs w:val="22"/>
        </w:rPr>
        <w:t>중재판정</w:t>
      </w:r>
      <w:r w:rsidR="00FF50C9" w:rsidRPr="00933D6F">
        <w:rPr>
          <w:rFonts w:cs="Times New Roman" w:hint="eastAsia"/>
          <w:szCs w:val="22"/>
        </w:rPr>
        <w:t xml:space="preserve"> </w:t>
      </w:r>
      <w:r w:rsidR="00FF50C9" w:rsidRPr="00933D6F">
        <w:rPr>
          <w:rFonts w:cs="Times New Roman" w:hint="eastAsia"/>
          <w:szCs w:val="22"/>
        </w:rPr>
        <w:t>및</w:t>
      </w:r>
      <w:r w:rsidR="00FF50C9" w:rsidRPr="00933D6F">
        <w:rPr>
          <w:rFonts w:cs="Times New Roman" w:hint="eastAsia"/>
          <w:szCs w:val="22"/>
        </w:rPr>
        <w:t xml:space="preserve"> </w:t>
      </w:r>
      <w:r w:rsidR="00FF50C9" w:rsidRPr="00933D6F">
        <w:rPr>
          <w:rFonts w:cs="Times New Roman" w:hint="eastAsia"/>
          <w:szCs w:val="22"/>
        </w:rPr>
        <w:t>정부기관의</w:t>
      </w:r>
      <w:r w:rsidR="00FF50C9" w:rsidRPr="00933D6F">
        <w:rPr>
          <w:rFonts w:cs="Times New Roman" w:hint="eastAsia"/>
          <w:szCs w:val="22"/>
        </w:rPr>
        <w:t xml:space="preserve"> </w:t>
      </w:r>
      <w:r w:rsidR="00FF50C9" w:rsidRPr="00933D6F">
        <w:rPr>
          <w:rFonts w:cs="Times New Roman" w:hint="eastAsia"/>
          <w:szCs w:val="22"/>
        </w:rPr>
        <w:t>명령</w:t>
      </w:r>
      <w:r w:rsidR="00D34846" w:rsidRPr="00933D6F">
        <w:rPr>
          <w:rFonts w:cs="Times New Roman" w:hint="eastAsia"/>
          <w:szCs w:val="22"/>
        </w:rPr>
        <w:t>,</w:t>
      </w:r>
      <w:r w:rsidR="00D34846" w:rsidRPr="00933D6F">
        <w:rPr>
          <w:rFonts w:cs="Times New Roman"/>
          <w:szCs w:val="22"/>
        </w:rPr>
        <w:t xml:space="preserve"> </w:t>
      </w:r>
      <w:r w:rsidR="00D34846" w:rsidRPr="00933D6F">
        <w:rPr>
          <w:rFonts w:cs="Times New Roman" w:hint="eastAsia"/>
          <w:szCs w:val="22"/>
        </w:rPr>
        <w:t>처분</w:t>
      </w:r>
      <w:r w:rsidR="00FF50C9" w:rsidRPr="00933D6F">
        <w:rPr>
          <w:rFonts w:cs="Times New Roman" w:hint="eastAsia"/>
          <w:szCs w:val="22"/>
        </w:rPr>
        <w:t xml:space="preserve"> </w:t>
      </w:r>
      <w:r w:rsidR="00FF50C9" w:rsidRPr="00933D6F">
        <w:rPr>
          <w:rFonts w:cs="Times New Roman" w:hint="eastAsia"/>
          <w:szCs w:val="22"/>
        </w:rPr>
        <w:t>또는</w:t>
      </w:r>
      <w:r w:rsidR="00FF50C9" w:rsidRPr="00933D6F">
        <w:rPr>
          <w:rFonts w:cs="Times New Roman" w:hint="eastAsia"/>
          <w:szCs w:val="22"/>
        </w:rPr>
        <w:t xml:space="preserve"> </w:t>
      </w:r>
      <w:r w:rsidR="00FF50C9" w:rsidRPr="00933D6F">
        <w:rPr>
          <w:rFonts w:cs="Times New Roman" w:hint="eastAsia"/>
          <w:szCs w:val="22"/>
        </w:rPr>
        <w:t>구속력</w:t>
      </w:r>
      <w:r w:rsidR="00FF50C9" w:rsidRPr="00933D6F">
        <w:rPr>
          <w:rFonts w:cs="Times New Roman" w:hint="eastAsia"/>
          <w:szCs w:val="22"/>
        </w:rPr>
        <w:t xml:space="preserve"> </w:t>
      </w:r>
      <w:r w:rsidR="00FF50C9" w:rsidRPr="00933D6F">
        <w:rPr>
          <w:rFonts w:cs="Times New Roman" w:hint="eastAsia"/>
          <w:szCs w:val="22"/>
        </w:rPr>
        <w:t>있는</w:t>
      </w:r>
      <w:r w:rsidR="00FF50C9" w:rsidRPr="00933D6F">
        <w:rPr>
          <w:rFonts w:cs="Times New Roman" w:hint="eastAsia"/>
          <w:szCs w:val="22"/>
        </w:rPr>
        <w:t xml:space="preserve"> </w:t>
      </w:r>
      <w:r w:rsidR="00FF50C9" w:rsidRPr="00933D6F">
        <w:rPr>
          <w:rFonts w:cs="Times New Roman" w:hint="eastAsia"/>
          <w:szCs w:val="22"/>
        </w:rPr>
        <w:t>조치를</w:t>
      </w:r>
      <w:r w:rsidRPr="00933D6F">
        <w:rPr>
          <w:rFonts w:cs="Times New Roman"/>
          <w:szCs w:val="22"/>
        </w:rPr>
        <w:t xml:space="preserve"> </w:t>
      </w:r>
      <w:r w:rsidR="008C56E8" w:rsidRPr="00933D6F">
        <w:rPr>
          <w:rFonts w:cs="Times New Roman"/>
          <w:szCs w:val="22"/>
        </w:rPr>
        <w:t>의미한다</w:t>
      </w:r>
      <w:r w:rsidR="008C56E8" w:rsidRPr="00933D6F">
        <w:rPr>
          <w:rFonts w:cs="Times New Roman"/>
          <w:szCs w:val="22"/>
        </w:rPr>
        <w:t>.</w:t>
      </w:r>
    </w:p>
    <w:p w14:paraId="40EB4B29" w14:textId="03590408" w:rsidR="006F4ED8" w:rsidRPr="00933D6F" w:rsidRDefault="006F4ED8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본건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거래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따라</w:t>
      </w:r>
      <w:r w:rsidRPr="00933D6F">
        <w:rPr>
          <w:rFonts w:cs="Times New Roman"/>
          <w:szCs w:val="22"/>
        </w:rPr>
        <w:t xml:space="preserve"> </w:t>
      </w:r>
      <w:r w:rsidR="00E63701">
        <w:rPr>
          <w:rFonts w:cs="Times New Roman" w:hint="eastAsia"/>
          <w:szCs w:val="22"/>
        </w:rPr>
        <w:t>매도인</w:t>
      </w:r>
      <w:r w:rsidRPr="00933D6F">
        <w:rPr>
          <w:rFonts w:cs="Times New Roman"/>
          <w:szCs w:val="22"/>
        </w:rPr>
        <w:t>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매수인에게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대상주식을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매도하고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매수인이</w:t>
      </w:r>
      <w:r w:rsidRPr="00933D6F">
        <w:rPr>
          <w:rFonts w:cs="Times New Roman"/>
          <w:szCs w:val="22"/>
        </w:rPr>
        <w:t xml:space="preserve"> </w:t>
      </w:r>
      <w:r w:rsidR="00E63701">
        <w:rPr>
          <w:rFonts w:cs="Times New Roman" w:hint="eastAsia"/>
          <w:szCs w:val="22"/>
        </w:rPr>
        <w:t>매도인</w:t>
      </w:r>
      <w:r w:rsidR="00AB5565">
        <w:rPr>
          <w:rFonts w:cs="Times New Roman" w:hint="eastAsia"/>
          <w:szCs w:val="22"/>
        </w:rPr>
        <w:t>으</w:t>
      </w:r>
      <w:r w:rsidRPr="00933D6F">
        <w:rPr>
          <w:rFonts w:cs="Times New Roman"/>
          <w:szCs w:val="22"/>
        </w:rPr>
        <w:t>로부터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대상주식을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매수하는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거래를</w:t>
      </w:r>
      <w:r w:rsidRPr="00933D6F">
        <w:rPr>
          <w:rFonts w:cs="Times New Roman"/>
          <w:szCs w:val="22"/>
        </w:rPr>
        <w:t xml:space="preserve"> </w:t>
      </w:r>
      <w:r w:rsidR="008C56E8" w:rsidRPr="00933D6F">
        <w:rPr>
          <w:rFonts w:cs="Times New Roman"/>
          <w:szCs w:val="22"/>
        </w:rPr>
        <w:t>의미한다</w:t>
      </w:r>
      <w:r w:rsidR="008C56E8" w:rsidRPr="00933D6F">
        <w:rPr>
          <w:rFonts w:cs="Times New Roman"/>
          <w:szCs w:val="22"/>
        </w:rPr>
        <w:t>.</w:t>
      </w:r>
    </w:p>
    <w:p w14:paraId="1DAF3F76" w14:textId="4074BB32" w:rsidR="00E339F2" w:rsidRPr="00933D6F" w:rsidRDefault="00E339F2" w:rsidP="006F4ED8">
      <w:pPr>
        <w:pStyle w:val="BKLBodyText"/>
        <w:ind w:left="0"/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 w:hint="eastAsia"/>
          <w:szCs w:val="22"/>
          <w:u w:val="single"/>
        </w:rPr>
        <w:t>본건</w:t>
      </w:r>
      <w:r w:rsidRPr="00933D6F">
        <w:rPr>
          <w:rFonts w:cs="Times New Roman" w:hint="eastAsia"/>
          <w:szCs w:val="22"/>
          <w:u w:val="single"/>
        </w:rPr>
        <w:t xml:space="preserve"> </w:t>
      </w:r>
      <w:r w:rsidRPr="00933D6F">
        <w:rPr>
          <w:rFonts w:cs="Times New Roman" w:hint="eastAsia"/>
          <w:szCs w:val="22"/>
          <w:u w:val="single"/>
        </w:rPr>
        <w:t>대부업체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 w:hint="eastAsia"/>
          <w:szCs w:val="22"/>
        </w:rPr>
        <w:t>란</w:t>
      </w:r>
      <w:r w:rsidRPr="00933D6F">
        <w:rPr>
          <w:rFonts w:cs="Times New Roman" w:hint="eastAsia"/>
          <w:szCs w:val="22"/>
        </w:rPr>
        <w:t xml:space="preserve"> </w:t>
      </w:r>
      <w:r w:rsidR="006859E8">
        <w:rPr>
          <w:rFonts w:hint="eastAsia"/>
        </w:rPr>
        <w:t>해당</w:t>
      </w:r>
      <w:r w:rsidR="006859E8">
        <w:rPr>
          <w:rFonts w:hint="eastAsia"/>
        </w:rPr>
        <w:t xml:space="preserve"> </w:t>
      </w:r>
      <w:r w:rsidR="006859E8">
        <w:rPr>
          <w:rFonts w:hint="eastAsia"/>
        </w:rPr>
        <w:t>시점에</w:t>
      </w:r>
      <w:r w:rsidR="006859E8">
        <w:rPr>
          <w:rFonts w:hint="eastAsia"/>
        </w:rPr>
        <w:t xml:space="preserve"> </w:t>
      </w:r>
      <w:r w:rsidR="00E63701">
        <w:rPr>
          <w:rFonts w:hint="eastAsia"/>
        </w:rPr>
        <w:t>매도인</w:t>
      </w:r>
      <w:r w:rsidRPr="00933D6F">
        <w:rPr>
          <w:rFonts w:hint="eastAsia"/>
        </w:rPr>
        <w:t>의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특수관계인</w:t>
      </w:r>
      <w:r w:rsidR="00804A57" w:rsidRPr="00933D6F">
        <w:rPr>
          <w:rFonts w:hint="eastAsia"/>
        </w:rPr>
        <w:t>에</w:t>
      </w:r>
      <w:r w:rsidR="00804A57" w:rsidRPr="00933D6F">
        <w:rPr>
          <w:rFonts w:hint="eastAsia"/>
        </w:rPr>
        <w:t xml:space="preserve"> </w:t>
      </w:r>
      <w:r w:rsidR="00804A57" w:rsidRPr="00933D6F">
        <w:rPr>
          <w:rFonts w:hint="eastAsia"/>
        </w:rPr>
        <w:t>해당하는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대부업체</w:t>
      </w:r>
      <w:r w:rsidR="00A6640B" w:rsidRPr="00933D6F">
        <w:rPr>
          <w:rFonts w:hint="eastAsia"/>
        </w:rPr>
        <w:t>(</w:t>
      </w:r>
      <w:r w:rsidR="00A6640B" w:rsidRPr="00933D6F">
        <w:rPr>
          <w:rFonts w:hint="eastAsia"/>
        </w:rPr>
        <w:t>주식회사</w:t>
      </w:r>
      <w:r w:rsidR="00A6640B" w:rsidRPr="00933D6F">
        <w:rPr>
          <w:rFonts w:hint="eastAsia"/>
        </w:rPr>
        <w:t xml:space="preserve"> </w:t>
      </w:r>
      <w:r w:rsidR="00A6640B" w:rsidRPr="00933D6F">
        <w:rPr>
          <w:rFonts w:hint="eastAsia"/>
        </w:rPr>
        <w:t>삼정엔젤네트웍스대부</w:t>
      </w:r>
      <w:r w:rsidR="00A6640B" w:rsidRPr="00933D6F">
        <w:rPr>
          <w:rFonts w:hint="eastAsia"/>
        </w:rPr>
        <w:t xml:space="preserve">, </w:t>
      </w:r>
      <w:r w:rsidR="00A6640B" w:rsidRPr="00933D6F">
        <w:rPr>
          <w:rFonts w:hint="eastAsia"/>
        </w:rPr>
        <w:t>주식회사</w:t>
      </w:r>
      <w:r w:rsidR="00A6640B" w:rsidRPr="00933D6F">
        <w:rPr>
          <w:rFonts w:hint="eastAsia"/>
        </w:rPr>
        <w:t xml:space="preserve"> </w:t>
      </w:r>
      <w:r w:rsidR="00A6640B" w:rsidRPr="00933D6F">
        <w:rPr>
          <w:rFonts w:hint="eastAsia"/>
        </w:rPr>
        <w:t>벤처엔젤네트웍스대부</w:t>
      </w:r>
      <w:r w:rsidR="00A6640B" w:rsidRPr="00933D6F">
        <w:rPr>
          <w:rFonts w:hint="eastAsia"/>
        </w:rPr>
        <w:t xml:space="preserve">, </w:t>
      </w:r>
      <w:r w:rsidR="00A6640B" w:rsidRPr="00933D6F">
        <w:rPr>
          <w:rFonts w:hint="eastAsia"/>
        </w:rPr>
        <w:t>주식회사</w:t>
      </w:r>
      <w:r w:rsidR="00A6640B" w:rsidRPr="00933D6F">
        <w:rPr>
          <w:rFonts w:hint="eastAsia"/>
        </w:rPr>
        <w:t xml:space="preserve"> </w:t>
      </w:r>
      <w:r w:rsidR="00A6640B" w:rsidRPr="00933D6F">
        <w:rPr>
          <w:rFonts w:hint="eastAsia"/>
        </w:rPr>
        <w:t>케이비네트웍스대부</w:t>
      </w:r>
      <w:r w:rsidR="00A6640B" w:rsidRPr="00933D6F">
        <w:rPr>
          <w:rFonts w:hint="eastAsia"/>
        </w:rPr>
        <w:t xml:space="preserve">, </w:t>
      </w:r>
      <w:r w:rsidR="00A6640B" w:rsidRPr="00933D6F">
        <w:rPr>
          <w:rFonts w:hint="eastAsia"/>
        </w:rPr>
        <w:t>주식회사</w:t>
      </w:r>
      <w:r w:rsidR="00A6640B" w:rsidRPr="00933D6F">
        <w:rPr>
          <w:rFonts w:hint="eastAsia"/>
        </w:rPr>
        <w:t xml:space="preserve"> </w:t>
      </w:r>
      <w:r w:rsidR="00A6640B" w:rsidRPr="00933D6F">
        <w:rPr>
          <w:rFonts w:hint="eastAsia"/>
        </w:rPr>
        <w:t>제이에스엔젤네트웍스대부</w:t>
      </w:r>
      <w:r w:rsidR="00A6640B" w:rsidRPr="00933D6F">
        <w:rPr>
          <w:rFonts w:hint="eastAsia"/>
        </w:rPr>
        <w:t xml:space="preserve">, </w:t>
      </w:r>
      <w:r w:rsidR="00A6640B" w:rsidRPr="00933D6F">
        <w:rPr>
          <w:rFonts w:hint="eastAsia"/>
        </w:rPr>
        <w:t>주식회사</w:t>
      </w:r>
      <w:r w:rsidR="00A6640B" w:rsidRPr="00933D6F">
        <w:rPr>
          <w:rFonts w:hint="eastAsia"/>
        </w:rPr>
        <w:t xml:space="preserve"> </w:t>
      </w:r>
      <w:r w:rsidR="00A6640B" w:rsidRPr="00933D6F">
        <w:rPr>
          <w:rFonts w:hint="eastAsia"/>
        </w:rPr>
        <w:t>에스엠엔젤네트웍스대부</w:t>
      </w:r>
      <w:r w:rsidR="00A6640B" w:rsidRPr="00933D6F">
        <w:rPr>
          <w:rFonts w:hint="eastAsia"/>
        </w:rPr>
        <w:t xml:space="preserve">, </w:t>
      </w:r>
      <w:r w:rsidR="00A6640B" w:rsidRPr="00933D6F">
        <w:rPr>
          <w:rFonts w:hint="eastAsia"/>
        </w:rPr>
        <w:t>주식회사</w:t>
      </w:r>
      <w:r w:rsidR="00A6640B" w:rsidRPr="00933D6F">
        <w:rPr>
          <w:rFonts w:hint="eastAsia"/>
        </w:rPr>
        <w:t xml:space="preserve"> </w:t>
      </w:r>
      <w:r w:rsidR="00A6640B" w:rsidRPr="00933D6F">
        <w:rPr>
          <w:rFonts w:hint="eastAsia"/>
        </w:rPr>
        <w:t>엠브이엔젤네트웍스대부</w:t>
      </w:r>
      <w:r w:rsidR="00A6640B" w:rsidRPr="00933D6F">
        <w:rPr>
          <w:rFonts w:hint="eastAsia"/>
        </w:rPr>
        <w:t xml:space="preserve">, </w:t>
      </w:r>
      <w:r w:rsidR="00A6640B" w:rsidRPr="00933D6F">
        <w:rPr>
          <w:rFonts w:hint="eastAsia"/>
        </w:rPr>
        <w:t>주식회사</w:t>
      </w:r>
      <w:r w:rsidR="00A6640B" w:rsidRPr="00933D6F">
        <w:rPr>
          <w:rFonts w:hint="eastAsia"/>
        </w:rPr>
        <w:t xml:space="preserve"> </w:t>
      </w:r>
      <w:r w:rsidR="00A6640B" w:rsidRPr="00933D6F">
        <w:rPr>
          <w:rFonts w:hint="eastAsia"/>
        </w:rPr>
        <w:t>디와이엔젤네트웍스대부</w:t>
      </w:r>
      <w:r w:rsidR="00A6640B" w:rsidRPr="00933D6F">
        <w:rPr>
          <w:rFonts w:hint="eastAsia"/>
        </w:rPr>
        <w:t xml:space="preserve">, </w:t>
      </w:r>
      <w:r w:rsidR="00A6640B" w:rsidRPr="00933D6F">
        <w:rPr>
          <w:rFonts w:hint="eastAsia"/>
        </w:rPr>
        <w:t>주식회사</w:t>
      </w:r>
      <w:r w:rsidR="00A6640B" w:rsidRPr="00933D6F">
        <w:rPr>
          <w:rFonts w:hint="eastAsia"/>
        </w:rPr>
        <w:t xml:space="preserve"> </w:t>
      </w:r>
      <w:r w:rsidR="00A6640B" w:rsidRPr="00933D6F">
        <w:rPr>
          <w:rFonts w:hint="eastAsia"/>
        </w:rPr>
        <w:t>에이치에스엔젤네트웍스대부</w:t>
      </w:r>
      <w:r w:rsidR="00A6640B" w:rsidRPr="00933D6F">
        <w:rPr>
          <w:rFonts w:hint="eastAsia"/>
        </w:rPr>
        <w:t xml:space="preserve">, </w:t>
      </w:r>
      <w:r w:rsidR="00A6640B" w:rsidRPr="00933D6F">
        <w:rPr>
          <w:rFonts w:hint="eastAsia"/>
        </w:rPr>
        <w:t>주식회사</w:t>
      </w:r>
      <w:r w:rsidR="00A6640B" w:rsidRPr="00933D6F">
        <w:rPr>
          <w:rFonts w:hint="eastAsia"/>
        </w:rPr>
        <w:t xml:space="preserve"> </w:t>
      </w:r>
      <w:r w:rsidR="00A6640B" w:rsidRPr="00933D6F">
        <w:rPr>
          <w:rFonts w:hint="eastAsia"/>
        </w:rPr>
        <w:t>이에스엔젤네트웍스대부</w:t>
      </w:r>
      <w:r w:rsidR="00A6640B" w:rsidRPr="00933D6F">
        <w:rPr>
          <w:rFonts w:hint="eastAsia"/>
        </w:rPr>
        <w:t xml:space="preserve">, </w:t>
      </w:r>
      <w:r w:rsidR="00A6640B" w:rsidRPr="00933D6F">
        <w:rPr>
          <w:rFonts w:hint="eastAsia"/>
        </w:rPr>
        <w:t>주식회사</w:t>
      </w:r>
      <w:r w:rsidR="00A6640B" w:rsidRPr="00933D6F">
        <w:rPr>
          <w:rFonts w:hint="eastAsia"/>
        </w:rPr>
        <w:t xml:space="preserve"> </w:t>
      </w:r>
      <w:r w:rsidR="00A6640B" w:rsidRPr="00933D6F">
        <w:rPr>
          <w:rFonts w:hint="eastAsia"/>
        </w:rPr>
        <w:t>지에스엔젤네트웍스대부</w:t>
      </w:r>
      <w:r w:rsidR="00A6640B" w:rsidRPr="00933D6F">
        <w:rPr>
          <w:rFonts w:hint="eastAsia"/>
        </w:rPr>
        <w:t xml:space="preserve">, </w:t>
      </w:r>
      <w:r w:rsidR="00A6640B" w:rsidRPr="00933D6F">
        <w:rPr>
          <w:rFonts w:hint="eastAsia"/>
        </w:rPr>
        <w:t>주식회사</w:t>
      </w:r>
      <w:r w:rsidR="00A6640B" w:rsidRPr="00933D6F">
        <w:rPr>
          <w:rFonts w:hint="eastAsia"/>
        </w:rPr>
        <w:t xml:space="preserve"> </w:t>
      </w:r>
      <w:r w:rsidR="00A6640B" w:rsidRPr="00933D6F">
        <w:rPr>
          <w:rFonts w:hint="eastAsia"/>
        </w:rPr>
        <w:t>엔에이치엔젤네트웍스대부</w:t>
      </w:r>
      <w:r w:rsidR="00A6640B" w:rsidRPr="00933D6F">
        <w:rPr>
          <w:rFonts w:hint="eastAsia"/>
        </w:rPr>
        <w:t xml:space="preserve">, </w:t>
      </w:r>
      <w:r w:rsidR="00A6640B" w:rsidRPr="00933D6F">
        <w:rPr>
          <w:rFonts w:hint="eastAsia"/>
        </w:rPr>
        <w:t>주식회사</w:t>
      </w:r>
      <w:r w:rsidR="00A6640B" w:rsidRPr="00933D6F">
        <w:rPr>
          <w:rFonts w:hint="eastAsia"/>
        </w:rPr>
        <w:t xml:space="preserve"> </w:t>
      </w:r>
      <w:r w:rsidR="00A6640B" w:rsidRPr="00933D6F">
        <w:rPr>
          <w:rFonts w:hint="eastAsia"/>
        </w:rPr>
        <w:t>비아이엔젤네트웍스대부</w:t>
      </w:r>
      <w:r w:rsidR="00A6640B" w:rsidRPr="00933D6F">
        <w:rPr>
          <w:rFonts w:hint="eastAsia"/>
        </w:rPr>
        <w:t xml:space="preserve"> </w:t>
      </w:r>
      <w:r w:rsidR="00A6640B" w:rsidRPr="00933D6F">
        <w:rPr>
          <w:rFonts w:hint="eastAsia"/>
        </w:rPr>
        <w:t>및</w:t>
      </w:r>
      <w:r w:rsidR="00A6640B" w:rsidRPr="00933D6F">
        <w:rPr>
          <w:rFonts w:hint="eastAsia"/>
        </w:rPr>
        <w:t xml:space="preserve"> </w:t>
      </w:r>
      <w:r w:rsidR="00A6640B" w:rsidRPr="00933D6F">
        <w:rPr>
          <w:rFonts w:hint="eastAsia"/>
        </w:rPr>
        <w:t>주식회사</w:t>
      </w:r>
      <w:r w:rsidR="00A6640B" w:rsidRPr="00933D6F">
        <w:rPr>
          <w:rFonts w:hint="eastAsia"/>
        </w:rPr>
        <w:t xml:space="preserve"> </w:t>
      </w:r>
      <w:r w:rsidR="00A6640B" w:rsidRPr="00933D6F">
        <w:rPr>
          <w:rFonts w:hint="eastAsia"/>
        </w:rPr>
        <w:t>굿투비대부를</w:t>
      </w:r>
      <w:r w:rsidR="00A6640B" w:rsidRPr="00933D6F">
        <w:rPr>
          <w:rFonts w:hint="eastAsia"/>
        </w:rPr>
        <w:t xml:space="preserve"> </w:t>
      </w:r>
      <w:r w:rsidR="00A6640B" w:rsidRPr="00933D6F">
        <w:rPr>
          <w:rFonts w:hint="eastAsia"/>
        </w:rPr>
        <w:t>포함함</w:t>
      </w:r>
      <w:r w:rsidR="00A6640B" w:rsidRPr="00933D6F">
        <w:t>)</w:t>
      </w:r>
      <w:r w:rsidRPr="00933D6F">
        <w:rPr>
          <w:rFonts w:hint="eastAsia"/>
        </w:rPr>
        <w:t>를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의미</w:t>
      </w:r>
      <w:r w:rsidR="00A6640B" w:rsidRPr="00933D6F">
        <w:rPr>
          <w:rFonts w:hint="eastAsia"/>
        </w:rPr>
        <w:t>한다</w:t>
      </w:r>
      <w:r w:rsidR="00A6640B" w:rsidRPr="00933D6F">
        <w:rPr>
          <w:rFonts w:hint="eastAsia"/>
        </w:rPr>
        <w:t>.</w:t>
      </w:r>
      <w:r w:rsidR="00A6640B" w:rsidRPr="00933D6F">
        <w:t xml:space="preserve"> </w:t>
      </w:r>
    </w:p>
    <w:p w14:paraId="770A9FFC" w14:textId="685F995D" w:rsidR="00BC4493" w:rsidRDefault="00BC4493" w:rsidP="006F4ED8">
      <w:pPr>
        <w:pStyle w:val="BKLBodyText"/>
        <w:ind w:left="0"/>
      </w:pPr>
      <w:r w:rsidRPr="00780255">
        <w:rPr>
          <w:rFonts w:cs="Times New Roman"/>
          <w:szCs w:val="22"/>
        </w:rPr>
        <w:t>“</w:t>
      </w:r>
      <w:r w:rsidRPr="00780255">
        <w:rPr>
          <w:rFonts w:cs="Times New Roman"/>
          <w:szCs w:val="22"/>
          <w:u w:val="single"/>
        </w:rPr>
        <w:t>본건</w:t>
      </w:r>
      <w:r w:rsidRPr="00780255">
        <w:rPr>
          <w:rFonts w:cs="Times New Roman"/>
          <w:szCs w:val="22"/>
          <w:u w:val="single"/>
        </w:rPr>
        <w:t xml:space="preserve"> </w:t>
      </w:r>
      <w:r w:rsidRPr="00780255">
        <w:rPr>
          <w:rFonts w:cs="Times New Roman"/>
          <w:szCs w:val="22"/>
          <w:u w:val="single"/>
        </w:rPr>
        <w:t>신주인수계약</w:t>
      </w:r>
      <w:r w:rsidRPr="00780255">
        <w:rPr>
          <w:rFonts w:cs="Times New Roman"/>
          <w:szCs w:val="22"/>
        </w:rPr>
        <w:t>”</w:t>
      </w:r>
      <w:r w:rsidRPr="00780255">
        <w:rPr>
          <w:rFonts w:cs="Times New Roman"/>
          <w:szCs w:val="22"/>
        </w:rPr>
        <w:t>이란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대상회사가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매수인에게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금</w:t>
      </w:r>
      <w:r w:rsidRPr="00780255">
        <w:rPr>
          <w:rFonts w:cs="Times New Roman"/>
          <w:szCs w:val="22"/>
        </w:rPr>
        <w:t xml:space="preserve"> [</w:t>
      </w:r>
      <w:r w:rsidRPr="000E1DE1">
        <w:rPr>
          <w:rFonts w:cs="Times New Roman"/>
          <w:szCs w:val="22"/>
          <w:shd w:val="pct15" w:color="auto" w:fill="FFFFFF"/>
        </w:rPr>
        <w:t>*</w:t>
      </w:r>
      <w:r w:rsidRPr="00780255">
        <w:rPr>
          <w:rFonts w:cs="Times New Roman"/>
          <w:szCs w:val="22"/>
        </w:rPr>
        <w:t>]</w:t>
      </w:r>
      <w:r w:rsidRPr="00780255">
        <w:rPr>
          <w:rFonts w:cs="Times New Roman"/>
          <w:szCs w:val="22"/>
        </w:rPr>
        <w:t>원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상당의</w:t>
      </w:r>
      <w:r w:rsidRPr="00780255">
        <w:rPr>
          <w:rFonts w:cs="Times New Roman"/>
          <w:szCs w:val="22"/>
        </w:rPr>
        <w:t xml:space="preserve"> </w:t>
      </w:r>
      <w:r>
        <w:rPr>
          <w:rFonts w:cs="Times New Roman" w:hint="eastAsia"/>
          <w:szCs w:val="22"/>
        </w:rPr>
        <w:t>보통주식</w:t>
      </w:r>
      <w:r>
        <w:rPr>
          <w:rFonts w:cs="Times New Roman" w:hint="eastAsia"/>
          <w:szCs w:val="22"/>
        </w:rPr>
        <w:t xml:space="preserve"> [</w:t>
      </w:r>
      <w:r w:rsidRPr="000E1DE1">
        <w:rPr>
          <w:rFonts w:cs="Times New Roman" w:hint="eastAsia"/>
          <w:szCs w:val="22"/>
          <w:shd w:val="pct15" w:color="auto" w:fill="FFFFFF"/>
        </w:rPr>
        <w:t>*</w:t>
      </w:r>
      <w:r>
        <w:rPr>
          <w:rFonts w:cs="Times New Roman" w:hint="eastAsia"/>
          <w:szCs w:val="22"/>
        </w:rPr>
        <w:t>]</w:t>
      </w:r>
      <w:r>
        <w:rPr>
          <w:rFonts w:cs="Times New Roman" w:hint="eastAsia"/>
          <w:szCs w:val="22"/>
        </w:rPr>
        <w:t>주</w:t>
      </w:r>
      <w:r w:rsidR="006859E8">
        <w:rPr>
          <w:rFonts w:cs="Times New Roman" w:hint="eastAsia"/>
          <w:szCs w:val="22"/>
        </w:rPr>
        <w:t>(</w:t>
      </w:r>
      <w:r w:rsidR="006859E8">
        <w:rPr>
          <w:rFonts w:cs="Times New Roman"/>
          <w:szCs w:val="22"/>
        </w:rPr>
        <w:t>“</w:t>
      </w:r>
      <w:r w:rsidR="006859E8" w:rsidRPr="006859E8">
        <w:rPr>
          <w:rFonts w:cs="Times New Roman" w:hint="eastAsia"/>
          <w:szCs w:val="22"/>
          <w:u w:val="single"/>
        </w:rPr>
        <w:t>본건</w:t>
      </w:r>
      <w:r w:rsidR="006859E8" w:rsidRPr="006859E8">
        <w:rPr>
          <w:rFonts w:cs="Times New Roman" w:hint="eastAsia"/>
          <w:szCs w:val="22"/>
          <w:u w:val="single"/>
        </w:rPr>
        <w:t xml:space="preserve"> </w:t>
      </w:r>
      <w:r w:rsidR="006859E8" w:rsidRPr="006859E8">
        <w:rPr>
          <w:rFonts w:cs="Times New Roman" w:hint="eastAsia"/>
          <w:szCs w:val="22"/>
          <w:u w:val="single"/>
        </w:rPr>
        <w:t>신주</w:t>
      </w:r>
      <w:r w:rsidR="006859E8">
        <w:rPr>
          <w:rFonts w:cs="Times New Roman"/>
          <w:szCs w:val="22"/>
        </w:rPr>
        <w:t>”</w:t>
      </w:r>
      <w:r w:rsidR="006859E8">
        <w:rPr>
          <w:rFonts w:cs="Times New Roman" w:hint="eastAsia"/>
          <w:szCs w:val="22"/>
        </w:rPr>
        <w:t>)</w:t>
      </w:r>
      <w:r>
        <w:rPr>
          <w:rFonts w:cs="Times New Roman" w:hint="eastAsia"/>
          <w:szCs w:val="22"/>
        </w:rPr>
        <w:t>를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발행하고</w:t>
      </w:r>
      <w:r w:rsidRPr="00780255">
        <w:rPr>
          <w:rFonts w:cs="Times New Roman"/>
          <w:szCs w:val="22"/>
        </w:rPr>
        <w:t xml:space="preserve">, </w:t>
      </w:r>
      <w:r w:rsidRPr="00780255">
        <w:rPr>
          <w:rFonts w:cs="Times New Roman"/>
          <w:szCs w:val="22"/>
        </w:rPr>
        <w:t>매수인</w:t>
      </w:r>
      <w:r>
        <w:rPr>
          <w:rFonts w:cs="Times New Roman" w:hint="eastAsia"/>
          <w:szCs w:val="22"/>
        </w:rPr>
        <w:t>이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대상회사가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발행하는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동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주식을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인수하</w:t>
      </w:r>
      <w:r>
        <w:rPr>
          <w:rFonts w:cs="Times New Roman" w:hint="eastAsia"/>
          <w:szCs w:val="22"/>
        </w:rPr>
        <w:t>는</w:t>
      </w:r>
      <w:r>
        <w:rPr>
          <w:rFonts w:cs="Times New Roman" w:hint="eastAsia"/>
          <w:szCs w:val="22"/>
        </w:rPr>
        <w:t xml:space="preserve"> </w:t>
      </w:r>
      <w:r>
        <w:rPr>
          <w:rFonts w:cs="Times New Roman" w:hint="eastAsia"/>
          <w:szCs w:val="22"/>
        </w:rPr>
        <w:t>내용으로</w:t>
      </w:r>
      <w:r>
        <w:rPr>
          <w:rFonts w:cs="Times New Roman" w:hint="eastAsia"/>
          <w:szCs w:val="22"/>
        </w:rPr>
        <w:t>,</w:t>
      </w:r>
      <w:r w:rsidRPr="00780255">
        <w:rPr>
          <w:rFonts w:cs="Times New Roman"/>
          <w:szCs w:val="22"/>
        </w:rPr>
        <w:t xml:space="preserve"> </w:t>
      </w:r>
      <w:r>
        <w:rPr>
          <w:rFonts w:cs="Times New Roman" w:hint="eastAsia"/>
          <w:szCs w:val="22"/>
        </w:rPr>
        <w:t>매수인</w:t>
      </w:r>
      <w:r w:rsidR="005476FB">
        <w:rPr>
          <w:rFonts w:cs="Times New Roman" w:hint="eastAsia"/>
          <w:szCs w:val="22"/>
        </w:rPr>
        <w:t>과</w:t>
      </w:r>
      <w:r>
        <w:rPr>
          <w:rFonts w:cs="Times New Roman" w:hint="eastAsia"/>
          <w:szCs w:val="22"/>
        </w:rPr>
        <w:t xml:space="preserve"> </w:t>
      </w:r>
      <w:r>
        <w:rPr>
          <w:rFonts w:cs="Times New Roman" w:hint="eastAsia"/>
          <w:szCs w:val="22"/>
        </w:rPr>
        <w:t>대상회사</w:t>
      </w:r>
      <w:r>
        <w:rPr>
          <w:rFonts w:cs="Times New Roman" w:hint="eastAsia"/>
          <w:szCs w:val="22"/>
        </w:rPr>
        <w:t xml:space="preserve"> </w:t>
      </w:r>
      <w:r>
        <w:rPr>
          <w:rFonts w:cs="Times New Roman" w:hint="eastAsia"/>
          <w:szCs w:val="22"/>
        </w:rPr>
        <w:t>간에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본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계약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체결일에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체결</w:t>
      </w:r>
      <w:r>
        <w:rPr>
          <w:rFonts w:cs="Times New Roman" w:hint="eastAsia"/>
          <w:szCs w:val="22"/>
        </w:rPr>
        <w:t>되는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신주인수계약을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의미한다</w:t>
      </w:r>
      <w:r w:rsidRPr="00780255">
        <w:rPr>
          <w:rFonts w:cs="Times New Roman"/>
          <w:szCs w:val="22"/>
        </w:rPr>
        <w:t>.</w:t>
      </w:r>
    </w:p>
    <w:p w14:paraId="552CF4F8" w14:textId="10B2DA95" w:rsidR="00A75C49" w:rsidRDefault="00A75C49" w:rsidP="006F4ED8">
      <w:pPr>
        <w:pStyle w:val="BKLBodyText"/>
        <w:ind w:left="0"/>
      </w:pPr>
      <w:r>
        <w:t>“</w:t>
      </w:r>
      <w:r w:rsidRPr="00A75C49">
        <w:rPr>
          <w:rFonts w:hint="eastAsia"/>
          <w:u w:val="single"/>
        </w:rPr>
        <w:t>본건</w:t>
      </w:r>
      <w:r w:rsidRPr="00A75C49">
        <w:rPr>
          <w:rFonts w:hint="eastAsia"/>
          <w:u w:val="single"/>
        </w:rPr>
        <w:t xml:space="preserve"> </w:t>
      </w:r>
      <w:r w:rsidRPr="00A75C49">
        <w:rPr>
          <w:u w:val="single"/>
        </w:rPr>
        <w:t>에스크로계약</w:t>
      </w:r>
      <w:r>
        <w:t>”</w:t>
      </w:r>
      <w:r>
        <w:rPr>
          <w:rFonts w:hint="eastAsia"/>
        </w:rPr>
        <w:t>이란</w:t>
      </w:r>
      <w:r w:rsidR="002B757E">
        <w:rPr>
          <w:rFonts w:hint="eastAsia"/>
        </w:rPr>
        <w:t xml:space="preserve"> </w:t>
      </w:r>
      <w:r w:rsidR="002F67C6">
        <w:rPr>
          <w:rFonts w:hint="eastAsia"/>
        </w:rPr>
        <w:t>본</w:t>
      </w:r>
      <w:r w:rsidR="002F67C6">
        <w:rPr>
          <w:rFonts w:hint="eastAsia"/>
        </w:rPr>
        <w:t xml:space="preserve"> </w:t>
      </w:r>
      <w:r w:rsidR="002F67C6">
        <w:rPr>
          <w:rFonts w:hint="eastAsia"/>
        </w:rPr>
        <w:t>계약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정한</w:t>
      </w:r>
      <w:r>
        <w:rPr>
          <w:rFonts w:hint="eastAsia"/>
        </w:rPr>
        <w:t xml:space="preserve"> </w:t>
      </w:r>
      <w:r>
        <w:rPr>
          <w:rFonts w:hint="eastAsia"/>
        </w:rPr>
        <w:t>바에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 w:rsidR="002B757E">
        <w:rPr>
          <w:rFonts w:hint="eastAsia"/>
        </w:rPr>
        <w:t>매도인</w:t>
      </w:r>
      <w:r w:rsidR="002B757E">
        <w:rPr>
          <w:rFonts w:hint="eastAsia"/>
        </w:rPr>
        <w:t xml:space="preserve">, </w:t>
      </w:r>
      <w:r>
        <w:rPr>
          <w:rFonts w:hint="eastAsia"/>
        </w:rPr>
        <w:t>매수인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에스크로</w:t>
      </w:r>
      <w:r>
        <w:rPr>
          <w:rFonts w:hint="eastAsia"/>
        </w:rPr>
        <w:t xml:space="preserve"> </w:t>
      </w:r>
      <w:r>
        <w:rPr>
          <w:rFonts w:hint="eastAsia"/>
        </w:rPr>
        <w:t>대리인</w:t>
      </w:r>
      <w:r>
        <w:rPr>
          <w:rFonts w:hint="eastAsia"/>
        </w:rPr>
        <w:t xml:space="preserve"> </w:t>
      </w:r>
      <w:r>
        <w:rPr>
          <w:rFonts w:hint="eastAsia"/>
        </w:rPr>
        <w:t>사이에</w:t>
      </w:r>
      <w:r>
        <w:rPr>
          <w:rFonts w:hint="eastAsia"/>
        </w:rPr>
        <w:t xml:space="preserve"> </w:t>
      </w:r>
      <w:r>
        <w:rPr>
          <w:rFonts w:hint="eastAsia"/>
        </w:rPr>
        <w:t>체결되는</w:t>
      </w:r>
      <w:r>
        <w:rPr>
          <w:rFonts w:hint="eastAsia"/>
        </w:rPr>
        <w:t xml:space="preserve"> </w:t>
      </w:r>
      <w:r>
        <w:rPr>
          <w:rFonts w:hint="eastAsia"/>
        </w:rPr>
        <w:t>에스크로계약을</w:t>
      </w:r>
      <w:r>
        <w:t xml:space="preserve"> </w:t>
      </w:r>
      <w:r>
        <w:rPr>
          <w:rFonts w:hint="eastAsia"/>
        </w:rPr>
        <w:t>의미한다</w:t>
      </w:r>
      <w:r>
        <w:rPr>
          <w:rFonts w:hint="eastAsia"/>
        </w:rPr>
        <w:t>.</w:t>
      </w:r>
    </w:p>
    <w:p w14:paraId="2FDD4953" w14:textId="1FFC307C" w:rsidR="00732742" w:rsidRPr="00732742" w:rsidRDefault="00732742" w:rsidP="006F4ED8">
      <w:pPr>
        <w:pStyle w:val="BKLBodyText"/>
        <w:ind w:left="0"/>
      </w:pPr>
      <w:r w:rsidRPr="00933D6F">
        <w:t>“</w:t>
      </w:r>
      <w:r w:rsidRPr="00933D6F">
        <w:rPr>
          <w:rFonts w:hint="eastAsia"/>
          <w:u w:val="single"/>
        </w:rPr>
        <w:t>본건</w:t>
      </w:r>
      <w:r w:rsidRPr="00933D6F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특정자산</w:t>
      </w:r>
      <w:r>
        <w:t>”</w:t>
      </w:r>
      <w:r w:rsidR="002A4E58">
        <w:rPr>
          <w:rFonts w:hint="eastAsia"/>
        </w:rPr>
        <w:t>이란</w:t>
      </w:r>
      <w:r w:rsidR="002A4E58">
        <w:rPr>
          <w:rFonts w:hint="eastAsia"/>
        </w:rPr>
        <w:t xml:space="preserve"> </w:t>
      </w:r>
      <w:r w:rsidR="002A4E58" w:rsidRPr="00F871A9">
        <w:rPr>
          <w:u w:val="single"/>
        </w:rPr>
        <w:t>별지</w:t>
      </w:r>
      <w:r w:rsidR="002A4E58" w:rsidRPr="00F871A9">
        <w:rPr>
          <w:u w:val="single"/>
        </w:rPr>
        <w:t xml:space="preserve"> </w:t>
      </w:r>
      <w:r w:rsidR="005D4BA5" w:rsidRPr="00F871A9">
        <w:rPr>
          <w:rFonts w:hint="eastAsia"/>
          <w:u w:val="single"/>
        </w:rPr>
        <w:t>6.2(2)5.</w:t>
      </w:r>
      <w:r w:rsidR="00826B42">
        <w:rPr>
          <w:rFonts w:hint="eastAsia"/>
        </w:rPr>
        <w:t>에</w:t>
      </w:r>
      <w:r w:rsidR="00826B42">
        <w:rPr>
          <w:rFonts w:hint="eastAsia"/>
        </w:rPr>
        <w:t xml:space="preserve"> </w:t>
      </w:r>
      <w:r w:rsidR="00F67C51">
        <w:rPr>
          <w:rFonts w:hint="eastAsia"/>
        </w:rPr>
        <w:t>기재된</w:t>
      </w:r>
      <w:r w:rsidR="00F67C51">
        <w:rPr>
          <w:rFonts w:hint="eastAsia"/>
        </w:rPr>
        <w:t xml:space="preserve"> </w:t>
      </w:r>
      <w:r w:rsidR="00F67C51">
        <w:rPr>
          <w:rFonts w:hint="eastAsia"/>
        </w:rPr>
        <w:t>특정</w:t>
      </w:r>
      <w:r w:rsidR="002A4E58" w:rsidRPr="002A4E58">
        <w:t>자산을</w:t>
      </w:r>
      <w:r w:rsidR="002A4E58" w:rsidRPr="002A4E58">
        <w:t xml:space="preserve"> </w:t>
      </w:r>
      <w:r w:rsidR="002A4E58" w:rsidRPr="002A4E58">
        <w:t>의미한다</w:t>
      </w:r>
      <w:r w:rsidR="002A4E58" w:rsidRPr="002A4E58">
        <w:t>.</w:t>
      </w:r>
    </w:p>
    <w:p w14:paraId="2C2FB2AC" w14:textId="37F2EF18" w:rsidR="00A77388" w:rsidRPr="00933D6F" w:rsidRDefault="00A77388" w:rsidP="006F4ED8">
      <w:pPr>
        <w:pStyle w:val="BKLBodyText"/>
        <w:ind w:left="0"/>
      </w:pPr>
      <w:r w:rsidRPr="00933D6F">
        <w:t>“</w:t>
      </w:r>
      <w:r w:rsidRPr="00933D6F">
        <w:rPr>
          <w:rFonts w:hint="eastAsia"/>
          <w:u w:val="single"/>
        </w:rPr>
        <w:t>본건</w:t>
      </w:r>
      <w:r w:rsidRPr="00933D6F">
        <w:rPr>
          <w:rFonts w:hint="eastAsia"/>
          <w:u w:val="single"/>
        </w:rPr>
        <w:t xml:space="preserve"> </w:t>
      </w:r>
      <w:r w:rsidR="00670CF6">
        <w:rPr>
          <w:rFonts w:hint="eastAsia"/>
          <w:u w:val="single"/>
        </w:rPr>
        <w:t>특정자산</w:t>
      </w:r>
      <w:r w:rsidRPr="00933D6F">
        <w:rPr>
          <w:rFonts w:hint="eastAsia"/>
          <w:u w:val="single"/>
        </w:rPr>
        <w:t xml:space="preserve"> </w:t>
      </w:r>
      <w:r w:rsidR="00670CF6">
        <w:rPr>
          <w:rFonts w:hint="eastAsia"/>
          <w:u w:val="single"/>
        </w:rPr>
        <w:t>양수도</w:t>
      </w:r>
      <w:r w:rsidRPr="00933D6F">
        <w:rPr>
          <w:rFonts w:hint="eastAsia"/>
          <w:u w:val="single"/>
        </w:rPr>
        <w:t>계약</w:t>
      </w:r>
      <w:r w:rsidRPr="00933D6F">
        <w:t>”</w:t>
      </w:r>
      <w:r w:rsidRPr="00933D6F">
        <w:rPr>
          <w:rFonts w:hint="eastAsia"/>
        </w:rPr>
        <w:t>이란</w:t>
      </w:r>
      <w:r w:rsidRPr="00933D6F">
        <w:rPr>
          <w:rFonts w:hint="eastAsia"/>
        </w:rPr>
        <w:t xml:space="preserve"> </w:t>
      </w:r>
      <w:r w:rsidR="00465ED7">
        <w:rPr>
          <w:rFonts w:hint="eastAsia"/>
        </w:rPr>
        <w:t>펜플이</w:t>
      </w:r>
      <w:r w:rsidR="006C4726" w:rsidRPr="006C4726">
        <w:t xml:space="preserve"> </w:t>
      </w:r>
      <w:r w:rsidR="006C4726" w:rsidRPr="006C4726">
        <w:t>본건</w:t>
      </w:r>
      <w:r w:rsidR="006C4726" w:rsidRPr="006C4726">
        <w:t xml:space="preserve"> </w:t>
      </w:r>
      <w:r w:rsidR="006C4726" w:rsidRPr="006C4726">
        <w:t>특정자산을</w:t>
      </w:r>
      <w:r w:rsidR="006C4726" w:rsidRPr="006C4726">
        <w:t xml:space="preserve"> </w:t>
      </w:r>
      <w:r w:rsidR="006C4726" w:rsidRPr="006C4726">
        <w:t>매도인</w:t>
      </w:r>
      <w:r w:rsidR="006C4726" w:rsidRPr="006C4726">
        <w:t>{</w:t>
      </w:r>
      <w:r w:rsidR="006C4726" w:rsidRPr="006C4726">
        <w:t>및</w:t>
      </w:r>
      <w:r w:rsidR="006C4726" w:rsidRPr="006C4726">
        <w:t>/</w:t>
      </w:r>
      <w:r w:rsidR="006C4726" w:rsidRPr="006C4726">
        <w:t>혹은</w:t>
      </w:r>
      <w:r w:rsidR="006C4726" w:rsidRPr="006C4726">
        <w:t xml:space="preserve"> </w:t>
      </w:r>
      <w:r w:rsidR="006C4726" w:rsidRPr="006C4726">
        <w:t>그가</w:t>
      </w:r>
      <w:r w:rsidR="006C4726" w:rsidRPr="006C4726">
        <w:t xml:space="preserve"> </w:t>
      </w:r>
      <w:r w:rsidR="006C4726" w:rsidRPr="006C4726">
        <w:t>지정하는</w:t>
      </w:r>
      <w:r w:rsidR="006C4726" w:rsidRPr="006C4726">
        <w:t xml:space="preserve"> </w:t>
      </w:r>
      <w:r w:rsidR="006C4726" w:rsidRPr="006C4726">
        <w:t>자</w:t>
      </w:r>
      <w:r w:rsidR="006C4726" w:rsidRPr="006C4726">
        <w:t>(</w:t>
      </w:r>
      <w:r w:rsidR="006C4726" w:rsidRPr="006C4726">
        <w:t>들</w:t>
      </w:r>
      <w:r w:rsidR="006C4726" w:rsidRPr="006C4726">
        <w:t>)}</w:t>
      </w:r>
      <w:r w:rsidR="006C4726" w:rsidRPr="006C4726">
        <w:t>에게</w:t>
      </w:r>
      <w:r w:rsidR="006C4726" w:rsidRPr="006C4726">
        <w:t xml:space="preserve"> </w:t>
      </w:r>
      <w:r w:rsidR="006C4726" w:rsidRPr="006C4726">
        <w:t>양도하고</w:t>
      </w:r>
      <w:r w:rsidR="006C4726" w:rsidRPr="006C4726">
        <w:t xml:space="preserve">, </w:t>
      </w:r>
      <w:r w:rsidR="006C4726" w:rsidRPr="006C4726">
        <w:t>매도인</w:t>
      </w:r>
      <w:r w:rsidR="006C4726" w:rsidRPr="006C4726">
        <w:t>{</w:t>
      </w:r>
      <w:r w:rsidR="006C4726" w:rsidRPr="006C4726">
        <w:t>및</w:t>
      </w:r>
      <w:r w:rsidR="006C4726" w:rsidRPr="006C4726">
        <w:t>/</w:t>
      </w:r>
      <w:r w:rsidR="006C4726" w:rsidRPr="006C4726">
        <w:t>혹은</w:t>
      </w:r>
      <w:r w:rsidR="006C4726" w:rsidRPr="006C4726">
        <w:t xml:space="preserve"> </w:t>
      </w:r>
      <w:r w:rsidR="006C4726" w:rsidRPr="006C4726">
        <w:t>그가</w:t>
      </w:r>
      <w:r w:rsidR="006C4726" w:rsidRPr="006C4726">
        <w:t xml:space="preserve"> </w:t>
      </w:r>
      <w:r w:rsidR="006C4726" w:rsidRPr="006C4726">
        <w:t>지정하는</w:t>
      </w:r>
      <w:r w:rsidR="006C4726" w:rsidRPr="006C4726">
        <w:t xml:space="preserve"> </w:t>
      </w:r>
      <w:r w:rsidR="006C4726" w:rsidRPr="006C4726">
        <w:t>자</w:t>
      </w:r>
      <w:r w:rsidR="006C4726" w:rsidRPr="006C4726">
        <w:t>(</w:t>
      </w:r>
      <w:r w:rsidR="006C4726" w:rsidRPr="006C4726">
        <w:t>들</w:t>
      </w:r>
      <w:r w:rsidR="006C4726" w:rsidRPr="006C4726">
        <w:t>)}</w:t>
      </w:r>
      <w:r w:rsidR="006C4726" w:rsidRPr="006C4726">
        <w:t>이</w:t>
      </w:r>
      <w:r w:rsidR="006C4726" w:rsidRPr="006C4726">
        <w:t xml:space="preserve"> </w:t>
      </w:r>
      <w:r w:rsidR="006C4726" w:rsidRPr="006C4726">
        <w:t>이를</w:t>
      </w:r>
      <w:r w:rsidR="006C4726" w:rsidRPr="006C4726">
        <w:t xml:space="preserve"> </w:t>
      </w:r>
      <w:r w:rsidR="006C4726" w:rsidRPr="006C4726">
        <w:t>양수하는</w:t>
      </w:r>
      <w:r w:rsidR="006C4726" w:rsidRPr="006C4726">
        <w:t xml:space="preserve"> </w:t>
      </w:r>
      <w:r w:rsidR="006C4726" w:rsidRPr="006C4726">
        <w:t>내용으로</w:t>
      </w:r>
      <w:r w:rsidR="006C4726" w:rsidRPr="006C4726">
        <w:t xml:space="preserve">, </w:t>
      </w:r>
      <w:r w:rsidR="00E57EC7">
        <w:rPr>
          <w:rFonts w:hint="eastAsia"/>
        </w:rPr>
        <w:t>펜플</w:t>
      </w:r>
      <w:r w:rsidR="006C4726" w:rsidRPr="006C4726">
        <w:t>과</w:t>
      </w:r>
      <w:r w:rsidR="006C4726" w:rsidRPr="006C4726">
        <w:t xml:space="preserve"> </w:t>
      </w:r>
      <w:r w:rsidR="006C4726" w:rsidRPr="006C4726">
        <w:t>매도인</w:t>
      </w:r>
      <w:r w:rsidR="006C4726" w:rsidRPr="006C4726">
        <w:t>{</w:t>
      </w:r>
      <w:r w:rsidR="006C4726" w:rsidRPr="006C4726">
        <w:t>및</w:t>
      </w:r>
      <w:r w:rsidR="006C4726" w:rsidRPr="006C4726">
        <w:t>/</w:t>
      </w:r>
      <w:r w:rsidR="006C4726" w:rsidRPr="006C4726">
        <w:t>혹은</w:t>
      </w:r>
      <w:r w:rsidR="006C4726" w:rsidRPr="006C4726">
        <w:t xml:space="preserve"> </w:t>
      </w:r>
      <w:r w:rsidR="006C4726" w:rsidRPr="006C4726">
        <w:t>그가</w:t>
      </w:r>
      <w:r w:rsidR="006C4726" w:rsidRPr="006C4726">
        <w:t xml:space="preserve"> </w:t>
      </w:r>
      <w:r w:rsidR="006C4726" w:rsidRPr="006C4726">
        <w:t>지정하는</w:t>
      </w:r>
      <w:r w:rsidR="006C4726" w:rsidRPr="006C4726">
        <w:t xml:space="preserve"> </w:t>
      </w:r>
      <w:r w:rsidR="006C4726" w:rsidRPr="006C4726">
        <w:t>자</w:t>
      </w:r>
      <w:r w:rsidR="006C4726" w:rsidRPr="006C4726">
        <w:t>(</w:t>
      </w:r>
      <w:r w:rsidR="006C4726" w:rsidRPr="006C4726">
        <w:t>들</w:t>
      </w:r>
      <w:r w:rsidR="006C4726" w:rsidRPr="006C4726">
        <w:t xml:space="preserve">)} </w:t>
      </w:r>
      <w:r w:rsidR="006C4726" w:rsidRPr="006C4726">
        <w:t>간에</w:t>
      </w:r>
      <w:r w:rsidR="006C4726" w:rsidRPr="006C4726">
        <w:t xml:space="preserve"> </w:t>
      </w:r>
      <w:r w:rsidR="006C4726" w:rsidRPr="006C4726">
        <w:t>본</w:t>
      </w:r>
      <w:r w:rsidR="006C4726" w:rsidRPr="006C4726">
        <w:t xml:space="preserve"> </w:t>
      </w:r>
      <w:r w:rsidR="006C4726" w:rsidRPr="006C4726">
        <w:t>계약</w:t>
      </w:r>
      <w:r w:rsidR="006C4726" w:rsidRPr="006C4726">
        <w:t xml:space="preserve"> </w:t>
      </w:r>
      <w:r w:rsidR="006C4726" w:rsidRPr="006C4726">
        <w:t>체결일에</w:t>
      </w:r>
      <w:r w:rsidR="006C4726" w:rsidRPr="006C4726">
        <w:t xml:space="preserve"> </w:t>
      </w:r>
      <w:r w:rsidR="006C4726" w:rsidRPr="006C4726">
        <w:t>체결되는</w:t>
      </w:r>
      <w:r w:rsidR="006C4726" w:rsidRPr="006C4726">
        <w:t xml:space="preserve"> </w:t>
      </w:r>
      <w:r w:rsidR="006C4726" w:rsidRPr="006C4726">
        <w:t>자산양수도계약</w:t>
      </w:r>
      <w:r w:rsidR="006C4726" w:rsidRPr="006C4726">
        <w:t>(</w:t>
      </w:r>
      <w:r w:rsidR="006C4726" w:rsidRPr="006C4726">
        <w:t>각</w:t>
      </w:r>
      <w:r w:rsidR="006C4726" w:rsidRPr="006C4726">
        <w:t xml:space="preserve"> </w:t>
      </w:r>
      <w:r w:rsidR="006C4726" w:rsidRPr="006C4726">
        <w:t>개별</w:t>
      </w:r>
      <w:r w:rsidR="006C4726" w:rsidRPr="006C4726">
        <w:t xml:space="preserve"> </w:t>
      </w:r>
      <w:r w:rsidR="006C4726" w:rsidRPr="006C4726">
        <w:t>자산에</w:t>
      </w:r>
      <w:r w:rsidR="006C4726" w:rsidRPr="006C4726">
        <w:t xml:space="preserve"> </w:t>
      </w:r>
      <w:r w:rsidR="006C4726" w:rsidRPr="006C4726">
        <w:t>관하여</w:t>
      </w:r>
      <w:r w:rsidR="006C4726" w:rsidRPr="006C4726">
        <w:t xml:space="preserve"> </w:t>
      </w:r>
      <w:r w:rsidR="006C4726" w:rsidRPr="006C4726">
        <w:t>체결되는</w:t>
      </w:r>
      <w:r w:rsidR="006C4726" w:rsidRPr="006C4726">
        <w:t xml:space="preserve"> </w:t>
      </w:r>
      <w:r w:rsidR="006C4726" w:rsidRPr="006C4726">
        <w:t>개별</w:t>
      </w:r>
      <w:r w:rsidR="006C4726" w:rsidRPr="006C4726">
        <w:t xml:space="preserve"> </w:t>
      </w:r>
      <w:r w:rsidR="006C4726" w:rsidRPr="006C4726">
        <w:t>계약들을</w:t>
      </w:r>
      <w:r w:rsidR="006C4726" w:rsidRPr="006C4726">
        <w:t xml:space="preserve"> </w:t>
      </w:r>
      <w:r w:rsidR="006C4726" w:rsidRPr="006C4726">
        <w:t>포함한다</w:t>
      </w:r>
      <w:r w:rsidR="006C4726" w:rsidRPr="006C4726">
        <w:t>)</w:t>
      </w:r>
      <w:r w:rsidR="006C4726" w:rsidRPr="006C4726">
        <w:t>을</w:t>
      </w:r>
      <w:r w:rsidR="006C4726" w:rsidRPr="006C4726">
        <w:t xml:space="preserve"> </w:t>
      </w:r>
      <w:r w:rsidR="006C4726" w:rsidRPr="006C4726">
        <w:t>의미한다</w:t>
      </w:r>
      <w:r w:rsidR="006C4726" w:rsidRPr="006C4726">
        <w:t>.</w:t>
      </w:r>
      <w:r w:rsidRPr="00933D6F">
        <w:rPr>
          <w:rFonts w:hint="eastAsia"/>
        </w:rPr>
        <w:t xml:space="preserve"> </w:t>
      </w:r>
    </w:p>
    <w:p w14:paraId="3CE62EE6" w14:textId="77777777" w:rsidR="000D232F" w:rsidRPr="00933D6F" w:rsidRDefault="000D232F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 w:hint="eastAsia"/>
          <w:szCs w:val="22"/>
          <w:u w:val="single"/>
        </w:rPr>
        <w:t>본건</w:t>
      </w:r>
      <w:r w:rsidRPr="00933D6F">
        <w:rPr>
          <w:rFonts w:cs="Times New Roman" w:hint="eastAsia"/>
          <w:szCs w:val="22"/>
          <w:u w:val="single"/>
        </w:rPr>
        <w:t xml:space="preserve"> </w:t>
      </w:r>
      <w:r w:rsidRPr="00933D6F">
        <w:rPr>
          <w:rFonts w:cs="Times New Roman" w:hint="eastAsia"/>
          <w:szCs w:val="22"/>
          <w:u w:val="single"/>
        </w:rPr>
        <w:t>전체</w:t>
      </w:r>
      <w:r w:rsidRPr="00933D6F">
        <w:rPr>
          <w:rFonts w:cs="Times New Roman" w:hint="eastAsia"/>
          <w:szCs w:val="22"/>
          <w:u w:val="single"/>
        </w:rPr>
        <w:t xml:space="preserve"> </w:t>
      </w:r>
      <w:r w:rsidRPr="00933D6F">
        <w:rPr>
          <w:rFonts w:cs="Times New Roman" w:hint="eastAsia"/>
          <w:szCs w:val="22"/>
          <w:u w:val="single"/>
        </w:rPr>
        <w:t>거래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 w:hint="eastAsia"/>
          <w:szCs w:val="22"/>
        </w:rPr>
        <w:t>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본건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거래</w:t>
      </w:r>
      <w:r w:rsidR="008E5841" w:rsidRPr="00933D6F">
        <w:rPr>
          <w:rFonts w:cs="Times New Roman" w:hint="eastAsia"/>
          <w:szCs w:val="22"/>
        </w:rPr>
        <w:t>,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관련거래</w:t>
      </w:r>
      <w:r w:rsidR="008E5841" w:rsidRPr="00933D6F">
        <w:rPr>
          <w:rFonts w:cs="Times New Roman" w:hint="eastAsia"/>
          <w:szCs w:val="22"/>
        </w:rPr>
        <w:t xml:space="preserve"> </w:t>
      </w:r>
      <w:r w:rsidR="008E5841" w:rsidRPr="00933D6F">
        <w:rPr>
          <w:rFonts w:cs="Times New Roman" w:hint="eastAsia"/>
          <w:szCs w:val="22"/>
        </w:rPr>
        <w:t>및</w:t>
      </w:r>
      <w:r w:rsidR="008E5841" w:rsidRPr="00933D6F">
        <w:rPr>
          <w:rFonts w:cs="Times New Roman" w:hint="eastAsia"/>
          <w:szCs w:val="22"/>
        </w:rPr>
        <w:t xml:space="preserve"> </w:t>
      </w:r>
      <w:r w:rsidR="008E5841" w:rsidRPr="00933D6F">
        <w:rPr>
          <w:rFonts w:cs="Times New Roman" w:hint="eastAsia"/>
          <w:szCs w:val="22"/>
        </w:rPr>
        <w:t>후속거래</w:t>
      </w:r>
      <w:r w:rsidRPr="00933D6F">
        <w:rPr>
          <w:rFonts w:cs="Times New Roman" w:hint="eastAsia"/>
          <w:szCs w:val="22"/>
        </w:rPr>
        <w:t>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총칭한다</w:t>
      </w:r>
      <w:r w:rsidRPr="00933D6F">
        <w:rPr>
          <w:rFonts w:cs="Times New Roman" w:hint="eastAsia"/>
          <w:szCs w:val="22"/>
        </w:rPr>
        <w:t>.</w:t>
      </w:r>
    </w:p>
    <w:p w14:paraId="65A21328" w14:textId="77777777" w:rsidR="000D232F" w:rsidRPr="00933D6F" w:rsidRDefault="000D232F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 w:hint="eastAsia"/>
          <w:szCs w:val="22"/>
          <w:u w:val="single"/>
        </w:rPr>
        <w:t>본건</w:t>
      </w:r>
      <w:r w:rsidRPr="00933D6F">
        <w:rPr>
          <w:rFonts w:cs="Times New Roman" w:hint="eastAsia"/>
          <w:szCs w:val="22"/>
          <w:u w:val="single"/>
        </w:rPr>
        <w:t xml:space="preserve"> </w:t>
      </w:r>
      <w:r w:rsidRPr="00933D6F">
        <w:rPr>
          <w:rFonts w:cs="Times New Roman" w:hint="eastAsia"/>
          <w:szCs w:val="22"/>
          <w:u w:val="single"/>
        </w:rPr>
        <w:t>전체</w:t>
      </w:r>
      <w:r w:rsidRPr="00933D6F">
        <w:rPr>
          <w:rFonts w:cs="Times New Roman" w:hint="eastAsia"/>
          <w:szCs w:val="22"/>
          <w:u w:val="single"/>
        </w:rPr>
        <w:t xml:space="preserve"> </w:t>
      </w:r>
      <w:r w:rsidRPr="00933D6F">
        <w:rPr>
          <w:rFonts w:cs="Times New Roman" w:hint="eastAsia"/>
          <w:szCs w:val="22"/>
          <w:u w:val="single"/>
        </w:rPr>
        <w:t>거래</w:t>
      </w:r>
      <w:r w:rsidRPr="00933D6F">
        <w:rPr>
          <w:rFonts w:cs="Times New Roman" w:hint="eastAsia"/>
          <w:szCs w:val="22"/>
          <w:u w:val="single"/>
        </w:rPr>
        <w:t xml:space="preserve"> </w:t>
      </w:r>
      <w:r w:rsidRPr="00933D6F">
        <w:rPr>
          <w:rFonts w:cs="Times New Roman" w:hint="eastAsia"/>
          <w:szCs w:val="22"/>
          <w:u w:val="single"/>
        </w:rPr>
        <w:t>계약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 w:hint="eastAsia"/>
          <w:szCs w:val="22"/>
        </w:rPr>
        <w:t>이란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계약</w:t>
      </w:r>
      <w:r w:rsidRPr="00933D6F">
        <w:rPr>
          <w:rFonts w:cs="Times New Roman" w:hint="eastAsia"/>
          <w:szCs w:val="22"/>
        </w:rPr>
        <w:t>,</w:t>
      </w:r>
      <w:r w:rsidRPr="00933D6F">
        <w:rPr>
          <w:rFonts w:cs="Times New Roman"/>
          <w:szCs w:val="22"/>
        </w:rPr>
        <w:t xml:space="preserve"> </w:t>
      </w:r>
      <w:r w:rsidR="00526E43" w:rsidRPr="00933D6F">
        <w:rPr>
          <w:rFonts w:cs="Times New Roman" w:hint="eastAsia"/>
          <w:szCs w:val="22"/>
        </w:rPr>
        <w:t>관련거래</w:t>
      </w:r>
      <w:r w:rsidR="00526E43" w:rsidRPr="00933D6F">
        <w:rPr>
          <w:rFonts w:cs="Times New Roman" w:hint="eastAsia"/>
          <w:szCs w:val="22"/>
        </w:rPr>
        <w:t xml:space="preserve"> </w:t>
      </w:r>
      <w:r w:rsidR="00526E43" w:rsidRPr="00933D6F">
        <w:rPr>
          <w:rFonts w:cs="Times New Roman" w:hint="eastAsia"/>
          <w:szCs w:val="22"/>
        </w:rPr>
        <w:t>계약</w:t>
      </w:r>
      <w:r w:rsidR="008E5841" w:rsidRPr="00933D6F">
        <w:rPr>
          <w:rFonts w:cs="Times New Roman" w:hint="eastAsia"/>
          <w:szCs w:val="22"/>
        </w:rPr>
        <w:t>,</w:t>
      </w:r>
      <w:r w:rsidR="008E5841" w:rsidRPr="00933D6F">
        <w:rPr>
          <w:rFonts w:cs="Times New Roman"/>
          <w:szCs w:val="22"/>
        </w:rPr>
        <w:t xml:space="preserve"> </w:t>
      </w:r>
      <w:r w:rsidR="008E5841" w:rsidRPr="00933D6F">
        <w:rPr>
          <w:rFonts w:cs="Times New Roman" w:hint="eastAsia"/>
          <w:szCs w:val="22"/>
        </w:rPr>
        <w:t>후속거래</w:t>
      </w:r>
      <w:r w:rsidR="008E5841" w:rsidRPr="00933D6F">
        <w:rPr>
          <w:rFonts w:cs="Times New Roman" w:hint="eastAsia"/>
          <w:szCs w:val="22"/>
        </w:rPr>
        <w:t xml:space="preserve"> </w:t>
      </w:r>
      <w:r w:rsidR="008E5841" w:rsidRPr="00933D6F">
        <w:rPr>
          <w:rFonts w:cs="Times New Roman" w:hint="eastAsia"/>
          <w:szCs w:val="22"/>
        </w:rPr>
        <w:t>계약</w:t>
      </w:r>
      <w:r w:rsidR="00897DF9" w:rsidRPr="00933D6F">
        <w:rPr>
          <w:rFonts w:cs="Times New Roman" w:hint="eastAsia"/>
          <w:szCs w:val="22"/>
        </w:rPr>
        <w:t xml:space="preserve"> </w:t>
      </w:r>
      <w:r w:rsidR="00897DF9" w:rsidRPr="00933D6F">
        <w:rPr>
          <w:rFonts w:cs="Times New Roman" w:hint="eastAsia"/>
          <w:szCs w:val="22"/>
        </w:rPr>
        <w:t>및</w:t>
      </w:r>
      <w:r w:rsidR="00897DF9" w:rsidRPr="00933D6F">
        <w:rPr>
          <w:rFonts w:cs="Times New Roman" w:hint="eastAsia"/>
          <w:szCs w:val="22"/>
        </w:rPr>
        <w:t xml:space="preserve"> </w:t>
      </w:r>
      <w:r w:rsidR="00897DF9" w:rsidRPr="00933D6F">
        <w:rPr>
          <w:rFonts w:cs="Times New Roman" w:hint="eastAsia"/>
          <w:szCs w:val="22"/>
        </w:rPr>
        <w:t>이에</w:t>
      </w:r>
      <w:r w:rsidR="00897DF9" w:rsidRPr="00933D6F">
        <w:rPr>
          <w:rFonts w:cs="Times New Roman" w:hint="eastAsia"/>
          <w:szCs w:val="22"/>
        </w:rPr>
        <w:t xml:space="preserve"> </w:t>
      </w:r>
      <w:r w:rsidR="00897DF9" w:rsidRPr="00933D6F">
        <w:rPr>
          <w:rFonts w:cs="Times New Roman" w:hint="eastAsia"/>
          <w:szCs w:val="22"/>
        </w:rPr>
        <w:t>부수하여</w:t>
      </w:r>
      <w:r w:rsidR="00897DF9" w:rsidRPr="00933D6F">
        <w:rPr>
          <w:rFonts w:cs="Times New Roman" w:hint="eastAsia"/>
          <w:szCs w:val="22"/>
        </w:rPr>
        <w:t xml:space="preserve"> </w:t>
      </w:r>
      <w:r w:rsidR="00897DF9" w:rsidRPr="00933D6F">
        <w:rPr>
          <w:rFonts w:cs="Times New Roman" w:hint="eastAsia"/>
          <w:szCs w:val="22"/>
        </w:rPr>
        <w:t>체결되는</w:t>
      </w:r>
      <w:r w:rsidR="00897DF9" w:rsidRPr="00933D6F">
        <w:rPr>
          <w:rFonts w:cs="Times New Roman" w:hint="eastAsia"/>
          <w:szCs w:val="22"/>
        </w:rPr>
        <w:t xml:space="preserve"> </w:t>
      </w:r>
      <w:r w:rsidR="00897DF9" w:rsidRPr="00933D6F">
        <w:rPr>
          <w:rFonts w:cs="Times New Roman" w:hint="eastAsia"/>
          <w:szCs w:val="22"/>
        </w:rPr>
        <w:t>부속계약</w:t>
      </w:r>
      <w:r w:rsidRPr="00933D6F">
        <w:rPr>
          <w:rFonts w:cs="Times New Roman" w:hint="eastAsia"/>
          <w:szCs w:val="22"/>
        </w:rPr>
        <w:t>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총칭한다</w:t>
      </w:r>
      <w:r w:rsidRPr="00933D6F">
        <w:rPr>
          <w:rFonts w:cs="Times New Roman" w:hint="eastAsia"/>
          <w:szCs w:val="22"/>
        </w:rPr>
        <w:t>.</w:t>
      </w:r>
    </w:p>
    <w:p w14:paraId="600BDD02" w14:textId="77777777" w:rsidR="000D7198" w:rsidRPr="00933D6F" w:rsidRDefault="000D7198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lastRenderedPageBreak/>
        <w:t>“</w:t>
      </w:r>
      <w:r w:rsidRPr="00933D6F">
        <w:rPr>
          <w:rFonts w:cs="Times New Roman"/>
          <w:szCs w:val="22"/>
          <w:u w:val="single"/>
        </w:rPr>
        <w:t>부채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주장이나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청구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여부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공시나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인식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여부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우발부채나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충당부채인지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여부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이자부인지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여부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만기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도래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여부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발생원인에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관계없는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모든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종류와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성격의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의무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채무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부채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확약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말한다</w:t>
      </w:r>
      <w:r w:rsidRPr="00933D6F">
        <w:rPr>
          <w:rFonts w:cs="Times New Roman"/>
          <w:szCs w:val="22"/>
        </w:rPr>
        <w:t>.</w:t>
      </w:r>
      <w:r w:rsidRPr="00933D6F" w:rsidDel="000A532E">
        <w:rPr>
          <w:rFonts w:cs="Times New Roman"/>
          <w:szCs w:val="22"/>
        </w:rPr>
        <w:t xml:space="preserve"> </w:t>
      </w:r>
    </w:p>
    <w:p w14:paraId="422A7868" w14:textId="77777777" w:rsidR="006F4ED8" w:rsidRPr="00933D6F" w:rsidRDefault="006F4ED8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사람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이</w:t>
      </w:r>
      <w:r w:rsidR="00205846" w:rsidRPr="00933D6F">
        <w:rPr>
          <w:rFonts w:cs="Times New Roman" w:hint="eastAsia"/>
          <w:szCs w:val="22"/>
        </w:rPr>
        <w:t>란</w:t>
      </w:r>
      <w:r w:rsidR="00205846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개인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법인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비법인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사단이나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재단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정부기관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이하에서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정의</w:t>
      </w:r>
      <w:r w:rsidRPr="00933D6F">
        <w:rPr>
          <w:rFonts w:cs="Times New Roman"/>
          <w:szCs w:val="22"/>
        </w:rPr>
        <w:t>)</w:t>
      </w:r>
      <w:r w:rsidRPr="00933D6F">
        <w:rPr>
          <w:rFonts w:cs="Times New Roman"/>
          <w:szCs w:val="22"/>
        </w:rPr>
        <w:t>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의미한다</w:t>
      </w:r>
      <w:r w:rsidRPr="00933D6F">
        <w:rPr>
          <w:rFonts w:cs="Times New Roman"/>
          <w:szCs w:val="22"/>
        </w:rPr>
        <w:t>.</w:t>
      </w:r>
    </w:p>
    <w:p w14:paraId="4FF4C3BA" w14:textId="77777777" w:rsidR="006F4ED8" w:rsidRPr="00933D6F" w:rsidRDefault="006F4ED8" w:rsidP="006F4ED8">
      <w:pPr>
        <w:pStyle w:val="BKLBodyText"/>
        <w:ind w:left="0"/>
        <w:rPr>
          <w:rFonts w:cs="Times New Roman"/>
          <w:szCs w:val="22"/>
        </w:rPr>
      </w:pPr>
      <w:bookmarkStart w:id="270" w:name="_Hlk185527060"/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세금</w:t>
      </w:r>
      <w:r w:rsidRPr="00933D6F">
        <w:rPr>
          <w:rFonts w:cs="Times New Roman"/>
          <w:szCs w:val="22"/>
        </w:rPr>
        <w:t xml:space="preserve">”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“</w:t>
      </w:r>
      <w:r w:rsidRPr="00933D6F">
        <w:rPr>
          <w:rFonts w:cs="Times New Roman"/>
          <w:szCs w:val="22"/>
          <w:u w:val="single"/>
        </w:rPr>
        <w:t>조세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정부기관이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부과하거나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정부기관에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납부하는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국세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지방세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관세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모든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종류의</w:t>
      </w:r>
      <w:r w:rsidRPr="00933D6F">
        <w:rPr>
          <w:rFonts w:cs="Times New Roman"/>
          <w:szCs w:val="22"/>
        </w:rPr>
        <w:t xml:space="preserve"> </w:t>
      </w:r>
      <w:r w:rsidR="004F5E4C" w:rsidRPr="00933D6F">
        <w:rPr>
          <w:rFonts w:eastAsia="바탕체" w:hint="eastAsia"/>
          <w:kern w:val="0"/>
          <w:szCs w:val="22"/>
        </w:rPr>
        <w:t>세금</w:t>
      </w:r>
      <w:r w:rsidR="004F5E4C" w:rsidRPr="00933D6F">
        <w:rPr>
          <w:rFonts w:eastAsia="바탕체" w:hint="eastAsia"/>
          <w:kern w:val="0"/>
          <w:szCs w:val="22"/>
        </w:rPr>
        <w:t xml:space="preserve">, </w:t>
      </w:r>
      <w:r w:rsidR="004F5E4C" w:rsidRPr="00933D6F">
        <w:rPr>
          <w:rFonts w:hint="eastAsia"/>
          <w:kern w:val="0"/>
          <w:szCs w:val="22"/>
        </w:rPr>
        <w:t>국민건강보험료</w:t>
      </w:r>
      <w:r w:rsidR="004F5E4C" w:rsidRPr="00933D6F">
        <w:rPr>
          <w:rFonts w:hint="eastAsia"/>
          <w:kern w:val="0"/>
          <w:szCs w:val="22"/>
        </w:rPr>
        <w:t xml:space="preserve">, </w:t>
      </w:r>
      <w:r w:rsidR="004F5E4C" w:rsidRPr="00933D6F">
        <w:rPr>
          <w:rFonts w:hint="eastAsia"/>
          <w:kern w:val="0"/>
          <w:szCs w:val="22"/>
        </w:rPr>
        <w:t>고용보험료</w:t>
      </w:r>
      <w:r w:rsidR="004F5E4C" w:rsidRPr="00933D6F">
        <w:rPr>
          <w:rFonts w:hint="eastAsia"/>
          <w:kern w:val="0"/>
          <w:szCs w:val="22"/>
        </w:rPr>
        <w:t xml:space="preserve">, </w:t>
      </w:r>
      <w:r w:rsidR="004F5E4C" w:rsidRPr="00933D6F">
        <w:rPr>
          <w:rFonts w:hint="eastAsia"/>
          <w:kern w:val="0"/>
          <w:szCs w:val="22"/>
        </w:rPr>
        <w:t>국민연금</w:t>
      </w:r>
      <w:r w:rsidR="004F5E4C" w:rsidRPr="00933D6F">
        <w:rPr>
          <w:rFonts w:hint="eastAsia"/>
          <w:kern w:val="0"/>
          <w:szCs w:val="22"/>
        </w:rPr>
        <w:t xml:space="preserve">, </w:t>
      </w:r>
      <w:r w:rsidR="004F5E4C" w:rsidRPr="00933D6F">
        <w:rPr>
          <w:rFonts w:hint="eastAsia"/>
          <w:kern w:val="0"/>
          <w:szCs w:val="22"/>
        </w:rPr>
        <w:t>산재보험료</w:t>
      </w:r>
      <w:r w:rsidR="004F5E4C" w:rsidRPr="00933D6F">
        <w:rPr>
          <w:rFonts w:hint="eastAsia"/>
          <w:kern w:val="0"/>
          <w:szCs w:val="22"/>
        </w:rPr>
        <w:t xml:space="preserve">, </w:t>
      </w:r>
      <w:r w:rsidR="004F5E4C" w:rsidRPr="00933D6F">
        <w:rPr>
          <w:rFonts w:hint="eastAsia"/>
          <w:kern w:val="0"/>
          <w:szCs w:val="22"/>
        </w:rPr>
        <w:t>기타</w:t>
      </w:r>
      <w:r w:rsidR="004F5E4C" w:rsidRPr="00933D6F">
        <w:rPr>
          <w:rFonts w:hint="eastAsia"/>
          <w:kern w:val="0"/>
          <w:szCs w:val="22"/>
        </w:rPr>
        <w:t xml:space="preserve"> </w:t>
      </w:r>
      <w:r w:rsidR="004F5E4C" w:rsidRPr="00933D6F">
        <w:rPr>
          <w:rFonts w:hint="eastAsia"/>
          <w:kern w:val="0"/>
          <w:szCs w:val="22"/>
        </w:rPr>
        <w:t>사회보장적</w:t>
      </w:r>
      <w:r w:rsidR="004F5E4C" w:rsidRPr="00933D6F">
        <w:rPr>
          <w:rFonts w:hint="eastAsia"/>
          <w:kern w:val="0"/>
          <w:szCs w:val="22"/>
        </w:rPr>
        <w:t xml:space="preserve"> </w:t>
      </w:r>
      <w:r w:rsidR="004F5E4C" w:rsidRPr="00933D6F">
        <w:rPr>
          <w:rFonts w:hint="eastAsia"/>
          <w:kern w:val="0"/>
          <w:szCs w:val="22"/>
        </w:rPr>
        <w:t>납부금</w:t>
      </w:r>
      <w:r w:rsidR="004F5E4C" w:rsidRPr="00933D6F">
        <w:rPr>
          <w:rFonts w:hint="eastAsia"/>
          <w:kern w:val="0"/>
          <w:szCs w:val="22"/>
        </w:rPr>
        <w:t xml:space="preserve">, </w:t>
      </w:r>
      <w:r w:rsidR="004F5E4C" w:rsidRPr="00933D6F">
        <w:rPr>
          <w:rFonts w:hint="eastAsia"/>
          <w:kern w:val="0"/>
          <w:szCs w:val="22"/>
        </w:rPr>
        <w:t>일체의</w:t>
      </w:r>
      <w:r w:rsidR="004F5E4C" w:rsidRPr="00933D6F">
        <w:rPr>
          <w:rFonts w:hint="eastAsia"/>
          <w:kern w:val="0"/>
          <w:szCs w:val="22"/>
        </w:rPr>
        <w:t xml:space="preserve"> </w:t>
      </w:r>
      <w:r w:rsidR="004F5E4C" w:rsidRPr="00933D6F">
        <w:rPr>
          <w:rFonts w:eastAsia="바탕체" w:hint="eastAsia"/>
          <w:kern w:val="0"/>
          <w:szCs w:val="22"/>
        </w:rPr>
        <w:t>공과금</w:t>
      </w:r>
      <w:r w:rsidR="004F5E4C" w:rsidRPr="00933D6F">
        <w:rPr>
          <w:rFonts w:eastAsia="바탕체" w:hint="eastAsia"/>
          <w:kern w:val="0"/>
          <w:szCs w:val="22"/>
        </w:rPr>
        <w:t xml:space="preserve">, </w:t>
      </w:r>
      <w:r w:rsidR="004F5E4C" w:rsidRPr="00933D6F">
        <w:rPr>
          <w:rFonts w:eastAsia="바탕체" w:hint="eastAsia"/>
          <w:kern w:val="0"/>
          <w:szCs w:val="22"/>
        </w:rPr>
        <w:t>부담금</w:t>
      </w:r>
      <w:r w:rsidR="004F5E4C" w:rsidRPr="00933D6F">
        <w:rPr>
          <w:rFonts w:eastAsia="바탕체" w:hint="eastAsia"/>
          <w:kern w:val="0"/>
          <w:szCs w:val="22"/>
        </w:rPr>
        <w:t xml:space="preserve"> </w:t>
      </w:r>
      <w:r w:rsidR="004F5E4C" w:rsidRPr="00933D6F">
        <w:rPr>
          <w:rFonts w:eastAsia="바탕체" w:hint="eastAsia"/>
          <w:kern w:val="0"/>
          <w:szCs w:val="22"/>
        </w:rPr>
        <w:t>및</w:t>
      </w:r>
      <w:r w:rsidR="004F5E4C" w:rsidRPr="00933D6F">
        <w:rPr>
          <w:rFonts w:eastAsia="바탕체" w:hint="eastAsia"/>
          <w:kern w:val="0"/>
          <w:szCs w:val="22"/>
        </w:rPr>
        <w:t xml:space="preserve"> </w:t>
      </w:r>
      <w:r w:rsidR="004F5E4C" w:rsidRPr="00933D6F">
        <w:rPr>
          <w:rFonts w:hint="eastAsia"/>
          <w:kern w:val="0"/>
          <w:szCs w:val="22"/>
        </w:rPr>
        <w:t>이에</w:t>
      </w:r>
      <w:r w:rsidR="004F5E4C" w:rsidRPr="00933D6F">
        <w:rPr>
          <w:rFonts w:hint="eastAsia"/>
          <w:kern w:val="0"/>
          <w:szCs w:val="22"/>
        </w:rPr>
        <w:t xml:space="preserve"> </w:t>
      </w:r>
      <w:r w:rsidR="004F5E4C" w:rsidRPr="00933D6F">
        <w:rPr>
          <w:rFonts w:hint="eastAsia"/>
          <w:kern w:val="0"/>
          <w:szCs w:val="22"/>
        </w:rPr>
        <w:t>대한</w:t>
      </w:r>
      <w:r w:rsidR="004F5E4C" w:rsidRPr="00933D6F">
        <w:rPr>
          <w:rFonts w:hint="eastAsia"/>
          <w:kern w:val="0"/>
          <w:szCs w:val="22"/>
        </w:rPr>
        <w:t xml:space="preserve"> </w:t>
      </w:r>
      <w:r w:rsidR="004F5E4C" w:rsidRPr="00933D6F">
        <w:rPr>
          <w:rFonts w:hint="eastAsia"/>
          <w:kern w:val="0"/>
          <w:szCs w:val="22"/>
        </w:rPr>
        <w:t>가산세</w:t>
      </w:r>
      <w:r w:rsidR="004F5E4C" w:rsidRPr="00933D6F">
        <w:rPr>
          <w:rFonts w:hint="eastAsia"/>
          <w:kern w:val="0"/>
          <w:szCs w:val="22"/>
        </w:rPr>
        <w:t xml:space="preserve">, </w:t>
      </w:r>
      <w:r w:rsidR="004F5E4C" w:rsidRPr="00933D6F">
        <w:rPr>
          <w:rFonts w:hint="eastAsia"/>
          <w:kern w:val="0"/>
          <w:szCs w:val="22"/>
        </w:rPr>
        <w:t>가산금</w:t>
      </w:r>
      <w:r w:rsidR="004F5E4C" w:rsidRPr="00933D6F">
        <w:rPr>
          <w:rFonts w:hint="eastAsia"/>
          <w:kern w:val="0"/>
          <w:szCs w:val="22"/>
        </w:rPr>
        <w:t xml:space="preserve">, </w:t>
      </w:r>
      <w:r w:rsidR="004F5E4C" w:rsidRPr="00933D6F">
        <w:rPr>
          <w:rFonts w:hint="eastAsia"/>
          <w:kern w:val="0"/>
          <w:szCs w:val="22"/>
        </w:rPr>
        <w:t>추징금</w:t>
      </w:r>
      <w:r w:rsidR="004F5E4C" w:rsidRPr="00933D6F">
        <w:rPr>
          <w:rFonts w:hint="eastAsia"/>
          <w:kern w:val="0"/>
          <w:szCs w:val="22"/>
        </w:rPr>
        <w:t xml:space="preserve">, </w:t>
      </w:r>
      <w:r w:rsidR="004F5E4C" w:rsidRPr="00933D6F">
        <w:rPr>
          <w:rFonts w:hint="eastAsia"/>
          <w:kern w:val="0"/>
          <w:szCs w:val="22"/>
        </w:rPr>
        <w:t>과징금</w:t>
      </w:r>
      <w:r w:rsidR="004F5E4C" w:rsidRPr="00933D6F">
        <w:rPr>
          <w:rFonts w:hint="eastAsia"/>
          <w:kern w:val="0"/>
          <w:szCs w:val="22"/>
        </w:rPr>
        <w:t xml:space="preserve">, </w:t>
      </w:r>
      <w:r w:rsidR="004F5E4C" w:rsidRPr="00933D6F">
        <w:rPr>
          <w:rFonts w:hint="eastAsia"/>
          <w:kern w:val="0"/>
          <w:szCs w:val="22"/>
        </w:rPr>
        <w:t>원천징수세</w:t>
      </w:r>
      <w:r w:rsidR="004F5E4C" w:rsidRPr="00933D6F">
        <w:rPr>
          <w:rFonts w:hint="eastAsia"/>
          <w:kern w:val="0"/>
          <w:szCs w:val="22"/>
        </w:rPr>
        <w:t>,</w:t>
      </w:r>
      <w:r w:rsidR="004F5E4C" w:rsidRPr="00933D6F">
        <w:rPr>
          <w:rFonts w:eastAsia="바탕체" w:hint="eastAsia"/>
          <w:kern w:val="0"/>
          <w:szCs w:val="22"/>
        </w:rPr>
        <w:t xml:space="preserve"> </w:t>
      </w:r>
      <w:r w:rsidR="004F5E4C" w:rsidRPr="00933D6F">
        <w:rPr>
          <w:rFonts w:eastAsia="바탕체" w:hint="eastAsia"/>
          <w:kern w:val="0"/>
          <w:szCs w:val="22"/>
        </w:rPr>
        <w:t>과태료</w:t>
      </w:r>
      <w:r w:rsidR="004F5E4C" w:rsidRPr="00933D6F">
        <w:rPr>
          <w:rFonts w:eastAsia="바탕체" w:hint="eastAsia"/>
          <w:kern w:val="0"/>
          <w:szCs w:val="22"/>
        </w:rPr>
        <w:t xml:space="preserve">, </w:t>
      </w:r>
      <w:r w:rsidR="004F5E4C" w:rsidRPr="00933D6F">
        <w:rPr>
          <w:rFonts w:eastAsia="바탕체" w:hint="eastAsia"/>
          <w:kern w:val="0"/>
          <w:szCs w:val="22"/>
        </w:rPr>
        <w:t>수수료</w:t>
      </w:r>
      <w:r w:rsidR="004F5E4C" w:rsidRPr="00933D6F">
        <w:rPr>
          <w:rFonts w:eastAsia="바탕체" w:hint="eastAsia"/>
          <w:kern w:val="0"/>
          <w:szCs w:val="22"/>
        </w:rPr>
        <w:t xml:space="preserve">, </w:t>
      </w:r>
      <w:r w:rsidR="004F5E4C" w:rsidRPr="00933D6F">
        <w:rPr>
          <w:rFonts w:eastAsia="바탕체" w:hint="eastAsia"/>
          <w:kern w:val="0"/>
          <w:szCs w:val="22"/>
        </w:rPr>
        <w:t>부가금</w:t>
      </w:r>
      <w:r w:rsidR="004F5E4C" w:rsidRPr="00933D6F">
        <w:rPr>
          <w:rFonts w:eastAsia="바탕체" w:hint="eastAsia"/>
          <w:kern w:val="0"/>
          <w:szCs w:val="22"/>
        </w:rPr>
        <w:t xml:space="preserve">, </w:t>
      </w:r>
      <w:r w:rsidR="004F5E4C" w:rsidRPr="00933D6F">
        <w:rPr>
          <w:rFonts w:hint="eastAsia"/>
          <w:kern w:val="0"/>
          <w:szCs w:val="22"/>
        </w:rPr>
        <w:t>이자</w:t>
      </w:r>
      <w:r w:rsidR="004F5E4C" w:rsidRPr="00933D6F">
        <w:rPr>
          <w:rFonts w:hint="eastAsia"/>
          <w:kern w:val="0"/>
          <w:szCs w:val="22"/>
        </w:rPr>
        <w:t xml:space="preserve"> </w:t>
      </w:r>
      <w:r w:rsidR="004F5E4C" w:rsidRPr="00933D6F">
        <w:rPr>
          <w:rFonts w:hint="eastAsia"/>
          <w:kern w:val="0"/>
          <w:szCs w:val="22"/>
        </w:rPr>
        <w:t>기타</w:t>
      </w:r>
      <w:r w:rsidR="004F5E4C" w:rsidRPr="00933D6F">
        <w:rPr>
          <w:rFonts w:hint="eastAsia"/>
          <w:kern w:val="0"/>
          <w:szCs w:val="22"/>
        </w:rPr>
        <w:t xml:space="preserve"> </w:t>
      </w:r>
      <w:r w:rsidR="004F5E4C" w:rsidRPr="00933D6F">
        <w:rPr>
          <w:rFonts w:hint="eastAsia"/>
          <w:kern w:val="0"/>
          <w:szCs w:val="22"/>
        </w:rPr>
        <w:t>관련</w:t>
      </w:r>
      <w:r w:rsidR="004F5E4C" w:rsidRPr="00933D6F">
        <w:rPr>
          <w:rFonts w:hint="eastAsia"/>
          <w:kern w:val="0"/>
          <w:szCs w:val="22"/>
        </w:rPr>
        <w:t xml:space="preserve"> </w:t>
      </w:r>
      <w:r w:rsidR="004F5E4C" w:rsidRPr="00933D6F">
        <w:rPr>
          <w:rFonts w:hint="eastAsia"/>
          <w:kern w:val="0"/>
          <w:szCs w:val="22"/>
        </w:rPr>
        <w:t>부대비용</w:t>
      </w:r>
      <w:r w:rsidR="00F90952" w:rsidRPr="00933D6F">
        <w:rPr>
          <w:rFonts w:cs="Times New Roman"/>
          <w:kern w:val="0"/>
          <w:szCs w:val="22"/>
        </w:rPr>
        <w:t>(</w:t>
      </w:r>
      <w:r w:rsidR="00F90952" w:rsidRPr="00933D6F">
        <w:rPr>
          <w:rFonts w:cs="Times New Roman"/>
          <w:kern w:val="0"/>
          <w:szCs w:val="22"/>
        </w:rPr>
        <w:t>벌금</w:t>
      </w:r>
      <w:r w:rsidR="00F90952" w:rsidRPr="00933D6F">
        <w:rPr>
          <w:rFonts w:cs="Times New Roman"/>
          <w:kern w:val="0"/>
          <w:szCs w:val="22"/>
        </w:rPr>
        <w:t xml:space="preserve">, </w:t>
      </w:r>
      <w:r w:rsidR="00F90952" w:rsidRPr="00933D6F">
        <w:rPr>
          <w:rFonts w:cs="Times New Roman"/>
          <w:kern w:val="0"/>
          <w:szCs w:val="22"/>
        </w:rPr>
        <w:t>위약금</w:t>
      </w:r>
      <w:r w:rsidR="00F90952" w:rsidRPr="00933D6F">
        <w:rPr>
          <w:rFonts w:cs="Times New Roman"/>
          <w:kern w:val="0"/>
          <w:szCs w:val="22"/>
        </w:rPr>
        <w:t xml:space="preserve">, </w:t>
      </w:r>
      <w:r w:rsidR="00F90952" w:rsidRPr="00933D6F">
        <w:rPr>
          <w:rFonts w:cs="Times New Roman"/>
          <w:kern w:val="0"/>
          <w:szCs w:val="22"/>
        </w:rPr>
        <w:t>비용</w:t>
      </w:r>
      <w:r w:rsidR="00F90952" w:rsidRPr="00933D6F">
        <w:rPr>
          <w:rFonts w:cs="Times New Roman"/>
          <w:kern w:val="0"/>
          <w:szCs w:val="22"/>
        </w:rPr>
        <w:t xml:space="preserve"> </w:t>
      </w:r>
      <w:r w:rsidR="00F90952" w:rsidRPr="00933D6F">
        <w:rPr>
          <w:rFonts w:cs="Times New Roman"/>
          <w:kern w:val="0"/>
          <w:szCs w:val="22"/>
        </w:rPr>
        <w:t>및</w:t>
      </w:r>
      <w:r w:rsidR="00F90952" w:rsidRPr="00933D6F">
        <w:rPr>
          <w:rFonts w:cs="Times New Roman"/>
          <w:kern w:val="0"/>
          <w:szCs w:val="22"/>
        </w:rPr>
        <w:t xml:space="preserve"> </w:t>
      </w:r>
      <w:r w:rsidR="00F90952" w:rsidRPr="00933D6F">
        <w:rPr>
          <w:rFonts w:cs="Times New Roman"/>
          <w:kern w:val="0"/>
          <w:szCs w:val="22"/>
        </w:rPr>
        <w:t>이자</w:t>
      </w:r>
      <w:r w:rsidR="00F90952" w:rsidRPr="00933D6F">
        <w:rPr>
          <w:rFonts w:cs="Times New Roman"/>
          <w:kern w:val="0"/>
          <w:szCs w:val="22"/>
        </w:rPr>
        <w:t xml:space="preserve"> </w:t>
      </w:r>
      <w:r w:rsidR="00F90952" w:rsidRPr="00933D6F">
        <w:rPr>
          <w:rFonts w:cs="Times New Roman"/>
          <w:kern w:val="0"/>
          <w:szCs w:val="22"/>
        </w:rPr>
        <w:t>포함</w:t>
      </w:r>
      <w:r w:rsidR="00F90952" w:rsidRPr="00933D6F">
        <w:rPr>
          <w:rFonts w:cs="Times New Roman"/>
          <w:kern w:val="0"/>
          <w:szCs w:val="22"/>
        </w:rPr>
        <w:t>)</w:t>
      </w:r>
      <w:r w:rsidRPr="00933D6F">
        <w:rPr>
          <w:rFonts w:cs="Times New Roman"/>
          <w:szCs w:val="22"/>
        </w:rPr>
        <w:t>을</w:t>
      </w:r>
      <w:r w:rsidRPr="00933D6F">
        <w:rPr>
          <w:rFonts w:cs="Times New Roman"/>
          <w:szCs w:val="22"/>
        </w:rPr>
        <w:t xml:space="preserve"> </w:t>
      </w:r>
      <w:r w:rsidR="008C56E8" w:rsidRPr="00933D6F">
        <w:rPr>
          <w:rFonts w:cs="Times New Roman"/>
          <w:szCs w:val="22"/>
        </w:rPr>
        <w:t>의미한다</w:t>
      </w:r>
      <w:r w:rsidR="008C56E8" w:rsidRPr="00933D6F">
        <w:rPr>
          <w:rFonts w:cs="Times New Roman"/>
          <w:szCs w:val="22"/>
        </w:rPr>
        <w:t>.</w:t>
      </w:r>
      <w:bookmarkEnd w:id="270"/>
    </w:p>
    <w:p w14:paraId="7C05A9CF" w14:textId="134E3813" w:rsidR="007131C6" w:rsidRPr="00933D6F" w:rsidRDefault="007131C6" w:rsidP="007131C6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소송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이란</w:t>
      </w:r>
      <w:r w:rsidRPr="00933D6F">
        <w:rPr>
          <w:rFonts w:cs="Times New Roman"/>
          <w:szCs w:val="22"/>
        </w:rPr>
        <w:t xml:space="preserve"> </w:t>
      </w:r>
      <w:r w:rsidR="000D7198" w:rsidRPr="00933D6F">
        <w:rPr>
          <w:rFonts w:cs="Times New Roman" w:hint="eastAsia"/>
          <w:szCs w:val="22"/>
        </w:rPr>
        <w:t>민사</w:t>
      </w:r>
      <w:r w:rsidR="000D7198" w:rsidRPr="00933D6F">
        <w:rPr>
          <w:rFonts w:cs="Times New Roman" w:hint="eastAsia"/>
          <w:szCs w:val="22"/>
        </w:rPr>
        <w:t xml:space="preserve">, </w:t>
      </w:r>
      <w:r w:rsidR="000D7198" w:rsidRPr="00933D6F">
        <w:rPr>
          <w:rFonts w:cs="Times New Roman" w:hint="eastAsia"/>
          <w:szCs w:val="22"/>
        </w:rPr>
        <w:t>형사</w:t>
      </w:r>
      <w:r w:rsidR="000D7198" w:rsidRPr="00933D6F">
        <w:rPr>
          <w:rFonts w:cs="Times New Roman" w:hint="eastAsia"/>
          <w:szCs w:val="22"/>
        </w:rPr>
        <w:t xml:space="preserve">, </w:t>
      </w:r>
      <w:r w:rsidR="000D7198" w:rsidRPr="00933D6F">
        <w:rPr>
          <w:rFonts w:cs="Times New Roman" w:hint="eastAsia"/>
          <w:szCs w:val="22"/>
        </w:rPr>
        <w:t>행정</w:t>
      </w:r>
      <w:r w:rsidR="000D7198" w:rsidRPr="00933D6F">
        <w:rPr>
          <w:rFonts w:cs="Times New Roman" w:hint="eastAsia"/>
          <w:szCs w:val="22"/>
        </w:rPr>
        <w:t xml:space="preserve">, </w:t>
      </w:r>
      <w:r w:rsidR="000D7198" w:rsidRPr="00933D6F">
        <w:rPr>
          <w:rFonts w:cs="Times New Roman" w:hint="eastAsia"/>
          <w:szCs w:val="22"/>
        </w:rPr>
        <w:t>헌법</w:t>
      </w:r>
      <w:r w:rsidR="000D7198" w:rsidRPr="00933D6F">
        <w:rPr>
          <w:rFonts w:cs="Times New Roman" w:hint="eastAsia"/>
          <w:szCs w:val="22"/>
        </w:rPr>
        <w:t xml:space="preserve"> </w:t>
      </w:r>
      <w:r w:rsidR="000D7198" w:rsidRPr="00933D6F">
        <w:rPr>
          <w:rFonts w:cs="Times New Roman" w:hint="eastAsia"/>
          <w:szCs w:val="22"/>
        </w:rPr>
        <w:t>등</w:t>
      </w:r>
      <w:r w:rsidR="000D7198" w:rsidRPr="00933D6F">
        <w:rPr>
          <w:rFonts w:cs="Times New Roman" w:hint="eastAsia"/>
          <w:szCs w:val="22"/>
        </w:rPr>
        <w:t xml:space="preserve"> </w:t>
      </w:r>
      <w:r w:rsidR="000D7198" w:rsidRPr="00933D6F">
        <w:rPr>
          <w:rFonts w:cs="Times New Roman" w:hint="eastAsia"/>
          <w:szCs w:val="22"/>
        </w:rPr>
        <w:t>그</w:t>
      </w:r>
      <w:r w:rsidR="000D7198" w:rsidRPr="00933D6F">
        <w:rPr>
          <w:rFonts w:cs="Times New Roman" w:hint="eastAsia"/>
          <w:szCs w:val="22"/>
        </w:rPr>
        <w:t xml:space="preserve"> </w:t>
      </w:r>
      <w:r w:rsidR="000D7198" w:rsidRPr="00933D6F">
        <w:rPr>
          <w:rFonts w:cs="Times New Roman" w:hint="eastAsia"/>
          <w:szCs w:val="22"/>
        </w:rPr>
        <w:t>관할</w:t>
      </w:r>
      <w:r w:rsidR="000D7198" w:rsidRPr="00933D6F">
        <w:rPr>
          <w:rFonts w:cs="Times New Roman" w:hint="eastAsia"/>
          <w:szCs w:val="22"/>
        </w:rPr>
        <w:t xml:space="preserve">, </w:t>
      </w:r>
      <w:r w:rsidR="000D7198" w:rsidRPr="00933D6F">
        <w:rPr>
          <w:rFonts w:cs="Times New Roman" w:hint="eastAsia"/>
          <w:szCs w:val="22"/>
        </w:rPr>
        <w:t>종류</w:t>
      </w:r>
      <w:r w:rsidR="000D7198" w:rsidRPr="00933D6F">
        <w:rPr>
          <w:rFonts w:cs="Times New Roman" w:hint="eastAsia"/>
          <w:szCs w:val="22"/>
        </w:rPr>
        <w:t xml:space="preserve">, </w:t>
      </w:r>
      <w:r w:rsidR="000D7198" w:rsidRPr="00933D6F">
        <w:rPr>
          <w:rFonts w:cs="Times New Roman" w:hint="eastAsia"/>
          <w:szCs w:val="22"/>
        </w:rPr>
        <w:t>법적</w:t>
      </w:r>
      <w:r w:rsidR="000D7198" w:rsidRPr="00933D6F">
        <w:rPr>
          <w:rFonts w:cs="Times New Roman" w:hint="eastAsia"/>
          <w:szCs w:val="22"/>
        </w:rPr>
        <w:t xml:space="preserve"> </w:t>
      </w:r>
      <w:r w:rsidR="000D7198" w:rsidRPr="00933D6F">
        <w:rPr>
          <w:rFonts w:cs="Times New Roman" w:hint="eastAsia"/>
          <w:szCs w:val="22"/>
        </w:rPr>
        <w:t>성격</w:t>
      </w:r>
      <w:r w:rsidR="000D7198" w:rsidRPr="00933D6F">
        <w:rPr>
          <w:rFonts w:cs="Times New Roman" w:hint="eastAsia"/>
          <w:szCs w:val="22"/>
        </w:rPr>
        <w:t xml:space="preserve">, </w:t>
      </w:r>
      <w:r w:rsidR="000D7198" w:rsidRPr="00933D6F">
        <w:rPr>
          <w:rFonts w:cs="Times New Roman" w:hint="eastAsia"/>
          <w:szCs w:val="22"/>
        </w:rPr>
        <w:t>정식</w:t>
      </w:r>
      <w:r w:rsidR="000D7198" w:rsidRPr="00933D6F">
        <w:rPr>
          <w:rFonts w:cs="Times New Roman" w:hint="eastAsia"/>
          <w:szCs w:val="22"/>
        </w:rPr>
        <w:t xml:space="preserve"> </w:t>
      </w:r>
      <w:r w:rsidR="000D7198" w:rsidRPr="00933D6F">
        <w:rPr>
          <w:rFonts w:cs="Times New Roman" w:hint="eastAsia"/>
          <w:szCs w:val="22"/>
        </w:rPr>
        <w:t>절차</w:t>
      </w:r>
      <w:r w:rsidR="000D7198" w:rsidRPr="00933D6F">
        <w:rPr>
          <w:rFonts w:cs="Times New Roman" w:hint="eastAsia"/>
          <w:szCs w:val="22"/>
        </w:rPr>
        <w:t xml:space="preserve"> </w:t>
      </w:r>
      <w:r w:rsidR="000D7198" w:rsidRPr="00933D6F">
        <w:rPr>
          <w:rFonts w:cs="Times New Roman" w:hint="eastAsia"/>
          <w:szCs w:val="22"/>
        </w:rPr>
        <w:t>제기</w:t>
      </w:r>
      <w:r w:rsidR="000D7198" w:rsidRPr="00933D6F">
        <w:rPr>
          <w:rFonts w:cs="Times New Roman" w:hint="eastAsia"/>
          <w:szCs w:val="22"/>
        </w:rPr>
        <w:t xml:space="preserve"> </w:t>
      </w:r>
      <w:r w:rsidR="000D7198" w:rsidRPr="00933D6F">
        <w:rPr>
          <w:rFonts w:cs="Times New Roman" w:hint="eastAsia"/>
          <w:szCs w:val="22"/>
        </w:rPr>
        <w:t>여부</w:t>
      </w:r>
      <w:r w:rsidR="000D7198" w:rsidRPr="00933D6F">
        <w:rPr>
          <w:rFonts w:cs="Times New Roman" w:hint="eastAsia"/>
          <w:szCs w:val="22"/>
        </w:rPr>
        <w:t xml:space="preserve">, </w:t>
      </w:r>
      <w:r w:rsidR="000D7198" w:rsidRPr="00933D6F">
        <w:rPr>
          <w:rFonts w:cs="Times New Roman" w:hint="eastAsia"/>
          <w:szCs w:val="22"/>
        </w:rPr>
        <w:t>본안인지</w:t>
      </w:r>
      <w:r w:rsidR="000D7198" w:rsidRPr="00933D6F">
        <w:rPr>
          <w:rFonts w:cs="Times New Roman" w:hint="eastAsia"/>
          <w:szCs w:val="22"/>
        </w:rPr>
        <w:t xml:space="preserve"> </w:t>
      </w:r>
      <w:r w:rsidR="000D7198" w:rsidRPr="00933D6F">
        <w:rPr>
          <w:rFonts w:cs="Times New Roman" w:hint="eastAsia"/>
          <w:szCs w:val="22"/>
        </w:rPr>
        <w:t>여부</w:t>
      </w:r>
      <w:r w:rsidR="000D7198" w:rsidRPr="00933D6F">
        <w:rPr>
          <w:rFonts w:cs="Times New Roman" w:hint="eastAsia"/>
          <w:szCs w:val="22"/>
        </w:rPr>
        <w:t xml:space="preserve"> </w:t>
      </w:r>
      <w:r w:rsidR="000D7198" w:rsidRPr="00933D6F">
        <w:rPr>
          <w:rFonts w:cs="Times New Roman" w:hint="eastAsia"/>
          <w:szCs w:val="22"/>
        </w:rPr>
        <w:t>등을</w:t>
      </w:r>
      <w:r w:rsidR="000D7198" w:rsidRPr="00933D6F">
        <w:rPr>
          <w:rFonts w:cs="Times New Roman" w:hint="eastAsia"/>
          <w:szCs w:val="22"/>
        </w:rPr>
        <w:t xml:space="preserve"> </w:t>
      </w:r>
      <w:r w:rsidR="000D7198" w:rsidRPr="00933D6F">
        <w:rPr>
          <w:rFonts w:cs="Times New Roman" w:hint="eastAsia"/>
          <w:szCs w:val="22"/>
        </w:rPr>
        <w:t>불문하고</w:t>
      </w:r>
      <w:r w:rsidR="000D7198" w:rsidRPr="00933D6F">
        <w:rPr>
          <w:rFonts w:cs="Times New Roman" w:hint="eastAsia"/>
          <w:szCs w:val="22"/>
        </w:rPr>
        <w:t xml:space="preserve">, </w:t>
      </w:r>
      <w:r w:rsidRPr="00933D6F">
        <w:rPr>
          <w:rFonts w:cs="Times New Roman"/>
          <w:szCs w:val="22"/>
        </w:rPr>
        <w:t>정부기관에서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진행</w:t>
      </w:r>
      <w:r w:rsidR="000D7198"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/>
          <w:szCs w:val="22"/>
        </w:rPr>
        <w:t>중인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소송절차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신청절차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화해절차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중재절차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행정심판절차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청문절차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조사</w:t>
      </w:r>
      <w:r w:rsidR="000D7198" w:rsidRPr="00933D6F">
        <w:rPr>
          <w:rFonts w:cs="Times New Roman" w:hint="eastAsia"/>
          <w:szCs w:val="22"/>
        </w:rPr>
        <w:t>(</w:t>
      </w:r>
      <w:r w:rsidR="000D7198" w:rsidRPr="00933D6F">
        <w:rPr>
          <w:rFonts w:cs="Times New Roman" w:hint="eastAsia"/>
          <w:szCs w:val="22"/>
        </w:rPr>
        <w:t>세무조사</w:t>
      </w:r>
      <w:r w:rsidR="000D7198" w:rsidRPr="00933D6F">
        <w:rPr>
          <w:rFonts w:cs="Times New Roman" w:hint="eastAsia"/>
          <w:szCs w:val="22"/>
        </w:rPr>
        <w:t xml:space="preserve"> </w:t>
      </w:r>
      <w:r w:rsidR="000D7198" w:rsidRPr="00933D6F">
        <w:rPr>
          <w:rFonts w:cs="Times New Roman" w:hint="eastAsia"/>
          <w:szCs w:val="22"/>
        </w:rPr>
        <w:t>포함</w:t>
      </w:r>
      <w:r w:rsidR="000D7198" w:rsidRPr="00933D6F">
        <w:rPr>
          <w:rFonts w:cs="Times New Roman" w:hint="eastAsia"/>
          <w:szCs w:val="22"/>
        </w:rPr>
        <w:t>),</w:t>
      </w:r>
      <w:r w:rsidR="000D7198" w:rsidRPr="00933D6F">
        <w:rPr>
          <w:rFonts w:cs="Times New Roman"/>
          <w:szCs w:val="22"/>
        </w:rPr>
        <w:t xml:space="preserve"> </w:t>
      </w:r>
      <w:r w:rsidR="000D7198" w:rsidRPr="00933D6F">
        <w:rPr>
          <w:rFonts w:cs="Times New Roman" w:hint="eastAsia"/>
          <w:szCs w:val="22"/>
        </w:rPr>
        <w:t>감사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수사절차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유사한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절차</w:t>
      </w:r>
      <w:r w:rsidR="000D7198" w:rsidRPr="00933D6F">
        <w:rPr>
          <w:rFonts w:cs="Times New Roman" w:hint="eastAsia"/>
          <w:szCs w:val="22"/>
        </w:rPr>
        <w:t xml:space="preserve"> </w:t>
      </w:r>
      <w:r w:rsidR="000D7198" w:rsidRPr="00933D6F">
        <w:rPr>
          <w:rFonts w:eastAsia="바탕체" w:hint="eastAsia"/>
          <w:kern w:val="0"/>
          <w:szCs w:val="22"/>
        </w:rPr>
        <w:t>및</w:t>
      </w:r>
      <w:r w:rsidR="000D7198" w:rsidRPr="00933D6F">
        <w:rPr>
          <w:rFonts w:eastAsia="바탕체" w:hint="eastAsia"/>
          <w:kern w:val="0"/>
          <w:szCs w:val="22"/>
        </w:rPr>
        <w:t xml:space="preserve"> </w:t>
      </w:r>
      <w:r w:rsidR="000D7198" w:rsidRPr="00933D6F">
        <w:rPr>
          <w:rFonts w:eastAsia="바탕체" w:hint="eastAsia"/>
          <w:kern w:val="0"/>
          <w:szCs w:val="22"/>
        </w:rPr>
        <w:t>이를</w:t>
      </w:r>
      <w:r w:rsidR="000D7198" w:rsidRPr="00933D6F">
        <w:rPr>
          <w:rFonts w:eastAsia="바탕체" w:hint="eastAsia"/>
          <w:kern w:val="0"/>
          <w:szCs w:val="22"/>
        </w:rPr>
        <w:t xml:space="preserve"> </w:t>
      </w:r>
      <w:r w:rsidR="000D7198" w:rsidRPr="00933D6F">
        <w:rPr>
          <w:rFonts w:eastAsia="바탕체" w:hint="eastAsia"/>
          <w:kern w:val="0"/>
          <w:szCs w:val="22"/>
        </w:rPr>
        <w:t>위한</w:t>
      </w:r>
      <w:r w:rsidR="000D7198" w:rsidRPr="00933D6F">
        <w:rPr>
          <w:rFonts w:eastAsia="바탕체" w:hint="eastAsia"/>
          <w:kern w:val="0"/>
          <w:szCs w:val="22"/>
        </w:rPr>
        <w:t xml:space="preserve"> </w:t>
      </w:r>
      <w:r w:rsidR="000D7198" w:rsidRPr="00933D6F">
        <w:rPr>
          <w:rFonts w:eastAsia="바탕체" w:hint="eastAsia"/>
          <w:kern w:val="0"/>
          <w:szCs w:val="22"/>
        </w:rPr>
        <w:t>청구</w:t>
      </w:r>
      <w:r w:rsidR="000D7198" w:rsidRPr="00933D6F">
        <w:rPr>
          <w:rFonts w:eastAsia="바탕체" w:hint="eastAsia"/>
          <w:kern w:val="0"/>
          <w:szCs w:val="22"/>
        </w:rPr>
        <w:t xml:space="preserve">, </w:t>
      </w:r>
      <w:r w:rsidR="000D7198" w:rsidRPr="00933D6F">
        <w:rPr>
          <w:rFonts w:eastAsia="바탕체" w:hint="eastAsia"/>
          <w:kern w:val="0"/>
          <w:szCs w:val="22"/>
        </w:rPr>
        <w:t>제소</w:t>
      </w:r>
      <w:r w:rsidR="000D7198" w:rsidRPr="00933D6F">
        <w:rPr>
          <w:rFonts w:eastAsia="바탕체" w:hint="eastAsia"/>
          <w:kern w:val="0"/>
          <w:szCs w:val="22"/>
        </w:rPr>
        <w:t xml:space="preserve">, </w:t>
      </w:r>
      <w:r w:rsidR="000D7198" w:rsidRPr="00933D6F">
        <w:rPr>
          <w:rFonts w:eastAsia="바탕체" w:hint="eastAsia"/>
          <w:kern w:val="0"/>
          <w:szCs w:val="22"/>
        </w:rPr>
        <w:t>고소</w:t>
      </w:r>
      <w:r w:rsidR="000D7198" w:rsidRPr="00933D6F">
        <w:rPr>
          <w:rFonts w:eastAsia="바탕체" w:hint="eastAsia"/>
          <w:kern w:val="0"/>
          <w:szCs w:val="22"/>
        </w:rPr>
        <w:t xml:space="preserve">, </w:t>
      </w:r>
      <w:r w:rsidR="000D7198" w:rsidRPr="00933D6F">
        <w:rPr>
          <w:rFonts w:eastAsia="바탕체" w:hint="eastAsia"/>
          <w:kern w:val="0"/>
          <w:szCs w:val="22"/>
        </w:rPr>
        <w:t>고발</w:t>
      </w:r>
      <w:r w:rsidR="000D7198" w:rsidRPr="00933D6F">
        <w:rPr>
          <w:rFonts w:eastAsia="바탕체" w:hint="eastAsia"/>
          <w:kern w:val="0"/>
          <w:szCs w:val="22"/>
        </w:rPr>
        <w:t xml:space="preserve">, </w:t>
      </w:r>
      <w:r w:rsidR="000D7198" w:rsidRPr="00933D6F">
        <w:rPr>
          <w:rFonts w:eastAsia="바탕체" w:hint="eastAsia"/>
          <w:kern w:val="0"/>
          <w:szCs w:val="22"/>
        </w:rPr>
        <w:t>신고</w:t>
      </w:r>
      <w:r w:rsidR="00391FFF" w:rsidRPr="00933D6F">
        <w:rPr>
          <w:rFonts w:cs="Times New Roman" w:hint="eastAsia"/>
          <w:szCs w:val="22"/>
        </w:rPr>
        <w:t>를</w:t>
      </w:r>
      <w:r w:rsidRPr="00933D6F">
        <w:rPr>
          <w:rFonts w:cs="Times New Roman"/>
          <w:szCs w:val="22"/>
        </w:rPr>
        <w:t xml:space="preserve"> </w:t>
      </w:r>
      <w:r w:rsidR="008C56E8" w:rsidRPr="00933D6F">
        <w:rPr>
          <w:rFonts w:cs="Times New Roman"/>
          <w:szCs w:val="22"/>
        </w:rPr>
        <w:t>의미한다</w:t>
      </w:r>
      <w:r w:rsidR="008C56E8" w:rsidRPr="00933D6F">
        <w:rPr>
          <w:rFonts w:cs="Times New Roman"/>
          <w:szCs w:val="22"/>
        </w:rPr>
        <w:t>.</w:t>
      </w:r>
    </w:p>
    <w:p w14:paraId="005051FB" w14:textId="4F3FF7A4" w:rsidR="007D22E6" w:rsidRPr="00933D6F" w:rsidRDefault="007D22E6" w:rsidP="007131C6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 w:hint="eastAsia"/>
          <w:szCs w:val="22"/>
          <w:u w:val="single"/>
        </w:rPr>
        <w:t>손해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 w:hint="eastAsia"/>
          <w:szCs w:val="22"/>
        </w:rPr>
        <w:t>란</w:t>
      </w:r>
      <w:r w:rsidRPr="00933D6F">
        <w:rPr>
          <w:rFonts w:cs="Times New Roman" w:hint="eastAsia"/>
          <w:szCs w:val="22"/>
        </w:rPr>
        <w:t xml:space="preserve"> </w:t>
      </w:r>
      <w:r w:rsidR="00752F48" w:rsidRPr="00933D6F">
        <w:rPr>
          <w:szCs w:val="22"/>
        </w:rPr>
        <w:t>일체의</w:t>
      </w:r>
      <w:r w:rsidR="00752F48" w:rsidRPr="00933D6F">
        <w:rPr>
          <w:szCs w:val="22"/>
        </w:rPr>
        <w:t xml:space="preserve"> </w:t>
      </w:r>
      <w:r w:rsidR="00752F48" w:rsidRPr="00933D6F">
        <w:rPr>
          <w:szCs w:val="22"/>
        </w:rPr>
        <w:t>손해</w:t>
      </w:r>
      <w:r w:rsidR="00752F48" w:rsidRPr="00933D6F">
        <w:rPr>
          <w:szCs w:val="22"/>
        </w:rPr>
        <w:t xml:space="preserve">, </w:t>
      </w:r>
      <w:r w:rsidR="00752F48" w:rsidRPr="00933D6F">
        <w:rPr>
          <w:szCs w:val="22"/>
        </w:rPr>
        <w:t>클레임</w:t>
      </w:r>
      <w:r w:rsidR="00752F48" w:rsidRPr="00933D6F">
        <w:rPr>
          <w:szCs w:val="22"/>
        </w:rPr>
        <w:t xml:space="preserve">, </w:t>
      </w:r>
      <w:r w:rsidR="00752F48" w:rsidRPr="00933D6F">
        <w:rPr>
          <w:szCs w:val="22"/>
        </w:rPr>
        <w:t>손실</w:t>
      </w:r>
      <w:r w:rsidR="00752F48" w:rsidRPr="00933D6F">
        <w:rPr>
          <w:szCs w:val="22"/>
        </w:rPr>
        <w:t xml:space="preserve">, </w:t>
      </w:r>
      <w:r w:rsidR="00752F48" w:rsidRPr="00933D6F">
        <w:rPr>
          <w:rFonts w:hint="eastAsia"/>
          <w:szCs w:val="22"/>
        </w:rPr>
        <w:t>책임</w:t>
      </w:r>
      <w:r w:rsidR="00752F48" w:rsidRPr="00933D6F">
        <w:rPr>
          <w:rFonts w:hint="eastAsia"/>
          <w:szCs w:val="22"/>
        </w:rPr>
        <w:t>,</w:t>
      </w:r>
      <w:r w:rsidR="00752F48" w:rsidRPr="00933D6F">
        <w:rPr>
          <w:szCs w:val="22"/>
        </w:rPr>
        <w:t xml:space="preserve"> </w:t>
      </w:r>
      <w:r w:rsidR="00752F48" w:rsidRPr="00933D6F">
        <w:rPr>
          <w:rFonts w:hint="eastAsia"/>
          <w:szCs w:val="22"/>
        </w:rPr>
        <w:t>부담</w:t>
      </w:r>
      <w:r w:rsidR="00752F48" w:rsidRPr="00933D6F">
        <w:rPr>
          <w:rFonts w:hint="eastAsia"/>
          <w:szCs w:val="22"/>
        </w:rPr>
        <w:t xml:space="preserve">, </w:t>
      </w:r>
      <w:r w:rsidR="00752F48" w:rsidRPr="00933D6F">
        <w:rPr>
          <w:rFonts w:hint="eastAsia"/>
          <w:szCs w:val="22"/>
        </w:rPr>
        <w:t>지급</w:t>
      </w:r>
      <w:r w:rsidR="00752F48" w:rsidRPr="00933D6F">
        <w:rPr>
          <w:rFonts w:hint="eastAsia"/>
          <w:szCs w:val="22"/>
        </w:rPr>
        <w:t xml:space="preserve"> </w:t>
      </w:r>
      <w:r w:rsidR="00752F48" w:rsidRPr="00933D6F">
        <w:rPr>
          <w:rFonts w:hint="eastAsia"/>
          <w:szCs w:val="22"/>
        </w:rPr>
        <w:t>지출</w:t>
      </w:r>
      <w:r w:rsidR="00752F48" w:rsidRPr="00933D6F">
        <w:rPr>
          <w:rFonts w:hint="eastAsia"/>
          <w:szCs w:val="22"/>
        </w:rPr>
        <w:t>,</w:t>
      </w:r>
      <w:r w:rsidR="00752F48" w:rsidRPr="00933D6F">
        <w:rPr>
          <w:szCs w:val="22"/>
        </w:rPr>
        <w:t xml:space="preserve"> </w:t>
      </w:r>
      <w:r w:rsidR="00752F48" w:rsidRPr="00933D6F">
        <w:rPr>
          <w:rFonts w:hint="eastAsia"/>
          <w:szCs w:val="22"/>
        </w:rPr>
        <w:t>이익의</w:t>
      </w:r>
      <w:r w:rsidR="00752F48" w:rsidRPr="00933D6F">
        <w:rPr>
          <w:rFonts w:hint="eastAsia"/>
          <w:szCs w:val="22"/>
        </w:rPr>
        <w:t xml:space="preserve"> </w:t>
      </w:r>
      <w:r w:rsidR="00752F48" w:rsidRPr="00933D6F">
        <w:rPr>
          <w:rFonts w:hint="eastAsia"/>
          <w:szCs w:val="22"/>
        </w:rPr>
        <w:t>상실</w:t>
      </w:r>
      <w:r w:rsidR="00752F48" w:rsidRPr="00933D6F">
        <w:rPr>
          <w:rFonts w:hint="eastAsia"/>
          <w:szCs w:val="22"/>
        </w:rPr>
        <w:t>,</w:t>
      </w:r>
      <w:r w:rsidR="00752F48" w:rsidRPr="00933D6F">
        <w:rPr>
          <w:szCs w:val="22"/>
        </w:rPr>
        <w:t xml:space="preserve"> </w:t>
      </w:r>
      <w:r w:rsidR="00752F48" w:rsidRPr="00933D6F">
        <w:rPr>
          <w:szCs w:val="22"/>
        </w:rPr>
        <w:t>가치</w:t>
      </w:r>
      <w:r w:rsidR="00752F48" w:rsidRPr="00933D6F">
        <w:rPr>
          <w:rFonts w:hint="eastAsia"/>
          <w:szCs w:val="22"/>
        </w:rPr>
        <w:t>(</w:t>
      </w:r>
      <w:r w:rsidR="00752F48" w:rsidRPr="00933D6F">
        <w:rPr>
          <w:rFonts w:hint="eastAsia"/>
          <w:szCs w:val="22"/>
        </w:rPr>
        <w:t>순자산</w:t>
      </w:r>
      <w:r w:rsidR="00752F48" w:rsidRPr="00933D6F">
        <w:rPr>
          <w:rFonts w:hint="eastAsia"/>
          <w:szCs w:val="22"/>
        </w:rPr>
        <w:t xml:space="preserve"> </w:t>
      </w:r>
      <w:r w:rsidR="00752F48" w:rsidRPr="00933D6F">
        <w:rPr>
          <w:rFonts w:hint="eastAsia"/>
          <w:szCs w:val="22"/>
        </w:rPr>
        <w:t>포함</w:t>
      </w:r>
      <w:r w:rsidR="00752F48" w:rsidRPr="00933D6F">
        <w:rPr>
          <w:rFonts w:hint="eastAsia"/>
          <w:szCs w:val="22"/>
        </w:rPr>
        <w:t>)</w:t>
      </w:r>
      <w:r w:rsidR="00752F48" w:rsidRPr="00933D6F">
        <w:rPr>
          <w:szCs w:val="22"/>
        </w:rPr>
        <w:t xml:space="preserve"> </w:t>
      </w:r>
      <w:r w:rsidR="00752F48" w:rsidRPr="00933D6F">
        <w:rPr>
          <w:szCs w:val="22"/>
        </w:rPr>
        <w:t>감소</w:t>
      </w:r>
      <w:r w:rsidR="00752F48" w:rsidRPr="00933D6F">
        <w:rPr>
          <w:szCs w:val="22"/>
        </w:rPr>
        <w:t xml:space="preserve">, </w:t>
      </w:r>
      <w:r w:rsidR="00752F48" w:rsidRPr="00933D6F">
        <w:rPr>
          <w:szCs w:val="22"/>
        </w:rPr>
        <w:t>판결</w:t>
      </w:r>
      <w:r w:rsidR="00752F48" w:rsidRPr="00933D6F">
        <w:rPr>
          <w:szCs w:val="22"/>
        </w:rPr>
        <w:t xml:space="preserve">, </w:t>
      </w:r>
      <w:r w:rsidR="00752F48" w:rsidRPr="00933D6F">
        <w:rPr>
          <w:szCs w:val="22"/>
        </w:rPr>
        <w:t>합의금</w:t>
      </w:r>
      <w:r w:rsidR="00752F48" w:rsidRPr="00933D6F">
        <w:rPr>
          <w:szCs w:val="22"/>
        </w:rPr>
        <w:t xml:space="preserve">, </w:t>
      </w:r>
      <w:r w:rsidR="00752F48" w:rsidRPr="00933D6F">
        <w:rPr>
          <w:szCs w:val="22"/>
        </w:rPr>
        <w:t>의무</w:t>
      </w:r>
      <w:r w:rsidR="00752F48" w:rsidRPr="00933D6F">
        <w:rPr>
          <w:szCs w:val="22"/>
        </w:rPr>
        <w:t xml:space="preserve">, </w:t>
      </w:r>
      <w:r w:rsidR="00752F48" w:rsidRPr="00933D6F">
        <w:rPr>
          <w:szCs w:val="22"/>
        </w:rPr>
        <w:t>채무</w:t>
      </w:r>
      <w:r w:rsidR="00752F48" w:rsidRPr="00933D6F">
        <w:rPr>
          <w:szCs w:val="22"/>
        </w:rPr>
        <w:t xml:space="preserve"> </w:t>
      </w:r>
      <w:r w:rsidR="00752F48" w:rsidRPr="00933D6F">
        <w:rPr>
          <w:szCs w:val="22"/>
        </w:rPr>
        <w:t>또는</w:t>
      </w:r>
      <w:r w:rsidR="00752F48" w:rsidRPr="00933D6F">
        <w:rPr>
          <w:szCs w:val="22"/>
        </w:rPr>
        <w:t xml:space="preserve"> </w:t>
      </w:r>
      <w:r w:rsidR="00752F48" w:rsidRPr="00933D6F">
        <w:rPr>
          <w:szCs w:val="22"/>
        </w:rPr>
        <w:t>비용</w:t>
      </w:r>
      <w:r w:rsidR="00752F48" w:rsidRPr="00933D6F">
        <w:rPr>
          <w:szCs w:val="22"/>
        </w:rPr>
        <w:t>(</w:t>
      </w:r>
      <w:r w:rsidR="00752F48" w:rsidRPr="00933D6F">
        <w:rPr>
          <w:szCs w:val="22"/>
        </w:rPr>
        <w:t>이자</w:t>
      </w:r>
      <w:r w:rsidR="00752F48" w:rsidRPr="00933D6F">
        <w:rPr>
          <w:szCs w:val="22"/>
        </w:rPr>
        <w:t xml:space="preserve">, </w:t>
      </w:r>
      <w:r w:rsidR="00752F48" w:rsidRPr="00933D6F">
        <w:rPr>
          <w:szCs w:val="22"/>
        </w:rPr>
        <w:t>벌금</w:t>
      </w:r>
      <w:r w:rsidR="00752F48" w:rsidRPr="00933D6F">
        <w:rPr>
          <w:szCs w:val="22"/>
        </w:rPr>
        <w:t xml:space="preserve">, </w:t>
      </w:r>
      <w:r w:rsidR="00752F48" w:rsidRPr="00933D6F">
        <w:rPr>
          <w:szCs w:val="22"/>
        </w:rPr>
        <w:t>위약금</w:t>
      </w:r>
      <w:r w:rsidR="00752F48" w:rsidRPr="00933D6F">
        <w:rPr>
          <w:szCs w:val="22"/>
        </w:rPr>
        <w:t xml:space="preserve"> </w:t>
      </w:r>
      <w:r w:rsidR="00752F48" w:rsidRPr="00933D6F">
        <w:rPr>
          <w:szCs w:val="22"/>
        </w:rPr>
        <w:t>및</w:t>
      </w:r>
      <w:r w:rsidR="00752F48" w:rsidRPr="00933D6F">
        <w:rPr>
          <w:szCs w:val="22"/>
        </w:rPr>
        <w:t xml:space="preserve"> </w:t>
      </w:r>
      <w:r w:rsidR="00752F48" w:rsidRPr="00933D6F">
        <w:rPr>
          <w:szCs w:val="22"/>
        </w:rPr>
        <w:t>합리적인</w:t>
      </w:r>
      <w:r w:rsidR="00752F48" w:rsidRPr="00933D6F">
        <w:rPr>
          <w:szCs w:val="22"/>
        </w:rPr>
        <w:t xml:space="preserve"> </w:t>
      </w:r>
      <w:r w:rsidR="00752F48" w:rsidRPr="00933D6F">
        <w:rPr>
          <w:szCs w:val="22"/>
        </w:rPr>
        <w:t>범위</w:t>
      </w:r>
      <w:r w:rsidR="00752F48" w:rsidRPr="00933D6F">
        <w:rPr>
          <w:szCs w:val="22"/>
        </w:rPr>
        <w:t xml:space="preserve"> </w:t>
      </w:r>
      <w:r w:rsidR="00752F48" w:rsidRPr="00933D6F">
        <w:rPr>
          <w:szCs w:val="22"/>
        </w:rPr>
        <w:t>내에서의</w:t>
      </w:r>
      <w:r w:rsidR="00752F48" w:rsidRPr="00933D6F">
        <w:rPr>
          <w:szCs w:val="22"/>
        </w:rPr>
        <w:t xml:space="preserve"> </w:t>
      </w:r>
      <w:r w:rsidR="00752F48" w:rsidRPr="00933D6F">
        <w:rPr>
          <w:szCs w:val="22"/>
        </w:rPr>
        <w:t>변호사</w:t>
      </w:r>
      <w:r w:rsidR="00752F48" w:rsidRPr="00933D6F">
        <w:rPr>
          <w:szCs w:val="22"/>
        </w:rPr>
        <w:t xml:space="preserve">, </w:t>
      </w:r>
      <w:r w:rsidR="00752F48" w:rsidRPr="00933D6F">
        <w:rPr>
          <w:szCs w:val="22"/>
        </w:rPr>
        <w:t>회계사</w:t>
      </w:r>
      <w:r w:rsidR="00752F48" w:rsidRPr="00933D6F">
        <w:rPr>
          <w:szCs w:val="22"/>
        </w:rPr>
        <w:t xml:space="preserve"> </w:t>
      </w:r>
      <w:r w:rsidR="00752F48" w:rsidRPr="00933D6F">
        <w:rPr>
          <w:szCs w:val="22"/>
        </w:rPr>
        <w:t>기타</w:t>
      </w:r>
      <w:r w:rsidR="00752F48" w:rsidRPr="00933D6F">
        <w:rPr>
          <w:szCs w:val="22"/>
        </w:rPr>
        <w:t xml:space="preserve"> </w:t>
      </w:r>
      <w:r w:rsidR="00752F48" w:rsidRPr="00933D6F">
        <w:rPr>
          <w:szCs w:val="22"/>
        </w:rPr>
        <w:t>자문사의</w:t>
      </w:r>
      <w:r w:rsidR="00752F48" w:rsidRPr="00933D6F">
        <w:rPr>
          <w:szCs w:val="22"/>
        </w:rPr>
        <w:t xml:space="preserve"> </w:t>
      </w:r>
      <w:r w:rsidR="00752F48" w:rsidRPr="00933D6F">
        <w:rPr>
          <w:szCs w:val="22"/>
        </w:rPr>
        <w:t>수임료와</w:t>
      </w:r>
      <w:r w:rsidR="00752F48" w:rsidRPr="00933D6F">
        <w:rPr>
          <w:szCs w:val="22"/>
        </w:rPr>
        <w:t xml:space="preserve"> </w:t>
      </w:r>
      <w:r w:rsidR="00752F48" w:rsidRPr="00933D6F">
        <w:rPr>
          <w:szCs w:val="22"/>
        </w:rPr>
        <w:t>비용</w:t>
      </w:r>
      <w:r w:rsidR="00752F48" w:rsidRPr="00933D6F">
        <w:rPr>
          <w:szCs w:val="22"/>
        </w:rPr>
        <w:t xml:space="preserve"> </w:t>
      </w:r>
      <w:r w:rsidR="00752F48" w:rsidRPr="00933D6F">
        <w:rPr>
          <w:szCs w:val="22"/>
        </w:rPr>
        <w:t>등을</w:t>
      </w:r>
      <w:r w:rsidR="00752F48" w:rsidRPr="00933D6F">
        <w:rPr>
          <w:szCs w:val="22"/>
        </w:rPr>
        <w:t xml:space="preserve"> </w:t>
      </w:r>
      <w:r w:rsidR="00752F48" w:rsidRPr="00933D6F">
        <w:rPr>
          <w:szCs w:val="22"/>
        </w:rPr>
        <w:t>포함</w:t>
      </w:r>
      <w:r w:rsidR="00752F48" w:rsidRPr="00933D6F">
        <w:rPr>
          <w:rFonts w:hint="eastAsia"/>
          <w:szCs w:val="22"/>
        </w:rPr>
        <w:t>하며</w:t>
      </w:r>
      <w:r w:rsidR="00752F48" w:rsidRPr="00933D6F">
        <w:rPr>
          <w:rFonts w:hint="eastAsia"/>
          <w:szCs w:val="22"/>
        </w:rPr>
        <w:t xml:space="preserve">, </w:t>
      </w:r>
      <w:r w:rsidR="00752F48" w:rsidRPr="00933D6F">
        <w:rPr>
          <w:rFonts w:hint="eastAsia"/>
          <w:szCs w:val="22"/>
        </w:rPr>
        <w:t>본</w:t>
      </w:r>
      <w:r w:rsidR="00752F48" w:rsidRPr="00933D6F">
        <w:rPr>
          <w:rFonts w:hint="eastAsia"/>
          <w:szCs w:val="22"/>
        </w:rPr>
        <w:t xml:space="preserve"> </w:t>
      </w:r>
      <w:r w:rsidR="00752F48" w:rsidRPr="00933D6F">
        <w:rPr>
          <w:rFonts w:hint="eastAsia"/>
          <w:szCs w:val="22"/>
        </w:rPr>
        <w:t>계약상</w:t>
      </w:r>
      <w:r w:rsidR="00752F48" w:rsidRPr="00933D6F">
        <w:rPr>
          <w:rFonts w:hint="eastAsia"/>
          <w:szCs w:val="22"/>
        </w:rPr>
        <w:t xml:space="preserve"> </w:t>
      </w:r>
      <w:r w:rsidR="00752F48" w:rsidRPr="00933D6F">
        <w:rPr>
          <w:rFonts w:hint="eastAsia"/>
          <w:szCs w:val="22"/>
        </w:rPr>
        <w:t>손해배상책임을</w:t>
      </w:r>
      <w:r w:rsidR="00752F48" w:rsidRPr="00933D6F">
        <w:rPr>
          <w:rFonts w:hint="eastAsia"/>
          <w:szCs w:val="22"/>
        </w:rPr>
        <w:t xml:space="preserve"> </w:t>
      </w:r>
      <w:r w:rsidR="00752F48" w:rsidRPr="00933D6F">
        <w:rPr>
          <w:rFonts w:hint="eastAsia"/>
          <w:szCs w:val="22"/>
        </w:rPr>
        <w:t>구하기</w:t>
      </w:r>
      <w:r w:rsidR="00752F48" w:rsidRPr="00933D6F">
        <w:rPr>
          <w:rFonts w:hint="eastAsia"/>
          <w:szCs w:val="22"/>
        </w:rPr>
        <w:t xml:space="preserve"> </w:t>
      </w:r>
      <w:r w:rsidR="00752F48" w:rsidRPr="00933D6F">
        <w:rPr>
          <w:rFonts w:hint="eastAsia"/>
          <w:szCs w:val="22"/>
        </w:rPr>
        <w:t>위하여</w:t>
      </w:r>
      <w:r w:rsidR="00752F48" w:rsidRPr="00933D6F">
        <w:rPr>
          <w:rFonts w:hint="eastAsia"/>
          <w:szCs w:val="22"/>
        </w:rPr>
        <w:t xml:space="preserve"> </w:t>
      </w:r>
      <w:r w:rsidR="00752F48" w:rsidRPr="00933D6F">
        <w:rPr>
          <w:rFonts w:hint="eastAsia"/>
          <w:szCs w:val="22"/>
        </w:rPr>
        <w:t>지출된</w:t>
      </w:r>
      <w:r w:rsidR="00752F48" w:rsidRPr="00933D6F">
        <w:rPr>
          <w:rFonts w:hint="eastAsia"/>
          <w:szCs w:val="22"/>
        </w:rPr>
        <w:t xml:space="preserve"> </w:t>
      </w:r>
      <w:r w:rsidR="00752F48" w:rsidRPr="00933D6F">
        <w:rPr>
          <w:rFonts w:hint="eastAsia"/>
          <w:szCs w:val="22"/>
        </w:rPr>
        <w:t>보수</w:t>
      </w:r>
      <w:r w:rsidR="00752F48" w:rsidRPr="00933D6F">
        <w:rPr>
          <w:rFonts w:hint="eastAsia"/>
          <w:szCs w:val="22"/>
        </w:rPr>
        <w:t xml:space="preserve"> </w:t>
      </w:r>
      <w:r w:rsidR="00752F48" w:rsidRPr="00933D6F">
        <w:rPr>
          <w:rFonts w:hint="eastAsia"/>
          <w:szCs w:val="22"/>
        </w:rPr>
        <w:t>및</w:t>
      </w:r>
      <w:r w:rsidR="00752F48" w:rsidRPr="00933D6F">
        <w:rPr>
          <w:rFonts w:hint="eastAsia"/>
          <w:szCs w:val="22"/>
        </w:rPr>
        <w:t xml:space="preserve"> </w:t>
      </w:r>
      <w:r w:rsidR="00752F48" w:rsidRPr="00933D6F">
        <w:rPr>
          <w:rFonts w:hint="eastAsia"/>
          <w:szCs w:val="22"/>
        </w:rPr>
        <w:t>비용도</w:t>
      </w:r>
      <w:r w:rsidR="00752F48" w:rsidRPr="00933D6F">
        <w:rPr>
          <w:rFonts w:hint="eastAsia"/>
          <w:szCs w:val="22"/>
        </w:rPr>
        <w:t xml:space="preserve"> </w:t>
      </w:r>
      <w:r w:rsidR="00752F48" w:rsidRPr="00933D6F">
        <w:rPr>
          <w:rFonts w:hint="eastAsia"/>
          <w:szCs w:val="22"/>
        </w:rPr>
        <w:t>포함함</w:t>
      </w:r>
      <w:r w:rsidR="00752F48" w:rsidRPr="00933D6F">
        <w:rPr>
          <w:szCs w:val="22"/>
        </w:rPr>
        <w:t>)</w:t>
      </w:r>
      <w:r w:rsidR="00752F48" w:rsidRPr="00933D6F">
        <w:rPr>
          <w:szCs w:val="22"/>
        </w:rPr>
        <w:t>을</w:t>
      </w:r>
      <w:r w:rsidR="00752F48" w:rsidRPr="00933D6F">
        <w:rPr>
          <w:szCs w:val="22"/>
        </w:rPr>
        <w:t xml:space="preserve"> </w:t>
      </w:r>
      <w:r w:rsidR="00752F48" w:rsidRPr="00933D6F">
        <w:rPr>
          <w:szCs w:val="22"/>
        </w:rPr>
        <w:t>의미한다</w:t>
      </w:r>
      <w:r w:rsidR="00752F48" w:rsidRPr="00933D6F">
        <w:rPr>
          <w:szCs w:val="22"/>
        </w:rPr>
        <w:t>.</w:t>
      </w:r>
      <w:r w:rsidRPr="00933D6F">
        <w:rPr>
          <w:rFonts w:cs="Times New Roman"/>
          <w:szCs w:val="22"/>
        </w:rPr>
        <w:t xml:space="preserve"> </w:t>
      </w:r>
      <w:r w:rsidR="00CF3569" w:rsidRPr="00933D6F">
        <w:rPr>
          <w:rFonts w:hint="eastAsia"/>
        </w:rPr>
        <w:t>단</w:t>
      </w:r>
      <w:r w:rsidR="00CF3569" w:rsidRPr="00933D6F">
        <w:rPr>
          <w:rFonts w:hint="eastAsia"/>
        </w:rPr>
        <w:t xml:space="preserve">, </w:t>
      </w:r>
      <w:r w:rsidR="00F72586">
        <w:rPr>
          <w:rFonts w:hint="eastAsia"/>
        </w:rPr>
        <w:t>법원에</w:t>
      </w:r>
      <w:r w:rsidR="00F72586">
        <w:rPr>
          <w:rFonts w:hint="eastAsia"/>
        </w:rPr>
        <w:t xml:space="preserve"> </w:t>
      </w:r>
      <w:r w:rsidR="00F72586">
        <w:rPr>
          <w:rFonts w:hint="eastAsia"/>
        </w:rPr>
        <w:t>의하여</w:t>
      </w:r>
      <w:r w:rsidR="00F72586">
        <w:rPr>
          <w:rFonts w:hint="eastAsia"/>
        </w:rPr>
        <w:t xml:space="preserve"> </w:t>
      </w:r>
      <w:r w:rsidR="00F72586">
        <w:rPr>
          <w:rFonts w:hint="eastAsia"/>
        </w:rPr>
        <w:t>인정되는</w:t>
      </w:r>
      <w:r w:rsidR="00F72586">
        <w:rPr>
          <w:rFonts w:hint="eastAsia"/>
        </w:rPr>
        <w:t xml:space="preserve"> </w:t>
      </w:r>
      <w:r w:rsidR="00F72586">
        <w:rPr>
          <w:rFonts w:hint="eastAsia"/>
        </w:rPr>
        <w:t>경우를</w:t>
      </w:r>
      <w:r w:rsidR="00F72586">
        <w:rPr>
          <w:rFonts w:hint="eastAsia"/>
        </w:rPr>
        <w:t xml:space="preserve"> </w:t>
      </w:r>
      <w:r w:rsidR="00F72586">
        <w:rPr>
          <w:rFonts w:hint="eastAsia"/>
        </w:rPr>
        <w:t>제외하고는</w:t>
      </w:r>
      <w:r w:rsidR="00F72586">
        <w:rPr>
          <w:rFonts w:hint="eastAsia"/>
        </w:rPr>
        <w:t xml:space="preserve"> </w:t>
      </w:r>
      <w:r w:rsidR="00CF3569" w:rsidRPr="00933D6F">
        <w:rPr>
          <w:rFonts w:hint="eastAsia"/>
        </w:rPr>
        <w:t>어떠한</w:t>
      </w:r>
      <w:r w:rsidR="00CF3569" w:rsidRPr="00933D6F">
        <w:t xml:space="preserve"> </w:t>
      </w:r>
      <w:r w:rsidR="00CF3569" w:rsidRPr="00933D6F">
        <w:rPr>
          <w:rFonts w:hint="eastAsia"/>
        </w:rPr>
        <w:t>경우에도</w:t>
      </w:r>
      <w:r w:rsidR="00CF3569" w:rsidRPr="00933D6F">
        <w:t xml:space="preserve"> </w:t>
      </w:r>
      <w:r w:rsidR="00CF3569" w:rsidRPr="00933D6F">
        <w:rPr>
          <w:rFonts w:hint="eastAsia"/>
        </w:rPr>
        <w:t>본</w:t>
      </w:r>
      <w:r w:rsidR="00CF3569" w:rsidRPr="00933D6F">
        <w:t xml:space="preserve"> </w:t>
      </w:r>
      <w:r w:rsidR="00CF3569" w:rsidRPr="00933D6F">
        <w:rPr>
          <w:rFonts w:hint="eastAsia"/>
        </w:rPr>
        <w:t>계약</w:t>
      </w:r>
      <w:r w:rsidR="00CF3569" w:rsidRPr="00933D6F">
        <w:t xml:space="preserve"> </w:t>
      </w:r>
      <w:r w:rsidR="00CF3569" w:rsidRPr="00933D6F">
        <w:rPr>
          <w:rFonts w:hint="eastAsia"/>
        </w:rPr>
        <w:t>또는</w:t>
      </w:r>
      <w:r w:rsidR="00CF3569" w:rsidRPr="00933D6F">
        <w:t xml:space="preserve"> </w:t>
      </w:r>
      <w:r w:rsidR="00CF3569" w:rsidRPr="00933D6F">
        <w:rPr>
          <w:rFonts w:hint="eastAsia"/>
        </w:rPr>
        <w:t>본건</w:t>
      </w:r>
      <w:r w:rsidR="00CF3569" w:rsidRPr="00933D6F">
        <w:t xml:space="preserve"> </w:t>
      </w:r>
      <w:r w:rsidR="00CF3569" w:rsidRPr="00933D6F">
        <w:rPr>
          <w:rFonts w:hint="eastAsia"/>
        </w:rPr>
        <w:t>거래로부터</w:t>
      </w:r>
      <w:r w:rsidR="00CF3569" w:rsidRPr="00933D6F">
        <w:t xml:space="preserve"> </w:t>
      </w:r>
      <w:r w:rsidR="00CF3569" w:rsidRPr="00933D6F">
        <w:rPr>
          <w:rFonts w:hint="eastAsia"/>
        </w:rPr>
        <w:t>또는</w:t>
      </w:r>
      <w:r w:rsidR="00CF3569" w:rsidRPr="00933D6F">
        <w:t xml:space="preserve"> </w:t>
      </w:r>
      <w:r w:rsidR="00CF3569" w:rsidRPr="00933D6F">
        <w:rPr>
          <w:rFonts w:hint="eastAsia"/>
        </w:rPr>
        <w:t>이와</w:t>
      </w:r>
      <w:r w:rsidR="00CF3569" w:rsidRPr="00933D6F">
        <w:t xml:space="preserve"> </w:t>
      </w:r>
      <w:r w:rsidR="00CF3569" w:rsidRPr="00933D6F">
        <w:rPr>
          <w:rFonts w:hint="eastAsia"/>
        </w:rPr>
        <w:t>관련하여</w:t>
      </w:r>
      <w:r w:rsidR="00CF3569" w:rsidRPr="00933D6F">
        <w:t xml:space="preserve"> </w:t>
      </w:r>
      <w:r w:rsidR="00CF3569" w:rsidRPr="00933D6F">
        <w:rPr>
          <w:rFonts w:hint="eastAsia"/>
        </w:rPr>
        <w:t>발생하는</w:t>
      </w:r>
      <w:r w:rsidR="00CF3569" w:rsidRPr="00933D6F">
        <w:t xml:space="preserve"> </w:t>
      </w:r>
      <w:r w:rsidR="00CF3569" w:rsidRPr="00933D6F">
        <w:rPr>
          <w:rFonts w:hint="eastAsia"/>
        </w:rPr>
        <w:t>특별손해</w:t>
      </w:r>
      <w:r w:rsidR="00CF3569" w:rsidRPr="00933D6F">
        <w:t xml:space="preserve">, </w:t>
      </w:r>
      <w:r w:rsidR="00CF3569" w:rsidRPr="00933D6F">
        <w:rPr>
          <w:rFonts w:hint="eastAsia"/>
        </w:rPr>
        <w:t>우발적</w:t>
      </w:r>
      <w:r w:rsidR="00CF3569" w:rsidRPr="00933D6F">
        <w:t xml:space="preserve"> </w:t>
      </w:r>
      <w:r w:rsidR="00CF3569" w:rsidRPr="00933D6F">
        <w:rPr>
          <w:rFonts w:hint="eastAsia"/>
        </w:rPr>
        <w:t>손해</w:t>
      </w:r>
      <w:r w:rsidR="00CF3569" w:rsidRPr="00933D6F">
        <w:t xml:space="preserve">, </w:t>
      </w:r>
      <w:r w:rsidR="00CF3569" w:rsidRPr="00933D6F">
        <w:rPr>
          <w:rFonts w:hint="eastAsia"/>
        </w:rPr>
        <w:t>결과</w:t>
      </w:r>
      <w:r w:rsidR="00CF3569" w:rsidRPr="00933D6F">
        <w:t xml:space="preserve"> </w:t>
      </w:r>
      <w:r w:rsidR="00CF3569" w:rsidRPr="00933D6F">
        <w:rPr>
          <w:rFonts w:hint="eastAsia"/>
        </w:rPr>
        <w:t>손해</w:t>
      </w:r>
      <w:r w:rsidR="00CF3569" w:rsidRPr="00933D6F">
        <w:t xml:space="preserve">, </w:t>
      </w:r>
      <w:r w:rsidR="00CF3569" w:rsidRPr="00933D6F">
        <w:rPr>
          <w:rFonts w:hint="eastAsia"/>
        </w:rPr>
        <w:t>간접</w:t>
      </w:r>
      <w:r w:rsidR="00CF3569" w:rsidRPr="00933D6F">
        <w:t xml:space="preserve"> </w:t>
      </w:r>
      <w:r w:rsidR="00CF3569" w:rsidRPr="00933D6F">
        <w:rPr>
          <w:rFonts w:hint="eastAsia"/>
        </w:rPr>
        <w:t>손해나</w:t>
      </w:r>
      <w:r w:rsidR="00CF3569" w:rsidRPr="00933D6F">
        <w:t xml:space="preserve"> 2</w:t>
      </w:r>
      <w:r w:rsidR="00CF3569" w:rsidRPr="00933D6F">
        <w:rPr>
          <w:rFonts w:hint="eastAsia"/>
        </w:rPr>
        <w:t>차</w:t>
      </w:r>
      <w:r w:rsidR="00CF3569" w:rsidRPr="00933D6F">
        <w:t xml:space="preserve"> </w:t>
      </w:r>
      <w:r w:rsidR="00CF3569" w:rsidRPr="00933D6F">
        <w:rPr>
          <w:rFonts w:hint="eastAsia"/>
        </w:rPr>
        <w:t>손해는</w:t>
      </w:r>
      <w:r w:rsidR="00CF3569" w:rsidRPr="00933D6F">
        <w:rPr>
          <w:rFonts w:hint="eastAsia"/>
        </w:rPr>
        <w:t xml:space="preserve"> </w:t>
      </w:r>
      <w:r w:rsidR="00CF3569" w:rsidRPr="00933D6F">
        <w:rPr>
          <w:rFonts w:hint="eastAsia"/>
        </w:rPr>
        <w:t>손해에</w:t>
      </w:r>
      <w:r w:rsidR="00CF3569" w:rsidRPr="00933D6F">
        <w:rPr>
          <w:rFonts w:hint="eastAsia"/>
        </w:rPr>
        <w:t xml:space="preserve"> </w:t>
      </w:r>
      <w:r w:rsidR="00CF3569" w:rsidRPr="00933D6F">
        <w:rPr>
          <w:rFonts w:hint="eastAsia"/>
        </w:rPr>
        <w:t>포함되지</w:t>
      </w:r>
      <w:r w:rsidR="00CF3569" w:rsidRPr="00933D6F">
        <w:rPr>
          <w:rFonts w:hint="eastAsia"/>
        </w:rPr>
        <w:t xml:space="preserve"> </w:t>
      </w:r>
      <w:r w:rsidR="00CF3569" w:rsidRPr="00933D6F">
        <w:rPr>
          <w:rFonts w:hint="eastAsia"/>
        </w:rPr>
        <w:t>않는다</w:t>
      </w:r>
      <w:r w:rsidR="00CF3569" w:rsidRPr="00933D6F">
        <w:rPr>
          <w:rFonts w:hint="eastAsia"/>
        </w:rPr>
        <w:t>.</w:t>
      </w:r>
    </w:p>
    <w:p w14:paraId="2465AD54" w14:textId="4CEDD589" w:rsidR="006F4ED8" w:rsidRPr="00933D6F" w:rsidRDefault="006F4ED8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알고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있는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이란</w:t>
      </w:r>
      <w:r w:rsidRPr="00933D6F">
        <w:rPr>
          <w:rFonts w:cs="Times New Roman"/>
          <w:szCs w:val="22"/>
        </w:rPr>
        <w:t xml:space="preserve"> (i) </w:t>
      </w:r>
      <w:r w:rsidR="00E63701">
        <w:rPr>
          <w:rFonts w:cs="Times New Roman"/>
          <w:szCs w:val="22"/>
        </w:rPr>
        <w:t>매도인</w:t>
      </w:r>
      <w:r w:rsidRPr="00933D6F">
        <w:rPr>
          <w:rFonts w:cs="Times New Roman"/>
          <w:szCs w:val="22"/>
        </w:rPr>
        <w:t>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경우</w:t>
      </w:r>
      <w:r w:rsidRPr="00933D6F">
        <w:rPr>
          <w:rFonts w:cs="Times New Roman"/>
          <w:szCs w:val="22"/>
        </w:rPr>
        <w:t xml:space="preserve"> </w:t>
      </w:r>
      <w:r w:rsidR="00E63701">
        <w:rPr>
          <w:rFonts w:cs="Times New Roman"/>
          <w:szCs w:val="22"/>
        </w:rPr>
        <w:t>매도인</w:t>
      </w:r>
      <w:r w:rsidR="00571962" w:rsidRPr="00933D6F">
        <w:rPr>
          <w:rFonts w:cs="Times New Roman"/>
          <w:szCs w:val="22"/>
        </w:rPr>
        <w:t xml:space="preserve">, </w:t>
      </w:r>
      <w:r w:rsidR="00571962" w:rsidRPr="00933D6F">
        <w:rPr>
          <w:rFonts w:cs="Times New Roman"/>
          <w:szCs w:val="22"/>
        </w:rPr>
        <w:t>대상회사</w:t>
      </w:r>
      <w:r w:rsidR="005D29C6" w:rsidRPr="00933D6F">
        <w:rPr>
          <w:rFonts w:cs="Times New Roman"/>
          <w:szCs w:val="22"/>
        </w:rPr>
        <w:t>등</w:t>
      </w:r>
      <w:r w:rsidR="00571962" w:rsidRPr="00933D6F">
        <w:rPr>
          <w:rFonts w:cs="Times New Roman"/>
          <w:szCs w:val="22"/>
        </w:rPr>
        <w:t>의</w:t>
      </w:r>
      <w:r w:rsidR="00571962" w:rsidRPr="00933D6F">
        <w:rPr>
          <w:rFonts w:cs="Times New Roman"/>
          <w:szCs w:val="22"/>
        </w:rPr>
        <w:t xml:space="preserve"> </w:t>
      </w:r>
      <w:bookmarkStart w:id="271" w:name="_Hlk185526932"/>
      <w:r w:rsidR="00571962" w:rsidRPr="00933D6F">
        <w:rPr>
          <w:rFonts w:cs="Times New Roman"/>
          <w:szCs w:val="22"/>
        </w:rPr>
        <w:t>임원</w:t>
      </w:r>
      <w:r w:rsidR="00571962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이상</w:t>
      </w:r>
      <w:bookmarkEnd w:id="271"/>
      <w:r w:rsidRPr="00933D6F">
        <w:rPr>
          <w:rFonts w:cs="Times New Roman"/>
          <w:szCs w:val="22"/>
        </w:rPr>
        <w:t>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직원이</w:t>
      </w:r>
      <w:r w:rsidRPr="00933D6F">
        <w:rPr>
          <w:rFonts w:cs="Times New Roman"/>
          <w:szCs w:val="22"/>
        </w:rPr>
        <w:t xml:space="preserve">, (ii) </w:t>
      </w:r>
      <w:r w:rsidRPr="00933D6F">
        <w:rPr>
          <w:rFonts w:cs="Times New Roman"/>
          <w:szCs w:val="22"/>
        </w:rPr>
        <w:t>매수인의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임원</w:t>
      </w:r>
      <w:r w:rsidR="00CF3569" w:rsidRPr="00933D6F">
        <w:rPr>
          <w:rFonts w:cs="Times New Roman" w:hint="eastAsia"/>
          <w:szCs w:val="22"/>
        </w:rPr>
        <w:t xml:space="preserve"> </w:t>
      </w:r>
      <w:r w:rsidR="00CF3569" w:rsidRPr="00933D6F">
        <w:rPr>
          <w:rFonts w:cs="Times New Roman" w:hint="eastAsia"/>
          <w:szCs w:val="22"/>
        </w:rPr>
        <w:t>이상의</w:t>
      </w:r>
      <w:r w:rsidR="00CF3569" w:rsidRPr="00933D6F">
        <w:rPr>
          <w:rFonts w:cs="Times New Roman" w:hint="eastAsia"/>
          <w:szCs w:val="22"/>
        </w:rPr>
        <w:t xml:space="preserve"> </w:t>
      </w:r>
      <w:r w:rsidR="00CF3569" w:rsidRPr="00933D6F">
        <w:rPr>
          <w:rFonts w:cs="Times New Roman" w:hint="eastAsia"/>
          <w:szCs w:val="22"/>
        </w:rPr>
        <w:t>직원</w:t>
      </w:r>
      <w:r w:rsidRPr="00933D6F">
        <w:rPr>
          <w:rFonts w:cs="Times New Roman"/>
          <w:szCs w:val="22"/>
        </w:rPr>
        <w:t>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각각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실제로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알고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합리적인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주의를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기울였다면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경우를</w:t>
      </w:r>
      <w:r w:rsidRPr="00933D6F">
        <w:rPr>
          <w:rFonts w:cs="Times New Roman"/>
          <w:szCs w:val="22"/>
        </w:rPr>
        <w:t xml:space="preserve"> </w:t>
      </w:r>
      <w:r w:rsidR="008C56E8" w:rsidRPr="00933D6F">
        <w:rPr>
          <w:rFonts w:cs="Times New Roman"/>
          <w:szCs w:val="22"/>
        </w:rPr>
        <w:t>의미한다</w:t>
      </w:r>
      <w:r w:rsidR="008C56E8" w:rsidRPr="00933D6F">
        <w:rPr>
          <w:rFonts w:cs="Times New Roman"/>
          <w:szCs w:val="22"/>
        </w:rPr>
        <w:t>.</w:t>
      </w:r>
      <w:r w:rsidRPr="00933D6F">
        <w:rPr>
          <w:rFonts w:cs="Times New Roman"/>
          <w:szCs w:val="22"/>
        </w:rPr>
        <w:t xml:space="preserve"> </w:t>
      </w:r>
    </w:p>
    <w:p w14:paraId="6BB72A42" w14:textId="77777777" w:rsidR="006F4ED8" w:rsidRPr="00933D6F" w:rsidRDefault="006F4ED8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영업일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이란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대한민국에서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시중은행이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영업을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위하여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개점한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날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즉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대한민국의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토요일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일요일이나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공휴일을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제외한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날</w:t>
      </w:r>
      <w:r w:rsidRPr="00933D6F">
        <w:rPr>
          <w:rFonts w:cs="Times New Roman"/>
          <w:szCs w:val="22"/>
        </w:rPr>
        <w:t>)</w:t>
      </w:r>
      <w:r w:rsidRPr="00933D6F">
        <w:rPr>
          <w:rFonts w:cs="Times New Roman"/>
          <w:szCs w:val="22"/>
        </w:rPr>
        <w:t>을</w:t>
      </w:r>
      <w:r w:rsidRPr="00933D6F">
        <w:rPr>
          <w:rFonts w:cs="Times New Roman"/>
          <w:szCs w:val="22"/>
        </w:rPr>
        <w:t xml:space="preserve"> </w:t>
      </w:r>
      <w:r w:rsidR="008C56E8" w:rsidRPr="00933D6F">
        <w:rPr>
          <w:rFonts w:cs="Times New Roman"/>
          <w:szCs w:val="22"/>
        </w:rPr>
        <w:t>의미한다</w:t>
      </w:r>
      <w:r w:rsidR="008C56E8" w:rsidRPr="00933D6F">
        <w:rPr>
          <w:rFonts w:cs="Times New Roman"/>
          <w:szCs w:val="22"/>
        </w:rPr>
        <w:t>.</w:t>
      </w:r>
    </w:p>
    <w:p w14:paraId="33345CE4" w14:textId="7E948CBC" w:rsidR="006F4ED8" w:rsidRPr="00933D6F" w:rsidRDefault="006F4ED8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우려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소송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분쟁의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원인이나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다른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문제들이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그러한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소송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분쟁의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상대방으로부터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그러한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문제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제기를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</w:t>
      </w:r>
      <w:r w:rsidRPr="00933D6F">
        <w:rPr>
          <w:rFonts w:cs="Times New Roman"/>
          <w:szCs w:val="22"/>
        </w:rPr>
        <w:t>3</w:t>
      </w:r>
      <w:r w:rsidRPr="00933D6F">
        <w:rPr>
          <w:rFonts w:cs="Times New Roman"/>
          <w:szCs w:val="22"/>
        </w:rPr>
        <w:t>자로부터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주장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제기되었거나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주장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제기될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것이라는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점을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표시하는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통지가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경우</w:t>
      </w:r>
      <w:r w:rsidR="00D105F8">
        <w:rPr>
          <w:rFonts w:cs="Times New Roman" w:hint="eastAsia"/>
          <w:szCs w:val="22"/>
        </w:rPr>
        <w:t>를</w:t>
      </w:r>
      <w:r w:rsidR="00D105F8">
        <w:rPr>
          <w:rFonts w:cs="Times New Roman" w:hint="eastAsia"/>
          <w:szCs w:val="22"/>
        </w:rPr>
        <w:t xml:space="preserve"> </w:t>
      </w:r>
      <w:r w:rsidR="00D105F8">
        <w:rPr>
          <w:rFonts w:cs="Times New Roman" w:hint="eastAsia"/>
          <w:szCs w:val="22"/>
        </w:rPr>
        <w:t>의미한다</w:t>
      </w:r>
      <w:r w:rsidR="00D105F8">
        <w:rPr>
          <w:rFonts w:cs="Times New Roman" w:hint="eastAsia"/>
          <w:szCs w:val="22"/>
        </w:rPr>
        <w:t>.</w:t>
      </w:r>
    </w:p>
    <w:p w14:paraId="7ADC6187" w14:textId="77777777" w:rsidR="004F5E4C" w:rsidRPr="00933D6F" w:rsidRDefault="004F5E4C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자회사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어떠한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자가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직접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하나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이상의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중개자를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통하여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간접적으로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지배하는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회사를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말하되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명확히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하면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상법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</w:t>
      </w:r>
      <w:r w:rsidRPr="00933D6F">
        <w:rPr>
          <w:rFonts w:cs="Times New Roman"/>
          <w:szCs w:val="22"/>
        </w:rPr>
        <w:t>342</w:t>
      </w:r>
      <w:r w:rsidRPr="00933D6F">
        <w:rPr>
          <w:rFonts w:cs="Times New Roman"/>
          <w:szCs w:val="22"/>
        </w:rPr>
        <w:t>조의</w:t>
      </w:r>
      <w:r w:rsidRPr="00933D6F">
        <w:rPr>
          <w:rFonts w:cs="Times New Roman"/>
          <w:szCs w:val="22"/>
        </w:rPr>
        <w:t xml:space="preserve">2 </w:t>
      </w:r>
      <w:r w:rsidRPr="00933D6F">
        <w:rPr>
          <w:rFonts w:cs="Times New Roman"/>
          <w:szCs w:val="22"/>
        </w:rPr>
        <w:t>제</w:t>
      </w:r>
      <w:r w:rsidRPr="00933D6F">
        <w:rPr>
          <w:rFonts w:cs="Times New Roman"/>
          <w:szCs w:val="22"/>
        </w:rPr>
        <w:t>1</w:t>
      </w:r>
      <w:r w:rsidRPr="00933D6F">
        <w:rPr>
          <w:rFonts w:cs="Times New Roman"/>
          <w:szCs w:val="22"/>
        </w:rPr>
        <w:t>항에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규정된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의미의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자회사를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포함하나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한정되지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않음</w:t>
      </w:r>
      <w:r w:rsidRPr="00933D6F">
        <w:rPr>
          <w:rFonts w:cs="Times New Roman"/>
          <w:szCs w:val="22"/>
        </w:rPr>
        <w:t xml:space="preserve">), </w:t>
      </w:r>
      <w:r w:rsidRPr="00933D6F">
        <w:rPr>
          <w:rFonts w:cs="Times New Roman"/>
          <w:szCs w:val="22"/>
        </w:rPr>
        <w:t>여기서</w:t>
      </w:r>
      <w:r w:rsidRPr="00933D6F">
        <w:rPr>
          <w:rFonts w:cs="Times New Roman"/>
          <w:szCs w:val="22"/>
        </w:rPr>
        <w:t xml:space="preserve"> “</w:t>
      </w:r>
      <w:r w:rsidRPr="00933D6F">
        <w:rPr>
          <w:rFonts w:cs="Times New Roman"/>
          <w:szCs w:val="22"/>
          <w:u w:val="single"/>
        </w:rPr>
        <w:t>지배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의결권부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주식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지분증권의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소유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lastRenderedPageBreak/>
        <w:t>등에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어떠한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자의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경영과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정책을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직</w:t>
      </w:r>
      <w:r w:rsidRPr="00933D6F">
        <w:rPr>
          <w:rFonts w:cs="Times New Roman"/>
          <w:szCs w:val="22"/>
        </w:rPr>
        <w:t>·</w:t>
      </w:r>
      <w:r w:rsidRPr="00933D6F">
        <w:rPr>
          <w:rFonts w:cs="Times New Roman"/>
          <w:szCs w:val="22"/>
        </w:rPr>
        <w:t>간접적으로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결정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지시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내지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중요한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영향력을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행사할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권한을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보유하는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것을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의미한다</w:t>
      </w:r>
      <w:r w:rsidRPr="00933D6F">
        <w:rPr>
          <w:rFonts w:cs="Times New Roman"/>
          <w:szCs w:val="22"/>
        </w:rPr>
        <w:t>.</w:t>
      </w:r>
    </w:p>
    <w:p w14:paraId="640D01E2" w14:textId="15C5B9E8" w:rsidR="00FD0840" w:rsidRDefault="00FD0840" w:rsidP="006F4ED8">
      <w:pPr>
        <w:pStyle w:val="BKLBodyText"/>
        <w:ind w:left="0"/>
        <w:rPr>
          <w:rFonts w:cs="Times New Roman"/>
          <w:szCs w:val="22"/>
        </w:rPr>
      </w:pPr>
      <w:r>
        <w:rPr>
          <w:rFonts w:eastAsia="HY신명조"/>
        </w:rPr>
        <w:t>“</w:t>
      </w:r>
      <w:r w:rsidRPr="004C1A46">
        <w:rPr>
          <w:rFonts w:eastAsia="HY신명조" w:hint="eastAsia"/>
          <w:u w:val="single"/>
        </w:rPr>
        <w:t>적정하게</w:t>
      </w:r>
      <w:r w:rsidRPr="004C1A46">
        <w:rPr>
          <w:rFonts w:eastAsia="HY신명조"/>
          <w:u w:val="single"/>
        </w:rPr>
        <w:t xml:space="preserve"> </w:t>
      </w:r>
      <w:r w:rsidRPr="004C1A46">
        <w:rPr>
          <w:rFonts w:eastAsia="HY신명조" w:hint="eastAsia"/>
          <w:u w:val="single"/>
        </w:rPr>
        <w:t>공개된</w:t>
      </w:r>
      <w:r w:rsidRPr="005C0CA8">
        <w:rPr>
          <w:rFonts w:eastAsia="HY신명조"/>
        </w:rPr>
        <w:t>”</w:t>
      </w:r>
      <w:r w:rsidRPr="005C0CA8">
        <w:rPr>
          <w:rFonts w:eastAsia="HY신명조"/>
        </w:rPr>
        <w:t>이란</w:t>
      </w:r>
      <w:r w:rsidRPr="005C0CA8">
        <w:rPr>
          <w:rFonts w:eastAsia="HY신명조"/>
        </w:rPr>
        <w:t xml:space="preserve">, </w:t>
      </w:r>
      <w:r w:rsidRPr="005C0CA8">
        <w:rPr>
          <w:rFonts w:eastAsia="HY신명조"/>
        </w:rPr>
        <w:t>공개된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사항의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의미를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합리적인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수준으로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파악할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수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있는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내용으로</w:t>
      </w:r>
      <w:r w:rsidRPr="005C0CA8">
        <w:rPr>
          <w:rFonts w:eastAsia="HY신명조"/>
        </w:rPr>
        <w:t xml:space="preserve"> (i) </w:t>
      </w:r>
      <w:r w:rsidRPr="005C0CA8">
        <w:rPr>
          <w:rFonts w:eastAsia="HY신명조"/>
        </w:rPr>
        <w:t>본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계약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또는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공개목록에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기재된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경우</w:t>
      </w:r>
      <w:r w:rsidRPr="005C0CA8">
        <w:rPr>
          <w:rFonts w:eastAsia="HY신명조"/>
        </w:rPr>
        <w:t xml:space="preserve">, (ii) </w:t>
      </w:r>
      <w:r w:rsidRPr="005C0CA8">
        <w:rPr>
          <w:rFonts w:eastAsia="HY신명조"/>
        </w:rPr>
        <w:t>본건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거래의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과정에서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경영진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설명회</w:t>
      </w:r>
      <w:r w:rsidRPr="005C0CA8">
        <w:rPr>
          <w:rFonts w:eastAsia="HY신명조"/>
        </w:rPr>
        <w:t xml:space="preserve">, </w:t>
      </w:r>
      <w:r w:rsidRPr="005C0CA8">
        <w:rPr>
          <w:rFonts w:eastAsia="HY신명조"/>
        </w:rPr>
        <w:t>실무자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질의응답</w:t>
      </w:r>
      <w:r w:rsidRPr="005C0CA8">
        <w:rPr>
          <w:rFonts w:eastAsia="HY신명조"/>
        </w:rPr>
        <w:t xml:space="preserve">, </w:t>
      </w:r>
      <w:r w:rsidRPr="005C0CA8">
        <w:rPr>
          <w:rFonts w:eastAsia="HY신명조"/>
        </w:rPr>
        <w:t>자료요청</w:t>
      </w:r>
      <w:r w:rsidRPr="005C0CA8">
        <w:rPr>
          <w:rFonts w:eastAsia="HY신명조"/>
        </w:rPr>
        <w:t>(RFI)</w:t>
      </w:r>
      <w:r w:rsidRPr="005C0CA8">
        <w:rPr>
          <w:rFonts w:eastAsia="HY신명조"/>
        </w:rPr>
        <w:t>에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대한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회신</w:t>
      </w:r>
      <w:r w:rsidRPr="005C0CA8">
        <w:rPr>
          <w:rFonts w:eastAsia="HY신명조"/>
        </w:rPr>
        <w:t xml:space="preserve">, </w:t>
      </w:r>
      <w:r w:rsidRPr="005C0CA8">
        <w:rPr>
          <w:rFonts w:eastAsia="HY신명조"/>
        </w:rPr>
        <w:t>기타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경로를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통하여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서면</w:t>
      </w:r>
      <w:r w:rsidRPr="005C0CA8">
        <w:rPr>
          <w:rFonts w:eastAsia="HY신명조"/>
        </w:rPr>
        <w:t xml:space="preserve">, </w:t>
      </w:r>
      <w:r w:rsidRPr="005C0CA8">
        <w:rPr>
          <w:rFonts w:eastAsia="HY신명조"/>
        </w:rPr>
        <w:t>전자적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매체</w:t>
      </w:r>
      <w:r w:rsidRPr="005C0CA8">
        <w:rPr>
          <w:rFonts w:eastAsia="HY신명조"/>
        </w:rPr>
        <w:t xml:space="preserve">, </w:t>
      </w:r>
      <w:r w:rsidRPr="005C0CA8">
        <w:rPr>
          <w:rFonts w:eastAsia="HY신명조"/>
        </w:rPr>
        <w:t>구두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등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그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방식을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불문하고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매수인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또는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그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대리인에게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제공된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여하한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자료</w:t>
      </w:r>
      <w:r w:rsidRPr="005C0CA8">
        <w:rPr>
          <w:rFonts w:eastAsia="HY신명조"/>
        </w:rPr>
        <w:t xml:space="preserve">, </w:t>
      </w:r>
      <w:r w:rsidRPr="005C0CA8">
        <w:rPr>
          <w:rFonts w:eastAsia="HY신명조"/>
        </w:rPr>
        <w:t>문서</w:t>
      </w:r>
      <w:r w:rsidRPr="005C0CA8">
        <w:rPr>
          <w:rFonts w:eastAsia="HY신명조"/>
        </w:rPr>
        <w:t xml:space="preserve">, </w:t>
      </w:r>
      <w:r w:rsidRPr="005C0CA8">
        <w:rPr>
          <w:rFonts w:eastAsia="HY신명조"/>
        </w:rPr>
        <w:t>답변</w:t>
      </w:r>
      <w:r w:rsidRPr="005C0CA8">
        <w:rPr>
          <w:rFonts w:eastAsia="HY신명조"/>
        </w:rPr>
        <w:t xml:space="preserve">, </w:t>
      </w:r>
      <w:r w:rsidRPr="005C0CA8">
        <w:rPr>
          <w:rFonts w:eastAsia="HY신명조"/>
        </w:rPr>
        <w:t>회신</w:t>
      </w:r>
      <w:r w:rsidRPr="005C0CA8">
        <w:rPr>
          <w:rFonts w:eastAsia="HY신명조"/>
        </w:rPr>
        <w:t xml:space="preserve">, </w:t>
      </w:r>
      <w:r w:rsidRPr="005C0CA8">
        <w:rPr>
          <w:rFonts w:eastAsia="HY신명조"/>
        </w:rPr>
        <w:t>정보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등에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포함된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경우</w:t>
      </w:r>
      <w:r w:rsidRPr="005C0CA8">
        <w:rPr>
          <w:rFonts w:eastAsia="HY신명조"/>
        </w:rPr>
        <w:t xml:space="preserve">, (iii) </w:t>
      </w:r>
      <w:r w:rsidRPr="005C0CA8">
        <w:rPr>
          <w:rFonts w:eastAsia="HY신명조"/>
        </w:rPr>
        <w:t>등기사항전부증명서</w:t>
      </w:r>
      <w:r w:rsidRPr="005C0CA8">
        <w:rPr>
          <w:rFonts w:eastAsia="HY신명조"/>
        </w:rPr>
        <w:t xml:space="preserve">, </w:t>
      </w:r>
      <w:r w:rsidRPr="005C0CA8">
        <w:rPr>
          <w:rFonts w:eastAsia="HY신명조"/>
        </w:rPr>
        <w:t>토지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및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건축물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대장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등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공적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 w:hint="eastAsia"/>
        </w:rPr>
        <w:t>문서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또는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공정거래위원회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홈페이지</w:t>
      </w:r>
      <w:r w:rsidRPr="005C0CA8">
        <w:rPr>
          <w:rFonts w:eastAsia="HY신명조"/>
        </w:rPr>
        <w:t xml:space="preserve">(http://www.ftc.go.kr), </w:t>
      </w:r>
      <w:r w:rsidRPr="005C0CA8">
        <w:rPr>
          <w:rFonts w:eastAsia="HY신명조"/>
        </w:rPr>
        <w:t>금융감독원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전자공시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사이트</w:t>
      </w:r>
      <w:r w:rsidRPr="005C0CA8">
        <w:rPr>
          <w:rFonts w:eastAsia="HY신명조"/>
        </w:rPr>
        <w:t xml:space="preserve">(https://dart.fss.or.kr), </w:t>
      </w:r>
      <w:r w:rsidRPr="005C0CA8">
        <w:rPr>
          <w:rFonts w:eastAsia="HY신명조"/>
        </w:rPr>
        <w:t>한국거래소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전자공시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사이트</w:t>
      </w:r>
      <w:r w:rsidRPr="005C0CA8">
        <w:rPr>
          <w:rFonts w:eastAsia="HY신명조"/>
        </w:rPr>
        <w:t xml:space="preserve">(http://kind.krx.co.kr), </w:t>
      </w:r>
      <w:r w:rsidRPr="005C0CA8">
        <w:rPr>
          <w:rFonts w:eastAsia="HY신명조"/>
        </w:rPr>
        <w:t>대한민국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법원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나의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사건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검색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사이트</w:t>
      </w:r>
      <w:r w:rsidRPr="005C0CA8">
        <w:rPr>
          <w:rFonts w:eastAsia="HY신명조"/>
        </w:rPr>
        <w:t xml:space="preserve">(https://www.scourt.go.kr/portal/information/), </w:t>
      </w:r>
      <w:r w:rsidRPr="005C0CA8">
        <w:rPr>
          <w:rFonts w:eastAsia="HY신명조"/>
        </w:rPr>
        <w:t>특허청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특허정보검색시스템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사이트</w:t>
      </w:r>
      <w:r w:rsidRPr="005C0CA8">
        <w:rPr>
          <w:rFonts w:eastAsia="HY신명조"/>
        </w:rPr>
        <w:t xml:space="preserve">(http://www.kipris.or.kr) </w:t>
      </w:r>
      <w:r w:rsidRPr="005C0CA8">
        <w:rPr>
          <w:rFonts w:eastAsia="HY신명조"/>
        </w:rPr>
        <w:t>등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공시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시스템이나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언론보도를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통하여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확인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 w:hint="eastAsia"/>
        </w:rPr>
        <w:t>가능한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경우를</w:t>
      </w:r>
      <w:r w:rsidRPr="005C0CA8">
        <w:rPr>
          <w:rFonts w:eastAsia="HY신명조"/>
        </w:rPr>
        <w:t xml:space="preserve"> </w:t>
      </w:r>
      <w:r w:rsidRPr="005C0CA8">
        <w:rPr>
          <w:rFonts w:eastAsia="HY신명조"/>
        </w:rPr>
        <w:t>말한다</w:t>
      </w:r>
      <w:r w:rsidRPr="005C0CA8">
        <w:rPr>
          <w:rFonts w:eastAsia="HY신명조"/>
        </w:rPr>
        <w:t>.</w:t>
      </w:r>
    </w:p>
    <w:p w14:paraId="73967BEA" w14:textId="7DCB2B2E" w:rsidR="006F4ED8" w:rsidRPr="00933D6F" w:rsidRDefault="006F4ED8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정부기관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이란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대한민국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다른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국가의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입법기관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행정기관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사법기관과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그로부터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권한을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위임받은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자나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준하는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권한을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행사하거나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기능을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자</w:t>
      </w:r>
      <w:r w:rsidRPr="00933D6F">
        <w:rPr>
          <w:rFonts w:cs="Times New Roman"/>
          <w:szCs w:val="22"/>
        </w:rPr>
        <w:t>(</w:t>
      </w:r>
      <w:r w:rsidR="005D29C6" w:rsidRPr="00933D6F">
        <w:rPr>
          <w:rFonts w:cs="Times New Roman"/>
          <w:szCs w:val="22"/>
        </w:rPr>
        <w:t>금융감독원</w:t>
      </w:r>
      <w:r w:rsidR="005D29C6"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중재기관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한국거래소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</w:t>
      </w:r>
      <w:r w:rsidRPr="00933D6F">
        <w:rPr>
          <w:rFonts w:cs="Times New Roman"/>
          <w:szCs w:val="22"/>
        </w:rPr>
        <w:t>)</w:t>
      </w:r>
      <w:r w:rsidRPr="00933D6F">
        <w:rPr>
          <w:rFonts w:cs="Times New Roman"/>
          <w:szCs w:val="22"/>
        </w:rPr>
        <w:t>을</w:t>
      </w:r>
      <w:r w:rsidRPr="00933D6F">
        <w:rPr>
          <w:rFonts w:cs="Times New Roman"/>
          <w:szCs w:val="22"/>
        </w:rPr>
        <w:t xml:space="preserve"> </w:t>
      </w:r>
      <w:r w:rsidR="008C56E8" w:rsidRPr="00933D6F">
        <w:rPr>
          <w:rFonts w:cs="Times New Roman"/>
          <w:szCs w:val="22"/>
        </w:rPr>
        <w:t>의미한다</w:t>
      </w:r>
      <w:r w:rsidR="008C56E8" w:rsidRPr="00933D6F">
        <w:rPr>
          <w:rFonts w:cs="Times New Roman"/>
          <w:szCs w:val="22"/>
        </w:rPr>
        <w:t>.</w:t>
      </w:r>
    </w:p>
    <w:p w14:paraId="6F1CB438" w14:textId="77777777" w:rsidR="00643A31" w:rsidRPr="00933D6F" w:rsidRDefault="00643A31" w:rsidP="006F4ED8">
      <w:pPr>
        <w:pStyle w:val="BKLBodyText"/>
        <w:ind w:left="0"/>
        <w:rPr>
          <w:rFonts w:cs="Times New Roman"/>
          <w:szCs w:val="22"/>
        </w:rPr>
      </w:pPr>
      <w:bookmarkStart w:id="272" w:name="_Hlk185527026"/>
      <w:r w:rsidRPr="00933D6F">
        <w:rPr>
          <w:rFonts w:cs="Times New Roman"/>
          <w:szCs w:val="22"/>
        </w:rPr>
        <w:t>“</w:t>
      </w:r>
      <w:r w:rsidR="002F618B" w:rsidRPr="00933D6F">
        <w:rPr>
          <w:rFonts w:cs="Times New Roman"/>
          <w:szCs w:val="22"/>
          <w:u w:val="single"/>
        </w:rPr>
        <w:t>정부기관</w:t>
      </w:r>
      <w:r w:rsidR="002F618B" w:rsidRPr="00933D6F">
        <w:rPr>
          <w:rFonts w:cs="Times New Roman"/>
          <w:szCs w:val="22"/>
          <w:u w:val="single"/>
        </w:rPr>
        <w:t xml:space="preserve"> </w:t>
      </w:r>
      <w:r w:rsidR="002F618B" w:rsidRPr="00933D6F">
        <w:rPr>
          <w:rFonts w:cs="Times New Roman"/>
          <w:szCs w:val="22"/>
          <w:u w:val="single"/>
        </w:rPr>
        <w:t>인허가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정부기관이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부여하거나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정부기관에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해야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각종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특허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허가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인가</w:t>
      </w:r>
      <w:r w:rsidRPr="00933D6F">
        <w:rPr>
          <w:rFonts w:cs="Times New Roman"/>
          <w:szCs w:val="22"/>
        </w:rPr>
        <w:t xml:space="preserve">, </w:t>
      </w:r>
      <w:r w:rsidR="00F90952" w:rsidRPr="00933D6F">
        <w:rPr>
          <w:rFonts w:cs="Times New Roman"/>
          <w:szCs w:val="22"/>
        </w:rPr>
        <w:t>인증</w:t>
      </w:r>
      <w:r w:rsidR="00F90952"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면허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승인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신고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등록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동의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통보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통지</w:t>
      </w:r>
      <w:r w:rsidRPr="00933D6F">
        <w:rPr>
          <w:rFonts w:cs="Times New Roman"/>
          <w:szCs w:val="22"/>
        </w:rPr>
        <w:t xml:space="preserve">, </w:t>
      </w:r>
      <w:r w:rsidR="004F5E4C" w:rsidRPr="00933D6F">
        <w:rPr>
          <w:rFonts w:cs="Times New Roman" w:hint="eastAsia"/>
          <w:szCs w:val="22"/>
        </w:rPr>
        <w:t>보고</w:t>
      </w:r>
      <w:r w:rsidR="004F5E4C" w:rsidRPr="00933D6F">
        <w:rPr>
          <w:rFonts w:cs="Times New Roman" w:hint="eastAsia"/>
          <w:szCs w:val="22"/>
        </w:rPr>
        <w:t>,</w:t>
      </w:r>
      <w:r w:rsidR="004F5E4C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결정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</w:t>
      </w:r>
      <w:r w:rsidR="00F90952" w:rsidRPr="00933D6F">
        <w:rPr>
          <w:rFonts w:cs="Times New Roman"/>
          <w:szCs w:val="22"/>
        </w:rPr>
        <w:t xml:space="preserve"> </w:t>
      </w:r>
      <w:r w:rsidR="00F90952" w:rsidRPr="00933D6F">
        <w:rPr>
          <w:rFonts w:cs="Times New Roman"/>
          <w:szCs w:val="22"/>
        </w:rPr>
        <w:t>관련</w:t>
      </w:r>
      <w:r w:rsidR="00F90952" w:rsidRPr="00933D6F">
        <w:rPr>
          <w:rFonts w:cs="Times New Roman"/>
          <w:szCs w:val="22"/>
        </w:rPr>
        <w:t xml:space="preserve"> </w:t>
      </w:r>
      <w:r w:rsidR="00F90952" w:rsidRPr="00933D6F">
        <w:rPr>
          <w:rFonts w:cs="Times New Roman"/>
          <w:szCs w:val="22"/>
        </w:rPr>
        <w:t>법률에</w:t>
      </w:r>
      <w:r w:rsidR="00F90952" w:rsidRPr="00933D6F">
        <w:rPr>
          <w:rFonts w:cs="Times New Roman"/>
          <w:szCs w:val="22"/>
        </w:rPr>
        <w:t xml:space="preserve"> </w:t>
      </w:r>
      <w:r w:rsidR="00F90952" w:rsidRPr="00933D6F">
        <w:rPr>
          <w:rFonts w:cs="Times New Roman"/>
          <w:szCs w:val="22"/>
        </w:rPr>
        <w:t>따라</w:t>
      </w:r>
      <w:r w:rsidR="00F90952" w:rsidRPr="00933D6F">
        <w:rPr>
          <w:rFonts w:cs="Times New Roman"/>
          <w:szCs w:val="22"/>
        </w:rPr>
        <w:t xml:space="preserve"> </w:t>
      </w:r>
      <w:r w:rsidR="00F90952" w:rsidRPr="00933D6F">
        <w:rPr>
          <w:rFonts w:cs="Times New Roman"/>
          <w:szCs w:val="22"/>
        </w:rPr>
        <w:t>정부기관에</w:t>
      </w:r>
      <w:r w:rsidR="00F90952" w:rsidRPr="00933D6F">
        <w:rPr>
          <w:rFonts w:cs="Times New Roman"/>
          <w:szCs w:val="22"/>
        </w:rPr>
        <w:t xml:space="preserve"> </w:t>
      </w:r>
      <w:r w:rsidR="00F90952" w:rsidRPr="00933D6F">
        <w:rPr>
          <w:rFonts w:cs="Times New Roman"/>
          <w:szCs w:val="22"/>
        </w:rPr>
        <w:t>대한</w:t>
      </w:r>
      <w:r w:rsidR="00F90952" w:rsidRPr="00933D6F">
        <w:rPr>
          <w:rFonts w:cs="Times New Roman"/>
          <w:szCs w:val="22"/>
        </w:rPr>
        <w:t xml:space="preserve"> </w:t>
      </w:r>
      <w:r w:rsidR="00F90952" w:rsidRPr="00933D6F">
        <w:rPr>
          <w:rFonts w:cs="Times New Roman"/>
          <w:szCs w:val="22"/>
        </w:rPr>
        <w:t>관계에서</w:t>
      </w:r>
      <w:r w:rsidR="00F90952" w:rsidRPr="00933D6F">
        <w:rPr>
          <w:rFonts w:cs="Times New Roman"/>
          <w:szCs w:val="22"/>
        </w:rPr>
        <w:t xml:space="preserve"> </w:t>
      </w:r>
      <w:r w:rsidR="00F90952" w:rsidRPr="00933D6F">
        <w:rPr>
          <w:rFonts w:cs="Times New Roman"/>
          <w:szCs w:val="22"/>
        </w:rPr>
        <w:t>요구되는</w:t>
      </w:r>
      <w:r w:rsidR="00F90952" w:rsidRPr="00933D6F">
        <w:rPr>
          <w:rFonts w:cs="Times New Roman"/>
          <w:szCs w:val="22"/>
        </w:rPr>
        <w:t xml:space="preserve"> </w:t>
      </w:r>
      <w:r w:rsidR="00F90952" w:rsidRPr="00933D6F">
        <w:rPr>
          <w:rFonts w:cs="Times New Roman"/>
          <w:szCs w:val="22"/>
        </w:rPr>
        <w:t>일체의</w:t>
      </w:r>
      <w:r w:rsidR="00F90952" w:rsidRPr="00933D6F">
        <w:rPr>
          <w:rFonts w:cs="Times New Roman"/>
          <w:szCs w:val="22"/>
        </w:rPr>
        <w:t xml:space="preserve"> </w:t>
      </w:r>
      <w:r w:rsidR="00F90952" w:rsidRPr="00933D6F">
        <w:rPr>
          <w:rFonts w:cs="Times New Roman"/>
          <w:szCs w:val="22"/>
        </w:rPr>
        <w:t>행위</w:t>
      </w:r>
      <w:r w:rsidR="00F90952" w:rsidRPr="00933D6F">
        <w:rPr>
          <w:rFonts w:cs="Times New Roman"/>
          <w:szCs w:val="22"/>
        </w:rPr>
        <w:t xml:space="preserve"> </w:t>
      </w:r>
      <w:r w:rsidR="00F90952" w:rsidRPr="00933D6F">
        <w:rPr>
          <w:rFonts w:cs="Times New Roman"/>
          <w:szCs w:val="22"/>
        </w:rPr>
        <w:t>및</w:t>
      </w:r>
      <w:r w:rsidR="00F90952" w:rsidRPr="00933D6F">
        <w:rPr>
          <w:rFonts w:cs="Times New Roman"/>
          <w:szCs w:val="22"/>
        </w:rPr>
        <w:t xml:space="preserve"> </w:t>
      </w:r>
      <w:r w:rsidR="00F90952" w:rsidRPr="00933D6F">
        <w:rPr>
          <w:rFonts w:cs="Times New Roman"/>
          <w:szCs w:val="22"/>
        </w:rPr>
        <w:t>절차를</w:t>
      </w:r>
      <w:r w:rsidR="00F90952" w:rsidRPr="00933D6F">
        <w:rPr>
          <w:rFonts w:cs="Times New Roman"/>
          <w:szCs w:val="22"/>
        </w:rPr>
        <w:t xml:space="preserve"> </w:t>
      </w:r>
      <w:r w:rsidR="00F90952" w:rsidRPr="00933D6F">
        <w:rPr>
          <w:rFonts w:cs="Times New Roman"/>
          <w:szCs w:val="22"/>
        </w:rPr>
        <w:t>총칭한다</w:t>
      </w:r>
      <w:r w:rsidRPr="00933D6F">
        <w:rPr>
          <w:rFonts w:cs="Times New Roman"/>
          <w:szCs w:val="22"/>
        </w:rPr>
        <w:t>.</w:t>
      </w:r>
      <w:bookmarkEnd w:id="272"/>
    </w:p>
    <w:p w14:paraId="3B3ABE0F" w14:textId="77777777" w:rsidR="006F4ED8" w:rsidRPr="00933D6F" w:rsidRDefault="004F5E4C" w:rsidP="006F4ED8">
      <w:pPr>
        <w:pStyle w:val="BKLBodyText"/>
        <w:ind w:left="0"/>
        <w:rPr>
          <w:rFonts w:cs="Times New Roman"/>
          <w:szCs w:val="22"/>
        </w:rPr>
      </w:pPr>
      <w:bookmarkStart w:id="273" w:name="_Hlk185527045"/>
      <w:r w:rsidRPr="00933D6F">
        <w:rPr>
          <w:rFonts w:eastAsia="바탕체" w:cs="Times New Roman"/>
          <w:kern w:val="0"/>
          <w:szCs w:val="22"/>
        </w:rPr>
        <w:t>“</w:t>
      </w:r>
      <w:r w:rsidRPr="00933D6F">
        <w:rPr>
          <w:rFonts w:eastAsia="바탕체" w:cs="Times New Roman"/>
          <w:kern w:val="0"/>
          <w:szCs w:val="22"/>
          <w:u w:val="single"/>
        </w:rPr>
        <w:t>제한부담</w:t>
      </w:r>
      <w:r w:rsidRPr="00933D6F">
        <w:rPr>
          <w:rFonts w:eastAsia="바탕체" w:cs="Times New Roman"/>
          <w:kern w:val="0"/>
          <w:szCs w:val="22"/>
        </w:rPr>
        <w:t>”</w:t>
      </w:r>
      <w:r w:rsidRPr="00933D6F">
        <w:rPr>
          <w:rFonts w:eastAsia="바탕체" w:cs="Times New Roman"/>
          <w:kern w:val="0"/>
          <w:szCs w:val="22"/>
        </w:rPr>
        <w:t>이란</w:t>
      </w:r>
      <w:r w:rsidRPr="00933D6F">
        <w:rPr>
          <w:rFonts w:eastAsia="바탕체" w:cs="Times New Roman"/>
          <w:kern w:val="0"/>
          <w:szCs w:val="22"/>
        </w:rPr>
        <w:t xml:space="preserve"> (i) </w:t>
      </w:r>
      <w:r w:rsidRPr="00933D6F">
        <w:rPr>
          <w:rFonts w:eastAsia="바탕체" w:cs="Times New Roman"/>
          <w:kern w:val="0"/>
          <w:szCs w:val="22"/>
        </w:rPr>
        <w:t>유치권</w:t>
      </w:r>
      <w:r w:rsidRPr="00933D6F">
        <w:rPr>
          <w:rFonts w:eastAsia="바탕체" w:cs="Times New Roman"/>
          <w:kern w:val="0"/>
          <w:szCs w:val="22"/>
        </w:rPr>
        <w:t>, (</w:t>
      </w:r>
      <w:r w:rsidRPr="00933D6F">
        <w:rPr>
          <w:rFonts w:eastAsia="바탕체" w:cs="Times New Roman"/>
          <w:kern w:val="0"/>
          <w:szCs w:val="22"/>
        </w:rPr>
        <w:t>근</w:t>
      </w:r>
      <w:r w:rsidRPr="00933D6F">
        <w:rPr>
          <w:rFonts w:eastAsia="바탕체" w:cs="Times New Roman"/>
          <w:kern w:val="0"/>
          <w:szCs w:val="22"/>
        </w:rPr>
        <w:t>)</w:t>
      </w:r>
      <w:r w:rsidRPr="00933D6F">
        <w:rPr>
          <w:rFonts w:eastAsia="바탕체" w:cs="Times New Roman"/>
          <w:kern w:val="0"/>
          <w:szCs w:val="22"/>
        </w:rPr>
        <w:t>질권</w:t>
      </w:r>
      <w:r w:rsidRPr="00933D6F">
        <w:rPr>
          <w:rFonts w:eastAsia="바탕체" w:cs="Times New Roman"/>
          <w:kern w:val="0"/>
          <w:szCs w:val="22"/>
        </w:rPr>
        <w:t>, (</w:t>
      </w:r>
      <w:r w:rsidRPr="00933D6F">
        <w:rPr>
          <w:rFonts w:eastAsia="바탕체" w:cs="Times New Roman"/>
          <w:kern w:val="0"/>
          <w:szCs w:val="22"/>
        </w:rPr>
        <w:t>근</w:t>
      </w:r>
      <w:r w:rsidRPr="00933D6F">
        <w:rPr>
          <w:rFonts w:eastAsia="바탕체" w:cs="Times New Roman"/>
          <w:kern w:val="0"/>
          <w:szCs w:val="22"/>
        </w:rPr>
        <w:t>)</w:t>
      </w:r>
      <w:r w:rsidRPr="00933D6F">
        <w:rPr>
          <w:rFonts w:eastAsia="바탕체" w:cs="Times New Roman"/>
          <w:kern w:val="0"/>
          <w:szCs w:val="22"/>
        </w:rPr>
        <w:t>저당권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양도담보권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등기담보권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기타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담보권</w:t>
      </w:r>
      <w:r w:rsidRPr="00933D6F">
        <w:rPr>
          <w:rFonts w:eastAsia="바탕체" w:cs="Times New Roman"/>
          <w:kern w:val="0"/>
          <w:szCs w:val="22"/>
        </w:rPr>
        <w:t xml:space="preserve">, (ii) </w:t>
      </w:r>
      <w:r w:rsidRPr="00933D6F">
        <w:rPr>
          <w:rFonts w:eastAsia="바탕체" w:cs="Times New Roman"/>
          <w:kern w:val="0"/>
          <w:szCs w:val="22"/>
        </w:rPr>
        <w:t>임대차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전세권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지상권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지역권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기타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사용</w:t>
      </w:r>
      <w:r w:rsidRPr="00933D6F">
        <w:rPr>
          <w:rFonts w:eastAsia="바탕체" w:cs="Times New Roman"/>
          <w:kern w:val="0"/>
          <w:szCs w:val="22"/>
        </w:rPr>
        <w:t>∙</w:t>
      </w:r>
      <w:r w:rsidRPr="00933D6F">
        <w:rPr>
          <w:rFonts w:eastAsia="바탕체" w:cs="Times New Roman"/>
          <w:kern w:val="0"/>
          <w:szCs w:val="22"/>
        </w:rPr>
        <w:t>수익권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용익권</w:t>
      </w:r>
      <w:r w:rsidRPr="00933D6F">
        <w:rPr>
          <w:rFonts w:eastAsia="바탕체" w:cs="Times New Roman"/>
          <w:kern w:val="0"/>
          <w:szCs w:val="22"/>
        </w:rPr>
        <w:t xml:space="preserve">, (iii) </w:t>
      </w:r>
      <w:r w:rsidRPr="00933D6F">
        <w:rPr>
          <w:rFonts w:eastAsia="바탕체" w:cs="Times New Roman"/>
          <w:kern w:val="0"/>
          <w:szCs w:val="22"/>
        </w:rPr>
        <w:t>압류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가압류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처분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가처분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추심</w:t>
      </w:r>
      <w:r w:rsidRPr="00933D6F">
        <w:rPr>
          <w:rFonts w:eastAsia="바탕체" w:cs="Times New Roman"/>
          <w:kern w:val="0"/>
          <w:szCs w:val="22"/>
        </w:rPr>
        <w:t>∙</w:t>
      </w:r>
      <w:r w:rsidRPr="00933D6F">
        <w:rPr>
          <w:rFonts w:eastAsia="바탕체" w:cs="Times New Roman"/>
          <w:kern w:val="0"/>
          <w:szCs w:val="22"/>
        </w:rPr>
        <w:t>전부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명령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현금화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명령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기타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법률에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의한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체납처분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기타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집행처분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보전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처분</w:t>
      </w:r>
      <w:r w:rsidRPr="00933D6F">
        <w:rPr>
          <w:rFonts w:eastAsia="바탕체" w:cs="Times New Roman"/>
          <w:kern w:val="0"/>
          <w:szCs w:val="22"/>
        </w:rPr>
        <w:t xml:space="preserve">, (iv) </w:t>
      </w:r>
      <w:r w:rsidRPr="00933D6F">
        <w:rPr>
          <w:rFonts w:eastAsia="바탕체" w:cs="Times New Roman"/>
          <w:kern w:val="0"/>
          <w:szCs w:val="22"/>
        </w:rPr>
        <w:t>취득시효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선의취득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부합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수용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몰수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기타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권리의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상실사유</w:t>
      </w:r>
      <w:r w:rsidRPr="00933D6F">
        <w:rPr>
          <w:rFonts w:eastAsia="바탕체" w:cs="Times New Roman"/>
          <w:kern w:val="0"/>
          <w:szCs w:val="22"/>
        </w:rPr>
        <w:t xml:space="preserve">, (v) </w:t>
      </w:r>
      <w:r w:rsidRPr="00933D6F">
        <w:rPr>
          <w:rFonts w:eastAsia="바탕체" w:cs="Times New Roman"/>
          <w:kern w:val="0"/>
          <w:szCs w:val="22"/>
        </w:rPr>
        <w:t>재매매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환매특약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소유권유보부매매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신탁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처분금지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의결권위임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우선매수권</w:t>
      </w:r>
      <w:r w:rsidRPr="00933D6F">
        <w:rPr>
          <w:rFonts w:eastAsia="바탕체" w:cs="Times New Roman"/>
          <w:kern w:val="0"/>
          <w:szCs w:val="22"/>
        </w:rPr>
        <w:t xml:space="preserve">(right of first refusal </w:t>
      </w:r>
      <w:r w:rsidRPr="00933D6F">
        <w:rPr>
          <w:rFonts w:eastAsia="바탕체" w:cs="Times New Roman"/>
          <w:kern w:val="0"/>
          <w:szCs w:val="22"/>
        </w:rPr>
        <w:t>및</w:t>
      </w:r>
      <w:r w:rsidRPr="00933D6F">
        <w:rPr>
          <w:rFonts w:eastAsia="바탕체" w:cs="Times New Roman"/>
          <w:kern w:val="0"/>
          <w:szCs w:val="22"/>
        </w:rPr>
        <w:t xml:space="preserve"> right of first offer), </w:t>
      </w:r>
      <w:r w:rsidRPr="00933D6F">
        <w:rPr>
          <w:rFonts w:eastAsia="바탕체" w:cs="Times New Roman"/>
          <w:kern w:val="0"/>
          <w:szCs w:val="22"/>
        </w:rPr>
        <w:t>풋옵션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콜옵션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동반매각요구권</w:t>
      </w:r>
      <w:r w:rsidRPr="00933D6F">
        <w:rPr>
          <w:rFonts w:eastAsia="바탕체" w:cs="Times New Roman"/>
          <w:kern w:val="0"/>
          <w:szCs w:val="22"/>
        </w:rPr>
        <w:t xml:space="preserve">(drag-along right) </w:t>
      </w:r>
      <w:r w:rsidRPr="00933D6F">
        <w:rPr>
          <w:rFonts w:eastAsia="바탕체" w:cs="Times New Roman"/>
          <w:kern w:val="0"/>
          <w:szCs w:val="22"/>
        </w:rPr>
        <w:t>또는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동반매각참여권</w:t>
      </w:r>
      <w:r w:rsidRPr="00933D6F">
        <w:rPr>
          <w:rFonts w:eastAsia="바탕체" w:cs="Times New Roman"/>
          <w:kern w:val="0"/>
          <w:szCs w:val="22"/>
        </w:rPr>
        <w:t xml:space="preserve">(tag-along right), </w:t>
      </w:r>
      <w:r w:rsidRPr="00933D6F">
        <w:rPr>
          <w:rFonts w:eastAsia="바탕체" w:cs="Times New Roman"/>
          <w:kern w:val="0"/>
          <w:szCs w:val="22"/>
        </w:rPr>
        <w:t>주식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양도에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대한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그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밖의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제한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각종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선택권</w:t>
      </w:r>
      <w:r w:rsidRPr="00933D6F">
        <w:rPr>
          <w:rFonts w:eastAsia="바탕체" w:cs="Times New Roman"/>
          <w:kern w:val="0"/>
          <w:szCs w:val="22"/>
        </w:rPr>
        <w:t xml:space="preserve">, (vi) </w:t>
      </w:r>
      <w:r w:rsidRPr="00933D6F">
        <w:rPr>
          <w:rFonts w:eastAsia="바탕체" w:cs="Times New Roman"/>
          <w:kern w:val="0"/>
          <w:szCs w:val="22"/>
        </w:rPr>
        <w:t>기타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법률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행정처분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계약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등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그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발생원인을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불문하고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해당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물건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또는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권리의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사용</w:t>
      </w:r>
      <w:r w:rsidRPr="00933D6F">
        <w:rPr>
          <w:rFonts w:eastAsia="바탕체" w:cs="Times New Roman"/>
          <w:kern w:val="0"/>
          <w:szCs w:val="22"/>
        </w:rPr>
        <w:t>∙</w:t>
      </w:r>
      <w:r w:rsidRPr="00933D6F">
        <w:rPr>
          <w:rFonts w:eastAsia="바탕체" w:cs="Times New Roman"/>
          <w:kern w:val="0"/>
          <w:szCs w:val="22"/>
        </w:rPr>
        <w:t>수익</w:t>
      </w:r>
      <w:r w:rsidRPr="00933D6F">
        <w:rPr>
          <w:rFonts w:eastAsia="바탕체" w:cs="Times New Roman"/>
          <w:kern w:val="0"/>
          <w:szCs w:val="22"/>
        </w:rPr>
        <w:t>∙</w:t>
      </w:r>
      <w:r w:rsidRPr="00933D6F">
        <w:rPr>
          <w:rFonts w:eastAsia="바탕체" w:cs="Times New Roman"/>
          <w:kern w:val="0"/>
          <w:szCs w:val="22"/>
        </w:rPr>
        <w:t>처분권에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대한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부담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제약</w:t>
      </w:r>
      <w:r w:rsidRPr="00933D6F">
        <w:rPr>
          <w:rFonts w:eastAsia="바탕체" w:cs="Times New Roman"/>
          <w:kern w:val="0"/>
          <w:szCs w:val="22"/>
        </w:rPr>
        <w:t xml:space="preserve">, </w:t>
      </w:r>
      <w:r w:rsidRPr="00933D6F">
        <w:rPr>
          <w:rFonts w:eastAsia="바탕체" w:cs="Times New Roman"/>
          <w:kern w:val="0"/>
          <w:szCs w:val="22"/>
        </w:rPr>
        <w:t>제한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또는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유보를</w:t>
      </w:r>
      <w:r w:rsidRPr="00933D6F">
        <w:rPr>
          <w:rFonts w:eastAsia="바탕체" w:cs="Times New Roman"/>
          <w:kern w:val="0"/>
          <w:szCs w:val="22"/>
        </w:rPr>
        <w:t xml:space="preserve"> </w:t>
      </w:r>
      <w:r w:rsidRPr="00933D6F">
        <w:rPr>
          <w:rFonts w:eastAsia="바탕체" w:cs="Times New Roman"/>
          <w:kern w:val="0"/>
          <w:szCs w:val="22"/>
        </w:rPr>
        <w:t>말한다</w:t>
      </w:r>
      <w:r w:rsidRPr="00933D6F">
        <w:rPr>
          <w:rFonts w:eastAsia="바탕체" w:cs="Times New Roman"/>
          <w:kern w:val="0"/>
          <w:szCs w:val="22"/>
        </w:rPr>
        <w:t>.</w:t>
      </w:r>
      <w:bookmarkEnd w:id="273"/>
    </w:p>
    <w:p w14:paraId="579A06B6" w14:textId="77777777" w:rsidR="006F4ED8" w:rsidRPr="00933D6F" w:rsidRDefault="006F4ED8" w:rsidP="006F4ED8">
      <w:pPr>
        <w:pStyle w:val="BKLBodyText"/>
        <w:ind w:left="0"/>
        <w:rPr>
          <w:rFonts w:cs="Times New Roman"/>
          <w:szCs w:val="22"/>
        </w:rPr>
      </w:pPr>
      <w:bookmarkStart w:id="274" w:name="_Hlk185527076"/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조직서류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특정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사람의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설립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존속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운영과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등기부등본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정관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이사회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규정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법인의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설립과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존속에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서류를</w:t>
      </w:r>
      <w:r w:rsidRPr="00933D6F">
        <w:rPr>
          <w:rFonts w:cs="Times New Roman"/>
          <w:szCs w:val="22"/>
        </w:rPr>
        <w:t xml:space="preserve"> </w:t>
      </w:r>
      <w:r w:rsidR="008C56E8" w:rsidRPr="00933D6F">
        <w:rPr>
          <w:rFonts w:cs="Times New Roman"/>
          <w:szCs w:val="22"/>
        </w:rPr>
        <w:t>의미한다</w:t>
      </w:r>
      <w:r w:rsidR="008C56E8" w:rsidRPr="00933D6F">
        <w:rPr>
          <w:rFonts w:cs="Times New Roman"/>
          <w:szCs w:val="22"/>
        </w:rPr>
        <w:t>.</w:t>
      </w:r>
      <w:bookmarkEnd w:id="274"/>
    </w:p>
    <w:p w14:paraId="4B0055F9" w14:textId="26304D26" w:rsidR="006F4ED8" w:rsidRPr="00933D6F" w:rsidRDefault="006F4ED8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주주간계약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이란</w:t>
      </w:r>
      <w:r w:rsidRPr="00933D6F">
        <w:rPr>
          <w:rFonts w:cs="Times New Roman"/>
          <w:szCs w:val="22"/>
        </w:rPr>
        <w:t xml:space="preserve">, </w:t>
      </w:r>
      <w:r w:rsidR="009A7C41" w:rsidRPr="00933D6F">
        <w:rPr>
          <w:rFonts w:cs="Times New Roman" w:hint="eastAsia"/>
          <w:szCs w:val="22"/>
        </w:rPr>
        <w:t>신주인수계약</w:t>
      </w:r>
      <w:r w:rsidR="009A7C41" w:rsidRPr="00933D6F">
        <w:rPr>
          <w:rFonts w:cs="Times New Roman" w:hint="eastAsia"/>
          <w:szCs w:val="22"/>
        </w:rPr>
        <w:t>,</w:t>
      </w:r>
      <w:r w:rsidR="009A7C41" w:rsidRPr="00933D6F">
        <w:rPr>
          <w:rFonts w:cs="Times New Roman"/>
          <w:szCs w:val="22"/>
        </w:rPr>
        <w:t xml:space="preserve"> </w:t>
      </w:r>
      <w:r w:rsidR="009A7C41" w:rsidRPr="00933D6F">
        <w:rPr>
          <w:rFonts w:cs="Times New Roman" w:hint="eastAsia"/>
          <w:szCs w:val="22"/>
        </w:rPr>
        <w:t>상환</w:t>
      </w:r>
      <w:r w:rsidR="007175D5" w:rsidRPr="00933D6F">
        <w:rPr>
          <w:rFonts w:cs="Times New Roman" w:hint="eastAsia"/>
          <w:szCs w:val="22"/>
        </w:rPr>
        <w:t>전환</w:t>
      </w:r>
      <w:r w:rsidR="009A7C41" w:rsidRPr="00933D6F">
        <w:rPr>
          <w:rFonts w:cs="Times New Roman" w:hint="eastAsia"/>
          <w:szCs w:val="22"/>
        </w:rPr>
        <w:t>우선주식인수계약</w:t>
      </w:r>
      <w:r w:rsidR="009A7C41" w:rsidRPr="00933D6F">
        <w:rPr>
          <w:rFonts w:cs="Times New Roman" w:hint="eastAsia"/>
          <w:szCs w:val="22"/>
        </w:rPr>
        <w:t>,</w:t>
      </w:r>
      <w:r w:rsidR="009A7C41" w:rsidRPr="00933D6F">
        <w:rPr>
          <w:rFonts w:cs="Times New Roman"/>
          <w:szCs w:val="22"/>
        </w:rPr>
        <w:t xml:space="preserve"> </w:t>
      </w:r>
      <w:r w:rsidR="009A7C41" w:rsidRPr="00933D6F">
        <w:rPr>
          <w:rFonts w:cs="Times New Roman" w:hint="eastAsia"/>
          <w:szCs w:val="22"/>
        </w:rPr>
        <w:t>전환사채인수계약</w:t>
      </w:r>
      <w:r w:rsidR="009A7C41" w:rsidRPr="00933D6F">
        <w:rPr>
          <w:rFonts w:cs="Times New Roman" w:hint="eastAsia"/>
          <w:szCs w:val="22"/>
        </w:rPr>
        <w:t>,</w:t>
      </w:r>
      <w:r w:rsidR="009A7C41" w:rsidRPr="00933D6F">
        <w:rPr>
          <w:rFonts w:cs="Times New Roman"/>
          <w:szCs w:val="22"/>
        </w:rPr>
        <w:t xml:space="preserve"> </w:t>
      </w:r>
      <w:r w:rsidR="009A7C41" w:rsidRPr="00933D6F">
        <w:rPr>
          <w:rFonts w:cs="Times New Roman" w:hint="eastAsia"/>
          <w:szCs w:val="22"/>
        </w:rPr>
        <w:t>주주간계약</w:t>
      </w:r>
      <w:r w:rsidR="009A7C41" w:rsidRPr="00933D6F">
        <w:rPr>
          <w:rFonts w:cs="Times New Roman" w:hint="eastAsia"/>
          <w:szCs w:val="22"/>
        </w:rPr>
        <w:t xml:space="preserve"> </w:t>
      </w:r>
      <w:r w:rsidR="009A7C41" w:rsidRPr="00933D6F">
        <w:rPr>
          <w:rFonts w:cs="Times New Roman" w:hint="eastAsia"/>
          <w:szCs w:val="22"/>
        </w:rPr>
        <w:t>등</w:t>
      </w:r>
      <w:r w:rsidR="009A7C41" w:rsidRPr="00933D6F">
        <w:rPr>
          <w:rFonts w:cs="Times New Roman" w:hint="eastAsia"/>
          <w:szCs w:val="22"/>
        </w:rPr>
        <w:t xml:space="preserve"> </w:t>
      </w:r>
      <w:r w:rsidR="009A7C41" w:rsidRPr="00933D6F">
        <w:rPr>
          <w:rFonts w:cs="Times New Roman" w:hint="eastAsia"/>
          <w:szCs w:val="22"/>
        </w:rPr>
        <w:t>명칭을</w:t>
      </w:r>
      <w:r w:rsidR="009A7C41" w:rsidRPr="00933D6F">
        <w:rPr>
          <w:rFonts w:cs="Times New Roman" w:hint="eastAsia"/>
          <w:szCs w:val="22"/>
        </w:rPr>
        <w:t xml:space="preserve"> </w:t>
      </w:r>
      <w:r w:rsidR="009A7C41" w:rsidRPr="00933D6F">
        <w:rPr>
          <w:rFonts w:cs="Times New Roman" w:hint="eastAsia"/>
          <w:szCs w:val="22"/>
        </w:rPr>
        <w:t>불문하고</w:t>
      </w:r>
      <w:r w:rsidR="009A7C41" w:rsidRPr="00933D6F">
        <w:rPr>
          <w:rFonts w:cs="Times New Roman" w:hint="eastAsia"/>
          <w:szCs w:val="22"/>
        </w:rPr>
        <w:t>,</w:t>
      </w:r>
      <w:r w:rsidR="009A7C41" w:rsidRPr="00933D6F">
        <w:rPr>
          <w:rFonts w:cs="Times New Roman"/>
          <w:szCs w:val="22"/>
        </w:rPr>
        <w:t xml:space="preserve"> </w:t>
      </w:r>
      <w:r w:rsidR="00E63701">
        <w:rPr>
          <w:rFonts w:cs="Times New Roman"/>
          <w:szCs w:val="22"/>
        </w:rPr>
        <w:t>매도인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대상회사</w:t>
      </w:r>
      <w:r w:rsidR="005D29C6" w:rsidRPr="00933D6F">
        <w:rPr>
          <w:rFonts w:cs="Times New Roman"/>
          <w:szCs w:val="22"/>
        </w:rPr>
        <w:t>등이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</w:t>
      </w:r>
      <w:r w:rsidRPr="00933D6F">
        <w:rPr>
          <w:rFonts w:cs="Times New Roman"/>
          <w:szCs w:val="22"/>
        </w:rPr>
        <w:t>3</w:t>
      </w:r>
      <w:r w:rsidRPr="00933D6F">
        <w:rPr>
          <w:rFonts w:cs="Times New Roman"/>
          <w:szCs w:val="22"/>
        </w:rPr>
        <w:t>자와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체결한</w:t>
      </w:r>
      <w:r w:rsidRPr="00933D6F">
        <w:rPr>
          <w:rFonts w:cs="Times New Roman"/>
          <w:szCs w:val="22"/>
        </w:rPr>
        <w:t xml:space="preserve"> (i) </w:t>
      </w:r>
      <w:r w:rsidRPr="00933D6F">
        <w:rPr>
          <w:rFonts w:cs="Times New Roman"/>
          <w:szCs w:val="22"/>
        </w:rPr>
        <w:t>대상회사</w:t>
      </w:r>
      <w:r w:rsidR="005D29C6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운영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="00E63701">
        <w:rPr>
          <w:rFonts w:cs="Times New Roman"/>
          <w:szCs w:val="22"/>
        </w:rPr>
        <w:t>매도인</w:t>
      </w:r>
      <w:r w:rsidRPr="00933D6F">
        <w:rPr>
          <w:rFonts w:cs="Times New Roman"/>
          <w:szCs w:val="22"/>
        </w:rPr>
        <w:t>이나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대상회사</w:t>
      </w:r>
      <w:r w:rsidR="005D29C6" w:rsidRPr="00933D6F">
        <w:rPr>
          <w:rFonts w:cs="Times New Roman"/>
          <w:szCs w:val="22"/>
        </w:rPr>
        <w:t>등이</w:t>
      </w:r>
      <w:r w:rsidR="005D29C6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보유하는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주식의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의결권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행사와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반대권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동의권을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부여하는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</w:t>
      </w:r>
      <w:r w:rsidRPr="00933D6F">
        <w:rPr>
          <w:rFonts w:cs="Times New Roman"/>
          <w:szCs w:val="22"/>
        </w:rPr>
        <w:t xml:space="preserve">, (ii) </w:t>
      </w:r>
      <w:r w:rsidRPr="00933D6F">
        <w:rPr>
          <w:rFonts w:cs="Times New Roman"/>
          <w:szCs w:val="22"/>
        </w:rPr>
        <w:t>대상회사</w:t>
      </w:r>
      <w:r w:rsidR="005D29C6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이사회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위원회의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구성원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내지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임직원을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지</w:t>
      </w:r>
      <w:r w:rsidRPr="00933D6F">
        <w:rPr>
          <w:rFonts w:cs="Times New Roman"/>
          <w:szCs w:val="22"/>
        </w:rPr>
        <w:lastRenderedPageBreak/>
        <w:t>명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추천하거나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달리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대상회사</w:t>
      </w:r>
      <w:r w:rsidR="005D29C6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경영에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참여할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권리를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부여하는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</w:t>
      </w:r>
      <w:r w:rsidRPr="00933D6F">
        <w:rPr>
          <w:rFonts w:cs="Times New Roman"/>
          <w:szCs w:val="22"/>
        </w:rPr>
        <w:t xml:space="preserve">, (iii) </w:t>
      </w:r>
      <w:r w:rsidRPr="00933D6F">
        <w:rPr>
          <w:rFonts w:cs="Times New Roman"/>
          <w:szCs w:val="22"/>
        </w:rPr>
        <w:t>대상회사</w:t>
      </w:r>
      <w:r w:rsidR="005D29C6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그들의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주주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들</w:t>
      </w:r>
      <w:r w:rsidRPr="00933D6F">
        <w:rPr>
          <w:rFonts w:cs="Times New Roman"/>
          <w:szCs w:val="22"/>
        </w:rPr>
        <w:t>)</w:t>
      </w:r>
      <w:r w:rsidRPr="00933D6F">
        <w:rPr>
          <w:rFonts w:cs="Times New Roman"/>
          <w:szCs w:val="22"/>
        </w:rPr>
        <w:t>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지분적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증권의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발행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매도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이전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달리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처분할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있도록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요구할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권리를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부여하는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</w:t>
      </w:r>
      <w:r w:rsidR="007175D5" w:rsidRPr="00933D6F">
        <w:rPr>
          <w:rFonts w:cs="Times New Roman"/>
          <w:szCs w:val="22"/>
        </w:rPr>
        <w:t xml:space="preserve"> </w:t>
      </w:r>
      <w:r w:rsidR="007175D5" w:rsidRPr="00933D6F">
        <w:rPr>
          <w:rFonts w:cs="Times New Roman" w:hint="eastAsia"/>
          <w:szCs w:val="22"/>
        </w:rPr>
        <w:t>및</w:t>
      </w:r>
      <w:r w:rsidR="007175D5" w:rsidRPr="00933D6F">
        <w:rPr>
          <w:rFonts w:cs="Times New Roman" w:hint="eastAsia"/>
          <w:szCs w:val="22"/>
        </w:rPr>
        <w:t>/</w:t>
      </w:r>
      <w:r w:rsidR="007175D5" w:rsidRPr="00933D6F">
        <w:rPr>
          <w:rFonts w:cs="Times New Roman" w:hint="eastAsia"/>
          <w:szCs w:val="22"/>
        </w:rPr>
        <w:t>또는</w:t>
      </w:r>
      <w:r w:rsidRPr="00933D6F">
        <w:rPr>
          <w:rFonts w:cs="Times New Roman"/>
          <w:szCs w:val="22"/>
        </w:rPr>
        <w:t xml:space="preserve"> (iv)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준하는</w:t>
      </w:r>
      <w:r w:rsidRPr="00933D6F">
        <w:rPr>
          <w:rFonts w:cs="Times New Roman"/>
          <w:szCs w:val="22"/>
        </w:rPr>
        <w:t xml:space="preserve"> </w:t>
      </w:r>
      <w:r w:rsidR="009A7C41" w:rsidRPr="00933D6F">
        <w:rPr>
          <w:rFonts w:cs="Times New Roman" w:hint="eastAsia"/>
          <w:szCs w:val="22"/>
        </w:rPr>
        <w:t>여하한</w:t>
      </w:r>
      <w:r w:rsidR="009A7C41"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/>
          <w:szCs w:val="22"/>
        </w:rPr>
        <w:t>계약을</w:t>
      </w:r>
      <w:r w:rsidRPr="00933D6F">
        <w:rPr>
          <w:rFonts w:cs="Times New Roman"/>
          <w:szCs w:val="22"/>
        </w:rPr>
        <w:t xml:space="preserve"> </w:t>
      </w:r>
      <w:r w:rsidR="008C56E8" w:rsidRPr="00933D6F">
        <w:rPr>
          <w:rFonts w:cs="Times New Roman"/>
          <w:szCs w:val="22"/>
        </w:rPr>
        <w:t>의미한다</w:t>
      </w:r>
      <w:r w:rsidR="008C56E8" w:rsidRPr="00933D6F">
        <w:rPr>
          <w:rFonts w:cs="Times New Roman"/>
          <w:szCs w:val="22"/>
        </w:rPr>
        <w:t>.</w:t>
      </w:r>
    </w:p>
    <w:p w14:paraId="3DFD1D20" w14:textId="0881CBC9" w:rsidR="00261CE7" w:rsidRDefault="006F4ED8" w:rsidP="006F4ED8">
      <w:pPr>
        <w:pStyle w:val="BKLBodyText"/>
        <w:ind w:left="0"/>
        <w:rPr>
          <w:rFonts w:cs="Times New Roman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중대하게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부정적인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영향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이란</w:t>
      </w:r>
      <w:r w:rsidRPr="00933D6F">
        <w:rPr>
          <w:rFonts w:cs="Times New Roman"/>
          <w:szCs w:val="22"/>
        </w:rPr>
        <w:t xml:space="preserve">, </w:t>
      </w:r>
      <w:r w:rsidR="00A73753" w:rsidRPr="00933D6F">
        <w:rPr>
          <w:rFonts w:eastAsia="바탕체" w:cs="Times New Roman"/>
          <w:kern w:val="0"/>
          <w:szCs w:val="22"/>
        </w:rPr>
        <w:t>개별적으로</w:t>
      </w:r>
      <w:r w:rsidR="00A73753" w:rsidRPr="00933D6F">
        <w:rPr>
          <w:rFonts w:eastAsia="바탕체" w:cs="Times New Roman"/>
          <w:kern w:val="0"/>
          <w:szCs w:val="22"/>
        </w:rPr>
        <w:t xml:space="preserve"> </w:t>
      </w:r>
      <w:r w:rsidR="00A73753" w:rsidRPr="00933D6F">
        <w:rPr>
          <w:rFonts w:eastAsia="바탕체" w:cs="Times New Roman"/>
          <w:kern w:val="0"/>
          <w:szCs w:val="22"/>
        </w:rPr>
        <w:t>또는</w:t>
      </w:r>
      <w:r w:rsidR="00A73753" w:rsidRPr="00933D6F">
        <w:rPr>
          <w:rFonts w:eastAsia="바탕체" w:cs="Times New Roman"/>
          <w:kern w:val="0"/>
          <w:szCs w:val="22"/>
        </w:rPr>
        <w:t xml:space="preserve"> </w:t>
      </w:r>
      <w:r w:rsidR="00A73753" w:rsidRPr="00933D6F">
        <w:rPr>
          <w:rFonts w:eastAsia="바탕체" w:cs="Times New Roman"/>
          <w:kern w:val="0"/>
          <w:szCs w:val="22"/>
        </w:rPr>
        <w:t>다른</w:t>
      </w:r>
      <w:r w:rsidR="00A73753" w:rsidRPr="00933D6F">
        <w:rPr>
          <w:rFonts w:eastAsia="바탕체" w:cs="Times New Roman"/>
          <w:kern w:val="0"/>
          <w:szCs w:val="22"/>
        </w:rPr>
        <w:t xml:space="preserve"> </w:t>
      </w:r>
      <w:r w:rsidR="00A73753" w:rsidRPr="00933D6F">
        <w:rPr>
          <w:rFonts w:eastAsia="바탕체" w:cs="Times New Roman"/>
          <w:kern w:val="0"/>
          <w:szCs w:val="22"/>
        </w:rPr>
        <w:t>사실</w:t>
      </w:r>
      <w:r w:rsidR="00A73753" w:rsidRPr="00933D6F">
        <w:rPr>
          <w:rFonts w:eastAsia="바탕체" w:cs="Times New Roman"/>
          <w:kern w:val="0"/>
          <w:szCs w:val="22"/>
        </w:rPr>
        <w:t xml:space="preserve">, </w:t>
      </w:r>
      <w:r w:rsidR="00A73753" w:rsidRPr="00933D6F">
        <w:rPr>
          <w:rFonts w:eastAsia="바탕체" w:cs="Times New Roman"/>
          <w:kern w:val="0"/>
          <w:szCs w:val="22"/>
        </w:rPr>
        <w:t>사건</w:t>
      </w:r>
      <w:r w:rsidR="00A73753" w:rsidRPr="00933D6F">
        <w:rPr>
          <w:rFonts w:eastAsia="바탕체" w:cs="Times New Roman"/>
          <w:kern w:val="0"/>
          <w:szCs w:val="22"/>
        </w:rPr>
        <w:t xml:space="preserve">, </w:t>
      </w:r>
      <w:r w:rsidR="00A73753" w:rsidRPr="00933D6F">
        <w:rPr>
          <w:rFonts w:eastAsia="바탕체" w:cs="Times New Roman" w:hint="eastAsia"/>
          <w:kern w:val="0"/>
          <w:szCs w:val="22"/>
        </w:rPr>
        <w:t>환경</w:t>
      </w:r>
      <w:r w:rsidR="00A73753" w:rsidRPr="00933D6F">
        <w:rPr>
          <w:rFonts w:eastAsia="바탕체" w:cs="Times New Roman" w:hint="eastAsia"/>
          <w:kern w:val="0"/>
          <w:szCs w:val="22"/>
        </w:rPr>
        <w:t>,</w:t>
      </w:r>
      <w:r w:rsidR="00A73753" w:rsidRPr="00933D6F">
        <w:rPr>
          <w:rFonts w:eastAsia="바탕체" w:cs="Times New Roman"/>
          <w:kern w:val="0"/>
          <w:szCs w:val="22"/>
        </w:rPr>
        <w:t xml:space="preserve"> </w:t>
      </w:r>
      <w:r w:rsidR="00A73753" w:rsidRPr="00933D6F">
        <w:rPr>
          <w:rFonts w:eastAsia="바탕체" w:cs="Times New Roman"/>
          <w:kern w:val="0"/>
          <w:szCs w:val="22"/>
        </w:rPr>
        <w:t>상황</w:t>
      </w:r>
      <w:r w:rsidR="00A73753" w:rsidRPr="00933D6F">
        <w:rPr>
          <w:rFonts w:eastAsia="바탕체" w:cs="Times New Roman"/>
          <w:kern w:val="0"/>
          <w:szCs w:val="22"/>
        </w:rPr>
        <w:t xml:space="preserve">, </w:t>
      </w:r>
      <w:r w:rsidR="00A73753" w:rsidRPr="00933D6F">
        <w:rPr>
          <w:rFonts w:eastAsia="바탕체" w:cs="Times New Roman" w:hint="eastAsia"/>
          <w:kern w:val="0"/>
          <w:szCs w:val="22"/>
        </w:rPr>
        <w:t>조건</w:t>
      </w:r>
      <w:r w:rsidR="00A73753" w:rsidRPr="00933D6F">
        <w:rPr>
          <w:rFonts w:eastAsia="바탕체" w:cs="Times New Roman" w:hint="eastAsia"/>
          <w:kern w:val="0"/>
          <w:szCs w:val="22"/>
        </w:rPr>
        <w:t>,</w:t>
      </w:r>
      <w:r w:rsidR="00A73753" w:rsidRPr="00933D6F">
        <w:rPr>
          <w:rFonts w:eastAsia="바탕체" w:cs="Times New Roman"/>
          <w:kern w:val="0"/>
          <w:szCs w:val="22"/>
        </w:rPr>
        <w:t xml:space="preserve"> </w:t>
      </w:r>
      <w:r w:rsidR="00A73753" w:rsidRPr="00933D6F">
        <w:rPr>
          <w:rFonts w:eastAsia="바탕체" w:cs="Times New Roman" w:hint="eastAsia"/>
          <w:kern w:val="0"/>
          <w:szCs w:val="22"/>
        </w:rPr>
        <w:t>사정</w:t>
      </w:r>
      <w:r w:rsidR="00A73753" w:rsidRPr="00933D6F">
        <w:rPr>
          <w:rFonts w:eastAsia="바탕체" w:cs="Times New Roman" w:hint="eastAsia"/>
          <w:kern w:val="0"/>
          <w:szCs w:val="22"/>
        </w:rPr>
        <w:t xml:space="preserve">, </w:t>
      </w:r>
      <w:r w:rsidR="00A73753" w:rsidRPr="00933D6F">
        <w:rPr>
          <w:rFonts w:eastAsia="바탕체" w:cs="Times New Roman"/>
          <w:kern w:val="0"/>
          <w:szCs w:val="22"/>
        </w:rPr>
        <w:t>영향</w:t>
      </w:r>
      <w:r w:rsidR="00A73753" w:rsidRPr="00933D6F">
        <w:rPr>
          <w:rFonts w:eastAsia="바탕체" w:cs="Times New Roman"/>
          <w:kern w:val="0"/>
          <w:szCs w:val="22"/>
        </w:rPr>
        <w:t xml:space="preserve"> </w:t>
      </w:r>
      <w:r w:rsidR="00A73753" w:rsidRPr="00933D6F">
        <w:rPr>
          <w:rFonts w:eastAsia="바탕체" w:cs="Times New Roman"/>
          <w:kern w:val="0"/>
          <w:szCs w:val="22"/>
        </w:rPr>
        <w:t>또는</w:t>
      </w:r>
      <w:r w:rsidR="00A73753" w:rsidRPr="00933D6F">
        <w:rPr>
          <w:rFonts w:eastAsia="바탕체" w:cs="Times New Roman"/>
          <w:kern w:val="0"/>
          <w:szCs w:val="22"/>
        </w:rPr>
        <w:t xml:space="preserve"> </w:t>
      </w:r>
      <w:r w:rsidR="00A73753" w:rsidRPr="00933D6F">
        <w:rPr>
          <w:rFonts w:eastAsia="바탕체" w:cs="Times New Roman"/>
          <w:kern w:val="0"/>
          <w:szCs w:val="22"/>
        </w:rPr>
        <w:t>변</w:t>
      </w:r>
      <w:r w:rsidR="00A73753" w:rsidRPr="00933D6F">
        <w:rPr>
          <w:rFonts w:eastAsia="바탕체" w:cs="Times New Roman" w:hint="eastAsia"/>
          <w:kern w:val="0"/>
          <w:szCs w:val="22"/>
        </w:rPr>
        <w:t>경</w:t>
      </w:r>
      <w:r w:rsidR="00A73753" w:rsidRPr="00933D6F">
        <w:rPr>
          <w:rFonts w:eastAsia="바탕체" w:cs="Times New Roman"/>
          <w:kern w:val="0"/>
          <w:szCs w:val="22"/>
        </w:rPr>
        <w:t>(</w:t>
      </w:r>
      <w:r w:rsidR="00A73753" w:rsidRPr="00933D6F">
        <w:rPr>
          <w:rFonts w:eastAsia="바탕체" w:cs="Times New Roman"/>
          <w:kern w:val="0"/>
          <w:szCs w:val="22"/>
        </w:rPr>
        <w:t>총칭하여</w:t>
      </w:r>
      <w:r w:rsidR="00A73753" w:rsidRPr="00933D6F">
        <w:rPr>
          <w:rFonts w:eastAsia="바탕체" w:cs="Times New Roman"/>
          <w:kern w:val="0"/>
          <w:szCs w:val="22"/>
        </w:rPr>
        <w:t xml:space="preserve"> “</w:t>
      </w:r>
      <w:r w:rsidR="00A73753" w:rsidRPr="00933D6F">
        <w:rPr>
          <w:rFonts w:eastAsia="바탕체" w:cs="Times New Roman"/>
          <w:kern w:val="0"/>
          <w:szCs w:val="22"/>
          <w:u w:val="single"/>
        </w:rPr>
        <w:t>사유</w:t>
      </w:r>
      <w:r w:rsidR="00A73753" w:rsidRPr="00933D6F">
        <w:rPr>
          <w:rFonts w:eastAsia="바탕체" w:cs="Times New Roman"/>
          <w:kern w:val="0"/>
          <w:szCs w:val="22"/>
        </w:rPr>
        <w:t>”)</w:t>
      </w:r>
      <w:r w:rsidR="00A73753" w:rsidRPr="00933D6F">
        <w:rPr>
          <w:rFonts w:eastAsia="바탕체" w:cs="Times New Roman" w:hint="eastAsia"/>
          <w:kern w:val="0"/>
          <w:szCs w:val="22"/>
        </w:rPr>
        <w:t>과</w:t>
      </w:r>
      <w:r w:rsidR="00A73753" w:rsidRPr="00933D6F">
        <w:rPr>
          <w:rFonts w:eastAsia="바탕체" w:cs="Times New Roman"/>
          <w:kern w:val="0"/>
          <w:szCs w:val="22"/>
        </w:rPr>
        <w:t xml:space="preserve"> </w:t>
      </w:r>
      <w:r w:rsidR="00A73753" w:rsidRPr="00933D6F">
        <w:rPr>
          <w:rFonts w:eastAsia="바탕체" w:cs="Times New Roman"/>
          <w:kern w:val="0"/>
          <w:szCs w:val="22"/>
        </w:rPr>
        <w:t>함께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전체적으로</w:t>
      </w:r>
      <w:r w:rsidR="00A73753" w:rsidRPr="00933D6F">
        <w:rPr>
          <w:rFonts w:eastAsia="바탕체" w:hint="eastAsia"/>
          <w:kern w:val="0"/>
          <w:szCs w:val="22"/>
        </w:rPr>
        <w:t>,</w:t>
      </w:r>
      <w:r w:rsidR="00A73753" w:rsidRPr="00933D6F">
        <w:rPr>
          <w:rFonts w:eastAsia="바탕체"/>
          <w:kern w:val="0"/>
          <w:szCs w:val="22"/>
        </w:rPr>
        <w:t xml:space="preserve"> </w:t>
      </w:r>
      <w:r w:rsidRPr="00933D6F">
        <w:rPr>
          <w:rFonts w:cs="Times New Roman"/>
          <w:szCs w:val="22"/>
        </w:rPr>
        <w:t xml:space="preserve">(i) </w:t>
      </w:r>
      <w:r w:rsidRPr="00933D6F">
        <w:rPr>
          <w:rFonts w:cs="Times New Roman"/>
          <w:szCs w:val="22"/>
        </w:rPr>
        <w:t>대상회사</w:t>
      </w:r>
      <w:r w:rsidR="005D29C6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사업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자산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부채</w:t>
      </w:r>
      <w:r w:rsidRPr="00933D6F">
        <w:rPr>
          <w:rFonts w:cs="Times New Roman"/>
          <w:szCs w:val="22"/>
        </w:rPr>
        <w:t xml:space="preserve">, </w:t>
      </w:r>
      <w:r w:rsidR="00A73753" w:rsidRPr="00933D6F">
        <w:rPr>
          <w:rFonts w:cs="Times New Roman" w:hint="eastAsia"/>
          <w:szCs w:val="22"/>
        </w:rPr>
        <w:t>매출</w:t>
      </w:r>
      <w:r w:rsidR="00A73753" w:rsidRPr="00933D6F">
        <w:rPr>
          <w:rFonts w:cs="Times New Roman" w:hint="eastAsia"/>
          <w:szCs w:val="22"/>
        </w:rPr>
        <w:t>,</w:t>
      </w:r>
      <w:r w:rsidR="00A73753" w:rsidRPr="00933D6F">
        <w:rPr>
          <w:rFonts w:cs="Times New Roman"/>
          <w:szCs w:val="22"/>
        </w:rPr>
        <w:t xml:space="preserve"> </w:t>
      </w:r>
      <w:r w:rsidR="00A73753" w:rsidRPr="00933D6F">
        <w:rPr>
          <w:rFonts w:cs="Times New Roman" w:hint="eastAsia"/>
          <w:szCs w:val="22"/>
        </w:rPr>
        <w:t>이익</w:t>
      </w:r>
      <w:r w:rsidR="00A73753" w:rsidRPr="00933D6F">
        <w:rPr>
          <w:rFonts w:cs="Times New Roman" w:hint="eastAsia"/>
          <w:szCs w:val="22"/>
        </w:rPr>
        <w:t>,</w:t>
      </w:r>
      <w:r w:rsidR="00A73753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고용관계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고객관계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경영성과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재무상태</w:t>
      </w:r>
      <w:r w:rsidR="00A73753" w:rsidRPr="00933D6F">
        <w:rPr>
          <w:rFonts w:cs="Times New Roman" w:hint="eastAsia"/>
          <w:szCs w:val="22"/>
        </w:rPr>
        <w:t>,</w:t>
      </w:r>
      <w:r w:rsidR="00A73753" w:rsidRPr="00933D6F">
        <w:rPr>
          <w:rFonts w:cs="Times New Roman"/>
          <w:szCs w:val="22"/>
        </w:rPr>
        <w:t xml:space="preserve"> </w:t>
      </w:r>
      <w:r w:rsidR="00A73753" w:rsidRPr="00933D6F">
        <w:rPr>
          <w:rFonts w:cs="Times New Roman" w:hint="eastAsia"/>
          <w:szCs w:val="22"/>
        </w:rPr>
        <w:t>영업상태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기업가치에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중대하게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부정적인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영향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변경을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가져오거나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가져올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것으로</w:t>
      </w:r>
      <w:r w:rsidRPr="00933D6F">
        <w:rPr>
          <w:rFonts w:cs="Times New Roman"/>
          <w:szCs w:val="22"/>
        </w:rPr>
        <w:t xml:space="preserve"> </w:t>
      </w:r>
      <w:r w:rsidR="00072ECF" w:rsidRPr="00933D6F">
        <w:rPr>
          <w:rFonts w:cs="Times New Roman" w:hint="eastAsia"/>
          <w:szCs w:val="22"/>
        </w:rPr>
        <w:t>명백히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예상되는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일체의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사유</w:t>
      </w:r>
      <w:r w:rsidRPr="00933D6F">
        <w:rPr>
          <w:rFonts w:cs="Times New Roman"/>
          <w:szCs w:val="22"/>
        </w:rPr>
        <w:t xml:space="preserve">, (ii) </w:t>
      </w:r>
      <w:r w:rsidR="00E63701">
        <w:rPr>
          <w:rFonts w:cs="Times New Roman"/>
          <w:szCs w:val="22"/>
        </w:rPr>
        <w:t>매도인</w:t>
      </w:r>
      <w:r w:rsidR="006B48E1" w:rsidRPr="00933D6F">
        <w:rPr>
          <w:rFonts w:cs="Times New Roman" w:hint="eastAsia"/>
          <w:szCs w:val="22"/>
        </w:rPr>
        <w:t>,</w:t>
      </w:r>
      <w:r w:rsidR="006B48E1" w:rsidRPr="00933D6F">
        <w:rPr>
          <w:rFonts w:cs="Times New Roman"/>
          <w:szCs w:val="22"/>
        </w:rPr>
        <w:t xml:space="preserve"> </w:t>
      </w:r>
      <w:r w:rsidR="000D232F" w:rsidRPr="00933D6F">
        <w:rPr>
          <w:rFonts w:cs="Times New Roman" w:hint="eastAsia"/>
          <w:szCs w:val="22"/>
        </w:rPr>
        <w:t>대상회사</w:t>
      </w:r>
      <w:r w:rsidR="004F5E4C" w:rsidRPr="00933D6F">
        <w:rPr>
          <w:rFonts w:cs="Times New Roman" w:hint="eastAsia"/>
          <w:szCs w:val="22"/>
        </w:rPr>
        <w:t>등</w:t>
      </w:r>
      <w:r w:rsidR="000D232F" w:rsidRPr="00933D6F">
        <w:rPr>
          <w:rFonts w:cs="Times New Roman"/>
          <w:szCs w:val="22"/>
        </w:rPr>
        <w:t xml:space="preserve"> </w:t>
      </w:r>
      <w:r w:rsidR="006C365F" w:rsidRPr="00933D6F">
        <w:rPr>
          <w:rFonts w:cs="Times New Roman" w:hint="eastAsia"/>
          <w:szCs w:val="22"/>
        </w:rPr>
        <w:t>및</w:t>
      </w:r>
      <w:r w:rsidR="006C365F" w:rsidRPr="00933D6F">
        <w:rPr>
          <w:rFonts w:cs="Times New Roman" w:hint="eastAsia"/>
          <w:szCs w:val="22"/>
        </w:rPr>
        <w:t>/</w:t>
      </w:r>
      <w:r w:rsidR="006C365F" w:rsidRPr="00933D6F">
        <w:rPr>
          <w:rFonts w:cs="Times New Roman" w:hint="eastAsia"/>
          <w:szCs w:val="22"/>
        </w:rPr>
        <w:t>또는</w:t>
      </w:r>
      <w:r w:rsidR="006C365F" w:rsidRPr="00933D6F">
        <w:rPr>
          <w:rFonts w:cs="Times New Roman" w:hint="eastAsia"/>
          <w:szCs w:val="22"/>
        </w:rPr>
        <w:t xml:space="preserve"> </w:t>
      </w:r>
      <w:r w:rsidR="006B48E1" w:rsidRPr="00933D6F">
        <w:rPr>
          <w:rFonts w:cs="Times New Roman" w:hint="eastAsia"/>
          <w:szCs w:val="22"/>
        </w:rPr>
        <w:t>펜플</w:t>
      </w:r>
      <w:r w:rsidR="006B48E1" w:rsidRPr="00933D6F">
        <w:rPr>
          <w:rFonts w:cs="Times New Roman" w:hint="eastAsia"/>
          <w:szCs w:val="22"/>
        </w:rPr>
        <w:t xml:space="preserve"> </w:t>
      </w:r>
      <w:r w:rsidR="00E63701">
        <w:rPr>
          <w:rFonts w:cs="Times New Roman" w:hint="eastAsia"/>
          <w:szCs w:val="22"/>
        </w:rPr>
        <w:t>매도인</w:t>
      </w:r>
      <w:r w:rsidR="006B48E1" w:rsidRPr="00933D6F">
        <w:rPr>
          <w:rFonts w:cs="Times New Roman" w:hint="eastAsia"/>
          <w:szCs w:val="22"/>
        </w:rPr>
        <w:t>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본</w:t>
      </w:r>
      <w:r w:rsidR="006C365F" w:rsidRPr="00933D6F">
        <w:rPr>
          <w:rFonts w:cs="Times New Roman" w:hint="eastAsia"/>
          <w:szCs w:val="22"/>
        </w:rPr>
        <w:t>건</w:t>
      </w:r>
      <w:r w:rsidR="006C365F" w:rsidRPr="00933D6F">
        <w:rPr>
          <w:rFonts w:cs="Times New Roman" w:hint="eastAsia"/>
          <w:szCs w:val="22"/>
        </w:rPr>
        <w:t xml:space="preserve"> </w:t>
      </w:r>
      <w:r w:rsidR="006C365F" w:rsidRPr="00933D6F">
        <w:rPr>
          <w:rFonts w:cs="Times New Roman" w:hint="eastAsia"/>
          <w:szCs w:val="22"/>
        </w:rPr>
        <w:t>전체</w:t>
      </w:r>
      <w:r w:rsidR="006C365F" w:rsidRPr="00933D6F">
        <w:rPr>
          <w:rFonts w:cs="Times New Roman" w:hint="eastAsia"/>
          <w:szCs w:val="22"/>
        </w:rPr>
        <w:t xml:space="preserve"> </w:t>
      </w:r>
      <w:r w:rsidR="006C365F" w:rsidRPr="00933D6F">
        <w:rPr>
          <w:rFonts w:cs="Times New Roman" w:hint="eastAsia"/>
          <w:szCs w:val="22"/>
        </w:rPr>
        <w:t>거래</w:t>
      </w:r>
      <w:r w:rsidR="006C365F"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/>
          <w:szCs w:val="22"/>
        </w:rPr>
        <w:t>계약에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따른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의무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약정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합의를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이행할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권한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능력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자격에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중대하게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부정적인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영향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변경을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가져오거나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가져올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것으로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합리적으로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예상되는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(iii) </w:t>
      </w:r>
      <w:r w:rsidRPr="00933D6F">
        <w:rPr>
          <w:rFonts w:cs="Times New Roman"/>
          <w:szCs w:val="22"/>
        </w:rPr>
        <w:t>본건</w:t>
      </w:r>
      <w:r w:rsidRPr="00933D6F">
        <w:rPr>
          <w:rFonts w:cs="Times New Roman"/>
          <w:szCs w:val="22"/>
        </w:rPr>
        <w:t xml:space="preserve"> </w:t>
      </w:r>
      <w:r w:rsidR="006C365F" w:rsidRPr="00933D6F">
        <w:rPr>
          <w:rFonts w:cs="Times New Roman" w:hint="eastAsia"/>
          <w:szCs w:val="22"/>
        </w:rPr>
        <w:t>전체</w:t>
      </w:r>
      <w:r w:rsidR="006C365F"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/>
          <w:szCs w:val="22"/>
        </w:rPr>
        <w:t>거래</w:t>
      </w:r>
      <w:r w:rsidR="00A73753" w:rsidRPr="00933D6F">
        <w:rPr>
          <w:rFonts w:cs="Times New Roman" w:hint="eastAsia"/>
          <w:szCs w:val="22"/>
        </w:rPr>
        <w:t>의</w:t>
      </w:r>
      <w:r w:rsidR="00A73753" w:rsidRPr="00933D6F">
        <w:rPr>
          <w:rFonts w:cs="Times New Roman" w:hint="eastAsia"/>
          <w:szCs w:val="22"/>
        </w:rPr>
        <w:t xml:space="preserve"> </w:t>
      </w:r>
      <w:r w:rsidR="00A73753" w:rsidRPr="00933D6F">
        <w:rPr>
          <w:rFonts w:cs="Times New Roman" w:hint="eastAsia"/>
          <w:szCs w:val="22"/>
        </w:rPr>
        <w:t>이행</w:t>
      </w:r>
      <w:r w:rsidR="00A73753" w:rsidRPr="00933D6F">
        <w:rPr>
          <w:rFonts w:cs="Times New Roman" w:hint="eastAsia"/>
          <w:szCs w:val="22"/>
        </w:rPr>
        <w:t xml:space="preserve"> </w:t>
      </w:r>
      <w:r w:rsidR="00A73753" w:rsidRPr="00933D6F">
        <w:rPr>
          <w:rFonts w:cs="Times New Roman" w:hint="eastAsia"/>
          <w:szCs w:val="22"/>
        </w:rPr>
        <w:t>또는</w:t>
      </w:r>
      <w:r w:rsidR="00A73753" w:rsidRPr="00933D6F">
        <w:rPr>
          <w:rFonts w:cs="Times New Roman" w:hint="eastAsia"/>
          <w:szCs w:val="22"/>
        </w:rPr>
        <w:t xml:space="preserve"> </w:t>
      </w:r>
      <w:r w:rsidR="00A73753" w:rsidRPr="00933D6F">
        <w:rPr>
          <w:rFonts w:cs="Times New Roman" w:hint="eastAsia"/>
          <w:szCs w:val="22"/>
        </w:rPr>
        <w:t>종결을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불가능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위법이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되도록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하거나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중대하게</w:t>
      </w:r>
      <w:r w:rsidRPr="00933D6F">
        <w:rPr>
          <w:rFonts w:cs="Times New Roman"/>
          <w:szCs w:val="22"/>
        </w:rPr>
        <w:t xml:space="preserve"> </w:t>
      </w:r>
      <w:r w:rsidR="00A73753" w:rsidRPr="00933D6F">
        <w:rPr>
          <w:rFonts w:cs="Times New Roman" w:hint="eastAsia"/>
          <w:szCs w:val="22"/>
        </w:rPr>
        <w:t>방해</w:t>
      </w:r>
      <w:r w:rsidR="00A73753" w:rsidRPr="00933D6F">
        <w:rPr>
          <w:rFonts w:cs="Times New Roman" w:hint="eastAsia"/>
          <w:szCs w:val="22"/>
        </w:rPr>
        <w:t>,</w:t>
      </w:r>
      <w:r w:rsidR="00A73753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지연하는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그러한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효과를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발생시킬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것으로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합리적으로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예상되는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사유</w:t>
      </w:r>
      <w:r w:rsidR="00A73753" w:rsidRPr="00933D6F">
        <w:rPr>
          <w:rFonts w:cs="Times New Roman" w:hint="eastAsia"/>
          <w:szCs w:val="22"/>
        </w:rPr>
        <w:t>를</w:t>
      </w:r>
      <w:r w:rsidRPr="00933D6F">
        <w:rPr>
          <w:rFonts w:cs="Times New Roman"/>
          <w:szCs w:val="22"/>
        </w:rPr>
        <w:t xml:space="preserve"> </w:t>
      </w:r>
      <w:r w:rsidR="008C56E8" w:rsidRPr="00933D6F">
        <w:rPr>
          <w:rFonts w:cs="Times New Roman"/>
          <w:szCs w:val="22"/>
        </w:rPr>
        <w:t>의미한다</w:t>
      </w:r>
      <w:r w:rsidR="008C56E8" w:rsidRPr="00933D6F">
        <w:rPr>
          <w:rFonts w:cs="Times New Roman"/>
          <w:szCs w:val="22"/>
        </w:rPr>
        <w:t>.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다만</w:t>
      </w:r>
      <w:r w:rsidR="00072ECF" w:rsidRPr="00933D6F">
        <w:rPr>
          <w:rFonts w:cs="Times New Roman"/>
        </w:rPr>
        <w:t xml:space="preserve">, </w:t>
      </w:r>
      <w:r w:rsidR="00072ECF" w:rsidRPr="00933D6F">
        <w:rPr>
          <w:rFonts w:cs="Times New Roman"/>
        </w:rPr>
        <w:t>다음의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사건</w:t>
      </w:r>
      <w:r w:rsidR="00072ECF" w:rsidRPr="00933D6F">
        <w:rPr>
          <w:rFonts w:cs="Times New Roman"/>
        </w:rPr>
        <w:t xml:space="preserve">, </w:t>
      </w:r>
      <w:r w:rsidR="00072ECF" w:rsidRPr="00933D6F">
        <w:rPr>
          <w:rFonts w:cs="Times New Roman"/>
        </w:rPr>
        <w:t>사유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또는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사정은</w:t>
      </w:r>
      <w:r w:rsidR="00072ECF" w:rsidRPr="00933D6F">
        <w:rPr>
          <w:rFonts w:cs="Times New Roman"/>
        </w:rPr>
        <w:t xml:space="preserve">, </w:t>
      </w:r>
      <w:r w:rsidR="00072ECF" w:rsidRPr="00933D6F">
        <w:rPr>
          <w:rFonts w:cs="Times New Roman"/>
        </w:rPr>
        <w:t>대상회사</w:t>
      </w:r>
      <w:r w:rsidR="00B831D7">
        <w:rPr>
          <w:rFonts w:cs="Times New Roman" w:hint="eastAsia"/>
        </w:rPr>
        <w:t>등</w:t>
      </w:r>
      <w:r w:rsidR="00072ECF" w:rsidRPr="00933D6F">
        <w:rPr>
          <w:rFonts w:cs="Times New Roman"/>
        </w:rPr>
        <w:t>에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불균형적으로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부정적인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영향을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미치지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않는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한</w:t>
      </w:r>
      <w:r w:rsidR="00072ECF" w:rsidRPr="00933D6F">
        <w:rPr>
          <w:rFonts w:cs="Times New Roman"/>
        </w:rPr>
        <w:t xml:space="preserve">, </w:t>
      </w:r>
      <w:r w:rsidR="00072ECF" w:rsidRPr="00933D6F">
        <w:rPr>
          <w:rFonts w:cs="Times New Roman"/>
        </w:rPr>
        <w:t>중대하게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부정적인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영향으로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간주되거나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중대하게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부정적인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영향의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발생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여부를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결정함에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있어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고려되지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아니한다</w:t>
      </w:r>
      <w:r w:rsidR="00072ECF" w:rsidRPr="00933D6F">
        <w:rPr>
          <w:rFonts w:cs="Times New Roman"/>
        </w:rPr>
        <w:t xml:space="preserve">: </w:t>
      </w:r>
      <w:r w:rsidR="00072ECF" w:rsidRPr="00933D6F">
        <w:t xml:space="preserve">(a) </w:t>
      </w:r>
      <w:r w:rsidR="00072ECF" w:rsidRPr="00933D6F">
        <w:t>대한민국</w:t>
      </w:r>
      <w:r w:rsidR="00072ECF" w:rsidRPr="00933D6F">
        <w:t xml:space="preserve"> </w:t>
      </w:r>
      <w:r w:rsidR="00072ECF" w:rsidRPr="00933D6F">
        <w:t>또는</w:t>
      </w:r>
      <w:r w:rsidR="00072ECF" w:rsidRPr="00933D6F">
        <w:t xml:space="preserve"> </w:t>
      </w:r>
      <w:r w:rsidR="00072ECF" w:rsidRPr="00933D6F">
        <w:t>국제적인</w:t>
      </w:r>
      <w:r w:rsidR="00072ECF" w:rsidRPr="00933D6F">
        <w:t xml:space="preserve"> </w:t>
      </w:r>
      <w:r w:rsidR="00072ECF" w:rsidRPr="00933D6F">
        <w:t>경제</w:t>
      </w:r>
      <w:r w:rsidR="00072ECF" w:rsidRPr="00933D6F">
        <w:t xml:space="preserve">, </w:t>
      </w:r>
      <w:r w:rsidR="00072ECF" w:rsidRPr="00933D6F">
        <w:t>정치</w:t>
      </w:r>
      <w:r w:rsidR="00072ECF" w:rsidRPr="00933D6F">
        <w:t xml:space="preserve">, </w:t>
      </w:r>
      <w:r w:rsidR="00072ECF" w:rsidRPr="00933D6F">
        <w:t>사회</w:t>
      </w:r>
      <w:r w:rsidR="00072ECF" w:rsidRPr="00933D6F">
        <w:t xml:space="preserve"> </w:t>
      </w:r>
      <w:r w:rsidR="00072ECF" w:rsidRPr="00933D6F">
        <w:t>환경의</w:t>
      </w:r>
      <w:r w:rsidR="00072ECF" w:rsidRPr="00933D6F">
        <w:t xml:space="preserve"> </w:t>
      </w:r>
      <w:r w:rsidR="00072ECF" w:rsidRPr="00933D6F">
        <w:t>변화</w:t>
      </w:r>
      <w:r w:rsidR="00072ECF" w:rsidRPr="00933D6F">
        <w:t xml:space="preserve">, (b) </w:t>
      </w:r>
      <w:r w:rsidR="00072ECF" w:rsidRPr="00933D6F">
        <w:t>대상회사가</w:t>
      </w:r>
      <w:r w:rsidR="00072ECF" w:rsidRPr="00933D6F">
        <w:t xml:space="preserve"> </w:t>
      </w:r>
      <w:r w:rsidR="00072ECF" w:rsidRPr="00933D6F">
        <w:t>속한</w:t>
      </w:r>
      <w:r w:rsidR="00072ECF" w:rsidRPr="00933D6F">
        <w:t xml:space="preserve"> </w:t>
      </w:r>
      <w:r w:rsidR="00072ECF" w:rsidRPr="00933D6F">
        <w:t>산업분야나</w:t>
      </w:r>
      <w:r w:rsidR="00072ECF" w:rsidRPr="00933D6F">
        <w:t xml:space="preserve"> </w:t>
      </w:r>
      <w:r w:rsidR="00072ECF" w:rsidRPr="00933D6F">
        <w:t>시장의</w:t>
      </w:r>
      <w:r w:rsidR="00072ECF" w:rsidRPr="00933D6F">
        <w:t xml:space="preserve"> </w:t>
      </w:r>
      <w:r w:rsidR="00072ECF" w:rsidRPr="00933D6F">
        <w:t>일반적인</w:t>
      </w:r>
      <w:r w:rsidR="00072ECF" w:rsidRPr="00933D6F">
        <w:t xml:space="preserve"> </w:t>
      </w:r>
      <w:r w:rsidR="00072ECF" w:rsidRPr="00933D6F">
        <w:t>변화</w:t>
      </w:r>
      <w:r w:rsidR="00072ECF" w:rsidRPr="00933D6F">
        <w:t xml:space="preserve">, (c) </w:t>
      </w:r>
      <w:r w:rsidR="00072ECF" w:rsidRPr="00933D6F">
        <w:t>전쟁</w:t>
      </w:r>
      <w:r w:rsidR="00072ECF" w:rsidRPr="00933D6F">
        <w:t xml:space="preserve">, </w:t>
      </w:r>
      <w:r w:rsidR="00072ECF" w:rsidRPr="00933D6F">
        <w:t>천재지변</w:t>
      </w:r>
      <w:r w:rsidR="00072ECF" w:rsidRPr="00933D6F">
        <w:t xml:space="preserve">, </w:t>
      </w:r>
      <w:r w:rsidR="00072ECF" w:rsidRPr="00933D6F">
        <w:t>테러</w:t>
      </w:r>
      <w:r w:rsidR="00072ECF" w:rsidRPr="00933D6F">
        <w:t xml:space="preserve">, </w:t>
      </w:r>
      <w:r w:rsidR="00072ECF" w:rsidRPr="00933D6F">
        <w:t>내전</w:t>
      </w:r>
      <w:r w:rsidR="00072ECF" w:rsidRPr="00933D6F">
        <w:t xml:space="preserve">, </w:t>
      </w:r>
      <w:r w:rsidR="00072ECF" w:rsidRPr="00933D6F">
        <w:rPr>
          <w:rFonts w:hint="eastAsia"/>
        </w:rPr>
        <w:t>자연재해</w:t>
      </w:r>
      <w:r w:rsidR="00072ECF" w:rsidRPr="00933D6F">
        <w:rPr>
          <w:rFonts w:hint="eastAsia"/>
        </w:rPr>
        <w:t xml:space="preserve">, </w:t>
      </w:r>
      <w:r w:rsidR="00072ECF" w:rsidRPr="00933D6F">
        <w:t>또는</w:t>
      </w:r>
      <w:r w:rsidR="00072ECF" w:rsidRPr="00933D6F">
        <w:t xml:space="preserve"> </w:t>
      </w:r>
      <w:r w:rsidR="00072ECF" w:rsidRPr="00933D6F">
        <w:t>코로나바이러스</w:t>
      </w:r>
      <w:r w:rsidR="00072ECF" w:rsidRPr="00933D6F">
        <w:t xml:space="preserve"> </w:t>
      </w:r>
      <w:r w:rsidR="00072ECF" w:rsidRPr="00933D6F">
        <w:t>감염증</w:t>
      </w:r>
      <w:r w:rsidR="00072ECF" w:rsidRPr="00933D6F">
        <w:t xml:space="preserve">-19(COVID-19) </w:t>
      </w:r>
      <w:r w:rsidR="00072ECF" w:rsidRPr="00933D6F">
        <w:t>등</w:t>
      </w:r>
      <w:r w:rsidR="00072ECF" w:rsidRPr="00933D6F">
        <w:t xml:space="preserve"> </w:t>
      </w:r>
      <w:r w:rsidR="00072ECF" w:rsidRPr="00933D6F">
        <w:t>전염병</w:t>
      </w:r>
      <w:r w:rsidR="00072ECF" w:rsidRPr="00933D6F">
        <w:rPr>
          <w:rFonts w:hint="eastAsia"/>
        </w:rPr>
        <w:t xml:space="preserve">, </w:t>
      </w:r>
      <w:r w:rsidR="00072ECF" w:rsidRPr="00933D6F">
        <w:rPr>
          <w:rFonts w:hint="eastAsia"/>
        </w:rPr>
        <w:t>감염병</w:t>
      </w:r>
      <w:r w:rsidR="00072ECF" w:rsidRPr="00933D6F">
        <w:t xml:space="preserve"> </w:t>
      </w:r>
      <w:r w:rsidR="00072ECF" w:rsidRPr="00933D6F">
        <w:t>또는</w:t>
      </w:r>
      <w:r w:rsidR="00072ECF" w:rsidRPr="00933D6F">
        <w:t xml:space="preserve"> </w:t>
      </w:r>
      <w:r w:rsidR="00072ECF" w:rsidRPr="00933D6F">
        <w:t>유행병</w:t>
      </w:r>
      <w:r w:rsidR="00072ECF" w:rsidRPr="00933D6F">
        <w:rPr>
          <w:rFonts w:hint="eastAsia"/>
        </w:rPr>
        <w:t>의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발생</w:t>
      </w:r>
      <w:r w:rsidR="00072ECF" w:rsidRPr="00933D6F">
        <w:rPr>
          <w:rFonts w:hint="eastAsia"/>
        </w:rPr>
        <w:t xml:space="preserve">, </w:t>
      </w:r>
      <w:r w:rsidR="00072ECF" w:rsidRPr="00933D6F">
        <w:rPr>
          <w:rFonts w:hint="eastAsia"/>
        </w:rPr>
        <w:t>계속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및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악화</w:t>
      </w:r>
      <w:r w:rsidR="00072ECF" w:rsidRPr="00933D6F">
        <w:rPr>
          <w:rFonts w:cs="Times New Roman"/>
        </w:rPr>
        <w:t>, (</w:t>
      </w:r>
      <w:r w:rsidR="008650B8">
        <w:rPr>
          <w:rFonts w:cs="Times New Roman" w:hint="eastAsia"/>
        </w:rPr>
        <w:t>d</w:t>
      </w:r>
      <w:r w:rsidR="00072ECF" w:rsidRPr="00933D6F">
        <w:rPr>
          <w:rFonts w:cs="Times New Roman"/>
        </w:rPr>
        <w:t xml:space="preserve">) </w:t>
      </w:r>
      <w:r w:rsidR="00072ECF" w:rsidRPr="00933D6F">
        <w:rPr>
          <w:rFonts w:cs="Times New Roman"/>
        </w:rPr>
        <w:t>금융시장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또는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증권시장의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변화</w:t>
      </w:r>
      <w:r w:rsidR="00072ECF" w:rsidRPr="00933D6F">
        <w:rPr>
          <w:rFonts w:hint="eastAsia"/>
        </w:rPr>
        <w:t>{</w:t>
      </w:r>
      <w:r w:rsidR="00072ECF" w:rsidRPr="00933D6F">
        <w:t>금리</w:t>
      </w:r>
      <w:r w:rsidR="00072ECF" w:rsidRPr="00933D6F">
        <w:t xml:space="preserve">, </w:t>
      </w:r>
      <w:r w:rsidR="00072ECF" w:rsidRPr="00933D6F">
        <w:t>환율</w:t>
      </w:r>
      <w:r w:rsidR="00072ECF" w:rsidRPr="00933D6F">
        <w:t xml:space="preserve">, </w:t>
      </w:r>
      <w:r w:rsidR="00072ECF" w:rsidRPr="00933D6F">
        <w:t>지수의</w:t>
      </w:r>
      <w:r w:rsidR="00072ECF" w:rsidRPr="00933D6F">
        <w:t xml:space="preserve"> </w:t>
      </w:r>
      <w:r w:rsidR="00072ECF" w:rsidRPr="00933D6F">
        <w:t>변경을</w:t>
      </w:r>
      <w:r w:rsidR="00072ECF" w:rsidRPr="00933D6F">
        <w:t xml:space="preserve"> </w:t>
      </w:r>
      <w:r w:rsidR="00072ECF" w:rsidRPr="00933D6F">
        <w:t>포함함</w:t>
      </w:r>
      <w:r w:rsidR="00072ECF" w:rsidRPr="00933D6F">
        <w:rPr>
          <w:rFonts w:hint="eastAsia"/>
        </w:rPr>
        <w:t>}</w:t>
      </w:r>
      <w:r w:rsidR="00072ECF" w:rsidRPr="00933D6F">
        <w:rPr>
          <w:rFonts w:cs="Times New Roman"/>
        </w:rPr>
        <w:t>, (</w:t>
      </w:r>
      <w:r w:rsidR="008650B8">
        <w:rPr>
          <w:rFonts w:cs="Times New Roman" w:hint="eastAsia"/>
        </w:rPr>
        <w:t>e</w:t>
      </w:r>
      <w:r w:rsidR="00072ECF" w:rsidRPr="00933D6F">
        <w:rPr>
          <w:rFonts w:cs="Times New Roman"/>
        </w:rPr>
        <w:t xml:space="preserve">) </w:t>
      </w:r>
      <w:r w:rsidR="00072ECF" w:rsidRPr="00933D6F">
        <w:rPr>
          <w:rFonts w:cs="Times New Roman"/>
        </w:rPr>
        <w:t>법령</w:t>
      </w:r>
      <w:r w:rsidR="00072ECF" w:rsidRPr="00933D6F">
        <w:rPr>
          <w:rFonts w:cs="Times New Roman"/>
        </w:rPr>
        <w:t xml:space="preserve">, </w:t>
      </w:r>
      <w:r w:rsidR="00072ECF" w:rsidRPr="00933D6F">
        <w:rPr>
          <w:rFonts w:cs="Times New Roman"/>
        </w:rPr>
        <w:t>일반적으로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인정되는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회계원칙이나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회계기준의</w:t>
      </w:r>
      <w:r w:rsidR="00072ECF" w:rsidRPr="00933D6F">
        <w:rPr>
          <w:rFonts w:cs="Times New Roman"/>
        </w:rPr>
        <w:t xml:space="preserve"> </w:t>
      </w:r>
      <w:r w:rsidR="00072ECF" w:rsidRPr="00933D6F">
        <w:rPr>
          <w:rFonts w:cs="Times New Roman"/>
        </w:rPr>
        <w:t>변경</w:t>
      </w:r>
      <w:r w:rsidR="00072ECF" w:rsidRPr="00933D6F">
        <w:rPr>
          <w:rFonts w:cs="Times New Roman" w:hint="eastAsia"/>
        </w:rPr>
        <w:t xml:space="preserve">, </w:t>
      </w:r>
      <w:r w:rsidR="00072ECF" w:rsidRPr="00933D6F">
        <w:t>(</w:t>
      </w:r>
      <w:r w:rsidR="008650B8">
        <w:rPr>
          <w:rFonts w:hint="eastAsia"/>
        </w:rPr>
        <w:t>f</w:t>
      </w:r>
      <w:r w:rsidR="00072ECF" w:rsidRPr="00933D6F">
        <w:t xml:space="preserve">) </w:t>
      </w:r>
      <w:r w:rsidR="00072ECF" w:rsidRPr="00933D6F">
        <w:t>파업</w:t>
      </w:r>
      <w:r w:rsidR="00072ECF" w:rsidRPr="00933D6F">
        <w:rPr>
          <w:rFonts w:hint="eastAsia"/>
        </w:rPr>
        <w:t>,</w:t>
      </w:r>
      <w:r w:rsidR="00072ECF" w:rsidRPr="00933D6F">
        <w:t xml:space="preserve"> </w:t>
      </w:r>
      <w:r w:rsidR="00072ECF" w:rsidRPr="00933D6F">
        <w:t>조업중단</w:t>
      </w:r>
      <w:r w:rsidR="00072ECF" w:rsidRPr="00933D6F">
        <w:rPr>
          <w:rFonts w:hint="eastAsia"/>
        </w:rPr>
        <w:t xml:space="preserve">, </w:t>
      </w:r>
      <w:r w:rsidR="00072ECF" w:rsidRPr="00933D6F">
        <w:rPr>
          <w:rFonts w:hint="eastAsia"/>
        </w:rPr>
        <w:t>노동쟁의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기타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노사분쟁</w:t>
      </w:r>
      <w:r w:rsidR="00072ECF" w:rsidRPr="00933D6F">
        <w:t>, (</w:t>
      </w:r>
      <w:r w:rsidR="008650B8">
        <w:rPr>
          <w:rFonts w:hint="eastAsia"/>
        </w:rPr>
        <w:t>g</w:t>
      </w:r>
      <w:r w:rsidR="00072ECF" w:rsidRPr="00933D6F">
        <w:t xml:space="preserve">) </w:t>
      </w:r>
      <w:r w:rsidR="00072ECF" w:rsidRPr="00933D6F">
        <w:t>법령</w:t>
      </w:r>
      <w:r w:rsidR="00072ECF" w:rsidRPr="00933D6F">
        <w:t xml:space="preserve">, </w:t>
      </w:r>
      <w:r w:rsidR="00072ECF" w:rsidRPr="00933D6F">
        <w:t>일반적으로</w:t>
      </w:r>
      <w:r w:rsidR="00072ECF" w:rsidRPr="00933D6F">
        <w:t xml:space="preserve"> </w:t>
      </w:r>
      <w:r w:rsidR="00072ECF" w:rsidRPr="00933D6F">
        <w:t>인정되는</w:t>
      </w:r>
      <w:r w:rsidR="00072ECF" w:rsidRPr="00933D6F">
        <w:t xml:space="preserve"> </w:t>
      </w:r>
      <w:r w:rsidR="00072ECF" w:rsidRPr="00933D6F">
        <w:t>회계원칙이나</w:t>
      </w:r>
      <w:r w:rsidR="00072ECF" w:rsidRPr="00933D6F">
        <w:t xml:space="preserve"> </w:t>
      </w:r>
      <w:r w:rsidR="00072ECF" w:rsidRPr="00933D6F">
        <w:t>회계기준</w:t>
      </w:r>
      <w:r w:rsidR="00072ECF" w:rsidRPr="00933D6F">
        <w:t xml:space="preserve"> </w:t>
      </w:r>
      <w:r w:rsidR="00072ECF" w:rsidRPr="00933D6F">
        <w:t>또는</w:t>
      </w:r>
      <w:r w:rsidR="00072ECF" w:rsidRPr="00933D6F">
        <w:t xml:space="preserve"> </w:t>
      </w:r>
      <w:r w:rsidR="00072ECF" w:rsidRPr="00933D6F">
        <w:rPr>
          <w:rFonts w:hint="eastAsia"/>
        </w:rPr>
        <w:t>각</w:t>
      </w:r>
      <w:r w:rsidR="00072ECF" w:rsidRPr="00933D6F">
        <w:rPr>
          <w:rFonts w:hint="eastAsia"/>
        </w:rPr>
        <w:t xml:space="preserve"> </w:t>
      </w:r>
      <w:r w:rsidR="00072ECF" w:rsidRPr="00933D6F">
        <w:t>그</w:t>
      </w:r>
      <w:r w:rsidR="00072ECF" w:rsidRPr="00933D6F">
        <w:t xml:space="preserve"> </w:t>
      </w:r>
      <w:r w:rsidR="00072ECF" w:rsidRPr="00933D6F">
        <w:t>해석의</w:t>
      </w:r>
      <w:r w:rsidR="00072ECF" w:rsidRPr="00933D6F">
        <w:t xml:space="preserve"> </w:t>
      </w:r>
      <w:r w:rsidR="00072ECF" w:rsidRPr="00933D6F">
        <w:t>변경</w:t>
      </w:r>
      <w:r w:rsidR="00072ECF" w:rsidRPr="00933D6F">
        <w:t xml:space="preserve">, </w:t>
      </w:r>
      <w:r w:rsidR="00072ECF" w:rsidRPr="00933D6F">
        <w:rPr>
          <w:rFonts w:hint="eastAsia"/>
        </w:rPr>
        <w:t>또는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회계정책</w:t>
      </w:r>
      <w:r w:rsidR="00072ECF" w:rsidRPr="00933D6F">
        <w:rPr>
          <w:rFonts w:hint="eastAsia"/>
        </w:rPr>
        <w:t xml:space="preserve">, </w:t>
      </w:r>
      <w:r w:rsidR="00072ECF" w:rsidRPr="00933D6F">
        <w:rPr>
          <w:rFonts w:hint="eastAsia"/>
        </w:rPr>
        <w:t>방법</w:t>
      </w:r>
      <w:r w:rsidR="00072ECF" w:rsidRPr="00933D6F">
        <w:rPr>
          <w:rFonts w:hint="eastAsia"/>
        </w:rPr>
        <w:t xml:space="preserve">, </w:t>
      </w:r>
      <w:r w:rsidR="00072ECF" w:rsidRPr="00933D6F">
        <w:rPr>
          <w:rFonts w:hint="eastAsia"/>
        </w:rPr>
        <w:t>추정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등의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적용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및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변경과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자산가치에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대한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평가</w:t>
      </w:r>
      <w:r w:rsidR="00072ECF" w:rsidRPr="00933D6F">
        <w:rPr>
          <w:rFonts w:hint="eastAsia"/>
        </w:rPr>
        <w:t>(</w:t>
      </w:r>
      <w:r w:rsidR="00072ECF" w:rsidRPr="00933D6F">
        <w:rPr>
          <w:rFonts w:hint="eastAsia"/>
        </w:rPr>
        <w:t>감정평가에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의한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자산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평가액의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변동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포함</w:t>
      </w:r>
      <w:r w:rsidR="00072ECF" w:rsidRPr="00933D6F">
        <w:rPr>
          <w:rFonts w:hint="eastAsia"/>
        </w:rPr>
        <w:t xml:space="preserve">), </w:t>
      </w:r>
      <w:r w:rsidR="00072ECF" w:rsidRPr="00933D6F">
        <w:rPr>
          <w:rFonts w:hint="eastAsia"/>
        </w:rPr>
        <w:t>채권의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회수가능성에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대한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판단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등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주관적인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판단을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요하는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사항</w:t>
      </w:r>
      <w:r w:rsidR="00072ECF" w:rsidRPr="00933D6F">
        <w:rPr>
          <w:rFonts w:hint="eastAsia"/>
        </w:rPr>
        <w:t xml:space="preserve">, </w:t>
      </w:r>
      <w:r w:rsidR="00072ECF" w:rsidRPr="00933D6F">
        <w:t>(</w:t>
      </w:r>
      <w:r w:rsidR="008650B8">
        <w:rPr>
          <w:rFonts w:hint="eastAsia"/>
        </w:rPr>
        <w:t>h</w:t>
      </w:r>
      <w:r w:rsidR="00072ECF" w:rsidRPr="00933D6F">
        <w:t xml:space="preserve">) </w:t>
      </w:r>
      <w:r w:rsidR="00072ECF" w:rsidRPr="00933D6F">
        <w:t>본</w:t>
      </w:r>
      <w:r w:rsidR="00072ECF" w:rsidRPr="00933D6F">
        <w:t xml:space="preserve"> </w:t>
      </w:r>
      <w:r w:rsidR="00072ECF" w:rsidRPr="00933D6F">
        <w:t>계약이나</w:t>
      </w:r>
      <w:r w:rsidR="00072ECF" w:rsidRPr="00933D6F">
        <w:t xml:space="preserve"> </w:t>
      </w:r>
      <w:r w:rsidR="00072ECF" w:rsidRPr="00933D6F">
        <w:t>본건</w:t>
      </w:r>
      <w:r w:rsidR="00072ECF" w:rsidRPr="00933D6F">
        <w:t xml:space="preserve"> </w:t>
      </w:r>
      <w:r w:rsidR="00072ECF" w:rsidRPr="00933D6F">
        <w:t>거래</w:t>
      </w:r>
      <w:r w:rsidR="00072ECF" w:rsidRPr="00933D6F">
        <w:rPr>
          <w:rFonts w:hint="eastAsia"/>
        </w:rPr>
        <w:t>에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관한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협상</w:t>
      </w:r>
      <w:r w:rsidR="00072ECF" w:rsidRPr="00933D6F">
        <w:rPr>
          <w:rFonts w:hint="eastAsia"/>
        </w:rPr>
        <w:t xml:space="preserve">, </w:t>
      </w:r>
      <w:r w:rsidR="00072ECF" w:rsidRPr="00933D6F">
        <w:rPr>
          <w:rFonts w:hint="eastAsia"/>
        </w:rPr>
        <w:t>체결</w:t>
      </w:r>
      <w:r w:rsidR="00072ECF" w:rsidRPr="00933D6F">
        <w:rPr>
          <w:rFonts w:hint="eastAsia"/>
        </w:rPr>
        <w:t>,</w:t>
      </w:r>
      <w:r w:rsidR="00072ECF" w:rsidRPr="00933D6F">
        <w:t xml:space="preserve"> </w:t>
      </w:r>
      <w:r w:rsidR="00072ECF" w:rsidRPr="00933D6F">
        <w:t>발표</w:t>
      </w:r>
      <w:r w:rsidR="00072ECF" w:rsidRPr="00933D6F">
        <w:t xml:space="preserve">, </w:t>
      </w:r>
      <w:r w:rsidR="00072ECF" w:rsidRPr="00933D6F">
        <w:t>보도나</w:t>
      </w:r>
      <w:r w:rsidR="00072ECF" w:rsidRPr="00933D6F">
        <w:t xml:space="preserve"> </w:t>
      </w:r>
      <w:r w:rsidR="00072ECF" w:rsidRPr="00933D6F">
        <w:t>공시</w:t>
      </w:r>
      <w:r w:rsidR="00072ECF" w:rsidRPr="00933D6F">
        <w:t xml:space="preserve"> </w:t>
      </w:r>
      <w:r w:rsidR="00072ECF" w:rsidRPr="00933D6F">
        <w:t>또는</w:t>
      </w:r>
      <w:r w:rsidR="00072ECF" w:rsidRPr="00933D6F">
        <w:t xml:space="preserve"> </w:t>
      </w:r>
      <w:r w:rsidR="00072ECF" w:rsidRPr="00933D6F">
        <w:rPr>
          <w:rFonts w:hint="eastAsia"/>
        </w:rPr>
        <w:t>거래종결</w:t>
      </w:r>
      <w:r w:rsidR="00072ECF" w:rsidRPr="00933D6F">
        <w:rPr>
          <w:rFonts w:hint="eastAsia"/>
        </w:rPr>
        <w:t>(</w:t>
      </w:r>
      <w:r w:rsidR="00072ECF" w:rsidRPr="00933D6F">
        <w:rPr>
          <w:rFonts w:hint="eastAsia"/>
        </w:rPr>
        <w:t>이하에서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정의함</w:t>
      </w:r>
      <w:r w:rsidR="00072ECF" w:rsidRPr="00933D6F">
        <w:rPr>
          <w:rFonts w:hint="eastAsia"/>
        </w:rPr>
        <w:t xml:space="preserve">) </w:t>
      </w:r>
      <w:r w:rsidR="00072ECF" w:rsidRPr="00933D6F">
        <w:rPr>
          <w:rFonts w:hint="eastAsia"/>
        </w:rPr>
        <w:t>기타</w:t>
      </w:r>
      <w:r w:rsidR="00072ECF" w:rsidRPr="00933D6F">
        <w:rPr>
          <w:rFonts w:hint="eastAsia"/>
        </w:rPr>
        <w:t xml:space="preserve"> </w:t>
      </w:r>
      <w:r w:rsidR="00072ECF" w:rsidRPr="00933D6F">
        <w:t>본</w:t>
      </w:r>
      <w:r w:rsidR="00072ECF" w:rsidRPr="00933D6F">
        <w:t xml:space="preserve"> </w:t>
      </w:r>
      <w:r w:rsidR="00072ECF" w:rsidRPr="00933D6F">
        <w:t>계약에서</w:t>
      </w:r>
      <w:r w:rsidR="00072ECF" w:rsidRPr="00933D6F">
        <w:t xml:space="preserve"> </w:t>
      </w:r>
      <w:r w:rsidR="00072ECF" w:rsidRPr="00933D6F">
        <w:t>예정한</w:t>
      </w:r>
      <w:r w:rsidR="00072ECF" w:rsidRPr="00933D6F">
        <w:t xml:space="preserve"> </w:t>
      </w:r>
      <w:r w:rsidR="00072ECF" w:rsidRPr="00933D6F">
        <w:t>조치나</w:t>
      </w:r>
      <w:r w:rsidR="00072ECF" w:rsidRPr="00933D6F">
        <w:t xml:space="preserve"> </w:t>
      </w:r>
      <w:r w:rsidR="00072ECF" w:rsidRPr="00933D6F">
        <w:t>의무의</w:t>
      </w:r>
      <w:r w:rsidR="00072ECF" w:rsidRPr="00933D6F">
        <w:t xml:space="preserve"> </w:t>
      </w:r>
      <w:r w:rsidR="00072ECF" w:rsidRPr="00933D6F">
        <w:t>이행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및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그로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인해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발생하는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영향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또는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변화</w:t>
      </w:r>
      <w:r w:rsidR="00072ECF" w:rsidRPr="00933D6F">
        <w:t>, (</w:t>
      </w:r>
      <w:r w:rsidR="008650B8">
        <w:rPr>
          <w:rFonts w:hint="eastAsia"/>
        </w:rPr>
        <w:t>i</w:t>
      </w:r>
      <w:r w:rsidR="00072ECF" w:rsidRPr="00933D6F">
        <w:t xml:space="preserve">) </w:t>
      </w:r>
      <w:r w:rsidR="00072ECF" w:rsidRPr="00933D6F">
        <w:rPr>
          <w:rFonts w:hint="eastAsia"/>
        </w:rPr>
        <w:t>매수인의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조치</w:t>
      </w:r>
      <w:r w:rsidR="00072ECF" w:rsidRPr="00933D6F">
        <w:rPr>
          <w:rFonts w:hint="eastAsia"/>
        </w:rPr>
        <w:t xml:space="preserve">, </w:t>
      </w:r>
      <w:r w:rsidR="00072ECF" w:rsidRPr="00933D6F">
        <w:rPr>
          <w:szCs w:val="23"/>
        </w:rPr>
        <w:t>매수인의</w:t>
      </w:r>
      <w:r w:rsidR="00072ECF" w:rsidRPr="00933D6F">
        <w:t xml:space="preserve"> </w:t>
      </w:r>
      <w:r w:rsidR="00072ECF" w:rsidRPr="00933D6F">
        <w:t>동의를</w:t>
      </w:r>
      <w:r w:rsidR="00072ECF" w:rsidRPr="00933D6F">
        <w:t xml:space="preserve"> </w:t>
      </w:r>
      <w:r w:rsidR="00072ECF" w:rsidRPr="00933D6F">
        <w:t>받거나</w:t>
      </w:r>
      <w:r w:rsidR="00072ECF" w:rsidRPr="00933D6F">
        <w:t xml:space="preserve"> </w:t>
      </w:r>
      <w:r w:rsidR="00072ECF" w:rsidRPr="00933D6F">
        <w:t>매수인의</w:t>
      </w:r>
      <w:r w:rsidR="00072ECF" w:rsidRPr="00933D6F">
        <w:t xml:space="preserve"> </w:t>
      </w:r>
      <w:r w:rsidR="00072ECF" w:rsidRPr="00933D6F">
        <w:t>요청에</w:t>
      </w:r>
      <w:r w:rsidR="00072ECF" w:rsidRPr="00933D6F">
        <w:t xml:space="preserve"> </w:t>
      </w:r>
      <w:r w:rsidR="00072ECF" w:rsidRPr="00933D6F">
        <w:t>따른</w:t>
      </w:r>
      <w:r w:rsidR="00072ECF" w:rsidRPr="00933D6F">
        <w:t xml:space="preserve"> </w:t>
      </w:r>
      <w:r w:rsidR="00072ECF" w:rsidRPr="00933D6F">
        <w:t>행위</w:t>
      </w:r>
      <w:r w:rsidR="00072ECF" w:rsidRPr="00933D6F">
        <w:t>,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매수인의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부동의로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행해지지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못한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조치로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인해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발생하는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영향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또는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변경</w:t>
      </w:r>
      <w:r w:rsidR="00072ECF" w:rsidRPr="00933D6F">
        <w:rPr>
          <w:rFonts w:hint="eastAsia"/>
        </w:rPr>
        <w:t>,</w:t>
      </w:r>
      <w:r w:rsidR="00072ECF" w:rsidRPr="00933D6F">
        <w:t xml:space="preserve"> (</w:t>
      </w:r>
      <w:r w:rsidR="008650B8">
        <w:rPr>
          <w:rFonts w:hint="eastAsia"/>
        </w:rPr>
        <w:t>j</w:t>
      </w:r>
      <w:r w:rsidR="00072ECF" w:rsidRPr="00933D6F">
        <w:t xml:space="preserve">) </w:t>
      </w:r>
      <w:r w:rsidR="00E63701">
        <w:rPr>
          <w:rFonts w:hint="eastAsia"/>
        </w:rPr>
        <w:t>매도인</w:t>
      </w:r>
      <w:r w:rsidR="00072ECF" w:rsidRPr="00933D6F">
        <w:rPr>
          <w:rFonts w:hint="eastAsia"/>
        </w:rPr>
        <w:t xml:space="preserve">, </w:t>
      </w:r>
      <w:r w:rsidR="00072ECF" w:rsidRPr="00933D6F">
        <w:rPr>
          <w:rFonts w:hint="eastAsia"/>
        </w:rPr>
        <w:t>매수인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또는</w:t>
      </w:r>
      <w:r w:rsidR="00072ECF" w:rsidRPr="00933D6F">
        <w:rPr>
          <w:rFonts w:hint="eastAsia"/>
        </w:rPr>
        <w:t xml:space="preserve"> </w:t>
      </w:r>
      <w:r w:rsidR="00072ECF" w:rsidRPr="00933D6F">
        <w:t>대상회사</w:t>
      </w:r>
      <w:r w:rsidR="006F2DC0">
        <w:rPr>
          <w:rFonts w:hint="eastAsia"/>
        </w:rPr>
        <w:t>등</w:t>
      </w:r>
      <w:r w:rsidR="00072ECF" w:rsidRPr="00933D6F">
        <w:t>의</w:t>
      </w:r>
      <w:r w:rsidR="00072ECF" w:rsidRPr="00933D6F">
        <w:t xml:space="preserve"> </w:t>
      </w:r>
      <w:r w:rsidR="00072ECF" w:rsidRPr="00933D6F">
        <w:t>내부적</w:t>
      </w:r>
      <w:r w:rsidR="00072ECF" w:rsidRPr="00933D6F">
        <w:t xml:space="preserve"> </w:t>
      </w:r>
      <w:r w:rsidR="00072ECF" w:rsidRPr="00933D6F">
        <w:t>또는</w:t>
      </w:r>
      <w:r w:rsidR="00072ECF" w:rsidRPr="00933D6F">
        <w:t xml:space="preserve"> </w:t>
      </w:r>
      <w:r w:rsidR="00072ECF" w:rsidRPr="00933D6F">
        <w:t>공개된</w:t>
      </w:r>
      <w:r w:rsidR="00072ECF" w:rsidRPr="00933D6F">
        <w:t xml:space="preserve"> </w:t>
      </w:r>
      <w:r w:rsidR="00072ECF" w:rsidRPr="00933D6F">
        <w:t>전망</w:t>
      </w:r>
      <w:r w:rsidR="00072ECF" w:rsidRPr="00933D6F">
        <w:t xml:space="preserve">, </w:t>
      </w:r>
      <w:r w:rsidR="00072ECF" w:rsidRPr="00933D6F">
        <w:t>예산</w:t>
      </w:r>
      <w:r w:rsidR="00072ECF" w:rsidRPr="00933D6F">
        <w:t xml:space="preserve">, </w:t>
      </w:r>
      <w:r w:rsidR="00072ECF" w:rsidRPr="00933D6F">
        <w:t>계획</w:t>
      </w:r>
      <w:r w:rsidR="00072ECF" w:rsidRPr="00933D6F">
        <w:t xml:space="preserve">, </w:t>
      </w:r>
      <w:r w:rsidR="00072ECF" w:rsidRPr="00933D6F">
        <w:t>매출</w:t>
      </w:r>
      <w:r w:rsidR="00072ECF" w:rsidRPr="00933D6F">
        <w:t xml:space="preserve">, </w:t>
      </w:r>
      <w:r w:rsidR="00072ECF" w:rsidRPr="00933D6F">
        <w:t>이익</w:t>
      </w:r>
      <w:r w:rsidR="00072ECF" w:rsidRPr="00933D6F">
        <w:t xml:space="preserve"> </w:t>
      </w:r>
      <w:r w:rsidR="00072ECF" w:rsidRPr="00933D6F">
        <w:t>또는</w:t>
      </w:r>
      <w:r w:rsidR="00072ECF" w:rsidRPr="00933D6F">
        <w:t xml:space="preserve"> </w:t>
      </w:r>
      <w:r w:rsidR="00072ECF" w:rsidRPr="00933D6F">
        <w:t>기타</w:t>
      </w:r>
      <w:r w:rsidR="00072ECF" w:rsidRPr="00933D6F">
        <w:t xml:space="preserve"> </w:t>
      </w:r>
      <w:r w:rsidR="00072ECF" w:rsidRPr="00933D6F">
        <w:t>재무</w:t>
      </w:r>
      <w:r w:rsidR="00072ECF" w:rsidRPr="00933D6F">
        <w:t xml:space="preserve"> </w:t>
      </w:r>
      <w:r w:rsidR="00072ECF" w:rsidRPr="00933D6F">
        <w:t>성과나</w:t>
      </w:r>
      <w:r w:rsidR="00072ECF" w:rsidRPr="00933D6F">
        <w:t xml:space="preserve"> </w:t>
      </w:r>
      <w:r w:rsidR="00072ECF" w:rsidRPr="00933D6F">
        <w:t>경영성과에</w:t>
      </w:r>
      <w:r w:rsidR="00072ECF" w:rsidRPr="00933D6F">
        <w:t xml:space="preserve"> </w:t>
      </w:r>
      <w:r w:rsidR="00072ECF" w:rsidRPr="00933D6F">
        <w:t>대한</w:t>
      </w:r>
      <w:r w:rsidR="00072ECF" w:rsidRPr="00933D6F">
        <w:t xml:space="preserve"> </w:t>
      </w:r>
      <w:r w:rsidR="00072ECF" w:rsidRPr="00933D6F">
        <w:t>예상의</w:t>
      </w:r>
      <w:r w:rsidR="00072ECF" w:rsidRPr="00933D6F">
        <w:t xml:space="preserve"> </w:t>
      </w:r>
      <w:r w:rsidR="00072ECF" w:rsidRPr="00933D6F">
        <w:t>불충족</w:t>
      </w:r>
      <w:r w:rsidR="00072ECF" w:rsidRPr="00933D6F">
        <w:rPr>
          <w:rFonts w:hint="eastAsia"/>
        </w:rPr>
        <w:t>, (</w:t>
      </w:r>
      <w:r w:rsidR="008650B8">
        <w:rPr>
          <w:rFonts w:hint="eastAsia"/>
        </w:rPr>
        <w:t>k</w:t>
      </w:r>
      <w:r w:rsidR="00072ECF" w:rsidRPr="00933D6F">
        <w:rPr>
          <w:rFonts w:hint="eastAsia"/>
        </w:rPr>
        <w:t xml:space="preserve">) </w:t>
      </w:r>
      <w:r w:rsidR="00072ECF" w:rsidRPr="00933D6F">
        <w:rPr>
          <w:rFonts w:hint="eastAsia"/>
        </w:rPr>
        <w:t>통상적인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사업과정에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따른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영향</w:t>
      </w:r>
      <w:r w:rsidR="00072ECF" w:rsidRPr="00933D6F">
        <w:rPr>
          <w:rFonts w:hint="eastAsia"/>
        </w:rPr>
        <w:t xml:space="preserve">, </w:t>
      </w:r>
      <w:r w:rsidR="00072ECF" w:rsidRPr="00933D6F">
        <w:rPr>
          <w:rFonts w:hint="eastAsia"/>
        </w:rPr>
        <w:t>통상적인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사업과정에서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발생하는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대상회사</w:t>
      </w:r>
      <w:r w:rsidR="00967A48">
        <w:rPr>
          <w:rFonts w:hint="eastAsia"/>
        </w:rPr>
        <w:t>등</w:t>
      </w:r>
      <w:r w:rsidR="00072ECF" w:rsidRPr="00933D6F">
        <w:rPr>
          <w:rFonts w:hint="eastAsia"/>
        </w:rPr>
        <w:t>의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매출</w:t>
      </w:r>
      <w:r w:rsidR="00072ECF" w:rsidRPr="00933D6F">
        <w:rPr>
          <w:rFonts w:hint="eastAsia"/>
        </w:rPr>
        <w:t xml:space="preserve">, </w:t>
      </w:r>
      <w:r w:rsidR="00072ECF" w:rsidRPr="00933D6F">
        <w:rPr>
          <w:rFonts w:hint="eastAsia"/>
        </w:rPr>
        <w:t>이익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등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영업실적의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악화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또는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영업권의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손상이나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그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영업권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평가액의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감소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및</w:t>
      </w:r>
      <w:r w:rsidR="00072ECF" w:rsidRPr="00933D6F">
        <w:t xml:space="preserve"> (</w:t>
      </w:r>
      <w:r w:rsidR="008650B8">
        <w:rPr>
          <w:rFonts w:hint="eastAsia"/>
        </w:rPr>
        <w:t>l</w:t>
      </w:r>
      <w:r w:rsidR="00072ECF" w:rsidRPr="00933D6F">
        <w:t xml:space="preserve">) </w:t>
      </w:r>
      <w:r w:rsidR="00E63701">
        <w:t>매도인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또는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대상회사</w:t>
      </w:r>
      <w:r w:rsidR="00182643">
        <w:rPr>
          <w:rFonts w:hint="eastAsia"/>
        </w:rPr>
        <w:t>등이</w:t>
      </w:r>
      <w:r w:rsidR="00072ECF" w:rsidRPr="00933D6F">
        <w:t xml:space="preserve"> </w:t>
      </w:r>
      <w:r w:rsidR="00072ECF" w:rsidRPr="00933D6F">
        <w:t>거래종결일</w:t>
      </w:r>
      <w:r w:rsidR="00072ECF" w:rsidRPr="00933D6F">
        <w:rPr>
          <w:rFonts w:hint="eastAsia"/>
        </w:rPr>
        <w:t>(</w:t>
      </w:r>
      <w:r w:rsidR="00072ECF" w:rsidRPr="00933D6F">
        <w:rPr>
          <w:rFonts w:hint="eastAsia"/>
        </w:rPr>
        <w:t>이하에서</w:t>
      </w:r>
      <w:r w:rsidR="00072ECF" w:rsidRPr="00933D6F">
        <w:rPr>
          <w:rFonts w:hint="eastAsia"/>
        </w:rPr>
        <w:t xml:space="preserve"> </w:t>
      </w:r>
      <w:r w:rsidR="00072ECF" w:rsidRPr="00933D6F">
        <w:rPr>
          <w:rFonts w:hint="eastAsia"/>
        </w:rPr>
        <w:t>정의함</w:t>
      </w:r>
      <w:r w:rsidR="00072ECF" w:rsidRPr="00933D6F">
        <w:rPr>
          <w:rFonts w:hint="eastAsia"/>
        </w:rPr>
        <w:t>)</w:t>
      </w:r>
      <w:r w:rsidR="00072ECF" w:rsidRPr="00933D6F">
        <w:t xml:space="preserve"> </w:t>
      </w:r>
      <w:r w:rsidR="00072ECF" w:rsidRPr="00933D6F">
        <w:t>이전에</w:t>
      </w:r>
      <w:r w:rsidR="00072ECF" w:rsidRPr="00933D6F">
        <w:t xml:space="preserve"> </w:t>
      </w:r>
      <w:r w:rsidR="00072ECF" w:rsidRPr="00933D6F">
        <w:t>치유하는</w:t>
      </w:r>
      <w:r w:rsidR="00072ECF" w:rsidRPr="00933D6F">
        <w:t xml:space="preserve"> </w:t>
      </w:r>
      <w:r w:rsidR="00072ECF" w:rsidRPr="00933D6F">
        <w:t>사항</w:t>
      </w:r>
      <w:r w:rsidR="00072ECF" w:rsidRPr="00933D6F">
        <w:t>.</w:t>
      </w:r>
      <w:r w:rsidR="00072ECF" w:rsidRPr="00933D6F" w:rsidDel="00C65B38">
        <w:rPr>
          <w:rFonts w:cs="Times New Roman"/>
        </w:rPr>
        <w:t xml:space="preserve"> </w:t>
      </w:r>
    </w:p>
    <w:p w14:paraId="7CD8E589" w14:textId="5768E184" w:rsidR="006F4ED8" w:rsidRPr="00933D6F" w:rsidRDefault="006F4ED8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중요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계약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이란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대상회사</w:t>
      </w:r>
      <w:r w:rsidR="005D29C6" w:rsidRPr="00933D6F">
        <w:rPr>
          <w:rFonts w:cs="Times New Roman"/>
          <w:szCs w:val="22"/>
        </w:rPr>
        <w:t>등이</w:t>
      </w:r>
      <w:r w:rsidR="005D29C6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당사자</w:t>
      </w:r>
      <w:r w:rsidR="002D1503" w:rsidRPr="00933D6F">
        <w:rPr>
          <w:rFonts w:cs="Times New Roman"/>
          <w:szCs w:val="22"/>
        </w:rPr>
        <w:t>로서</w:t>
      </w:r>
      <w:r w:rsidRPr="00933D6F">
        <w:rPr>
          <w:rFonts w:cs="Times New Roman"/>
          <w:szCs w:val="22"/>
        </w:rPr>
        <w:t xml:space="preserve"> </w:t>
      </w:r>
      <w:r w:rsidR="002D1503" w:rsidRPr="00933D6F">
        <w:rPr>
          <w:rFonts w:cs="Times New Roman"/>
          <w:szCs w:val="22"/>
        </w:rPr>
        <w:t>대상</w:t>
      </w:r>
      <w:r w:rsidR="002D1503" w:rsidRPr="00933D6F">
        <w:rPr>
          <w:rFonts w:cs="Times New Roman"/>
          <w:kern w:val="0"/>
          <w:szCs w:val="22"/>
        </w:rPr>
        <w:t>회사</w:t>
      </w:r>
      <w:r w:rsidR="005D29C6" w:rsidRPr="00933D6F">
        <w:rPr>
          <w:rFonts w:cs="Times New Roman"/>
          <w:kern w:val="0"/>
          <w:szCs w:val="22"/>
        </w:rPr>
        <w:t>등</w:t>
      </w:r>
      <w:r w:rsidR="002D1503" w:rsidRPr="00933D6F">
        <w:rPr>
          <w:rFonts w:cs="Times New Roman"/>
          <w:kern w:val="0"/>
          <w:szCs w:val="22"/>
        </w:rPr>
        <w:t>의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영업</w:t>
      </w:r>
      <w:r w:rsidR="002D1503" w:rsidRPr="00933D6F">
        <w:rPr>
          <w:rFonts w:cs="Times New Roman"/>
          <w:kern w:val="0"/>
          <w:szCs w:val="22"/>
        </w:rPr>
        <w:t xml:space="preserve">, </w:t>
      </w:r>
      <w:r w:rsidR="002D1503" w:rsidRPr="00933D6F">
        <w:rPr>
          <w:rFonts w:cs="Times New Roman"/>
          <w:kern w:val="0"/>
          <w:szCs w:val="22"/>
        </w:rPr>
        <w:t>자산</w:t>
      </w:r>
      <w:r w:rsidR="002D1503" w:rsidRPr="00933D6F">
        <w:rPr>
          <w:rFonts w:cs="Times New Roman"/>
          <w:kern w:val="0"/>
          <w:szCs w:val="22"/>
        </w:rPr>
        <w:t xml:space="preserve">, </w:t>
      </w:r>
      <w:r w:rsidR="002D1503" w:rsidRPr="00933D6F">
        <w:rPr>
          <w:rFonts w:cs="Times New Roman"/>
          <w:kern w:val="0"/>
          <w:szCs w:val="22"/>
        </w:rPr>
        <w:t>부채</w:t>
      </w:r>
      <w:r w:rsidR="002D1503" w:rsidRPr="00933D6F">
        <w:rPr>
          <w:rFonts w:cs="Times New Roman"/>
          <w:kern w:val="0"/>
          <w:szCs w:val="22"/>
        </w:rPr>
        <w:t xml:space="preserve">, </w:t>
      </w:r>
      <w:r w:rsidR="002D1503" w:rsidRPr="00933D6F">
        <w:rPr>
          <w:rFonts w:cs="Times New Roman"/>
          <w:kern w:val="0"/>
          <w:szCs w:val="22"/>
        </w:rPr>
        <w:t>고용</w:t>
      </w:r>
      <w:r w:rsidR="002D1503" w:rsidRPr="00933D6F">
        <w:rPr>
          <w:rFonts w:cs="Times New Roman"/>
          <w:kern w:val="0"/>
          <w:szCs w:val="22"/>
        </w:rPr>
        <w:t xml:space="preserve">, </w:t>
      </w:r>
      <w:r w:rsidR="002D1503" w:rsidRPr="00933D6F">
        <w:rPr>
          <w:rFonts w:cs="Times New Roman"/>
          <w:kern w:val="0"/>
          <w:szCs w:val="22"/>
        </w:rPr>
        <w:t>고객</w:t>
      </w:r>
      <w:r w:rsidR="002D1503" w:rsidRPr="00933D6F">
        <w:rPr>
          <w:rFonts w:cs="Times New Roman"/>
          <w:kern w:val="0"/>
          <w:szCs w:val="22"/>
        </w:rPr>
        <w:t xml:space="preserve">, </w:t>
      </w:r>
      <w:r w:rsidR="002D1503" w:rsidRPr="00933D6F">
        <w:rPr>
          <w:rFonts w:cs="Times New Roman"/>
          <w:kern w:val="0"/>
          <w:szCs w:val="22"/>
        </w:rPr>
        <w:t>경영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등에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중요한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영향을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미치거나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미칠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수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있는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구두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또는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서면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기타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여하한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형태의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계약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또는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약정으로서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다음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각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호를</w:t>
      </w:r>
      <w:r w:rsidR="002D1503" w:rsidRPr="00933D6F">
        <w:rPr>
          <w:rFonts w:cs="Times New Roman"/>
          <w:kern w:val="0"/>
          <w:szCs w:val="22"/>
        </w:rPr>
        <w:t xml:space="preserve"> </w:t>
      </w:r>
      <w:r w:rsidR="002D1503" w:rsidRPr="00933D6F">
        <w:rPr>
          <w:rFonts w:cs="Times New Roman"/>
          <w:kern w:val="0"/>
          <w:szCs w:val="22"/>
        </w:rPr>
        <w:t>포함한다</w:t>
      </w:r>
      <w:r w:rsidR="002D1503" w:rsidRPr="00933D6F">
        <w:rPr>
          <w:rFonts w:cs="Times New Roman"/>
          <w:kern w:val="0"/>
          <w:szCs w:val="22"/>
        </w:rPr>
        <w:t xml:space="preserve">. </w:t>
      </w:r>
      <w:r w:rsidR="00A73753" w:rsidRPr="00933D6F">
        <w:rPr>
          <w:rFonts w:eastAsia="바탕체" w:hint="eastAsia"/>
          <w:kern w:val="0"/>
          <w:szCs w:val="22"/>
        </w:rPr>
        <w:t>다음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각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항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중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일정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금액의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기준이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설정된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규</w:t>
      </w:r>
      <w:r w:rsidR="00A73753" w:rsidRPr="00933D6F">
        <w:rPr>
          <w:rFonts w:eastAsia="바탕체" w:hint="eastAsia"/>
          <w:kern w:val="0"/>
          <w:szCs w:val="22"/>
        </w:rPr>
        <w:lastRenderedPageBreak/>
        <w:t>정을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적용함에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있어서는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동일한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거래를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구성하는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복수의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계약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또는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관련되는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일련의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거래를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하나의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계약으로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보고</w:t>
      </w:r>
      <w:r w:rsidR="00A73753" w:rsidRPr="00933D6F">
        <w:rPr>
          <w:rFonts w:eastAsia="바탕체" w:hint="eastAsia"/>
          <w:kern w:val="0"/>
          <w:szCs w:val="22"/>
        </w:rPr>
        <w:t xml:space="preserve">, </w:t>
      </w:r>
      <w:r w:rsidR="00A73753" w:rsidRPr="00933D6F">
        <w:rPr>
          <w:rFonts w:eastAsia="바탕체" w:hint="eastAsia"/>
          <w:kern w:val="0"/>
          <w:szCs w:val="22"/>
        </w:rPr>
        <w:t>이들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계약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또는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거래의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각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금액을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합산하여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해당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금액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기준의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충족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여부를</w:t>
      </w:r>
      <w:r w:rsidR="00A73753" w:rsidRPr="00933D6F">
        <w:rPr>
          <w:rFonts w:eastAsia="바탕체" w:hint="eastAsia"/>
          <w:kern w:val="0"/>
          <w:szCs w:val="22"/>
        </w:rPr>
        <w:t xml:space="preserve"> </w:t>
      </w:r>
      <w:r w:rsidR="00A73753" w:rsidRPr="00933D6F">
        <w:rPr>
          <w:rFonts w:eastAsia="바탕체" w:hint="eastAsia"/>
          <w:kern w:val="0"/>
          <w:szCs w:val="22"/>
        </w:rPr>
        <w:t>판단한다</w:t>
      </w:r>
      <w:r w:rsidR="00A73753" w:rsidRPr="00933D6F">
        <w:rPr>
          <w:rFonts w:eastAsia="바탕체" w:hint="eastAsia"/>
          <w:kern w:val="0"/>
          <w:szCs w:val="22"/>
        </w:rPr>
        <w:t>.</w:t>
      </w:r>
      <w:r w:rsidR="000C0256" w:rsidRPr="00933D6F">
        <w:rPr>
          <w:rFonts w:cs="Times New Roman"/>
          <w:szCs w:val="22"/>
        </w:rPr>
        <w:t xml:space="preserve"> </w:t>
      </w:r>
    </w:p>
    <w:p w14:paraId="27EAAF15" w14:textId="77777777" w:rsidR="006F4ED8" w:rsidRPr="00933D6F" w:rsidRDefault="006F4ED8" w:rsidP="008E282B">
      <w:pPr>
        <w:pStyle w:val="BKLH3-1"/>
        <w:numPr>
          <w:ilvl w:val="2"/>
          <w:numId w:val="20"/>
        </w:numPr>
        <w:outlineLvl w:val="9"/>
        <w:rPr>
          <w:szCs w:val="22"/>
        </w:rPr>
      </w:pPr>
      <w:r w:rsidRPr="00933D6F">
        <w:rPr>
          <w:szCs w:val="22"/>
        </w:rPr>
        <w:t>정부기관과의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</w:t>
      </w:r>
    </w:p>
    <w:p w14:paraId="3C42896A" w14:textId="42ADAEA8" w:rsidR="00F72586" w:rsidRDefault="00A73753" w:rsidP="0014718A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F72586">
        <w:rPr>
          <w:rFonts w:hint="eastAsia"/>
          <w:szCs w:val="22"/>
        </w:rPr>
        <w:t>가맹</w:t>
      </w:r>
      <w:r w:rsidR="000C0799" w:rsidRPr="00F72586">
        <w:rPr>
          <w:rFonts w:hint="eastAsia"/>
          <w:szCs w:val="22"/>
        </w:rPr>
        <w:t>점사업자와</w:t>
      </w:r>
      <w:r w:rsidRPr="00F72586">
        <w:rPr>
          <w:rFonts w:hint="eastAsia"/>
          <w:szCs w:val="22"/>
        </w:rPr>
        <w:t>의</w:t>
      </w:r>
      <w:r w:rsidRPr="00F72586">
        <w:rPr>
          <w:rFonts w:hint="eastAsia"/>
          <w:szCs w:val="22"/>
        </w:rPr>
        <w:t xml:space="preserve"> </w:t>
      </w:r>
      <w:r w:rsidR="00B5497C" w:rsidRPr="00F72586">
        <w:rPr>
          <w:rFonts w:hint="eastAsia"/>
          <w:szCs w:val="22"/>
        </w:rPr>
        <w:t>계약</w:t>
      </w:r>
      <w:r w:rsidR="00B5497C" w:rsidRPr="00F72586">
        <w:rPr>
          <w:rFonts w:hint="eastAsia"/>
          <w:szCs w:val="22"/>
        </w:rPr>
        <w:t>(</w:t>
      </w:r>
      <w:r w:rsidRPr="00F72586">
        <w:rPr>
          <w:rFonts w:hint="eastAsia"/>
          <w:szCs w:val="22"/>
        </w:rPr>
        <w:t>가맹계약</w:t>
      </w:r>
      <w:r w:rsidR="00B5497C" w:rsidRPr="00F72586">
        <w:rPr>
          <w:rFonts w:hint="eastAsia"/>
          <w:szCs w:val="22"/>
        </w:rPr>
        <w:t xml:space="preserve"> </w:t>
      </w:r>
      <w:r w:rsidR="00B5497C" w:rsidRPr="00F72586">
        <w:rPr>
          <w:rFonts w:hint="eastAsia"/>
          <w:szCs w:val="22"/>
        </w:rPr>
        <w:t>포함</w:t>
      </w:r>
      <w:r w:rsidR="00B5497C" w:rsidRPr="00F72586">
        <w:rPr>
          <w:rFonts w:hint="eastAsia"/>
          <w:szCs w:val="22"/>
        </w:rPr>
        <w:t>)</w:t>
      </w:r>
    </w:p>
    <w:p w14:paraId="5A6D6FBD" w14:textId="0D347519" w:rsidR="00B5497C" w:rsidRPr="00933D6F" w:rsidRDefault="00B5497C" w:rsidP="0014718A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933D6F">
        <w:rPr>
          <w:rFonts w:hint="eastAsia"/>
          <w:szCs w:val="22"/>
        </w:rPr>
        <w:t>본건</w:t>
      </w:r>
      <w:r w:rsidRPr="00933D6F">
        <w:rPr>
          <w:rFonts w:hint="eastAsia"/>
          <w:szCs w:val="22"/>
        </w:rPr>
        <w:t xml:space="preserve"> </w:t>
      </w:r>
      <w:r w:rsidR="00044A32">
        <w:rPr>
          <w:rFonts w:hint="eastAsia"/>
          <w:szCs w:val="22"/>
        </w:rPr>
        <w:t>특정자산</w:t>
      </w:r>
      <w:r w:rsidR="00044A32">
        <w:rPr>
          <w:rFonts w:hint="eastAsia"/>
          <w:szCs w:val="22"/>
        </w:rPr>
        <w:t xml:space="preserve"> </w:t>
      </w:r>
      <w:r w:rsidR="00044A32">
        <w:rPr>
          <w:rFonts w:hint="eastAsia"/>
          <w:szCs w:val="22"/>
        </w:rPr>
        <w:t>양수도</w:t>
      </w:r>
      <w:r w:rsidRPr="00933D6F">
        <w:rPr>
          <w:rFonts w:hint="eastAsia"/>
          <w:szCs w:val="22"/>
        </w:rPr>
        <w:t>계약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및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이에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부수하여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체결되는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부속계약</w:t>
      </w:r>
    </w:p>
    <w:p w14:paraId="3364844C" w14:textId="08D56FF4" w:rsidR="006F4ED8" w:rsidRPr="00933D6F" w:rsidRDefault="0055476C" w:rsidP="0014718A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933D6F">
        <w:rPr>
          <w:rFonts w:hint="eastAsia"/>
        </w:rPr>
        <w:t>금</w:t>
      </w:r>
      <w:r w:rsidRPr="00933D6F">
        <w:rPr>
          <w:rFonts w:hint="eastAsia"/>
        </w:rPr>
        <w:t xml:space="preserve"> </w:t>
      </w:r>
      <w:r w:rsidR="0082215A">
        <w:rPr>
          <w:rFonts w:hint="eastAsia"/>
        </w:rPr>
        <w:t>25</w:t>
      </w:r>
      <w:r w:rsidR="0082215A">
        <w:rPr>
          <w:rFonts w:hint="eastAsia"/>
        </w:rPr>
        <w:t>억</w:t>
      </w:r>
      <w:r w:rsidR="0082215A">
        <w:rPr>
          <w:rFonts w:hint="eastAsia"/>
        </w:rPr>
        <w:t xml:space="preserve"> </w:t>
      </w:r>
      <w:r w:rsidR="009D526C">
        <w:rPr>
          <w:rFonts w:hint="eastAsia"/>
        </w:rPr>
        <w:t>원</w:t>
      </w:r>
      <w:r w:rsidRPr="00933D6F">
        <w:rPr>
          <w:rFonts w:hint="eastAsia"/>
        </w:rPr>
        <w:t>을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초과하는</w:t>
      </w:r>
      <w:r w:rsidRPr="00933D6F">
        <w:rPr>
          <w:szCs w:val="22"/>
        </w:rPr>
        <w:t xml:space="preserve"> </w:t>
      </w:r>
      <w:r w:rsidR="006F4ED8" w:rsidRPr="00933D6F">
        <w:rPr>
          <w:szCs w:val="22"/>
        </w:rPr>
        <w:t>금융기관</w:t>
      </w:r>
      <w:r w:rsidR="006F4ED8" w:rsidRPr="00933D6F">
        <w:rPr>
          <w:szCs w:val="22"/>
        </w:rPr>
        <w:t xml:space="preserve"> </w:t>
      </w:r>
      <w:r w:rsidR="006F4ED8" w:rsidRPr="00933D6F">
        <w:rPr>
          <w:szCs w:val="22"/>
        </w:rPr>
        <w:t>차입</w:t>
      </w:r>
      <w:r w:rsidR="006F4ED8" w:rsidRPr="00933D6F">
        <w:rPr>
          <w:szCs w:val="22"/>
        </w:rPr>
        <w:t xml:space="preserve">, </w:t>
      </w:r>
      <w:r w:rsidR="006F4ED8" w:rsidRPr="00933D6F">
        <w:rPr>
          <w:szCs w:val="22"/>
        </w:rPr>
        <w:t>여신한도</w:t>
      </w:r>
      <w:r w:rsidR="006F4ED8" w:rsidRPr="00933D6F">
        <w:rPr>
          <w:szCs w:val="22"/>
        </w:rPr>
        <w:t xml:space="preserve">, </w:t>
      </w:r>
      <w:r w:rsidR="006F4ED8" w:rsidRPr="00933D6F">
        <w:rPr>
          <w:szCs w:val="22"/>
        </w:rPr>
        <w:t>기업어음</w:t>
      </w:r>
      <w:r w:rsidR="006F4ED8" w:rsidRPr="00933D6F">
        <w:rPr>
          <w:szCs w:val="22"/>
        </w:rPr>
        <w:t xml:space="preserve">(CP) </w:t>
      </w:r>
      <w:r w:rsidR="006F4ED8" w:rsidRPr="00933D6F">
        <w:rPr>
          <w:szCs w:val="22"/>
        </w:rPr>
        <w:t>및</w:t>
      </w:r>
      <w:r w:rsidR="006F4ED8" w:rsidRPr="00933D6F">
        <w:rPr>
          <w:szCs w:val="22"/>
        </w:rPr>
        <w:t xml:space="preserve"> </w:t>
      </w:r>
      <w:r w:rsidR="006F4ED8" w:rsidRPr="00933D6F">
        <w:rPr>
          <w:szCs w:val="22"/>
        </w:rPr>
        <w:t>사채에</w:t>
      </w:r>
      <w:r w:rsidR="006F4ED8" w:rsidRPr="00933D6F">
        <w:rPr>
          <w:szCs w:val="22"/>
        </w:rPr>
        <w:t xml:space="preserve"> </w:t>
      </w:r>
      <w:r w:rsidR="006F4ED8" w:rsidRPr="00933D6F">
        <w:rPr>
          <w:szCs w:val="22"/>
        </w:rPr>
        <w:t>관한</w:t>
      </w:r>
      <w:r w:rsidR="006F4ED8" w:rsidRPr="00933D6F">
        <w:rPr>
          <w:szCs w:val="22"/>
        </w:rPr>
        <w:t xml:space="preserve"> </w:t>
      </w:r>
      <w:r w:rsidR="006F4ED8" w:rsidRPr="00933D6F">
        <w:rPr>
          <w:szCs w:val="22"/>
        </w:rPr>
        <w:t>계약</w:t>
      </w:r>
    </w:p>
    <w:p w14:paraId="32341AE5" w14:textId="5CCE1E1E" w:rsidR="006F4ED8" w:rsidRPr="00F72586" w:rsidRDefault="0055476C" w:rsidP="0014718A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933D6F">
        <w:rPr>
          <w:rFonts w:hint="eastAsia"/>
        </w:rPr>
        <w:t>금</w:t>
      </w:r>
      <w:r w:rsidRPr="00933D6F">
        <w:rPr>
          <w:rFonts w:hint="eastAsia"/>
        </w:rPr>
        <w:t xml:space="preserve"> </w:t>
      </w:r>
      <w:r w:rsidR="0082215A">
        <w:rPr>
          <w:rFonts w:hint="eastAsia"/>
        </w:rPr>
        <w:t>25</w:t>
      </w:r>
      <w:r w:rsidR="0082215A">
        <w:rPr>
          <w:rFonts w:hint="eastAsia"/>
        </w:rPr>
        <w:t>억</w:t>
      </w:r>
      <w:r w:rsidR="0082215A" w:rsidRPr="00933D6F" w:rsidDel="0082215A">
        <w:rPr>
          <w:rFonts w:hint="eastAsia"/>
        </w:rPr>
        <w:t xml:space="preserve"> </w:t>
      </w:r>
      <w:r w:rsidR="009D526C">
        <w:rPr>
          <w:rFonts w:hint="eastAsia"/>
        </w:rPr>
        <w:t>원</w:t>
      </w:r>
      <w:r w:rsidRPr="00933D6F">
        <w:rPr>
          <w:rFonts w:hint="eastAsia"/>
        </w:rPr>
        <w:t>을</w:t>
      </w:r>
      <w:r w:rsidRPr="00933D6F">
        <w:rPr>
          <w:rFonts w:hint="eastAsia"/>
        </w:rPr>
        <w:t xml:space="preserve"> </w:t>
      </w:r>
      <w:r w:rsidRPr="00933D6F">
        <w:rPr>
          <w:rFonts w:hint="eastAsia"/>
        </w:rPr>
        <w:t>초과하는</w:t>
      </w:r>
      <w:r w:rsidRPr="00933D6F">
        <w:rPr>
          <w:szCs w:val="22"/>
        </w:rPr>
        <w:t xml:space="preserve"> </w:t>
      </w:r>
      <w:r w:rsidR="006F4ED8" w:rsidRPr="00933D6F">
        <w:rPr>
          <w:szCs w:val="22"/>
        </w:rPr>
        <w:t>대상회사</w:t>
      </w:r>
      <w:r w:rsidR="005D29C6" w:rsidRPr="00933D6F">
        <w:rPr>
          <w:szCs w:val="22"/>
        </w:rPr>
        <w:t>등이</w:t>
      </w:r>
      <w:r w:rsidR="005D29C6" w:rsidRPr="00933D6F">
        <w:rPr>
          <w:szCs w:val="22"/>
        </w:rPr>
        <w:t xml:space="preserve"> </w:t>
      </w:r>
      <w:r w:rsidR="006F4ED8" w:rsidRPr="00933D6F">
        <w:rPr>
          <w:szCs w:val="22"/>
        </w:rPr>
        <w:t>담보</w:t>
      </w:r>
      <w:r w:rsidR="006F4ED8" w:rsidRPr="00933D6F">
        <w:rPr>
          <w:szCs w:val="22"/>
        </w:rPr>
        <w:t xml:space="preserve"> </w:t>
      </w:r>
      <w:r w:rsidR="006F4ED8" w:rsidRPr="00933D6F">
        <w:rPr>
          <w:szCs w:val="22"/>
        </w:rPr>
        <w:t>또는</w:t>
      </w:r>
      <w:r w:rsidR="006F4ED8" w:rsidRPr="00933D6F">
        <w:rPr>
          <w:szCs w:val="22"/>
        </w:rPr>
        <w:t xml:space="preserve"> </w:t>
      </w:r>
      <w:r w:rsidR="006F4ED8" w:rsidRPr="00933D6F">
        <w:rPr>
          <w:szCs w:val="22"/>
        </w:rPr>
        <w:t>보증을</w:t>
      </w:r>
      <w:r w:rsidR="006F4ED8" w:rsidRPr="00933D6F">
        <w:rPr>
          <w:szCs w:val="22"/>
        </w:rPr>
        <w:t xml:space="preserve"> </w:t>
      </w:r>
      <w:r w:rsidR="006F4ED8" w:rsidRPr="00933D6F">
        <w:rPr>
          <w:szCs w:val="22"/>
        </w:rPr>
        <w:t>제공하거나</w:t>
      </w:r>
      <w:r w:rsidR="006F4ED8" w:rsidRPr="00933D6F">
        <w:rPr>
          <w:szCs w:val="22"/>
        </w:rPr>
        <w:t xml:space="preserve"> </w:t>
      </w:r>
      <w:r w:rsidR="006F4ED8" w:rsidRPr="00933D6F">
        <w:rPr>
          <w:szCs w:val="22"/>
        </w:rPr>
        <w:t>담보</w:t>
      </w:r>
      <w:r w:rsidR="006F4ED8" w:rsidRPr="00933D6F">
        <w:rPr>
          <w:szCs w:val="22"/>
        </w:rPr>
        <w:t xml:space="preserve"> </w:t>
      </w:r>
      <w:r w:rsidR="006F4ED8" w:rsidRPr="00F72586">
        <w:rPr>
          <w:szCs w:val="22"/>
        </w:rPr>
        <w:t>또는</w:t>
      </w:r>
      <w:r w:rsidR="006F4ED8" w:rsidRPr="00F72586">
        <w:rPr>
          <w:szCs w:val="22"/>
        </w:rPr>
        <w:t xml:space="preserve"> </w:t>
      </w:r>
      <w:r w:rsidR="006F4ED8" w:rsidRPr="00F72586">
        <w:rPr>
          <w:szCs w:val="22"/>
        </w:rPr>
        <w:t>보증을</w:t>
      </w:r>
      <w:r w:rsidR="006F4ED8" w:rsidRPr="00F72586">
        <w:rPr>
          <w:szCs w:val="22"/>
        </w:rPr>
        <w:t xml:space="preserve"> </w:t>
      </w:r>
      <w:r w:rsidR="006F4ED8" w:rsidRPr="00F72586">
        <w:rPr>
          <w:szCs w:val="22"/>
        </w:rPr>
        <w:t>제공받는</w:t>
      </w:r>
      <w:r w:rsidR="006F4ED8" w:rsidRPr="00F72586">
        <w:rPr>
          <w:szCs w:val="22"/>
        </w:rPr>
        <w:t xml:space="preserve"> </w:t>
      </w:r>
      <w:r w:rsidR="006F4ED8" w:rsidRPr="00F72586">
        <w:rPr>
          <w:szCs w:val="22"/>
        </w:rPr>
        <w:t>계약</w:t>
      </w:r>
      <w:r w:rsidR="00F72586">
        <w:rPr>
          <w:rFonts w:hint="eastAsia"/>
          <w:szCs w:val="22"/>
        </w:rPr>
        <w:t xml:space="preserve"> </w:t>
      </w:r>
    </w:p>
    <w:p w14:paraId="56153176" w14:textId="0F39C21C" w:rsidR="006F4ED8" w:rsidRPr="00F72586" w:rsidRDefault="006F4ED8" w:rsidP="0014718A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F72586">
        <w:rPr>
          <w:szCs w:val="22"/>
        </w:rPr>
        <w:t>당해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계약에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따라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지급</w:t>
      </w:r>
      <w:r w:rsidRPr="00F72586">
        <w:rPr>
          <w:szCs w:val="22"/>
        </w:rPr>
        <w:t xml:space="preserve">, </w:t>
      </w:r>
      <w:r w:rsidRPr="00F72586">
        <w:rPr>
          <w:szCs w:val="22"/>
        </w:rPr>
        <w:t>지출</w:t>
      </w:r>
      <w:r w:rsidRPr="00F72586">
        <w:rPr>
          <w:szCs w:val="22"/>
        </w:rPr>
        <w:t>(</w:t>
      </w:r>
      <w:r w:rsidRPr="00F72586">
        <w:rPr>
          <w:szCs w:val="22"/>
        </w:rPr>
        <w:t>자본적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지출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포함</w:t>
      </w:r>
      <w:r w:rsidRPr="00F72586">
        <w:rPr>
          <w:szCs w:val="22"/>
        </w:rPr>
        <w:t>)</w:t>
      </w:r>
      <w:r w:rsidRPr="00F72586">
        <w:rPr>
          <w:szCs w:val="22"/>
        </w:rPr>
        <w:t>하거나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수령할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금액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또는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제공하거나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제공받을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상품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또는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용역의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가액이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금</w:t>
      </w:r>
      <w:r w:rsidRPr="00F72586">
        <w:rPr>
          <w:szCs w:val="22"/>
        </w:rPr>
        <w:t xml:space="preserve"> </w:t>
      </w:r>
      <w:r w:rsidR="00471220">
        <w:rPr>
          <w:rFonts w:hint="eastAsia"/>
        </w:rPr>
        <w:t>25</w:t>
      </w:r>
      <w:r w:rsidR="00471220">
        <w:rPr>
          <w:rFonts w:hint="eastAsia"/>
        </w:rPr>
        <w:t>억</w:t>
      </w:r>
      <w:r w:rsidR="00471220" w:rsidRPr="00933D6F" w:rsidDel="00471220">
        <w:rPr>
          <w:rFonts w:hint="eastAsia"/>
        </w:rPr>
        <w:t xml:space="preserve"> </w:t>
      </w:r>
      <w:r w:rsidR="004F51F3">
        <w:rPr>
          <w:rFonts w:hint="eastAsia"/>
        </w:rPr>
        <w:t>원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이상인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계약</w:t>
      </w:r>
    </w:p>
    <w:p w14:paraId="17883654" w14:textId="72616C14" w:rsidR="00F72586" w:rsidRPr="00780255" w:rsidRDefault="006F4ED8" w:rsidP="0014718A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F72586">
        <w:rPr>
          <w:szCs w:val="22"/>
        </w:rPr>
        <w:t>계약기간이</w:t>
      </w:r>
      <w:r w:rsidRPr="00F72586">
        <w:rPr>
          <w:szCs w:val="22"/>
        </w:rPr>
        <w:t xml:space="preserve"> </w:t>
      </w:r>
      <w:r w:rsidR="003E7473" w:rsidRPr="00F72586">
        <w:rPr>
          <w:szCs w:val="22"/>
        </w:rPr>
        <w:t>1</w:t>
      </w:r>
      <w:r w:rsidRPr="00F72586">
        <w:rPr>
          <w:szCs w:val="22"/>
        </w:rPr>
        <w:t>개월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이상인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계약으로서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연간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가액이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금</w:t>
      </w:r>
      <w:r w:rsidRPr="00F72586">
        <w:rPr>
          <w:szCs w:val="22"/>
        </w:rPr>
        <w:t xml:space="preserve"> </w:t>
      </w:r>
      <w:r w:rsidR="00471220">
        <w:rPr>
          <w:rFonts w:hint="eastAsia"/>
        </w:rPr>
        <w:t>25</w:t>
      </w:r>
      <w:r w:rsidR="00471220">
        <w:rPr>
          <w:rFonts w:hint="eastAsia"/>
        </w:rPr>
        <w:t>억</w:t>
      </w:r>
      <w:r w:rsidR="00471220" w:rsidRPr="00933D6F" w:rsidDel="00471220">
        <w:rPr>
          <w:rFonts w:hint="eastAsia"/>
        </w:rPr>
        <w:t xml:space="preserve"> </w:t>
      </w:r>
      <w:r w:rsidR="004F51F3">
        <w:rPr>
          <w:rFonts w:hint="eastAsia"/>
        </w:rPr>
        <w:t>원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이상인</w:t>
      </w:r>
      <w:r w:rsidRPr="00F72586">
        <w:rPr>
          <w:szCs w:val="22"/>
        </w:rPr>
        <w:t xml:space="preserve"> </w:t>
      </w:r>
      <w:r w:rsidRPr="00F72586">
        <w:rPr>
          <w:szCs w:val="22"/>
        </w:rPr>
        <w:t>계약</w:t>
      </w:r>
    </w:p>
    <w:p w14:paraId="5CE2BDD0" w14:textId="77777777" w:rsidR="006F4ED8" w:rsidRPr="00933D6F" w:rsidRDefault="006F4ED8" w:rsidP="0014718A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933D6F">
        <w:rPr>
          <w:szCs w:val="22"/>
        </w:rPr>
        <w:t>대상회사</w:t>
      </w:r>
      <w:r w:rsidR="005D29C6" w:rsidRPr="00933D6F">
        <w:rPr>
          <w:szCs w:val="22"/>
        </w:rPr>
        <w:t>등</w:t>
      </w:r>
      <w:r w:rsidRPr="00933D6F">
        <w:rPr>
          <w:szCs w:val="22"/>
        </w:rPr>
        <w:t>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주주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임직원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계열회사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등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특수관계인과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체결한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</w:t>
      </w:r>
    </w:p>
    <w:p w14:paraId="0198B885" w14:textId="77777777" w:rsidR="006F4ED8" w:rsidRPr="00933D6F" w:rsidRDefault="006F4ED8" w:rsidP="0014718A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933D6F">
        <w:rPr>
          <w:szCs w:val="22"/>
        </w:rPr>
        <w:t>대상회사</w:t>
      </w:r>
      <w:r w:rsidR="005D29C6" w:rsidRPr="00933D6F">
        <w:rPr>
          <w:szCs w:val="22"/>
        </w:rPr>
        <w:t>등</w:t>
      </w:r>
      <w:r w:rsidRPr="00933D6F">
        <w:rPr>
          <w:szCs w:val="22"/>
        </w:rPr>
        <w:t>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경영권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과반수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주주가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변동되었을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경우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상대방의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동의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그에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통지를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요구하거나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상대방에게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해지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손해배상청구권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계약변경권을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부여하는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</w:t>
      </w:r>
    </w:p>
    <w:p w14:paraId="5AEB85A1" w14:textId="77777777" w:rsidR="006F4ED8" w:rsidRPr="00933D6F" w:rsidRDefault="006F4ED8" w:rsidP="0014718A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933D6F">
        <w:rPr>
          <w:szCs w:val="22"/>
        </w:rPr>
        <w:t>본</w:t>
      </w:r>
      <w:r w:rsidR="006F34EA" w:rsidRPr="00933D6F">
        <w:rPr>
          <w:rFonts w:hint="eastAsia"/>
          <w:szCs w:val="22"/>
        </w:rPr>
        <w:t>건</w:t>
      </w:r>
      <w:r w:rsidR="006F34EA" w:rsidRPr="00933D6F">
        <w:rPr>
          <w:rFonts w:hint="eastAsia"/>
          <w:szCs w:val="22"/>
        </w:rPr>
        <w:t xml:space="preserve"> </w:t>
      </w:r>
      <w:r w:rsidR="006F34EA" w:rsidRPr="00933D6F">
        <w:rPr>
          <w:rFonts w:hint="eastAsia"/>
          <w:szCs w:val="22"/>
        </w:rPr>
        <w:t>전체</w:t>
      </w:r>
      <w:r w:rsidR="006F34EA" w:rsidRPr="00933D6F">
        <w:rPr>
          <w:rFonts w:hint="eastAsia"/>
          <w:szCs w:val="22"/>
        </w:rPr>
        <w:t xml:space="preserve"> </w:t>
      </w:r>
      <w:r w:rsidR="006F34EA" w:rsidRPr="00933D6F">
        <w:rPr>
          <w:rFonts w:hint="eastAsia"/>
          <w:szCs w:val="22"/>
        </w:rPr>
        <w:t>거래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체결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본건</w:t>
      </w:r>
      <w:r w:rsidRPr="00933D6F">
        <w:rPr>
          <w:szCs w:val="22"/>
        </w:rPr>
        <w:t xml:space="preserve"> </w:t>
      </w:r>
      <w:r w:rsidR="006F34EA" w:rsidRPr="00933D6F">
        <w:rPr>
          <w:rFonts w:hint="eastAsia"/>
          <w:szCs w:val="22"/>
        </w:rPr>
        <w:t>전체</w:t>
      </w:r>
      <w:r w:rsidR="006F34EA"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거래의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이행이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대상회사</w:t>
      </w:r>
      <w:r w:rsidR="00666B61" w:rsidRPr="00933D6F">
        <w:rPr>
          <w:szCs w:val="22"/>
        </w:rPr>
        <w:t>등</w:t>
      </w:r>
      <w:r w:rsidRPr="00933D6F">
        <w:rPr>
          <w:szCs w:val="22"/>
        </w:rPr>
        <w:t>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위반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불이행을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구성하거나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기한의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이익을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상실시키거나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상대방에게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해지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해제권을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부여하거나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상대방에게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동의권을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발생시키는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</w:t>
      </w:r>
    </w:p>
    <w:p w14:paraId="050F80D2" w14:textId="77777777" w:rsidR="006F4ED8" w:rsidRPr="00933D6F" w:rsidRDefault="006F4ED8" w:rsidP="0014718A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933D6F">
        <w:rPr>
          <w:szCs w:val="22"/>
        </w:rPr>
        <w:t>지적재산권의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양수도에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회사가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</w:t>
      </w:r>
      <w:r w:rsidRPr="00933D6F">
        <w:rPr>
          <w:szCs w:val="22"/>
        </w:rPr>
        <w:t>3</w:t>
      </w:r>
      <w:r w:rsidRPr="00933D6F">
        <w:rPr>
          <w:szCs w:val="22"/>
        </w:rPr>
        <w:t>자에게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지적재산권의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라이선스를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부여하는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회사가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</w:t>
      </w:r>
      <w:r w:rsidRPr="00933D6F">
        <w:rPr>
          <w:szCs w:val="22"/>
        </w:rPr>
        <w:t>3</w:t>
      </w:r>
      <w:r w:rsidRPr="00933D6F">
        <w:rPr>
          <w:szCs w:val="22"/>
        </w:rPr>
        <w:t>자로부터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지적재산권의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라이선스를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부여받는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</w:t>
      </w:r>
      <w:r w:rsidR="00A73753" w:rsidRPr="00933D6F">
        <w:rPr>
          <w:rFonts w:eastAsia="바탕체"/>
          <w:kern w:val="0"/>
          <w:szCs w:val="23"/>
        </w:rPr>
        <w:t>(</w:t>
      </w:r>
      <w:r w:rsidR="00A73753" w:rsidRPr="00933D6F">
        <w:rPr>
          <w:rFonts w:eastAsia="바탕체" w:hint="eastAsia"/>
          <w:kern w:val="0"/>
          <w:szCs w:val="23"/>
        </w:rPr>
        <w:t>단</w:t>
      </w:r>
      <w:r w:rsidR="00A73753" w:rsidRPr="00933D6F">
        <w:rPr>
          <w:rFonts w:eastAsia="바탕체"/>
          <w:kern w:val="0"/>
          <w:szCs w:val="23"/>
        </w:rPr>
        <w:t xml:space="preserve">, </w:t>
      </w:r>
      <w:r w:rsidR="00A73753" w:rsidRPr="00933D6F">
        <w:rPr>
          <w:rFonts w:eastAsia="바탕체" w:hint="eastAsia"/>
          <w:kern w:val="0"/>
          <w:szCs w:val="23"/>
        </w:rPr>
        <w:t>통상적인</w:t>
      </w:r>
      <w:r w:rsidR="00A73753" w:rsidRPr="00933D6F">
        <w:rPr>
          <w:rFonts w:eastAsia="바탕체"/>
          <w:kern w:val="0"/>
          <w:szCs w:val="23"/>
        </w:rPr>
        <w:t xml:space="preserve"> </w:t>
      </w:r>
      <w:r w:rsidR="00A73753" w:rsidRPr="00933D6F">
        <w:rPr>
          <w:rFonts w:eastAsia="바탕체" w:hint="eastAsia"/>
          <w:kern w:val="0"/>
          <w:szCs w:val="23"/>
        </w:rPr>
        <w:t>사업과정에서</w:t>
      </w:r>
      <w:r w:rsidR="00A73753" w:rsidRPr="00933D6F">
        <w:rPr>
          <w:rFonts w:eastAsia="바탕체"/>
          <w:kern w:val="0"/>
          <w:szCs w:val="23"/>
        </w:rPr>
        <w:t xml:space="preserve"> </w:t>
      </w:r>
      <w:r w:rsidR="00A73753" w:rsidRPr="00933D6F">
        <w:rPr>
          <w:rFonts w:eastAsia="바탕체" w:hint="eastAsia"/>
          <w:kern w:val="0"/>
          <w:szCs w:val="23"/>
        </w:rPr>
        <w:t>체결된</w:t>
      </w:r>
      <w:r w:rsidR="00A73753" w:rsidRPr="00933D6F">
        <w:rPr>
          <w:rFonts w:eastAsia="바탕체"/>
          <w:kern w:val="0"/>
          <w:szCs w:val="23"/>
        </w:rPr>
        <w:t xml:space="preserve"> </w:t>
      </w:r>
      <w:r w:rsidR="00A73753" w:rsidRPr="00933D6F">
        <w:rPr>
          <w:rFonts w:eastAsia="바탕체" w:hint="eastAsia"/>
          <w:kern w:val="0"/>
          <w:szCs w:val="23"/>
        </w:rPr>
        <w:t>것으로서</w:t>
      </w:r>
      <w:r w:rsidR="00A73753" w:rsidRPr="00933D6F">
        <w:rPr>
          <w:rFonts w:eastAsia="바탕체"/>
          <w:kern w:val="0"/>
          <w:szCs w:val="23"/>
        </w:rPr>
        <w:t xml:space="preserve"> </w:t>
      </w:r>
      <w:r w:rsidR="00A73753" w:rsidRPr="00933D6F">
        <w:rPr>
          <w:rFonts w:eastAsia="바탕체" w:hint="eastAsia"/>
          <w:kern w:val="0"/>
          <w:szCs w:val="23"/>
        </w:rPr>
        <w:t>누구나</w:t>
      </w:r>
      <w:r w:rsidR="00A73753" w:rsidRPr="00933D6F">
        <w:rPr>
          <w:rFonts w:eastAsia="바탕체"/>
          <w:kern w:val="0"/>
          <w:szCs w:val="23"/>
        </w:rPr>
        <w:t xml:space="preserve"> </w:t>
      </w:r>
      <w:r w:rsidR="00A73753" w:rsidRPr="00933D6F">
        <w:rPr>
          <w:rFonts w:eastAsia="바탕체" w:hint="eastAsia"/>
          <w:kern w:val="0"/>
          <w:szCs w:val="23"/>
        </w:rPr>
        <w:t>수시로</w:t>
      </w:r>
      <w:r w:rsidR="00A73753" w:rsidRPr="00933D6F">
        <w:rPr>
          <w:rFonts w:eastAsia="바탕체"/>
          <w:kern w:val="0"/>
          <w:szCs w:val="23"/>
        </w:rPr>
        <w:t xml:space="preserve"> </w:t>
      </w:r>
      <w:r w:rsidR="00A73753" w:rsidRPr="00933D6F">
        <w:rPr>
          <w:rFonts w:eastAsia="바탕체" w:hint="eastAsia"/>
          <w:kern w:val="0"/>
          <w:szCs w:val="23"/>
        </w:rPr>
        <w:t>구매</w:t>
      </w:r>
      <w:r w:rsidR="00A73753" w:rsidRPr="00933D6F">
        <w:rPr>
          <w:rFonts w:eastAsia="바탕체"/>
          <w:kern w:val="0"/>
          <w:szCs w:val="23"/>
        </w:rPr>
        <w:t xml:space="preserve"> </w:t>
      </w:r>
      <w:r w:rsidR="00A73753" w:rsidRPr="00933D6F">
        <w:rPr>
          <w:rFonts w:eastAsia="바탕체" w:hint="eastAsia"/>
          <w:kern w:val="0"/>
          <w:szCs w:val="23"/>
        </w:rPr>
        <w:t>가능한</w:t>
      </w:r>
      <w:r w:rsidR="00A73753" w:rsidRPr="00933D6F">
        <w:rPr>
          <w:rFonts w:eastAsia="바탕체"/>
          <w:kern w:val="0"/>
          <w:szCs w:val="23"/>
        </w:rPr>
        <w:t xml:space="preserve"> </w:t>
      </w:r>
      <w:r w:rsidR="00A73753" w:rsidRPr="00933D6F">
        <w:rPr>
          <w:rFonts w:eastAsia="바탕체" w:hint="eastAsia"/>
          <w:kern w:val="0"/>
          <w:szCs w:val="23"/>
        </w:rPr>
        <w:t>소프트웨어</w:t>
      </w:r>
      <w:r w:rsidR="00A73753" w:rsidRPr="00933D6F">
        <w:rPr>
          <w:rFonts w:eastAsia="바탕체"/>
          <w:kern w:val="0"/>
          <w:szCs w:val="23"/>
        </w:rPr>
        <w:t xml:space="preserve"> </w:t>
      </w:r>
      <w:r w:rsidR="00A73753" w:rsidRPr="00933D6F">
        <w:rPr>
          <w:rFonts w:eastAsia="바탕체" w:hint="eastAsia"/>
          <w:kern w:val="0"/>
          <w:szCs w:val="23"/>
        </w:rPr>
        <w:t>프로그램에</w:t>
      </w:r>
      <w:r w:rsidR="00A73753" w:rsidRPr="00933D6F">
        <w:rPr>
          <w:rFonts w:eastAsia="바탕체"/>
          <w:kern w:val="0"/>
          <w:szCs w:val="23"/>
        </w:rPr>
        <w:t xml:space="preserve"> </w:t>
      </w:r>
      <w:r w:rsidR="00A73753" w:rsidRPr="00933D6F">
        <w:rPr>
          <w:rFonts w:eastAsia="바탕체" w:hint="eastAsia"/>
          <w:kern w:val="0"/>
          <w:szCs w:val="23"/>
        </w:rPr>
        <w:t>관한</w:t>
      </w:r>
      <w:r w:rsidR="00A73753" w:rsidRPr="00933D6F">
        <w:rPr>
          <w:rFonts w:eastAsia="바탕체"/>
          <w:kern w:val="0"/>
          <w:szCs w:val="23"/>
        </w:rPr>
        <w:t xml:space="preserve"> </w:t>
      </w:r>
      <w:r w:rsidR="00A73753" w:rsidRPr="00933D6F">
        <w:rPr>
          <w:rFonts w:eastAsia="바탕체" w:hint="eastAsia"/>
          <w:kern w:val="0"/>
          <w:szCs w:val="23"/>
        </w:rPr>
        <w:t>라이선스</w:t>
      </w:r>
      <w:r w:rsidR="00A73753" w:rsidRPr="00933D6F">
        <w:rPr>
          <w:rFonts w:eastAsia="바탕체"/>
          <w:kern w:val="0"/>
          <w:szCs w:val="23"/>
        </w:rPr>
        <w:t xml:space="preserve"> </w:t>
      </w:r>
      <w:r w:rsidR="00A73753" w:rsidRPr="00933D6F">
        <w:rPr>
          <w:rFonts w:eastAsia="바탕체" w:hint="eastAsia"/>
          <w:kern w:val="0"/>
          <w:szCs w:val="23"/>
        </w:rPr>
        <w:t>계약은</w:t>
      </w:r>
      <w:r w:rsidR="00A73753" w:rsidRPr="00933D6F">
        <w:rPr>
          <w:rFonts w:eastAsia="바탕체"/>
          <w:kern w:val="0"/>
          <w:szCs w:val="23"/>
        </w:rPr>
        <w:t xml:space="preserve"> </w:t>
      </w:r>
      <w:r w:rsidR="00A73753" w:rsidRPr="00933D6F">
        <w:rPr>
          <w:rFonts w:eastAsia="바탕체" w:hint="eastAsia"/>
          <w:kern w:val="0"/>
          <w:szCs w:val="23"/>
        </w:rPr>
        <w:t>제외함</w:t>
      </w:r>
      <w:r w:rsidR="00A73753" w:rsidRPr="00933D6F">
        <w:rPr>
          <w:rFonts w:eastAsia="바탕체"/>
          <w:kern w:val="0"/>
          <w:szCs w:val="23"/>
        </w:rPr>
        <w:t>)</w:t>
      </w:r>
    </w:p>
    <w:p w14:paraId="3ECDA014" w14:textId="77777777" w:rsidR="006F4ED8" w:rsidRPr="00933D6F" w:rsidRDefault="006F4ED8" w:rsidP="0014718A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933D6F">
        <w:rPr>
          <w:szCs w:val="22"/>
        </w:rPr>
        <w:t>다른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사람과의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투자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손익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매출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비용이나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채무를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분담하는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내용의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동업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파트너쉽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전략적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합작투자에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</w:t>
      </w:r>
    </w:p>
    <w:p w14:paraId="7182E40C" w14:textId="77777777" w:rsidR="006F4ED8" w:rsidRPr="00933D6F" w:rsidRDefault="006F4ED8" w:rsidP="0014718A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933D6F">
        <w:rPr>
          <w:szCs w:val="22"/>
        </w:rPr>
        <w:lastRenderedPageBreak/>
        <w:t>경업금지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비밀유지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조항을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포함하고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있거나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달리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대상회사</w:t>
      </w:r>
      <w:r w:rsidR="00666B61" w:rsidRPr="00933D6F">
        <w:rPr>
          <w:szCs w:val="22"/>
        </w:rPr>
        <w:t>등이</w:t>
      </w:r>
      <w:r w:rsidR="00666B61" w:rsidRPr="00933D6F">
        <w:rPr>
          <w:szCs w:val="22"/>
        </w:rPr>
        <w:t xml:space="preserve"> </w:t>
      </w:r>
      <w:r w:rsidRPr="00933D6F">
        <w:rPr>
          <w:szCs w:val="22"/>
        </w:rPr>
        <w:t>자유롭게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사업을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영위할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없도록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하거나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어떠한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자를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고용하지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못하도록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조항을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포함하고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있는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</w:t>
      </w:r>
      <w:r w:rsidRPr="00933D6F">
        <w:rPr>
          <w:szCs w:val="22"/>
        </w:rPr>
        <w:t xml:space="preserve">. </w:t>
      </w:r>
      <w:r w:rsidRPr="00933D6F">
        <w:rPr>
          <w:szCs w:val="22"/>
        </w:rPr>
        <w:t>단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통상적인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영업과정에서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체결하는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포함된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비밀유지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관련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조항은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제외한다</w:t>
      </w:r>
      <w:r w:rsidRPr="00933D6F">
        <w:rPr>
          <w:szCs w:val="22"/>
        </w:rPr>
        <w:t>.</w:t>
      </w:r>
    </w:p>
    <w:p w14:paraId="457396D2" w14:textId="77777777" w:rsidR="006F4ED8" w:rsidRPr="00933D6F" w:rsidRDefault="006F4ED8" w:rsidP="0014718A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933D6F">
        <w:rPr>
          <w:szCs w:val="22"/>
        </w:rPr>
        <w:t>합병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분할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주식의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포괄적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교환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이전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주식양수도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영업양수도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기타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준하는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조직개편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및</w:t>
      </w:r>
      <w:r w:rsidRPr="00933D6F">
        <w:rPr>
          <w:szCs w:val="22"/>
        </w:rPr>
        <w:t>/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운영에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관한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</w:t>
      </w:r>
    </w:p>
    <w:p w14:paraId="7E6DD6DE" w14:textId="77777777" w:rsidR="00A73753" w:rsidRPr="00933D6F" w:rsidRDefault="00A73753" w:rsidP="0014718A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933D6F">
        <w:rPr>
          <w:rFonts w:eastAsia="바탕체" w:hint="eastAsia"/>
          <w:kern w:val="0"/>
          <w:szCs w:val="23"/>
        </w:rPr>
        <w:t>단체협약</w:t>
      </w:r>
      <w:r w:rsidRPr="00933D6F">
        <w:rPr>
          <w:rFonts w:eastAsia="바탕체"/>
          <w:kern w:val="0"/>
          <w:szCs w:val="23"/>
        </w:rPr>
        <w:t xml:space="preserve">, </w:t>
      </w:r>
      <w:r w:rsidRPr="00933D6F">
        <w:rPr>
          <w:rFonts w:eastAsia="바탕체" w:hint="eastAsia"/>
          <w:kern w:val="0"/>
          <w:szCs w:val="23"/>
        </w:rPr>
        <w:t>임금협약</w:t>
      </w:r>
      <w:r w:rsidRPr="00933D6F">
        <w:rPr>
          <w:rFonts w:eastAsia="바탕체"/>
          <w:kern w:val="0"/>
          <w:szCs w:val="23"/>
        </w:rPr>
        <w:t xml:space="preserve">, </w:t>
      </w:r>
      <w:r w:rsidRPr="00933D6F">
        <w:rPr>
          <w:rFonts w:eastAsia="바탕체" w:hint="eastAsia"/>
          <w:kern w:val="0"/>
          <w:szCs w:val="23"/>
        </w:rPr>
        <w:t>노사협약</w:t>
      </w:r>
      <w:r w:rsidRPr="00933D6F">
        <w:rPr>
          <w:rFonts w:eastAsia="바탕체"/>
          <w:kern w:val="0"/>
          <w:szCs w:val="23"/>
        </w:rPr>
        <w:t xml:space="preserve"> </w:t>
      </w:r>
      <w:r w:rsidRPr="00933D6F">
        <w:rPr>
          <w:rFonts w:eastAsia="바탕체" w:hint="eastAsia"/>
          <w:kern w:val="0"/>
          <w:szCs w:val="23"/>
        </w:rPr>
        <w:t>등</w:t>
      </w:r>
      <w:r w:rsidRPr="00933D6F">
        <w:rPr>
          <w:rFonts w:eastAsia="바탕체"/>
          <w:kern w:val="0"/>
          <w:szCs w:val="23"/>
        </w:rPr>
        <w:t xml:space="preserve"> </w:t>
      </w:r>
      <w:r w:rsidRPr="00933D6F">
        <w:rPr>
          <w:rFonts w:eastAsia="바탕체" w:hint="eastAsia"/>
          <w:kern w:val="0"/>
          <w:szCs w:val="23"/>
        </w:rPr>
        <w:t>명칭을</w:t>
      </w:r>
      <w:r w:rsidRPr="00933D6F">
        <w:rPr>
          <w:rFonts w:eastAsia="바탕체"/>
          <w:kern w:val="0"/>
          <w:szCs w:val="23"/>
        </w:rPr>
        <w:t xml:space="preserve"> </w:t>
      </w:r>
      <w:r w:rsidRPr="00933D6F">
        <w:rPr>
          <w:rFonts w:eastAsia="바탕체" w:hint="eastAsia"/>
          <w:kern w:val="0"/>
          <w:szCs w:val="23"/>
        </w:rPr>
        <w:t>불문하고</w:t>
      </w:r>
      <w:r w:rsidRPr="00933D6F">
        <w:rPr>
          <w:rFonts w:eastAsia="바탕체"/>
          <w:kern w:val="0"/>
          <w:szCs w:val="23"/>
        </w:rPr>
        <w:t xml:space="preserve"> </w:t>
      </w:r>
      <w:r w:rsidRPr="00933D6F">
        <w:rPr>
          <w:rFonts w:eastAsia="바탕체" w:hint="eastAsia"/>
          <w:kern w:val="0"/>
          <w:szCs w:val="23"/>
        </w:rPr>
        <w:t>노동조합</w:t>
      </w:r>
      <w:r w:rsidRPr="00933D6F">
        <w:rPr>
          <w:rFonts w:eastAsia="바탕체"/>
          <w:kern w:val="0"/>
          <w:szCs w:val="23"/>
        </w:rPr>
        <w:t xml:space="preserve"> </w:t>
      </w:r>
      <w:r w:rsidRPr="00933D6F">
        <w:rPr>
          <w:rFonts w:eastAsia="바탕체" w:hint="eastAsia"/>
          <w:kern w:val="0"/>
          <w:szCs w:val="23"/>
        </w:rPr>
        <w:t>또는</w:t>
      </w:r>
      <w:r w:rsidRPr="00933D6F">
        <w:rPr>
          <w:rFonts w:eastAsia="바탕체"/>
          <w:kern w:val="0"/>
          <w:szCs w:val="23"/>
        </w:rPr>
        <w:t xml:space="preserve"> </w:t>
      </w:r>
      <w:r w:rsidRPr="00933D6F">
        <w:rPr>
          <w:rFonts w:eastAsia="바탕체" w:hint="eastAsia"/>
          <w:kern w:val="0"/>
          <w:szCs w:val="23"/>
        </w:rPr>
        <w:t>임직원들과</w:t>
      </w:r>
      <w:r w:rsidRPr="00933D6F">
        <w:rPr>
          <w:rFonts w:eastAsia="바탕체"/>
          <w:kern w:val="0"/>
          <w:szCs w:val="23"/>
        </w:rPr>
        <w:t xml:space="preserve"> </w:t>
      </w:r>
      <w:r w:rsidRPr="00933D6F">
        <w:rPr>
          <w:rFonts w:eastAsia="바탕체" w:hint="eastAsia"/>
          <w:kern w:val="0"/>
          <w:szCs w:val="23"/>
        </w:rPr>
        <w:t>집단적으로</w:t>
      </w:r>
      <w:r w:rsidRPr="00933D6F">
        <w:rPr>
          <w:rFonts w:eastAsia="바탕체"/>
          <w:kern w:val="0"/>
          <w:szCs w:val="23"/>
        </w:rPr>
        <w:t xml:space="preserve"> </w:t>
      </w:r>
      <w:r w:rsidRPr="00933D6F">
        <w:rPr>
          <w:rFonts w:eastAsia="바탕체" w:hint="eastAsia"/>
          <w:kern w:val="0"/>
          <w:szCs w:val="23"/>
        </w:rPr>
        <w:t>체결하거나</w:t>
      </w:r>
      <w:r w:rsidRPr="00933D6F">
        <w:rPr>
          <w:rFonts w:eastAsia="바탕체"/>
          <w:kern w:val="0"/>
          <w:szCs w:val="23"/>
        </w:rPr>
        <w:t xml:space="preserve"> </w:t>
      </w:r>
      <w:r w:rsidRPr="00933D6F">
        <w:rPr>
          <w:rFonts w:eastAsia="바탕체" w:hint="eastAsia"/>
          <w:kern w:val="0"/>
          <w:szCs w:val="23"/>
        </w:rPr>
        <w:t>근로자</w:t>
      </w:r>
      <w:r w:rsidRPr="00933D6F">
        <w:rPr>
          <w:rFonts w:eastAsia="바탕체"/>
          <w:kern w:val="0"/>
          <w:szCs w:val="23"/>
        </w:rPr>
        <w:t xml:space="preserve"> </w:t>
      </w:r>
      <w:r w:rsidRPr="00933D6F">
        <w:rPr>
          <w:rFonts w:eastAsia="바탕체" w:hint="eastAsia"/>
          <w:kern w:val="0"/>
          <w:szCs w:val="23"/>
        </w:rPr>
        <w:t>대표와</w:t>
      </w:r>
      <w:r w:rsidRPr="00933D6F">
        <w:rPr>
          <w:rFonts w:eastAsia="바탕체"/>
          <w:kern w:val="0"/>
          <w:szCs w:val="23"/>
        </w:rPr>
        <w:t xml:space="preserve"> </w:t>
      </w:r>
      <w:r w:rsidRPr="00933D6F">
        <w:rPr>
          <w:rFonts w:eastAsia="바탕체" w:hint="eastAsia"/>
          <w:kern w:val="0"/>
          <w:szCs w:val="23"/>
        </w:rPr>
        <w:t>체결하는</w:t>
      </w:r>
      <w:r w:rsidRPr="00933D6F">
        <w:rPr>
          <w:rFonts w:eastAsia="바탕체"/>
          <w:kern w:val="0"/>
          <w:szCs w:val="23"/>
        </w:rPr>
        <w:t xml:space="preserve"> </w:t>
      </w:r>
      <w:r w:rsidRPr="00933D6F">
        <w:rPr>
          <w:rFonts w:eastAsia="바탕체" w:hint="eastAsia"/>
          <w:kern w:val="0"/>
          <w:szCs w:val="23"/>
        </w:rPr>
        <w:t>계약</w:t>
      </w:r>
      <w:r w:rsidRPr="00933D6F">
        <w:rPr>
          <w:rFonts w:eastAsia="바탕체"/>
          <w:kern w:val="0"/>
          <w:szCs w:val="23"/>
        </w:rPr>
        <w:t>.</w:t>
      </w:r>
    </w:p>
    <w:p w14:paraId="3D010F06" w14:textId="098FC7D5" w:rsidR="00F72586" w:rsidRPr="00780255" w:rsidRDefault="00FA08BA" w:rsidP="0014718A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F72586">
        <w:rPr>
          <w:rFonts w:eastAsia="바탕체"/>
          <w:kern w:val="0"/>
          <w:szCs w:val="23"/>
        </w:rPr>
        <w:t>업무의</w:t>
      </w:r>
      <w:r w:rsidRPr="00F72586">
        <w:rPr>
          <w:rFonts w:eastAsia="바탕체"/>
          <w:kern w:val="0"/>
          <w:szCs w:val="23"/>
        </w:rPr>
        <w:t xml:space="preserve"> </w:t>
      </w:r>
      <w:r w:rsidRPr="00F72586">
        <w:rPr>
          <w:rFonts w:eastAsia="바탕체"/>
          <w:kern w:val="0"/>
          <w:szCs w:val="23"/>
        </w:rPr>
        <w:t>외주</w:t>
      </w:r>
      <w:r w:rsidRPr="00F72586">
        <w:rPr>
          <w:rFonts w:eastAsia="바탕체"/>
          <w:kern w:val="0"/>
          <w:szCs w:val="23"/>
        </w:rPr>
        <w:t xml:space="preserve">, </w:t>
      </w:r>
      <w:r w:rsidRPr="00F72586">
        <w:rPr>
          <w:rFonts w:eastAsia="바탕체"/>
          <w:kern w:val="0"/>
          <w:szCs w:val="23"/>
        </w:rPr>
        <w:t>하도급</w:t>
      </w:r>
      <w:r w:rsidRPr="00F72586">
        <w:rPr>
          <w:rFonts w:eastAsia="바탕체"/>
          <w:kern w:val="0"/>
          <w:szCs w:val="23"/>
        </w:rPr>
        <w:t xml:space="preserve">, </w:t>
      </w:r>
      <w:r w:rsidRPr="00F72586">
        <w:rPr>
          <w:rFonts w:eastAsia="바탕체"/>
          <w:kern w:val="0"/>
          <w:szCs w:val="23"/>
        </w:rPr>
        <w:t>위수탁</w:t>
      </w:r>
      <w:r w:rsidRPr="00F72586">
        <w:rPr>
          <w:rFonts w:eastAsia="바탕체"/>
          <w:kern w:val="0"/>
          <w:szCs w:val="23"/>
        </w:rPr>
        <w:t xml:space="preserve"> </w:t>
      </w:r>
      <w:r w:rsidRPr="00F72586">
        <w:rPr>
          <w:rFonts w:eastAsia="바탕체"/>
          <w:kern w:val="0"/>
          <w:szCs w:val="23"/>
        </w:rPr>
        <w:t>또는</w:t>
      </w:r>
      <w:r w:rsidRPr="00F72586">
        <w:rPr>
          <w:rFonts w:eastAsia="바탕체"/>
          <w:kern w:val="0"/>
          <w:szCs w:val="23"/>
        </w:rPr>
        <w:t xml:space="preserve"> </w:t>
      </w:r>
      <w:r w:rsidRPr="00F72586">
        <w:rPr>
          <w:rFonts w:eastAsia="바탕체"/>
          <w:kern w:val="0"/>
          <w:szCs w:val="23"/>
        </w:rPr>
        <w:t>근로자</w:t>
      </w:r>
      <w:r w:rsidRPr="00F72586">
        <w:rPr>
          <w:rFonts w:eastAsia="바탕체"/>
          <w:kern w:val="0"/>
          <w:szCs w:val="23"/>
        </w:rPr>
        <w:t xml:space="preserve"> </w:t>
      </w:r>
      <w:r w:rsidRPr="00F72586">
        <w:rPr>
          <w:rFonts w:eastAsia="바탕체"/>
          <w:kern w:val="0"/>
          <w:szCs w:val="23"/>
        </w:rPr>
        <w:t>파견에</w:t>
      </w:r>
      <w:r w:rsidRPr="00F72586">
        <w:rPr>
          <w:rFonts w:eastAsia="바탕체"/>
          <w:kern w:val="0"/>
          <w:szCs w:val="23"/>
        </w:rPr>
        <w:t xml:space="preserve"> </w:t>
      </w:r>
      <w:r w:rsidRPr="00F72586">
        <w:rPr>
          <w:rFonts w:eastAsia="바탕체"/>
          <w:kern w:val="0"/>
          <w:szCs w:val="23"/>
        </w:rPr>
        <w:t>관한</w:t>
      </w:r>
      <w:r w:rsidRPr="00F72586">
        <w:rPr>
          <w:rFonts w:eastAsia="바탕체"/>
          <w:kern w:val="0"/>
          <w:szCs w:val="23"/>
        </w:rPr>
        <w:t xml:space="preserve"> </w:t>
      </w:r>
      <w:r w:rsidRPr="00F72586">
        <w:rPr>
          <w:rFonts w:eastAsia="바탕체"/>
          <w:kern w:val="0"/>
          <w:szCs w:val="23"/>
        </w:rPr>
        <w:t>계약</w:t>
      </w:r>
    </w:p>
    <w:p w14:paraId="5F158DF1" w14:textId="77777777" w:rsidR="00FA08BA" w:rsidRPr="00933D6F" w:rsidRDefault="00FA08BA" w:rsidP="0014718A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933D6F">
        <w:rPr>
          <w:szCs w:val="22"/>
        </w:rPr>
        <w:t>해당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위반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불이행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만료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해제</w:t>
      </w:r>
      <w:r w:rsidRPr="00933D6F">
        <w:rPr>
          <w:szCs w:val="22"/>
        </w:rPr>
        <w:t>·</w:t>
      </w:r>
      <w:r w:rsidRPr="00933D6F">
        <w:rPr>
          <w:szCs w:val="22"/>
        </w:rPr>
        <w:t>해지시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대상회사</w:t>
      </w:r>
      <w:r w:rsidR="00666B61" w:rsidRPr="00933D6F">
        <w:rPr>
          <w:szCs w:val="22"/>
        </w:rPr>
        <w:t>등</w:t>
      </w:r>
      <w:r w:rsidRPr="00933D6F">
        <w:rPr>
          <w:szCs w:val="22"/>
        </w:rPr>
        <w:t>에</w:t>
      </w:r>
      <w:r w:rsidRPr="00933D6F">
        <w:rPr>
          <w:szCs w:val="22"/>
        </w:rPr>
        <w:t xml:space="preserve"> </w:t>
      </w:r>
      <w:r w:rsidR="00055AE6" w:rsidRPr="00933D6F">
        <w:rPr>
          <w:szCs w:val="22"/>
        </w:rPr>
        <w:t>중대하게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부정적</w:t>
      </w:r>
      <w:r w:rsidR="00055AE6" w:rsidRPr="00933D6F">
        <w:rPr>
          <w:szCs w:val="22"/>
        </w:rPr>
        <w:t>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영향을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미칠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것으로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합리적으로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예상되는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</w:t>
      </w:r>
    </w:p>
    <w:p w14:paraId="58F3467E" w14:textId="77777777" w:rsidR="006F4ED8" w:rsidRPr="00933D6F" w:rsidRDefault="006F4ED8" w:rsidP="0014718A">
      <w:pPr>
        <w:pStyle w:val="BKLH3-1"/>
        <w:numPr>
          <w:ilvl w:val="2"/>
          <w:numId w:val="12"/>
        </w:numPr>
        <w:outlineLvl w:val="9"/>
        <w:rPr>
          <w:szCs w:val="22"/>
        </w:rPr>
      </w:pPr>
      <w:r w:rsidRPr="00933D6F">
        <w:rPr>
          <w:szCs w:val="22"/>
        </w:rPr>
        <w:t>기타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통상적인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사업수행과정에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따라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체결한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것이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아닌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계약으로서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체결에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정관</w:t>
      </w:r>
      <w:r w:rsidRPr="00933D6F">
        <w:rPr>
          <w:szCs w:val="22"/>
        </w:rPr>
        <w:t xml:space="preserve">, </w:t>
      </w:r>
      <w:r w:rsidRPr="00933D6F">
        <w:rPr>
          <w:szCs w:val="22"/>
        </w:rPr>
        <w:t>이사회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규정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기타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대상회사</w:t>
      </w:r>
      <w:r w:rsidR="00666B61" w:rsidRPr="00933D6F">
        <w:rPr>
          <w:szCs w:val="22"/>
        </w:rPr>
        <w:t>등</w:t>
      </w:r>
      <w:r w:rsidRPr="00933D6F">
        <w:rPr>
          <w:szCs w:val="22"/>
        </w:rPr>
        <w:t>의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규정에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따라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이사회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승인이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필요</w:t>
      </w:r>
      <w:r w:rsidR="00A73753" w:rsidRPr="00933D6F">
        <w:rPr>
          <w:rFonts w:hint="eastAsia"/>
          <w:szCs w:val="22"/>
        </w:rPr>
        <w:t>한</w:t>
      </w:r>
      <w:r w:rsidRPr="00933D6F">
        <w:rPr>
          <w:szCs w:val="22"/>
        </w:rPr>
        <w:t xml:space="preserve"> </w:t>
      </w:r>
      <w:r w:rsidRPr="00933D6F">
        <w:rPr>
          <w:szCs w:val="22"/>
        </w:rPr>
        <w:t>계약</w:t>
      </w:r>
    </w:p>
    <w:p w14:paraId="07E437DA" w14:textId="77777777" w:rsidR="006F4ED8" w:rsidRPr="00933D6F" w:rsidRDefault="006F4ED8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지적재산권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이란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모든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지적재산권을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말하며</w:t>
      </w:r>
      <w:r w:rsidRPr="00933D6F">
        <w:rPr>
          <w:rFonts w:cs="Times New Roman"/>
          <w:szCs w:val="22"/>
        </w:rPr>
        <w:t xml:space="preserve">, (i) </w:t>
      </w:r>
      <w:r w:rsidRPr="00933D6F">
        <w:rPr>
          <w:rFonts w:cs="Times New Roman"/>
          <w:szCs w:val="22"/>
        </w:rPr>
        <w:t>등록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출원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특허와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발명에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권리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특허등록이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가능한지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여부를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불문</w:t>
      </w:r>
      <w:r w:rsidRPr="00933D6F">
        <w:rPr>
          <w:rFonts w:cs="Times New Roman"/>
          <w:szCs w:val="22"/>
        </w:rPr>
        <w:t xml:space="preserve">), (ii) </w:t>
      </w:r>
      <w:r w:rsidRPr="00933D6F">
        <w:rPr>
          <w:rFonts w:cs="Times New Roman"/>
          <w:szCs w:val="22"/>
        </w:rPr>
        <w:t>실용신안권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디자인권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상표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서비스표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상호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브랜드명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트레이드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드레스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로고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슬로건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인터넷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도메인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유사한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표지</w:t>
      </w:r>
      <w:r w:rsidRPr="00933D6F">
        <w:rPr>
          <w:rFonts w:cs="Times New Roman"/>
          <w:szCs w:val="22"/>
        </w:rPr>
        <w:t xml:space="preserve">, (iii) </w:t>
      </w:r>
      <w:r w:rsidRPr="00933D6F">
        <w:rPr>
          <w:rFonts w:cs="Times New Roman"/>
          <w:szCs w:val="22"/>
        </w:rPr>
        <w:t>등록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출원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미등록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저작권</w:t>
      </w:r>
      <w:r w:rsidRPr="00933D6F">
        <w:rPr>
          <w:rFonts w:cs="Times New Roman"/>
          <w:szCs w:val="22"/>
        </w:rPr>
        <w:t xml:space="preserve">, (iv) </w:t>
      </w:r>
      <w:r w:rsidRPr="00933D6F">
        <w:rPr>
          <w:rFonts w:cs="Times New Roman"/>
          <w:szCs w:val="22"/>
        </w:rPr>
        <w:t>영업비밀</w:t>
      </w:r>
      <w:r w:rsidRPr="00933D6F">
        <w:rPr>
          <w:rFonts w:cs="Times New Roman"/>
          <w:szCs w:val="22"/>
        </w:rPr>
        <w:t xml:space="preserve">, </w:t>
      </w:r>
      <w:r w:rsidR="00FA08BA" w:rsidRPr="00933D6F">
        <w:rPr>
          <w:rFonts w:cs="Times New Roman"/>
          <w:szCs w:val="22"/>
        </w:rPr>
        <w:t>연구개발</w:t>
      </w:r>
      <w:r w:rsidR="00FA08BA" w:rsidRPr="00933D6F">
        <w:rPr>
          <w:rFonts w:cs="Times New Roman"/>
          <w:szCs w:val="22"/>
        </w:rPr>
        <w:t xml:space="preserve"> </w:t>
      </w:r>
      <w:r w:rsidR="00FA08BA" w:rsidRPr="00933D6F">
        <w:rPr>
          <w:rFonts w:cs="Times New Roman"/>
          <w:szCs w:val="22"/>
        </w:rPr>
        <w:t>결과물</w:t>
      </w:r>
      <w:r w:rsidR="00FA08BA" w:rsidRPr="00933D6F">
        <w:rPr>
          <w:rFonts w:cs="Times New Roman"/>
          <w:szCs w:val="22"/>
        </w:rPr>
        <w:t xml:space="preserve">, </w:t>
      </w:r>
      <w:r w:rsidR="00FA08BA" w:rsidRPr="00933D6F">
        <w:rPr>
          <w:rFonts w:cs="Times New Roman"/>
          <w:szCs w:val="22"/>
        </w:rPr>
        <w:t>노하우</w:t>
      </w:r>
      <w:r w:rsidR="00FA08BA" w:rsidRPr="00933D6F">
        <w:rPr>
          <w:rFonts w:cs="Times New Roman"/>
          <w:szCs w:val="22"/>
        </w:rPr>
        <w:t xml:space="preserve">, </w:t>
      </w:r>
      <w:r w:rsidR="00FA08BA" w:rsidRPr="00933D6F">
        <w:rPr>
          <w:rFonts w:cs="Times New Roman"/>
          <w:szCs w:val="22"/>
        </w:rPr>
        <w:t>제품의</w:t>
      </w:r>
      <w:r w:rsidR="00FA08BA" w:rsidRPr="00933D6F">
        <w:rPr>
          <w:rFonts w:cs="Times New Roman"/>
          <w:szCs w:val="22"/>
        </w:rPr>
        <w:t xml:space="preserve"> </w:t>
      </w:r>
      <w:r w:rsidR="00696453" w:rsidRPr="00933D6F">
        <w:rPr>
          <w:rFonts w:cs="Times New Roman"/>
          <w:szCs w:val="22"/>
        </w:rPr>
        <w:t>제조방법</w:t>
      </w:r>
      <w:r w:rsidR="00FA08BA" w:rsidRPr="00933D6F">
        <w:rPr>
          <w:rFonts w:cs="Times New Roman"/>
          <w:szCs w:val="22"/>
        </w:rPr>
        <w:t xml:space="preserve"> </w:t>
      </w:r>
      <w:r w:rsidR="00FA08BA" w:rsidRPr="00933D6F">
        <w:rPr>
          <w:rFonts w:cs="Times New Roman"/>
          <w:szCs w:val="22"/>
        </w:rPr>
        <w:t>및</w:t>
      </w:r>
      <w:r w:rsidR="00696453" w:rsidRPr="00933D6F">
        <w:rPr>
          <w:rFonts w:cs="Times New Roman"/>
          <w:szCs w:val="22"/>
        </w:rPr>
        <w:t xml:space="preserve"> </w:t>
      </w:r>
      <w:r w:rsidR="00696453" w:rsidRPr="00933D6F">
        <w:rPr>
          <w:rFonts w:cs="Times New Roman"/>
          <w:szCs w:val="22"/>
        </w:rPr>
        <w:t>레시피</w:t>
      </w:r>
      <w:r w:rsidR="00696453" w:rsidRPr="00933D6F">
        <w:rPr>
          <w:rFonts w:cs="Times New Roman"/>
          <w:szCs w:val="22"/>
        </w:rPr>
        <w:t xml:space="preserve">(recipe), </w:t>
      </w:r>
      <w:r w:rsidRPr="00933D6F">
        <w:rPr>
          <w:rFonts w:cs="Times New Roman"/>
          <w:szCs w:val="22"/>
        </w:rPr>
        <w:t>시장정보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자료나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정보의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사용이나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공개를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제한할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권리</w:t>
      </w:r>
      <w:r w:rsidRPr="00933D6F">
        <w:rPr>
          <w:rFonts w:cs="Times New Roman"/>
          <w:szCs w:val="22"/>
        </w:rPr>
        <w:t xml:space="preserve">, (v) </w:t>
      </w:r>
      <w:r w:rsidRPr="00933D6F">
        <w:rPr>
          <w:rFonts w:cs="Times New Roman"/>
          <w:szCs w:val="22"/>
        </w:rPr>
        <w:t>이들의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집행과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모든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청구권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청구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원인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포함하고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등록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여부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소유하고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아니면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라이선스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받아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사용하고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있는지를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불문한다</w:t>
      </w:r>
      <w:r w:rsidRPr="00933D6F">
        <w:rPr>
          <w:rFonts w:cs="Times New Roman"/>
          <w:szCs w:val="22"/>
        </w:rPr>
        <w:t>.</w:t>
      </w:r>
    </w:p>
    <w:p w14:paraId="593F6522" w14:textId="16070217" w:rsidR="006F4ED8" w:rsidRPr="00933D6F" w:rsidRDefault="006F4ED8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통상적인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사업과정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이</w:t>
      </w:r>
      <w:r w:rsidR="00205846" w:rsidRPr="00933D6F">
        <w:rPr>
          <w:rFonts w:cs="Times New Roman" w:hint="eastAsia"/>
          <w:szCs w:val="22"/>
        </w:rPr>
        <w:t>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회사가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영업을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계속함에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있어서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통상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행하는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영업범위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내의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사무로서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과거의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정상적인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사업관행에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부합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양적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질적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빈도의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측면에서의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부합을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포함함</w:t>
      </w:r>
      <w:r w:rsidRPr="00933D6F">
        <w:rPr>
          <w:rFonts w:cs="Times New Roman"/>
          <w:szCs w:val="22"/>
        </w:rPr>
        <w:t>)</w:t>
      </w:r>
      <w:r w:rsidRPr="00933D6F">
        <w:rPr>
          <w:rFonts w:cs="Times New Roman"/>
          <w:szCs w:val="22"/>
        </w:rPr>
        <w:t>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적법한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사업과정을</w:t>
      </w:r>
      <w:r w:rsidRPr="00933D6F">
        <w:rPr>
          <w:rFonts w:cs="Times New Roman"/>
          <w:szCs w:val="22"/>
        </w:rPr>
        <w:t xml:space="preserve"> </w:t>
      </w:r>
      <w:r w:rsidR="008C56E8" w:rsidRPr="00933D6F">
        <w:rPr>
          <w:rFonts w:cs="Times New Roman"/>
          <w:szCs w:val="22"/>
        </w:rPr>
        <w:t>의미한다</w:t>
      </w:r>
      <w:r w:rsidR="008C56E8" w:rsidRPr="00933D6F">
        <w:rPr>
          <w:rFonts w:cs="Times New Roman"/>
          <w:szCs w:val="22"/>
        </w:rPr>
        <w:t>.</w:t>
      </w:r>
      <w:r w:rsidRPr="00933D6F">
        <w:rPr>
          <w:rFonts w:cs="Times New Roman"/>
          <w:szCs w:val="22"/>
        </w:rPr>
        <w:t xml:space="preserve"> </w:t>
      </w:r>
    </w:p>
    <w:p w14:paraId="7017B95E" w14:textId="1499C011" w:rsidR="006F4ED8" w:rsidRPr="00933D6F" w:rsidRDefault="006F4ED8" w:rsidP="006F4ED8">
      <w:pPr>
        <w:pStyle w:val="BKLBodyText"/>
        <w:ind w:left="0"/>
        <w:rPr>
          <w:rFonts w:cs="Times New Roman"/>
          <w:szCs w:val="22"/>
        </w:rPr>
      </w:pPr>
      <w:bookmarkStart w:id="275" w:name="_Hlk185527121"/>
      <w:r w:rsidRPr="00933D6F">
        <w:rPr>
          <w:rFonts w:cs="Times New Roman"/>
          <w:szCs w:val="22"/>
        </w:rPr>
        <w:t>“</w:t>
      </w:r>
      <w:r w:rsidRPr="00933D6F">
        <w:rPr>
          <w:rFonts w:cs="Times New Roman"/>
          <w:szCs w:val="22"/>
          <w:u w:val="single"/>
        </w:rPr>
        <w:t>특수관계인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/>
          <w:szCs w:val="22"/>
        </w:rPr>
        <w:t>이란</w:t>
      </w:r>
      <w:r w:rsidRPr="00933D6F">
        <w:rPr>
          <w:rFonts w:cs="Times New Roman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상법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시행령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제</w:t>
      </w:r>
      <w:r w:rsidR="00A73753" w:rsidRPr="00933D6F">
        <w:rPr>
          <w:rFonts w:cs="Times New Roman"/>
          <w:kern w:val="0"/>
          <w:szCs w:val="22"/>
        </w:rPr>
        <w:t>34</w:t>
      </w:r>
      <w:r w:rsidR="00A73753" w:rsidRPr="00933D6F">
        <w:rPr>
          <w:rFonts w:cs="Times New Roman"/>
          <w:kern w:val="0"/>
          <w:szCs w:val="22"/>
        </w:rPr>
        <w:t>조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제</w:t>
      </w:r>
      <w:r w:rsidR="00A73753" w:rsidRPr="00933D6F">
        <w:rPr>
          <w:rFonts w:cs="Times New Roman"/>
          <w:kern w:val="0"/>
          <w:szCs w:val="22"/>
        </w:rPr>
        <w:t>4</w:t>
      </w:r>
      <w:r w:rsidR="00A73753" w:rsidRPr="00933D6F">
        <w:rPr>
          <w:rFonts w:cs="Times New Roman"/>
          <w:kern w:val="0"/>
          <w:szCs w:val="22"/>
        </w:rPr>
        <w:t>항</w:t>
      </w:r>
      <w:r w:rsidR="00A73753" w:rsidRPr="00933D6F">
        <w:rPr>
          <w:rFonts w:cs="Times New Roman"/>
          <w:kern w:val="0"/>
          <w:szCs w:val="22"/>
        </w:rPr>
        <w:t xml:space="preserve">, </w:t>
      </w:r>
      <w:r w:rsidR="00A73753" w:rsidRPr="00933D6F">
        <w:rPr>
          <w:rFonts w:cs="Times New Roman"/>
          <w:kern w:val="0"/>
          <w:szCs w:val="22"/>
        </w:rPr>
        <w:t>법인세법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시행령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제</w:t>
      </w:r>
      <w:r w:rsidR="00A73753" w:rsidRPr="00933D6F">
        <w:rPr>
          <w:rFonts w:cs="Times New Roman"/>
          <w:kern w:val="0"/>
          <w:szCs w:val="22"/>
        </w:rPr>
        <w:t>2</w:t>
      </w:r>
      <w:r w:rsidR="00A73753" w:rsidRPr="00933D6F">
        <w:rPr>
          <w:rFonts w:cs="Times New Roman"/>
          <w:kern w:val="0"/>
          <w:szCs w:val="22"/>
        </w:rPr>
        <w:t>조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제</w:t>
      </w:r>
      <w:r w:rsidR="00A73753" w:rsidRPr="00933D6F">
        <w:rPr>
          <w:rFonts w:cs="Times New Roman"/>
          <w:kern w:val="0"/>
          <w:szCs w:val="22"/>
        </w:rPr>
        <w:t>8</w:t>
      </w:r>
      <w:r w:rsidR="00A73753" w:rsidRPr="00933D6F">
        <w:rPr>
          <w:rFonts w:cs="Times New Roman"/>
          <w:kern w:val="0"/>
          <w:szCs w:val="22"/>
        </w:rPr>
        <w:t>항</w:t>
      </w:r>
      <w:r w:rsidR="00A73753" w:rsidRPr="00933D6F">
        <w:rPr>
          <w:rFonts w:cs="Times New Roman"/>
          <w:kern w:val="0"/>
          <w:szCs w:val="22"/>
        </w:rPr>
        <w:t xml:space="preserve">, </w:t>
      </w:r>
      <w:r w:rsidR="00A73753" w:rsidRPr="00933D6F">
        <w:rPr>
          <w:rFonts w:cs="Times New Roman"/>
          <w:kern w:val="0"/>
          <w:szCs w:val="22"/>
        </w:rPr>
        <w:t>소득세법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시행령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제</w:t>
      </w:r>
      <w:r w:rsidR="00A73753" w:rsidRPr="00933D6F">
        <w:rPr>
          <w:rFonts w:cs="Times New Roman"/>
          <w:kern w:val="0"/>
          <w:szCs w:val="22"/>
        </w:rPr>
        <w:t>98</w:t>
      </w:r>
      <w:r w:rsidR="00A73753" w:rsidRPr="00933D6F">
        <w:rPr>
          <w:rFonts w:cs="Times New Roman"/>
          <w:kern w:val="0"/>
          <w:szCs w:val="22"/>
        </w:rPr>
        <w:t>조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또는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공정거래법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시행령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제</w:t>
      </w:r>
      <w:r w:rsidR="00A73753" w:rsidRPr="00933D6F">
        <w:rPr>
          <w:rFonts w:cs="Times New Roman"/>
          <w:kern w:val="0"/>
          <w:szCs w:val="22"/>
        </w:rPr>
        <w:t>14</w:t>
      </w:r>
      <w:r w:rsidR="00A73753" w:rsidRPr="00933D6F">
        <w:rPr>
          <w:rFonts w:cs="Times New Roman"/>
          <w:kern w:val="0"/>
          <w:szCs w:val="22"/>
        </w:rPr>
        <w:t>조에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정의된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관계에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있는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사람을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의미하며</w:t>
      </w:r>
      <w:r w:rsidR="00A73753" w:rsidRPr="00933D6F">
        <w:rPr>
          <w:rFonts w:cs="Times New Roman"/>
          <w:kern w:val="0"/>
          <w:szCs w:val="22"/>
        </w:rPr>
        <w:t xml:space="preserve">, </w:t>
      </w:r>
      <w:r w:rsidR="00A73753" w:rsidRPr="00933D6F">
        <w:rPr>
          <w:rFonts w:cs="Times New Roman"/>
          <w:kern w:val="0"/>
          <w:szCs w:val="22"/>
        </w:rPr>
        <w:t>본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계약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체결일</w:t>
      </w:r>
      <w:r w:rsidR="00A73753" w:rsidRPr="00933D6F">
        <w:rPr>
          <w:rFonts w:cs="Times New Roman"/>
          <w:kern w:val="0"/>
          <w:szCs w:val="22"/>
        </w:rPr>
        <w:t xml:space="preserve">, </w:t>
      </w:r>
      <w:r w:rsidR="00A73753" w:rsidRPr="00933D6F">
        <w:rPr>
          <w:rFonts w:cs="Times New Roman"/>
          <w:kern w:val="0"/>
          <w:szCs w:val="22"/>
        </w:rPr>
        <w:t>거래종결일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기타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문제되는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해당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시점에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위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관계에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있으면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특수관계인으로</w:t>
      </w:r>
      <w:r w:rsidR="00A73753" w:rsidRPr="00933D6F">
        <w:rPr>
          <w:rFonts w:cs="Times New Roman"/>
          <w:kern w:val="0"/>
          <w:szCs w:val="22"/>
        </w:rPr>
        <w:t xml:space="preserve"> </w:t>
      </w:r>
      <w:r w:rsidR="00A73753" w:rsidRPr="00933D6F">
        <w:rPr>
          <w:rFonts w:cs="Times New Roman"/>
          <w:kern w:val="0"/>
          <w:szCs w:val="22"/>
        </w:rPr>
        <w:t>본다</w:t>
      </w:r>
      <w:r w:rsidR="00A73753" w:rsidRPr="00933D6F">
        <w:rPr>
          <w:rFonts w:cs="Times New Roman"/>
          <w:kern w:val="0"/>
          <w:szCs w:val="22"/>
        </w:rPr>
        <w:t>.</w:t>
      </w:r>
      <w:bookmarkEnd w:id="275"/>
    </w:p>
    <w:p w14:paraId="592F3A31" w14:textId="77777777" w:rsidR="00FB2608" w:rsidRPr="00933D6F" w:rsidRDefault="00FB2608" w:rsidP="006F4ED8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 w:hint="eastAsia"/>
          <w:szCs w:val="22"/>
          <w:u w:val="single"/>
        </w:rPr>
        <w:t>펜플</w:t>
      </w:r>
      <w:r w:rsidRPr="00933D6F">
        <w:rPr>
          <w:rFonts w:cs="Times New Roman"/>
          <w:szCs w:val="22"/>
        </w:rPr>
        <w:t>”</w:t>
      </w:r>
      <w:r w:rsidR="001A1AF7" w:rsidRPr="00933D6F">
        <w:rPr>
          <w:rFonts w:cs="Times New Roman" w:hint="eastAsia"/>
          <w:szCs w:val="22"/>
        </w:rPr>
        <w:t>이</w:t>
      </w:r>
      <w:r w:rsidRPr="00933D6F">
        <w:rPr>
          <w:rFonts w:cs="Times New Roman" w:hint="eastAsia"/>
          <w:szCs w:val="22"/>
        </w:rPr>
        <w:t>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서울특별시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송파구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중대로</w:t>
      </w:r>
      <w:r w:rsidRPr="00933D6F">
        <w:rPr>
          <w:rFonts w:cs="Times New Roman" w:hint="eastAsia"/>
          <w:szCs w:val="22"/>
        </w:rPr>
        <w:t>12</w:t>
      </w:r>
      <w:r w:rsidRPr="00933D6F">
        <w:rPr>
          <w:rFonts w:cs="Times New Roman" w:hint="eastAsia"/>
          <w:szCs w:val="22"/>
        </w:rPr>
        <w:t>길</w:t>
      </w:r>
      <w:r w:rsidRPr="00933D6F">
        <w:rPr>
          <w:rFonts w:cs="Times New Roman" w:hint="eastAsia"/>
          <w:szCs w:val="22"/>
        </w:rPr>
        <w:t xml:space="preserve"> 4,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2</w:t>
      </w:r>
      <w:r w:rsidRPr="00933D6F">
        <w:rPr>
          <w:rFonts w:cs="Times New Roman" w:hint="eastAsia"/>
          <w:szCs w:val="22"/>
        </w:rPr>
        <w:t>층</w:t>
      </w:r>
      <w:r w:rsidRPr="00933D6F">
        <w:rPr>
          <w:rFonts w:cs="Times New Roman" w:hint="eastAsia"/>
          <w:szCs w:val="22"/>
        </w:rPr>
        <w:t>(</w:t>
      </w:r>
      <w:r w:rsidRPr="00933D6F">
        <w:rPr>
          <w:rFonts w:cs="Times New Roman" w:hint="eastAsia"/>
          <w:szCs w:val="22"/>
        </w:rPr>
        <w:t>가락동</w:t>
      </w:r>
      <w:r w:rsidRPr="00933D6F">
        <w:rPr>
          <w:rFonts w:cs="Times New Roman" w:hint="eastAsia"/>
          <w:szCs w:val="22"/>
        </w:rPr>
        <w:t>)</w:t>
      </w:r>
      <w:r w:rsidRPr="00933D6F">
        <w:rPr>
          <w:rFonts w:cs="Times New Roman" w:hint="eastAsia"/>
          <w:szCs w:val="22"/>
        </w:rPr>
        <w:t>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본점을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두고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있는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주식회사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펜플을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의미한다</w:t>
      </w:r>
      <w:r w:rsidRPr="00933D6F">
        <w:rPr>
          <w:rFonts w:cs="Times New Roman" w:hint="eastAsia"/>
          <w:szCs w:val="22"/>
        </w:rPr>
        <w:t>.</w:t>
      </w:r>
    </w:p>
    <w:p w14:paraId="03D84B23" w14:textId="42B887B8" w:rsidR="001A1AF7" w:rsidRPr="00933D6F" w:rsidRDefault="001A1AF7" w:rsidP="001A1AF7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lastRenderedPageBreak/>
        <w:t>“</w:t>
      </w:r>
      <w:r w:rsidRPr="00933D6F">
        <w:rPr>
          <w:rFonts w:cs="Times New Roman" w:hint="eastAsia"/>
          <w:szCs w:val="22"/>
          <w:u w:val="single"/>
        </w:rPr>
        <w:t>펜플</w:t>
      </w:r>
      <w:r w:rsidRPr="00933D6F">
        <w:rPr>
          <w:rFonts w:cs="Times New Roman" w:hint="eastAsia"/>
          <w:szCs w:val="22"/>
          <w:u w:val="single"/>
        </w:rPr>
        <w:t xml:space="preserve"> </w:t>
      </w:r>
      <w:r w:rsidRPr="00933D6F">
        <w:rPr>
          <w:rFonts w:cs="Times New Roman" w:hint="eastAsia"/>
          <w:szCs w:val="22"/>
          <w:u w:val="single"/>
        </w:rPr>
        <w:t>주식매매거래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 w:hint="eastAsia"/>
          <w:szCs w:val="22"/>
        </w:rPr>
        <w:t>란</w:t>
      </w:r>
      <w:r w:rsidRPr="00933D6F">
        <w:rPr>
          <w:rFonts w:cs="Times New Roman"/>
          <w:szCs w:val="22"/>
        </w:rPr>
        <w:t xml:space="preserve"> </w:t>
      </w:r>
      <w:r w:rsidR="00E63701">
        <w:rPr>
          <w:rFonts w:cs="Times New Roman" w:hint="eastAsia"/>
          <w:szCs w:val="22"/>
        </w:rPr>
        <w:t>매도인</w:t>
      </w:r>
      <w:r w:rsidRPr="00933D6F">
        <w:rPr>
          <w:rFonts w:cs="Times New Roman" w:hint="eastAsia"/>
          <w:szCs w:val="22"/>
        </w:rPr>
        <w:t>,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유진숙</w:t>
      </w:r>
      <w:r w:rsidRPr="00933D6F">
        <w:rPr>
          <w:rFonts w:cs="Times New Roman" w:hint="eastAsia"/>
          <w:szCs w:val="22"/>
        </w:rPr>
        <w:t>,</w:t>
      </w:r>
      <w:r w:rsidRPr="00933D6F">
        <w:rPr>
          <w:rFonts w:cs="Times New Roman"/>
          <w:szCs w:val="22"/>
        </w:rPr>
        <w:t xml:space="preserve"> </w:t>
      </w:r>
      <w:r w:rsidR="00C95199" w:rsidRPr="00933D6F">
        <w:rPr>
          <w:rFonts w:cs="Times New Roman" w:hint="eastAsia"/>
          <w:szCs w:val="22"/>
        </w:rPr>
        <w:t>경기도</w:t>
      </w:r>
      <w:r w:rsidR="00C95199" w:rsidRPr="00933D6F">
        <w:rPr>
          <w:rFonts w:cs="Times New Roman" w:hint="eastAsia"/>
          <w:szCs w:val="22"/>
        </w:rPr>
        <w:t xml:space="preserve"> </w:t>
      </w:r>
      <w:r w:rsidR="00C95199" w:rsidRPr="00933D6F">
        <w:rPr>
          <w:rFonts w:cs="Times New Roman" w:hint="eastAsia"/>
          <w:szCs w:val="22"/>
        </w:rPr>
        <w:t>수원시</w:t>
      </w:r>
      <w:r w:rsidR="00C95199" w:rsidRPr="00933D6F">
        <w:rPr>
          <w:rFonts w:cs="Times New Roman" w:hint="eastAsia"/>
          <w:szCs w:val="22"/>
        </w:rPr>
        <w:t xml:space="preserve"> </w:t>
      </w:r>
      <w:r w:rsidR="00C95199" w:rsidRPr="00933D6F">
        <w:rPr>
          <w:rFonts w:cs="Times New Roman" w:hint="eastAsia"/>
          <w:szCs w:val="22"/>
        </w:rPr>
        <w:t>장안구</w:t>
      </w:r>
      <w:r w:rsidR="00C95199" w:rsidRPr="00933D6F">
        <w:rPr>
          <w:rFonts w:cs="Times New Roman" w:hint="eastAsia"/>
          <w:szCs w:val="22"/>
        </w:rPr>
        <w:t xml:space="preserve"> </w:t>
      </w:r>
      <w:r w:rsidR="00C95199" w:rsidRPr="00933D6F">
        <w:rPr>
          <w:rFonts w:cs="Times New Roman" w:hint="eastAsia"/>
          <w:szCs w:val="22"/>
        </w:rPr>
        <w:t>천천로</w:t>
      </w:r>
      <w:r w:rsidR="00C95199" w:rsidRPr="00933D6F">
        <w:rPr>
          <w:rFonts w:cs="Times New Roman" w:hint="eastAsia"/>
          <w:szCs w:val="22"/>
        </w:rPr>
        <w:t>2</w:t>
      </w:r>
      <w:r w:rsidR="00C95199" w:rsidRPr="00933D6F">
        <w:rPr>
          <w:rFonts w:cs="Times New Roman"/>
          <w:szCs w:val="22"/>
        </w:rPr>
        <w:t>1</w:t>
      </w:r>
      <w:r w:rsidR="00C95199" w:rsidRPr="00933D6F">
        <w:rPr>
          <w:rFonts w:cs="Times New Roman" w:hint="eastAsia"/>
          <w:szCs w:val="22"/>
        </w:rPr>
        <w:t>번길</w:t>
      </w:r>
      <w:r w:rsidR="00C95199" w:rsidRPr="00933D6F">
        <w:rPr>
          <w:rFonts w:cs="Times New Roman" w:hint="eastAsia"/>
          <w:szCs w:val="22"/>
        </w:rPr>
        <w:t xml:space="preserve"> </w:t>
      </w:r>
      <w:r w:rsidR="00C95199" w:rsidRPr="00933D6F">
        <w:rPr>
          <w:rFonts w:cs="Times New Roman"/>
          <w:szCs w:val="22"/>
        </w:rPr>
        <w:t>33, 614</w:t>
      </w:r>
      <w:r w:rsidR="00C95199" w:rsidRPr="00933D6F">
        <w:rPr>
          <w:rFonts w:cs="Times New Roman" w:hint="eastAsia"/>
          <w:szCs w:val="22"/>
        </w:rPr>
        <w:t>동</w:t>
      </w:r>
      <w:r w:rsidR="00C95199" w:rsidRPr="00933D6F">
        <w:rPr>
          <w:rFonts w:cs="Times New Roman" w:hint="eastAsia"/>
          <w:szCs w:val="22"/>
        </w:rPr>
        <w:t xml:space="preserve"> </w:t>
      </w:r>
      <w:r w:rsidR="00C95199" w:rsidRPr="00933D6F">
        <w:rPr>
          <w:rFonts w:cs="Times New Roman"/>
          <w:szCs w:val="22"/>
        </w:rPr>
        <w:t>401</w:t>
      </w:r>
      <w:r w:rsidR="00C95199" w:rsidRPr="00933D6F">
        <w:rPr>
          <w:rFonts w:cs="Times New Roman" w:hint="eastAsia"/>
          <w:szCs w:val="22"/>
        </w:rPr>
        <w:t>호</w:t>
      </w:r>
      <w:r w:rsidR="00C95199" w:rsidRPr="00933D6F">
        <w:rPr>
          <w:rFonts w:cs="Times New Roman" w:hint="eastAsia"/>
          <w:szCs w:val="22"/>
        </w:rPr>
        <w:t>(</w:t>
      </w:r>
      <w:r w:rsidR="00C95199" w:rsidRPr="00933D6F">
        <w:rPr>
          <w:rFonts w:cs="Times New Roman" w:hint="eastAsia"/>
          <w:szCs w:val="22"/>
        </w:rPr>
        <w:t>화서역위너스파크</w:t>
      </w:r>
      <w:r w:rsidR="00C95199" w:rsidRPr="00933D6F">
        <w:rPr>
          <w:rFonts w:cs="Times New Roman" w:hint="eastAsia"/>
          <w:szCs w:val="22"/>
        </w:rPr>
        <w:t>)</w:t>
      </w:r>
      <w:r w:rsidRPr="00933D6F">
        <w:rPr>
          <w:rFonts w:cs="Times New Roman" w:hint="eastAsia"/>
          <w:szCs w:val="22"/>
        </w:rPr>
        <w:t>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주소를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두고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있는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이정훈</w:t>
      </w:r>
      <w:r w:rsidRPr="00933D6F">
        <w:rPr>
          <w:rFonts w:cs="Times New Roman" w:hint="eastAsia"/>
          <w:szCs w:val="22"/>
        </w:rPr>
        <w:t>(</w:t>
      </w:r>
      <w:r w:rsidRPr="00933D6F">
        <w:rPr>
          <w:rFonts w:cs="Times New Roman" w:hint="eastAsia"/>
          <w:szCs w:val="22"/>
        </w:rPr>
        <w:t>생년월일</w:t>
      </w:r>
      <w:r w:rsidRPr="00933D6F">
        <w:rPr>
          <w:rFonts w:cs="Times New Roman" w:hint="eastAsia"/>
          <w:szCs w:val="22"/>
        </w:rPr>
        <w:t>:</w:t>
      </w:r>
      <w:r w:rsidRPr="00933D6F">
        <w:rPr>
          <w:rFonts w:cs="Times New Roman"/>
          <w:szCs w:val="22"/>
        </w:rPr>
        <w:t xml:space="preserve"> </w:t>
      </w:r>
      <w:r w:rsidR="00C95199" w:rsidRPr="00933D6F">
        <w:rPr>
          <w:szCs w:val="22"/>
        </w:rPr>
        <w:t>1975</w:t>
      </w:r>
      <w:r w:rsidRPr="00933D6F">
        <w:rPr>
          <w:rFonts w:hint="eastAsia"/>
          <w:szCs w:val="22"/>
        </w:rPr>
        <w:t>년</w:t>
      </w:r>
      <w:r w:rsidRPr="00933D6F">
        <w:rPr>
          <w:rFonts w:hint="eastAsia"/>
          <w:szCs w:val="22"/>
        </w:rPr>
        <w:t xml:space="preserve"> </w:t>
      </w:r>
      <w:r w:rsidR="00C95199" w:rsidRPr="00933D6F">
        <w:rPr>
          <w:szCs w:val="22"/>
        </w:rPr>
        <w:t>2</w:t>
      </w:r>
      <w:r w:rsidRPr="00933D6F">
        <w:rPr>
          <w:rFonts w:hint="eastAsia"/>
          <w:szCs w:val="22"/>
        </w:rPr>
        <w:t>월</w:t>
      </w:r>
      <w:r w:rsidRPr="00933D6F">
        <w:rPr>
          <w:rFonts w:hint="eastAsia"/>
          <w:szCs w:val="22"/>
        </w:rPr>
        <w:t xml:space="preserve"> </w:t>
      </w:r>
      <w:r w:rsidR="00C95199" w:rsidRPr="00933D6F">
        <w:rPr>
          <w:szCs w:val="22"/>
        </w:rPr>
        <w:t>5</w:t>
      </w:r>
      <w:r w:rsidRPr="00933D6F">
        <w:rPr>
          <w:rFonts w:hint="eastAsia"/>
          <w:szCs w:val="22"/>
        </w:rPr>
        <w:t>일</w:t>
      </w:r>
      <w:r w:rsidRPr="00933D6F">
        <w:rPr>
          <w:rFonts w:hint="eastAsia"/>
          <w:szCs w:val="22"/>
        </w:rPr>
        <w:t>)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및</w:t>
      </w:r>
      <w:r w:rsidRPr="00933D6F">
        <w:rPr>
          <w:rFonts w:hint="eastAsia"/>
          <w:szCs w:val="22"/>
        </w:rPr>
        <w:t xml:space="preserve"> </w:t>
      </w:r>
      <w:r w:rsidR="00C95199" w:rsidRPr="00933D6F">
        <w:rPr>
          <w:rFonts w:cs="Times New Roman" w:hint="eastAsia"/>
          <w:szCs w:val="22"/>
        </w:rPr>
        <w:t>경기도</w:t>
      </w:r>
      <w:r w:rsidR="00C95199" w:rsidRPr="00933D6F">
        <w:rPr>
          <w:rFonts w:cs="Times New Roman" w:hint="eastAsia"/>
          <w:szCs w:val="22"/>
        </w:rPr>
        <w:t xml:space="preserve"> </w:t>
      </w:r>
      <w:r w:rsidR="00C95199" w:rsidRPr="00933D6F">
        <w:rPr>
          <w:rFonts w:cs="Times New Roman" w:hint="eastAsia"/>
          <w:szCs w:val="22"/>
        </w:rPr>
        <w:t>수원시</w:t>
      </w:r>
      <w:r w:rsidR="00C95199" w:rsidRPr="00933D6F">
        <w:rPr>
          <w:rFonts w:cs="Times New Roman" w:hint="eastAsia"/>
          <w:szCs w:val="22"/>
        </w:rPr>
        <w:t xml:space="preserve"> </w:t>
      </w:r>
      <w:r w:rsidR="00C95199" w:rsidRPr="00933D6F">
        <w:rPr>
          <w:rFonts w:cs="Times New Roman" w:hint="eastAsia"/>
          <w:szCs w:val="22"/>
        </w:rPr>
        <w:t>장안구</w:t>
      </w:r>
      <w:r w:rsidR="00C95199" w:rsidRPr="00933D6F">
        <w:rPr>
          <w:rFonts w:cs="Times New Roman" w:hint="eastAsia"/>
          <w:szCs w:val="22"/>
        </w:rPr>
        <w:t xml:space="preserve"> </w:t>
      </w:r>
      <w:r w:rsidR="00C95199" w:rsidRPr="00933D6F">
        <w:rPr>
          <w:rFonts w:cs="Times New Roman" w:hint="eastAsia"/>
          <w:szCs w:val="22"/>
        </w:rPr>
        <w:t>천천로</w:t>
      </w:r>
      <w:r w:rsidR="00C95199" w:rsidRPr="00933D6F">
        <w:rPr>
          <w:rFonts w:cs="Times New Roman" w:hint="eastAsia"/>
          <w:szCs w:val="22"/>
        </w:rPr>
        <w:t>2</w:t>
      </w:r>
      <w:r w:rsidR="00C95199" w:rsidRPr="00933D6F">
        <w:rPr>
          <w:rFonts w:cs="Times New Roman"/>
          <w:szCs w:val="22"/>
        </w:rPr>
        <w:t>1</w:t>
      </w:r>
      <w:r w:rsidR="00C95199" w:rsidRPr="00933D6F">
        <w:rPr>
          <w:rFonts w:cs="Times New Roman" w:hint="eastAsia"/>
          <w:szCs w:val="22"/>
        </w:rPr>
        <w:t>번길</w:t>
      </w:r>
      <w:r w:rsidR="00C95199" w:rsidRPr="00933D6F">
        <w:rPr>
          <w:rFonts w:cs="Times New Roman" w:hint="eastAsia"/>
          <w:szCs w:val="22"/>
        </w:rPr>
        <w:t xml:space="preserve"> </w:t>
      </w:r>
      <w:r w:rsidR="00C95199" w:rsidRPr="00933D6F">
        <w:rPr>
          <w:rFonts w:cs="Times New Roman"/>
          <w:szCs w:val="22"/>
        </w:rPr>
        <w:t>33, 614</w:t>
      </w:r>
      <w:r w:rsidR="00C95199" w:rsidRPr="00933D6F">
        <w:rPr>
          <w:rFonts w:cs="Times New Roman" w:hint="eastAsia"/>
          <w:szCs w:val="22"/>
        </w:rPr>
        <w:t>동</w:t>
      </w:r>
      <w:r w:rsidR="00C95199" w:rsidRPr="00933D6F">
        <w:rPr>
          <w:rFonts w:cs="Times New Roman" w:hint="eastAsia"/>
          <w:szCs w:val="22"/>
        </w:rPr>
        <w:t xml:space="preserve"> </w:t>
      </w:r>
      <w:r w:rsidR="00C95199" w:rsidRPr="00933D6F">
        <w:rPr>
          <w:rFonts w:cs="Times New Roman"/>
          <w:szCs w:val="22"/>
        </w:rPr>
        <w:t>401</w:t>
      </w:r>
      <w:r w:rsidR="00C95199" w:rsidRPr="00933D6F">
        <w:rPr>
          <w:rFonts w:cs="Times New Roman" w:hint="eastAsia"/>
          <w:szCs w:val="22"/>
        </w:rPr>
        <w:t>호</w:t>
      </w:r>
      <w:r w:rsidR="00C95199" w:rsidRPr="00933D6F">
        <w:rPr>
          <w:rFonts w:cs="Times New Roman" w:hint="eastAsia"/>
          <w:szCs w:val="22"/>
        </w:rPr>
        <w:t>(</w:t>
      </w:r>
      <w:r w:rsidR="00C95199" w:rsidRPr="00933D6F">
        <w:rPr>
          <w:rFonts w:cs="Times New Roman" w:hint="eastAsia"/>
          <w:szCs w:val="22"/>
        </w:rPr>
        <w:t>화서역위너스파크</w:t>
      </w:r>
      <w:r w:rsidR="00C95199" w:rsidRPr="00933D6F">
        <w:rPr>
          <w:rFonts w:cs="Times New Roman" w:hint="eastAsia"/>
          <w:szCs w:val="22"/>
        </w:rPr>
        <w:t>)</w:t>
      </w:r>
      <w:r w:rsidRPr="00933D6F">
        <w:rPr>
          <w:rFonts w:cs="Times New Roman" w:hint="eastAsia"/>
          <w:szCs w:val="22"/>
        </w:rPr>
        <w:t>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주소를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두고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있는</w:t>
      </w:r>
      <w:r w:rsidRPr="00933D6F">
        <w:rPr>
          <w:rFonts w:cs="Times New Roman" w:hint="eastAsia"/>
          <w:szCs w:val="22"/>
        </w:rPr>
        <w:t xml:space="preserve"> </w:t>
      </w:r>
      <w:r w:rsidRPr="006D02C8">
        <w:rPr>
          <w:rFonts w:cs="Times New Roman" w:hint="eastAsia"/>
          <w:szCs w:val="22"/>
        </w:rPr>
        <w:t>이선애</w:t>
      </w:r>
      <w:r w:rsidRPr="006D02C8">
        <w:rPr>
          <w:rFonts w:cs="Times New Roman" w:hint="eastAsia"/>
          <w:szCs w:val="22"/>
        </w:rPr>
        <w:t>(</w:t>
      </w:r>
      <w:r w:rsidRPr="006D02C8">
        <w:rPr>
          <w:rFonts w:cs="Times New Roman" w:hint="eastAsia"/>
          <w:szCs w:val="22"/>
        </w:rPr>
        <w:t>생년월일</w:t>
      </w:r>
      <w:r w:rsidRPr="00933D6F">
        <w:rPr>
          <w:rFonts w:cs="Times New Roman" w:hint="eastAsia"/>
          <w:szCs w:val="22"/>
        </w:rPr>
        <w:t>:</w:t>
      </w:r>
      <w:r w:rsidRPr="00933D6F">
        <w:rPr>
          <w:rFonts w:cs="Times New Roman"/>
          <w:szCs w:val="22"/>
        </w:rPr>
        <w:t xml:space="preserve"> </w:t>
      </w:r>
      <w:r w:rsidR="00C95199" w:rsidRPr="00933D6F">
        <w:rPr>
          <w:szCs w:val="22"/>
        </w:rPr>
        <w:t>1975</w:t>
      </w:r>
      <w:r w:rsidRPr="00933D6F">
        <w:rPr>
          <w:rFonts w:hint="eastAsia"/>
          <w:szCs w:val="22"/>
        </w:rPr>
        <w:t>년</w:t>
      </w:r>
      <w:r w:rsidRPr="00933D6F">
        <w:rPr>
          <w:rFonts w:hint="eastAsia"/>
          <w:szCs w:val="22"/>
        </w:rPr>
        <w:t xml:space="preserve"> </w:t>
      </w:r>
      <w:r w:rsidR="00C95199" w:rsidRPr="00933D6F">
        <w:rPr>
          <w:szCs w:val="22"/>
        </w:rPr>
        <w:t>2</w:t>
      </w:r>
      <w:r w:rsidRPr="00933D6F">
        <w:rPr>
          <w:rFonts w:hint="eastAsia"/>
          <w:szCs w:val="22"/>
        </w:rPr>
        <w:t>월</w:t>
      </w:r>
      <w:r w:rsidRPr="00933D6F">
        <w:rPr>
          <w:rFonts w:hint="eastAsia"/>
          <w:szCs w:val="22"/>
        </w:rPr>
        <w:t xml:space="preserve"> </w:t>
      </w:r>
      <w:r w:rsidR="00C95199" w:rsidRPr="00933D6F">
        <w:rPr>
          <w:szCs w:val="22"/>
        </w:rPr>
        <w:t>13</w:t>
      </w:r>
      <w:r w:rsidRPr="00933D6F">
        <w:rPr>
          <w:rFonts w:hint="eastAsia"/>
          <w:szCs w:val="22"/>
        </w:rPr>
        <w:t>일</w:t>
      </w:r>
      <w:r w:rsidRPr="00933D6F">
        <w:rPr>
          <w:rFonts w:hint="eastAsia"/>
          <w:szCs w:val="22"/>
        </w:rPr>
        <w:t>)(</w:t>
      </w:r>
      <w:r w:rsidR="00E63701">
        <w:rPr>
          <w:rFonts w:hint="eastAsia"/>
          <w:szCs w:val="22"/>
        </w:rPr>
        <w:t>매도인</w:t>
      </w:r>
      <w:r w:rsidRPr="00933D6F">
        <w:rPr>
          <w:rFonts w:hint="eastAsia"/>
          <w:szCs w:val="22"/>
        </w:rPr>
        <w:t>,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유진숙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및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이정훈과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총칭하여</w:t>
      </w:r>
      <w:r w:rsidRPr="00933D6F">
        <w:rPr>
          <w:rFonts w:hint="eastAsia"/>
          <w:szCs w:val="22"/>
        </w:rPr>
        <w:t xml:space="preserve"> </w:t>
      </w:r>
      <w:r w:rsidRPr="00933D6F">
        <w:rPr>
          <w:szCs w:val="22"/>
        </w:rPr>
        <w:t>“</w:t>
      </w:r>
      <w:r w:rsidRPr="00933D6F">
        <w:rPr>
          <w:rFonts w:hint="eastAsia"/>
          <w:szCs w:val="22"/>
          <w:u w:val="single"/>
        </w:rPr>
        <w:t>펜플</w:t>
      </w:r>
      <w:r w:rsidRPr="00933D6F">
        <w:rPr>
          <w:rFonts w:hint="eastAsia"/>
          <w:szCs w:val="22"/>
          <w:u w:val="single"/>
        </w:rPr>
        <w:t xml:space="preserve"> </w:t>
      </w:r>
      <w:r w:rsidR="00E63701">
        <w:rPr>
          <w:rFonts w:hint="eastAsia"/>
          <w:szCs w:val="22"/>
          <w:u w:val="single"/>
        </w:rPr>
        <w:t>매도인</w:t>
      </w:r>
      <w:r w:rsidRPr="00933D6F">
        <w:rPr>
          <w:szCs w:val="22"/>
        </w:rPr>
        <w:t>”</w:t>
      </w:r>
      <w:r w:rsidRPr="00933D6F">
        <w:rPr>
          <w:rFonts w:hint="eastAsia"/>
          <w:szCs w:val="22"/>
        </w:rPr>
        <w:t>)</w:t>
      </w:r>
      <w:r w:rsidRPr="00933D6F">
        <w:rPr>
          <w:rFonts w:hint="eastAsia"/>
          <w:szCs w:val="22"/>
        </w:rPr>
        <w:t>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보유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펜플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발행의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보통주식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합계</w:t>
      </w:r>
      <w:r w:rsidRPr="00933D6F">
        <w:rPr>
          <w:rFonts w:cs="Times New Roman" w:hint="eastAsia"/>
          <w:szCs w:val="22"/>
        </w:rPr>
        <w:t xml:space="preserve"> 30,000</w:t>
      </w:r>
      <w:r w:rsidRPr="00933D6F">
        <w:rPr>
          <w:rFonts w:cs="Times New Roman" w:hint="eastAsia"/>
          <w:szCs w:val="22"/>
        </w:rPr>
        <w:t>주</w:t>
      </w:r>
      <w:r w:rsidRPr="00933D6F">
        <w:rPr>
          <w:rFonts w:cs="Times New Roman" w:hint="eastAsia"/>
          <w:szCs w:val="22"/>
        </w:rPr>
        <w:t>(</w:t>
      </w:r>
      <w:r w:rsidRPr="00933D6F">
        <w:rPr>
          <w:rFonts w:cs="Times New Roman"/>
          <w:szCs w:val="22"/>
        </w:rPr>
        <w:t>“</w:t>
      </w:r>
      <w:r w:rsidRPr="00933D6F">
        <w:rPr>
          <w:rFonts w:cs="Times New Roman" w:hint="eastAsia"/>
          <w:szCs w:val="22"/>
          <w:u w:val="single"/>
        </w:rPr>
        <w:t>펜플</w:t>
      </w:r>
      <w:r w:rsidRPr="00933D6F">
        <w:rPr>
          <w:rFonts w:cs="Times New Roman" w:hint="eastAsia"/>
          <w:szCs w:val="22"/>
          <w:u w:val="single"/>
        </w:rPr>
        <w:t xml:space="preserve"> </w:t>
      </w:r>
      <w:r w:rsidRPr="00933D6F">
        <w:rPr>
          <w:rFonts w:cs="Times New Roman" w:hint="eastAsia"/>
          <w:szCs w:val="22"/>
          <w:u w:val="single"/>
        </w:rPr>
        <w:t>대상주식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 w:hint="eastAsia"/>
          <w:szCs w:val="22"/>
        </w:rPr>
        <w:t>)</w:t>
      </w:r>
      <w:r w:rsidRPr="00933D6F">
        <w:rPr>
          <w:rFonts w:cs="Times New Roman" w:hint="eastAsia"/>
          <w:szCs w:val="22"/>
        </w:rPr>
        <w:t>를</w:t>
      </w:r>
      <w:r w:rsidRPr="00933D6F">
        <w:rPr>
          <w:rFonts w:cs="Times New Roman" w:hint="eastAsia"/>
          <w:szCs w:val="22"/>
        </w:rPr>
        <w:t xml:space="preserve"> </w:t>
      </w:r>
      <w:r w:rsidR="00840525">
        <w:rPr>
          <w:rFonts w:cs="Times New Roman" w:hint="eastAsia"/>
          <w:szCs w:val="22"/>
        </w:rPr>
        <w:t>대상회사</w:t>
      </w:r>
      <w:r w:rsidRPr="00933D6F">
        <w:rPr>
          <w:rFonts w:cs="Times New Roman" w:hint="eastAsia"/>
          <w:szCs w:val="22"/>
        </w:rPr>
        <w:t>에게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매도하고</w:t>
      </w:r>
      <w:r w:rsidRPr="00933D6F">
        <w:rPr>
          <w:rFonts w:cs="Times New Roman" w:hint="eastAsia"/>
          <w:szCs w:val="22"/>
        </w:rPr>
        <w:t>,</w:t>
      </w:r>
      <w:r w:rsidRPr="00933D6F">
        <w:rPr>
          <w:rFonts w:cs="Times New Roman"/>
          <w:szCs w:val="22"/>
        </w:rPr>
        <w:t xml:space="preserve"> </w:t>
      </w:r>
      <w:r w:rsidR="00840525">
        <w:rPr>
          <w:rFonts w:cs="Times New Roman" w:hint="eastAsia"/>
          <w:szCs w:val="22"/>
        </w:rPr>
        <w:t>대상회사가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이를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매수하는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거래를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의미한다</w:t>
      </w:r>
      <w:r w:rsidRPr="00933D6F">
        <w:rPr>
          <w:rFonts w:cs="Times New Roman" w:hint="eastAsia"/>
          <w:szCs w:val="22"/>
        </w:rPr>
        <w:t>.</w:t>
      </w:r>
      <w:r w:rsidR="00F6406B" w:rsidRPr="00933D6F">
        <w:rPr>
          <w:rFonts w:cs="Times New Roman"/>
          <w:szCs w:val="22"/>
        </w:rPr>
        <w:t xml:space="preserve"> </w:t>
      </w:r>
    </w:p>
    <w:p w14:paraId="1BC72F52" w14:textId="5232E1B6" w:rsidR="001A1AF7" w:rsidRPr="00933D6F" w:rsidRDefault="001A1AF7" w:rsidP="001A1AF7">
      <w:pPr>
        <w:pStyle w:val="BKLBodyText"/>
        <w:ind w:left="0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 w:hint="eastAsia"/>
          <w:szCs w:val="22"/>
          <w:u w:val="single"/>
        </w:rPr>
        <w:t>펜플</w:t>
      </w:r>
      <w:r w:rsidRPr="00933D6F">
        <w:rPr>
          <w:rFonts w:cs="Times New Roman" w:hint="eastAsia"/>
          <w:szCs w:val="22"/>
          <w:u w:val="single"/>
        </w:rPr>
        <w:t xml:space="preserve"> </w:t>
      </w:r>
      <w:r w:rsidRPr="00933D6F">
        <w:rPr>
          <w:rFonts w:cs="Times New Roman" w:hint="eastAsia"/>
          <w:szCs w:val="22"/>
          <w:u w:val="single"/>
        </w:rPr>
        <w:t>주식매매계약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 w:hint="eastAsia"/>
          <w:szCs w:val="22"/>
        </w:rPr>
        <w:t>이란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펜플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주식매매거래와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관련하여</w:t>
      </w:r>
      <w:r w:rsidRPr="00933D6F">
        <w:rPr>
          <w:rFonts w:cs="Times New Roman" w:hint="eastAsia"/>
          <w:szCs w:val="22"/>
        </w:rPr>
        <w:t>,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펜플</w:t>
      </w:r>
      <w:r w:rsidRPr="00933D6F">
        <w:rPr>
          <w:rFonts w:cs="Times New Roman" w:hint="eastAsia"/>
          <w:szCs w:val="22"/>
        </w:rPr>
        <w:t xml:space="preserve"> </w:t>
      </w:r>
      <w:r w:rsidR="00E63701">
        <w:rPr>
          <w:rFonts w:cs="Times New Roman" w:hint="eastAsia"/>
          <w:szCs w:val="22"/>
        </w:rPr>
        <w:t>매도인</w:t>
      </w:r>
      <w:r w:rsidRPr="00933D6F">
        <w:rPr>
          <w:rFonts w:cs="Times New Roman" w:hint="eastAsia"/>
          <w:szCs w:val="22"/>
        </w:rPr>
        <w:t>과</w:t>
      </w:r>
      <w:r w:rsidR="00B23A85">
        <w:rPr>
          <w:rFonts w:cs="Times New Roman" w:hint="eastAsia"/>
          <w:szCs w:val="22"/>
        </w:rPr>
        <w:t xml:space="preserve"> </w:t>
      </w:r>
      <w:r w:rsidR="00B23A85">
        <w:rPr>
          <w:rFonts w:cs="Times New Roman" w:hint="eastAsia"/>
          <w:szCs w:val="22"/>
        </w:rPr>
        <w:t>대상회사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간에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본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계약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체결일에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체결되는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주식매매계약을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의미한다</w:t>
      </w:r>
      <w:r w:rsidRPr="00933D6F">
        <w:rPr>
          <w:rFonts w:cs="Times New Roman" w:hint="eastAsia"/>
          <w:szCs w:val="22"/>
        </w:rPr>
        <w:t>.</w:t>
      </w:r>
      <w:r w:rsidR="00441D0F" w:rsidRPr="00933D6F">
        <w:rPr>
          <w:rFonts w:cs="Times New Roman"/>
          <w:szCs w:val="22"/>
        </w:rPr>
        <w:t xml:space="preserve"> </w:t>
      </w:r>
    </w:p>
    <w:p w14:paraId="2B35F2B5" w14:textId="50F94E0B" w:rsidR="00FD2906" w:rsidRPr="00933D6F" w:rsidRDefault="008E5841" w:rsidP="001A1AF7">
      <w:pPr>
        <w:pStyle w:val="BKLBodyText"/>
        <w:ind w:left="0"/>
        <w:rPr>
          <w:lang w:val="en-GB"/>
        </w:r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 w:hint="eastAsia"/>
          <w:szCs w:val="22"/>
          <w:u w:val="single"/>
        </w:rPr>
        <w:t>후속거래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 w:hint="eastAsia"/>
          <w:szCs w:val="22"/>
        </w:rPr>
        <w:t>란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제</w:t>
      </w:r>
      <w:r w:rsidRPr="00933D6F">
        <w:rPr>
          <w:rFonts w:cs="Times New Roman" w:hint="eastAsia"/>
          <w:szCs w:val="22"/>
        </w:rPr>
        <w:t>6.2</w:t>
      </w:r>
      <w:r w:rsidRPr="00933D6F">
        <w:rPr>
          <w:rFonts w:cs="Times New Roman" w:hint="eastAsia"/>
          <w:szCs w:val="22"/>
        </w:rPr>
        <w:t>조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제</w:t>
      </w:r>
      <w:r w:rsidRPr="00933D6F">
        <w:rPr>
          <w:rFonts w:cs="Times New Roman" w:hint="eastAsia"/>
          <w:szCs w:val="22"/>
        </w:rPr>
        <w:t>(</w:t>
      </w:r>
      <w:r w:rsidR="00F72586">
        <w:rPr>
          <w:rFonts w:cs="Times New Roman"/>
          <w:szCs w:val="22"/>
        </w:rPr>
        <w:t>2</w:t>
      </w:r>
      <w:r w:rsidRPr="00933D6F">
        <w:rPr>
          <w:rFonts w:cs="Times New Roman" w:hint="eastAsia"/>
          <w:szCs w:val="22"/>
        </w:rPr>
        <w:t>)</w:t>
      </w:r>
      <w:r w:rsidRPr="00933D6F">
        <w:rPr>
          <w:rFonts w:cs="Times New Roman" w:hint="eastAsia"/>
          <w:szCs w:val="22"/>
        </w:rPr>
        <w:t>항에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따라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이행되는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거래들을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총칭한다</w:t>
      </w:r>
      <w:r w:rsidRPr="00933D6F">
        <w:rPr>
          <w:rFonts w:cs="Times New Roman" w:hint="eastAsia"/>
          <w:szCs w:val="22"/>
        </w:rPr>
        <w:t>.</w:t>
      </w:r>
    </w:p>
    <w:p w14:paraId="08B1EBA6" w14:textId="33BD4059" w:rsidR="00615247" w:rsidRDefault="008E5841" w:rsidP="008E5841">
      <w:pPr>
        <w:rPr>
          <w:rFonts w:cs="Times New Roman"/>
          <w:szCs w:val="22"/>
        </w:rPr>
        <w:sectPr w:rsidR="00615247" w:rsidSect="002603FA">
          <w:footerReference w:type="default" r:id="rId11"/>
          <w:pgSz w:w="11906" w:h="16838" w:code="9"/>
          <w:pgMar w:top="1701" w:right="1418" w:bottom="1701" w:left="1418" w:header="851" w:footer="851" w:gutter="0"/>
          <w:pgNumType w:start="39"/>
          <w:cols w:space="425"/>
          <w:docGrid w:type="lines" w:linePitch="380"/>
        </w:sectPr>
      </w:pPr>
      <w:r w:rsidRPr="00933D6F">
        <w:rPr>
          <w:rFonts w:cs="Times New Roman"/>
          <w:szCs w:val="22"/>
        </w:rPr>
        <w:t>“</w:t>
      </w:r>
      <w:r w:rsidRPr="00933D6F">
        <w:rPr>
          <w:rFonts w:cs="Times New Roman" w:hint="eastAsia"/>
          <w:szCs w:val="22"/>
          <w:u w:val="single"/>
        </w:rPr>
        <w:t>후속거래</w:t>
      </w:r>
      <w:r w:rsidRPr="00933D6F">
        <w:rPr>
          <w:rFonts w:cs="Times New Roman" w:hint="eastAsia"/>
          <w:szCs w:val="22"/>
          <w:u w:val="single"/>
        </w:rPr>
        <w:t xml:space="preserve"> </w:t>
      </w:r>
      <w:r w:rsidRPr="00933D6F">
        <w:rPr>
          <w:rFonts w:cs="Times New Roman" w:hint="eastAsia"/>
          <w:szCs w:val="22"/>
          <w:u w:val="single"/>
        </w:rPr>
        <w:t>계약</w:t>
      </w:r>
      <w:r w:rsidRPr="00933D6F">
        <w:rPr>
          <w:rFonts w:cs="Times New Roman"/>
          <w:szCs w:val="22"/>
        </w:rPr>
        <w:t>”</w:t>
      </w:r>
      <w:r w:rsidRPr="00933D6F">
        <w:rPr>
          <w:rFonts w:cs="Times New Roman" w:hint="eastAsia"/>
          <w:szCs w:val="22"/>
        </w:rPr>
        <w:t>이란</w:t>
      </w:r>
      <w:r w:rsidRPr="00933D6F">
        <w:rPr>
          <w:rFonts w:cs="Times New Roman" w:hint="eastAsia"/>
          <w:szCs w:val="22"/>
        </w:rPr>
        <w:t xml:space="preserve"> </w:t>
      </w:r>
      <w:r w:rsidR="007E7ABC">
        <w:rPr>
          <w:rFonts w:cs="Times New Roman" w:hint="eastAsia"/>
          <w:szCs w:val="22"/>
        </w:rPr>
        <w:t>펜플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주식매매계약</w:t>
      </w:r>
      <w:r w:rsidR="007E7ABC">
        <w:rPr>
          <w:rFonts w:cs="Times New Roman" w:hint="eastAsia"/>
          <w:szCs w:val="22"/>
        </w:rPr>
        <w:t>,</w:t>
      </w:r>
      <w:r w:rsidR="007E7ABC">
        <w:rPr>
          <w:rFonts w:cs="Times New Roman"/>
          <w:szCs w:val="22"/>
        </w:rPr>
        <w:t xml:space="preserve"> </w:t>
      </w:r>
      <w:r w:rsidR="00725B02" w:rsidRPr="00933D6F">
        <w:rPr>
          <w:rFonts w:cs="Times New Roman" w:hint="eastAsia"/>
          <w:szCs w:val="22"/>
        </w:rPr>
        <w:t>본건</w:t>
      </w:r>
      <w:r w:rsidR="00725B02" w:rsidRPr="00933D6F">
        <w:rPr>
          <w:rFonts w:cs="Times New Roman" w:hint="eastAsia"/>
          <w:szCs w:val="22"/>
        </w:rPr>
        <w:t xml:space="preserve"> </w:t>
      </w:r>
      <w:r w:rsidR="00216A05">
        <w:rPr>
          <w:rFonts w:cs="Times New Roman" w:hint="eastAsia"/>
          <w:szCs w:val="22"/>
        </w:rPr>
        <w:t>특정자산</w:t>
      </w:r>
      <w:r w:rsidR="00216A05">
        <w:rPr>
          <w:rFonts w:cs="Times New Roman" w:hint="eastAsia"/>
          <w:szCs w:val="22"/>
        </w:rPr>
        <w:t xml:space="preserve"> </w:t>
      </w:r>
      <w:r w:rsidR="00216A05">
        <w:rPr>
          <w:rFonts w:cs="Times New Roman" w:hint="eastAsia"/>
          <w:szCs w:val="22"/>
        </w:rPr>
        <w:t>양수도</w:t>
      </w:r>
      <w:r w:rsidR="00725B02" w:rsidRPr="00933D6F">
        <w:rPr>
          <w:rFonts w:cs="Times New Roman" w:hint="eastAsia"/>
          <w:szCs w:val="22"/>
        </w:rPr>
        <w:t>계약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및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이에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부수하여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체결되는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부속계약</w:t>
      </w:r>
      <w:r w:rsidR="00615247">
        <w:rPr>
          <w:rFonts w:cs="Times New Roman" w:hint="eastAsia"/>
          <w:szCs w:val="22"/>
        </w:rPr>
        <w:t>과</w:t>
      </w:r>
      <w:r w:rsidR="00615247">
        <w:rPr>
          <w:rFonts w:cs="Times New Roman" w:hint="eastAsia"/>
          <w:szCs w:val="22"/>
        </w:rPr>
        <w:t xml:space="preserve"> </w:t>
      </w:r>
      <w:r w:rsidR="00615247">
        <w:rPr>
          <w:rFonts w:cs="Times New Roman" w:hint="eastAsia"/>
          <w:szCs w:val="22"/>
        </w:rPr>
        <w:t>그</w:t>
      </w:r>
      <w:r w:rsidR="00615247">
        <w:rPr>
          <w:rFonts w:cs="Times New Roman" w:hint="eastAsia"/>
          <w:szCs w:val="22"/>
        </w:rPr>
        <w:t xml:space="preserve"> </w:t>
      </w:r>
      <w:r w:rsidR="00615247">
        <w:rPr>
          <w:rFonts w:cs="Times New Roman" w:hint="eastAsia"/>
          <w:szCs w:val="22"/>
        </w:rPr>
        <w:t>밖에</w:t>
      </w:r>
      <w:r w:rsidR="00615247">
        <w:rPr>
          <w:rFonts w:cs="Times New Roman" w:hint="eastAsia"/>
          <w:szCs w:val="22"/>
        </w:rPr>
        <w:t xml:space="preserve"> </w:t>
      </w:r>
      <w:r w:rsidR="00615247">
        <w:rPr>
          <w:rFonts w:cs="Times New Roman" w:hint="eastAsia"/>
          <w:szCs w:val="22"/>
        </w:rPr>
        <w:t>후속거래와</w:t>
      </w:r>
      <w:r w:rsidR="00615247">
        <w:rPr>
          <w:rFonts w:cs="Times New Roman" w:hint="eastAsia"/>
          <w:szCs w:val="22"/>
        </w:rPr>
        <w:t xml:space="preserve"> </w:t>
      </w:r>
      <w:r w:rsidR="00615247">
        <w:rPr>
          <w:rFonts w:cs="Times New Roman" w:hint="eastAsia"/>
          <w:szCs w:val="22"/>
        </w:rPr>
        <w:t>관련하여</w:t>
      </w:r>
      <w:r w:rsidR="00615247">
        <w:rPr>
          <w:rFonts w:cs="Times New Roman" w:hint="eastAsia"/>
          <w:szCs w:val="22"/>
        </w:rPr>
        <w:t xml:space="preserve"> </w:t>
      </w:r>
      <w:r w:rsidR="00615247">
        <w:rPr>
          <w:rFonts w:cs="Times New Roman" w:hint="eastAsia"/>
          <w:szCs w:val="22"/>
        </w:rPr>
        <w:t>체결되는</w:t>
      </w:r>
      <w:r w:rsidR="00615247">
        <w:rPr>
          <w:rFonts w:cs="Times New Roman" w:hint="eastAsia"/>
          <w:szCs w:val="22"/>
        </w:rPr>
        <w:t xml:space="preserve"> </w:t>
      </w:r>
      <w:r w:rsidR="00615247">
        <w:rPr>
          <w:rFonts w:cs="Times New Roman" w:hint="eastAsia"/>
          <w:szCs w:val="22"/>
        </w:rPr>
        <w:t>일체의</w:t>
      </w:r>
      <w:r w:rsidR="00615247">
        <w:rPr>
          <w:rFonts w:cs="Times New Roman" w:hint="eastAsia"/>
          <w:szCs w:val="22"/>
        </w:rPr>
        <w:t xml:space="preserve"> </w:t>
      </w:r>
      <w:r w:rsidR="00615247">
        <w:rPr>
          <w:rFonts w:cs="Times New Roman" w:hint="eastAsia"/>
          <w:szCs w:val="22"/>
        </w:rPr>
        <w:t>계약</w:t>
      </w:r>
      <w:r w:rsidR="005476FB">
        <w:rPr>
          <w:rFonts w:cs="Times New Roman" w:hint="eastAsia"/>
          <w:szCs w:val="22"/>
        </w:rPr>
        <w:t>,</w:t>
      </w:r>
      <w:r w:rsidR="005476FB">
        <w:rPr>
          <w:rFonts w:cs="Times New Roman"/>
          <w:szCs w:val="22"/>
        </w:rPr>
        <w:t xml:space="preserve"> </w:t>
      </w:r>
      <w:r w:rsidR="005476FB">
        <w:rPr>
          <w:rFonts w:cs="Times New Roman" w:hint="eastAsia"/>
          <w:szCs w:val="22"/>
        </w:rPr>
        <w:t>약정</w:t>
      </w:r>
      <w:r w:rsidR="005F7DFA">
        <w:rPr>
          <w:rFonts w:cs="Times New Roman" w:hint="eastAsia"/>
          <w:szCs w:val="22"/>
        </w:rPr>
        <w:t xml:space="preserve"> </w:t>
      </w:r>
      <w:r w:rsidR="005F7DFA">
        <w:rPr>
          <w:rFonts w:cs="Times New Roman" w:hint="eastAsia"/>
          <w:szCs w:val="22"/>
        </w:rPr>
        <w:t>또는</w:t>
      </w:r>
      <w:r w:rsidR="005F7DFA">
        <w:rPr>
          <w:rFonts w:cs="Times New Roman" w:hint="eastAsia"/>
          <w:szCs w:val="22"/>
        </w:rPr>
        <w:t xml:space="preserve"> </w:t>
      </w:r>
      <w:r w:rsidR="005F7DFA">
        <w:rPr>
          <w:rFonts w:cs="Times New Roman" w:hint="eastAsia"/>
          <w:szCs w:val="22"/>
        </w:rPr>
        <w:t>합의를</w:t>
      </w:r>
      <w:r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 w:hint="eastAsia"/>
          <w:szCs w:val="22"/>
        </w:rPr>
        <w:t>총칭한다</w:t>
      </w:r>
      <w:r w:rsidRPr="00933D6F">
        <w:rPr>
          <w:rFonts w:cs="Times New Roman" w:hint="eastAsia"/>
          <w:szCs w:val="22"/>
        </w:rPr>
        <w:t>.</w:t>
      </w:r>
      <w:bookmarkStart w:id="276" w:name="_Toc58933227"/>
    </w:p>
    <w:p w14:paraId="366D7259" w14:textId="1A15A7A6" w:rsidR="00E25160" w:rsidRPr="00741242" w:rsidRDefault="00484BD2" w:rsidP="00741242">
      <w:pPr>
        <w:pStyle w:val="BKLH1-1"/>
        <w:numPr>
          <w:ilvl w:val="0"/>
          <w:numId w:val="0"/>
        </w:numPr>
        <w:jc w:val="center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lastRenderedPageBreak/>
        <w:t>별지</w:t>
      </w:r>
      <w:r w:rsidRPr="00933D6F">
        <w:rPr>
          <w:rFonts w:cs="Times New Roman"/>
          <w:szCs w:val="22"/>
        </w:rPr>
        <w:t xml:space="preserve"> </w:t>
      </w:r>
      <w:r w:rsidR="008F0EB6" w:rsidRPr="00933D6F">
        <w:rPr>
          <w:rFonts w:cs="Times New Roman"/>
          <w:szCs w:val="22"/>
        </w:rPr>
        <w:t>3</w:t>
      </w:r>
      <w:r w:rsidRPr="00933D6F">
        <w:rPr>
          <w:rFonts w:cs="Times New Roman"/>
          <w:szCs w:val="22"/>
        </w:rPr>
        <w:t>.3(</w:t>
      </w:r>
      <w:r w:rsidR="00F338D8">
        <w:rPr>
          <w:rFonts w:cs="Times New Roman"/>
          <w:szCs w:val="22"/>
        </w:rPr>
        <w:t>5</w:t>
      </w:r>
      <w:r w:rsidRPr="00933D6F">
        <w:rPr>
          <w:rFonts w:cs="Times New Roman"/>
          <w:szCs w:val="22"/>
        </w:rPr>
        <w:t>)</w:t>
      </w:r>
    </w:p>
    <w:p w14:paraId="1FC89B4C" w14:textId="45585517" w:rsidR="00484BD2" w:rsidRPr="00933D6F" w:rsidRDefault="00484BD2" w:rsidP="000E1105">
      <w:pPr>
        <w:pStyle w:val="BKLH1-1"/>
        <w:numPr>
          <w:ilvl w:val="0"/>
          <w:numId w:val="0"/>
        </w:numPr>
        <w:jc w:val="center"/>
        <w:rPr>
          <w:rFonts w:cs="Times New Roman"/>
          <w:szCs w:val="22"/>
        </w:rPr>
      </w:pPr>
      <w:r w:rsidRPr="00933D6F">
        <w:rPr>
          <w:rFonts w:cs="Times New Roman"/>
          <w:b w:val="0"/>
          <w:szCs w:val="22"/>
          <w:u w:val="single"/>
        </w:rPr>
        <w:t>사임서</w:t>
      </w:r>
      <w:r w:rsidRPr="00933D6F">
        <w:rPr>
          <w:rFonts w:cs="Times New Roman"/>
          <w:b w:val="0"/>
          <w:szCs w:val="22"/>
          <w:u w:val="single"/>
        </w:rPr>
        <w:t>(</w:t>
      </w:r>
      <w:r w:rsidRPr="00933D6F">
        <w:rPr>
          <w:rFonts w:cs="Times New Roman"/>
          <w:b w:val="0"/>
          <w:szCs w:val="22"/>
          <w:u w:val="single"/>
        </w:rPr>
        <w:t>양식</w:t>
      </w:r>
      <w:r w:rsidRPr="00933D6F">
        <w:rPr>
          <w:rFonts w:cs="Times New Roman"/>
          <w:b w:val="0"/>
          <w:szCs w:val="22"/>
          <w:u w:val="single"/>
        </w:rPr>
        <w:t>)</w:t>
      </w:r>
      <w:bookmarkEnd w:id="276"/>
    </w:p>
    <w:p w14:paraId="6DFA79B7" w14:textId="77777777" w:rsidR="006F4ED8" w:rsidRPr="00933D6F" w:rsidRDefault="006F4ED8" w:rsidP="006F4ED8">
      <w:pPr>
        <w:rPr>
          <w:rFonts w:cs="Times New Roman"/>
          <w:szCs w:val="22"/>
        </w:rPr>
      </w:pPr>
    </w:p>
    <w:p w14:paraId="3D1C49C8" w14:textId="77777777" w:rsidR="00C67DFC" w:rsidRPr="00933D6F" w:rsidRDefault="00C67DFC" w:rsidP="00C67DFC">
      <w:pPr>
        <w:jc w:val="center"/>
        <w:rPr>
          <w:rFonts w:cs="Times New Roman"/>
          <w:b/>
          <w:sz w:val="26"/>
          <w:szCs w:val="26"/>
        </w:rPr>
      </w:pPr>
      <w:r w:rsidRPr="00933D6F">
        <w:rPr>
          <w:rFonts w:cs="Times New Roman" w:hint="eastAsia"/>
          <w:b/>
          <w:sz w:val="26"/>
          <w:szCs w:val="26"/>
        </w:rPr>
        <w:t>사임서</w:t>
      </w:r>
    </w:p>
    <w:p w14:paraId="01475181" w14:textId="77777777" w:rsidR="00C67DFC" w:rsidRPr="00933D6F" w:rsidRDefault="00C67DFC" w:rsidP="006F4ED8">
      <w:pPr>
        <w:rPr>
          <w:rFonts w:cs="Times New Roman"/>
          <w:szCs w:val="22"/>
        </w:rPr>
      </w:pPr>
    </w:p>
    <w:p w14:paraId="280E7F28" w14:textId="77777777" w:rsidR="006F4ED8" w:rsidRPr="00933D6F" w:rsidRDefault="00B33475" w:rsidP="006F4ED8">
      <w:pPr>
        <w:rPr>
          <w:rFonts w:cs="Times New Roman"/>
          <w:szCs w:val="22"/>
        </w:rPr>
      </w:pPr>
      <w:r w:rsidRPr="00933D6F">
        <w:rPr>
          <w:rFonts w:cs="Times New Roman" w:hint="eastAsia"/>
          <w:szCs w:val="22"/>
        </w:rPr>
        <w:t>[*]</w:t>
      </w:r>
      <w:r w:rsidR="00666B61" w:rsidRPr="00933D6F">
        <w:rPr>
          <w:rFonts w:cs="Times New Roman"/>
          <w:szCs w:val="22"/>
        </w:rPr>
        <w:t xml:space="preserve"> </w:t>
      </w:r>
      <w:r w:rsidR="006F4ED8" w:rsidRPr="00933D6F">
        <w:rPr>
          <w:rFonts w:cs="Times New Roman"/>
          <w:szCs w:val="22"/>
        </w:rPr>
        <w:t>귀중</w:t>
      </w:r>
    </w:p>
    <w:p w14:paraId="4F30EB56" w14:textId="77777777" w:rsidR="006F4ED8" w:rsidRPr="00933D6F" w:rsidRDefault="006F4ED8" w:rsidP="006F4ED8">
      <w:pPr>
        <w:rPr>
          <w:rFonts w:cs="Times New Roman"/>
          <w:szCs w:val="22"/>
        </w:rPr>
      </w:pPr>
    </w:p>
    <w:p w14:paraId="22C1245D" w14:textId="77777777" w:rsidR="006F4ED8" w:rsidRPr="00933D6F" w:rsidRDefault="006F4ED8" w:rsidP="006F4ED8">
      <w:pPr>
        <w:rPr>
          <w:rFonts w:cs="Times New Roman"/>
          <w:szCs w:val="22"/>
        </w:rPr>
      </w:pPr>
    </w:p>
    <w:p w14:paraId="669CC4F9" w14:textId="77777777" w:rsidR="004D3368" w:rsidRPr="00933D6F" w:rsidRDefault="004D3368" w:rsidP="004D3368">
      <w:pPr>
        <w:widowControl w:val="0"/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240" w:line="360" w:lineRule="exact"/>
        <w:rPr>
          <w:rFonts w:cs="Times New Roman"/>
          <w:snapToGrid/>
          <w:spacing w:val="3"/>
          <w:kern w:val="0"/>
          <w:szCs w:val="22"/>
        </w:rPr>
      </w:pPr>
      <w:r w:rsidRPr="00933D6F">
        <w:rPr>
          <w:rFonts w:cs="Times New Roman"/>
          <w:snapToGrid/>
          <w:spacing w:val="3"/>
          <w:kern w:val="0"/>
          <w:szCs w:val="22"/>
        </w:rPr>
        <w:t>하기</w:t>
      </w:r>
      <w:r w:rsidRPr="00933D6F">
        <w:rPr>
          <w:rFonts w:cs="Times New Roman"/>
          <w:snapToGrid/>
          <w:spacing w:val="3"/>
          <w:kern w:val="0"/>
          <w:szCs w:val="22"/>
        </w:rPr>
        <w:t xml:space="preserve"> </w:t>
      </w:r>
      <w:r w:rsidRPr="00933D6F">
        <w:rPr>
          <w:rFonts w:cs="Times New Roman"/>
          <w:snapToGrid/>
          <w:spacing w:val="3"/>
          <w:kern w:val="0"/>
          <w:szCs w:val="22"/>
        </w:rPr>
        <w:t>본인은</w:t>
      </w:r>
      <w:r w:rsidRPr="00933D6F">
        <w:rPr>
          <w:rFonts w:cs="Times New Roman"/>
          <w:snapToGrid/>
          <w:spacing w:val="3"/>
          <w:kern w:val="0"/>
          <w:szCs w:val="22"/>
        </w:rPr>
        <w:t xml:space="preserve"> </w:t>
      </w:r>
      <w:r w:rsidR="00B33475" w:rsidRPr="00933D6F">
        <w:rPr>
          <w:rFonts w:cs="Times New Roman" w:hint="eastAsia"/>
          <w:snapToGrid/>
          <w:spacing w:val="3"/>
          <w:kern w:val="0"/>
          <w:szCs w:val="22"/>
        </w:rPr>
        <w:t>[*]</w:t>
      </w:r>
      <w:r w:rsidRPr="00933D6F">
        <w:rPr>
          <w:rFonts w:cs="Times New Roman"/>
          <w:snapToGrid/>
          <w:spacing w:val="3"/>
          <w:kern w:val="0"/>
          <w:szCs w:val="22"/>
        </w:rPr>
        <w:t>(“</w:t>
      </w:r>
      <w:r w:rsidRPr="00933D6F">
        <w:rPr>
          <w:rFonts w:cs="Times New Roman"/>
          <w:snapToGrid/>
          <w:spacing w:val="3"/>
          <w:kern w:val="0"/>
          <w:szCs w:val="22"/>
          <w:u w:val="single"/>
        </w:rPr>
        <w:t>회사</w:t>
      </w:r>
      <w:r w:rsidRPr="00933D6F">
        <w:rPr>
          <w:rFonts w:cs="Times New Roman"/>
          <w:snapToGrid/>
          <w:spacing w:val="3"/>
          <w:kern w:val="0"/>
          <w:szCs w:val="22"/>
        </w:rPr>
        <w:t>”)</w:t>
      </w:r>
      <w:r w:rsidRPr="00933D6F">
        <w:rPr>
          <w:rFonts w:cs="Times New Roman"/>
          <w:snapToGrid/>
          <w:spacing w:val="3"/>
          <w:kern w:val="0"/>
          <w:szCs w:val="22"/>
        </w:rPr>
        <w:t>의</w:t>
      </w:r>
      <w:r w:rsidRPr="00933D6F">
        <w:rPr>
          <w:rFonts w:cs="Times New Roman"/>
          <w:snapToGrid/>
          <w:spacing w:val="3"/>
          <w:kern w:val="0"/>
          <w:szCs w:val="22"/>
        </w:rPr>
        <w:t xml:space="preserve"> [</w:t>
      </w:r>
      <w:r w:rsidRPr="00933D6F">
        <w:rPr>
          <w:rFonts w:cs="Times New Roman"/>
          <w:i/>
          <w:snapToGrid/>
          <w:spacing w:val="3"/>
          <w:kern w:val="0"/>
          <w:szCs w:val="22"/>
        </w:rPr>
        <w:t>사내이사</w:t>
      </w:r>
      <w:r w:rsidRPr="00933D6F">
        <w:rPr>
          <w:rFonts w:cs="Times New Roman"/>
          <w:i/>
          <w:snapToGrid/>
          <w:spacing w:val="3"/>
          <w:kern w:val="0"/>
          <w:szCs w:val="22"/>
        </w:rPr>
        <w:t>/</w:t>
      </w:r>
      <w:r w:rsidR="00666B61" w:rsidRPr="00933D6F">
        <w:rPr>
          <w:rFonts w:cs="Times New Roman"/>
          <w:i/>
          <w:snapToGrid/>
          <w:spacing w:val="3"/>
          <w:kern w:val="0"/>
          <w:szCs w:val="22"/>
        </w:rPr>
        <w:t>기타비상무이사</w:t>
      </w:r>
      <w:r w:rsidR="00666B61" w:rsidRPr="00933D6F">
        <w:rPr>
          <w:rFonts w:cs="Times New Roman"/>
          <w:i/>
          <w:snapToGrid/>
          <w:spacing w:val="3"/>
          <w:kern w:val="0"/>
          <w:szCs w:val="22"/>
        </w:rPr>
        <w:t>/</w:t>
      </w:r>
      <w:r w:rsidRPr="00933D6F">
        <w:rPr>
          <w:rFonts w:cs="Times New Roman"/>
          <w:i/>
          <w:snapToGrid/>
          <w:spacing w:val="3"/>
          <w:kern w:val="0"/>
          <w:szCs w:val="22"/>
        </w:rPr>
        <w:t>감사</w:t>
      </w:r>
      <w:r w:rsidRPr="00933D6F">
        <w:rPr>
          <w:rFonts w:cs="Times New Roman"/>
          <w:snapToGrid/>
          <w:spacing w:val="3"/>
          <w:kern w:val="0"/>
          <w:szCs w:val="22"/>
        </w:rPr>
        <w:t>]</w:t>
      </w:r>
      <w:r w:rsidRPr="00933D6F">
        <w:rPr>
          <w:rFonts w:cs="Times New Roman"/>
          <w:snapToGrid/>
          <w:spacing w:val="3"/>
          <w:kern w:val="0"/>
          <w:szCs w:val="22"/>
        </w:rPr>
        <w:t>인바</w:t>
      </w:r>
      <w:r w:rsidRPr="00933D6F">
        <w:rPr>
          <w:rFonts w:cs="Times New Roman"/>
          <w:snapToGrid/>
          <w:spacing w:val="3"/>
          <w:kern w:val="0"/>
          <w:szCs w:val="22"/>
        </w:rPr>
        <w:t>, 20</w:t>
      </w:r>
      <w:r w:rsidR="00990CFF" w:rsidRPr="00933D6F">
        <w:rPr>
          <w:rFonts w:cs="Times New Roman"/>
          <w:snapToGrid/>
          <w:spacing w:val="3"/>
          <w:kern w:val="0"/>
          <w:szCs w:val="22"/>
        </w:rPr>
        <w:t>2</w:t>
      </w:r>
      <w:r w:rsidR="00B33475" w:rsidRPr="00933D6F">
        <w:rPr>
          <w:rFonts w:cs="Times New Roman" w:hint="eastAsia"/>
          <w:snapToGrid/>
          <w:spacing w:val="3"/>
          <w:kern w:val="0"/>
          <w:szCs w:val="22"/>
        </w:rPr>
        <w:t>5</w:t>
      </w:r>
      <w:r w:rsidRPr="00933D6F">
        <w:rPr>
          <w:rFonts w:cs="Times New Roman"/>
          <w:snapToGrid/>
          <w:spacing w:val="3"/>
          <w:kern w:val="0"/>
          <w:szCs w:val="22"/>
        </w:rPr>
        <w:t>. [</w:t>
      </w:r>
      <w:r w:rsidRPr="00933D6F">
        <w:rPr>
          <w:rFonts w:cs="Times New Roman"/>
          <w:snapToGrid/>
          <w:spacing w:val="3"/>
          <w:kern w:val="0"/>
          <w:szCs w:val="22"/>
        </w:rPr>
        <w:sym w:font="Wingdings 2" w:char="F097"/>
      </w:r>
      <w:r w:rsidRPr="00933D6F">
        <w:rPr>
          <w:rFonts w:cs="Times New Roman"/>
          <w:snapToGrid/>
          <w:spacing w:val="3"/>
          <w:kern w:val="0"/>
          <w:szCs w:val="22"/>
        </w:rPr>
        <w:t>]. [</w:t>
      </w:r>
      <w:r w:rsidRPr="00933D6F">
        <w:rPr>
          <w:rFonts w:cs="Times New Roman"/>
          <w:snapToGrid/>
          <w:spacing w:val="3"/>
          <w:kern w:val="0"/>
          <w:szCs w:val="22"/>
        </w:rPr>
        <w:sym w:font="Wingdings 2" w:char="F097"/>
      </w:r>
      <w:r w:rsidRPr="00933D6F">
        <w:rPr>
          <w:rFonts w:cs="Times New Roman"/>
          <w:snapToGrid/>
          <w:spacing w:val="3"/>
          <w:kern w:val="0"/>
          <w:szCs w:val="22"/>
        </w:rPr>
        <w:t>]</w:t>
      </w:r>
      <w:r w:rsidRPr="00933D6F">
        <w:rPr>
          <w:rFonts w:cs="Times New Roman"/>
          <w:snapToGrid/>
          <w:spacing w:val="3"/>
          <w:kern w:val="0"/>
          <w:szCs w:val="22"/>
        </w:rPr>
        <w:t>자로</w:t>
      </w:r>
      <w:r w:rsidRPr="00933D6F">
        <w:rPr>
          <w:rFonts w:cs="Times New Roman"/>
          <w:snapToGrid/>
          <w:spacing w:val="3"/>
          <w:kern w:val="0"/>
          <w:szCs w:val="22"/>
        </w:rPr>
        <w:t xml:space="preserve"> </w:t>
      </w:r>
      <w:r w:rsidRPr="00933D6F">
        <w:rPr>
          <w:rFonts w:cs="Times New Roman"/>
          <w:snapToGrid/>
          <w:spacing w:val="3"/>
          <w:kern w:val="0"/>
          <w:szCs w:val="22"/>
        </w:rPr>
        <w:t>회사의</w:t>
      </w:r>
      <w:r w:rsidRPr="00933D6F">
        <w:rPr>
          <w:rFonts w:cs="Times New Roman"/>
          <w:snapToGrid/>
          <w:spacing w:val="3"/>
          <w:kern w:val="0"/>
          <w:szCs w:val="22"/>
        </w:rPr>
        <w:t xml:space="preserve"> [</w:t>
      </w:r>
      <w:r w:rsidRPr="00933D6F">
        <w:rPr>
          <w:rFonts w:cs="Times New Roman"/>
          <w:i/>
          <w:snapToGrid/>
          <w:spacing w:val="3"/>
          <w:kern w:val="0"/>
          <w:szCs w:val="22"/>
        </w:rPr>
        <w:t>사내이사</w:t>
      </w:r>
      <w:r w:rsidRPr="00933D6F">
        <w:rPr>
          <w:rFonts w:cs="Times New Roman"/>
          <w:i/>
          <w:snapToGrid/>
          <w:spacing w:val="3"/>
          <w:kern w:val="0"/>
          <w:szCs w:val="22"/>
        </w:rPr>
        <w:t>/</w:t>
      </w:r>
      <w:r w:rsidR="00666B61" w:rsidRPr="00933D6F">
        <w:rPr>
          <w:rFonts w:cs="Times New Roman"/>
          <w:i/>
          <w:snapToGrid/>
          <w:spacing w:val="3"/>
          <w:kern w:val="0"/>
          <w:szCs w:val="22"/>
        </w:rPr>
        <w:t>기타비상무이사</w:t>
      </w:r>
      <w:r w:rsidRPr="00933D6F">
        <w:rPr>
          <w:rFonts w:cs="Times New Roman"/>
          <w:i/>
          <w:snapToGrid/>
          <w:spacing w:val="3"/>
          <w:kern w:val="0"/>
          <w:szCs w:val="22"/>
        </w:rPr>
        <w:t>/</w:t>
      </w:r>
      <w:r w:rsidRPr="00933D6F">
        <w:rPr>
          <w:rFonts w:cs="Times New Roman"/>
          <w:i/>
          <w:snapToGrid/>
          <w:spacing w:val="3"/>
          <w:kern w:val="0"/>
          <w:szCs w:val="22"/>
        </w:rPr>
        <w:t>감사</w:t>
      </w:r>
      <w:r w:rsidRPr="00933D6F">
        <w:rPr>
          <w:rFonts w:cs="Times New Roman"/>
          <w:snapToGrid/>
          <w:spacing w:val="3"/>
          <w:kern w:val="0"/>
          <w:szCs w:val="22"/>
        </w:rPr>
        <w:t>]</w:t>
      </w:r>
      <w:r w:rsidRPr="00933D6F">
        <w:rPr>
          <w:rFonts w:cs="Times New Roman"/>
          <w:snapToGrid/>
          <w:spacing w:val="3"/>
          <w:kern w:val="0"/>
          <w:szCs w:val="22"/>
        </w:rPr>
        <w:t>직에서</w:t>
      </w:r>
      <w:r w:rsidRPr="00933D6F">
        <w:rPr>
          <w:rFonts w:cs="Times New Roman"/>
          <w:snapToGrid/>
          <w:spacing w:val="3"/>
          <w:kern w:val="0"/>
          <w:szCs w:val="22"/>
        </w:rPr>
        <w:t xml:space="preserve"> </w:t>
      </w:r>
      <w:r w:rsidRPr="00933D6F">
        <w:rPr>
          <w:rFonts w:cs="Times New Roman"/>
          <w:snapToGrid/>
          <w:spacing w:val="3"/>
          <w:kern w:val="0"/>
          <w:szCs w:val="22"/>
        </w:rPr>
        <w:t>사임합니다</w:t>
      </w:r>
      <w:r w:rsidRPr="00933D6F">
        <w:rPr>
          <w:rFonts w:cs="Times New Roman"/>
          <w:snapToGrid/>
          <w:spacing w:val="3"/>
          <w:kern w:val="0"/>
          <w:szCs w:val="22"/>
        </w:rPr>
        <w:t>.</w:t>
      </w:r>
    </w:p>
    <w:p w14:paraId="273D5F59" w14:textId="77777777" w:rsidR="004D3368" w:rsidRPr="00933D6F" w:rsidRDefault="004D3368" w:rsidP="004D3368">
      <w:pPr>
        <w:widowControl w:val="0"/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240" w:line="360" w:lineRule="exact"/>
        <w:rPr>
          <w:rFonts w:cs="Times New Roman"/>
          <w:snapToGrid/>
          <w:color w:val="000000"/>
          <w:spacing w:val="3"/>
          <w:kern w:val="0"/>
          <w:szCs w:val="22"/>
          <w:lang w:val="en-GB"/>
        </w:rPr>
      </w:pP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본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사임은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자발적이고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다른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조건이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없으며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,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본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사임서의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작성으로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부당해고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또는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사직을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이유로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회사에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대한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어떠한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보상청구권도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보유하지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아니함을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확인하며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,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그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밖에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회사가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본인에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대하여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부담할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수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있는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일체의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채무에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대하여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본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사임서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작성일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이후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회사를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면책하는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것에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동의하고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이를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 xml:space="preserve"> 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인정합니다</w:t>
      </w:r>
      <w:r w:rsidRPr="00933D6F">
        <w:rPr>
          <w:rFonts w:cs="Times New Roman"/>
          <w:snapToGrid/>
          <w:color w:val="000000"/>
          <w:spacing w:val="3"/>
          <w:kern w:val="0"/>
          <w:szCs w:val="22"/>
          <w:lang w:val="en-GB"/>
        </w:rPr>
        <w:t>.</w:t>
      </w:r>
    </w:p>
    <w:p w14:paraId="787F9978" w14:textId="77777777" w:rsidR="006F4ED8" w:rsidRPr="00933D6F" w:rsidRDefault="006F4ED8" w:rsidP="006F4ED8">
      <w:pPr>
        <w:rPr>
          <w:rFonts w:cs="Times New Roman"/>
          <w:szCs w:val="22"/>
        </w:rPr>
      </w:pPr>
    </w:p>
    <w:p w14:paraId="522F7D04" w14:textId="77777777" w:rsidR="006F4ED8" w:rsidRPr="00933D6F" w:rsidRDefault="006F4ED8" w:rsidP="006F4ED8">
      <w:pPr>
        <w:rPr>
          <w:rFonts w:cs="Times New Roman"/>
          <w:szCs w:val="22"/>
        </w:rPr>
      </w:pPr>
    </w:p>
    <w:p w14:paraId="02DBD601" w14:textId="77777777" w:rsidR="006F4ED8" w:rsidRPr="00933D6F" w:rsidRDefault="004D3368" w:rsidP="006F4ED8">
      <w:pPr>
        <w:ind w:leftChars="2061" w:left="4534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20</w:t>
      </w:r>
      <w:r w:rsidR="00990CFF" w:rsidRPr="00933D6F">
        <w:rPr>
          <w:rFonts w:cs="Times New Roman"/>
          <w:szCs w:val="22"/>
        </w:rPr>
        <w:t>2</w:t>
      </w:r>
      <w:r w:rsidR="00EB0801" w:rsidRPr="00933D6F">
        <w:rPr>
          <w:rFonts w:cs="Times New Roman" w:hint="eastAsia"/>
          <w:szCs w:val="22"/>
        </w:rPr>
        <w:t>5</w:t>
      </w:r>
      <w:r w:rsidR="008753C7" w:rsidRPr="00933D6F">
        <w:rPr>
          <w:rFonts w:cs="Times New Roman" w:hint="eastAsia"/>
          <w:szCs w:val="22"/>
        </w:rPr>
        <w:t>년</w:t>
      </w:r>
      <w:r w:rsidR="006F4ED8" w:rsidRPr="00933D6F">
        <w:rPr>
          <w:rFonts w:cs="Times New Roman"/>
          <w:szCs w:val="22"/>
        </w:rPr>
        <w:t xml:space="preserve"> [</w:t>
      </w:r>
      <w:r w:rsidR="006F4ED8" w:rsidRPr="00933D6F">
        <w:rPr>
          <w:rFonts w:cs="Times New Roman"/>
          <w:szCs w:val="22"/>
        </w:rPr>
        <w:sym w:font="Wingdings 2" w:char="F097"/>
      </w:r>
      <w:r w:rsidR="006F4ED8" w:rsidRPr="00933D6F">
        <w:rPr>
          <w:rFonts w:cs="Times New Roman"/>
          <w:szCs w:val="22"/>
        </w:rPr>
        <w:t>]</w:t>
      </w:r>
      <w:r w:rsidR="008753C7" w:rsidRPr="00933D6F">
        <w:rPr>
          <w:rFonts w:cs="Times New Roman" w:hint="eastAsia"/>
          <w:szCs w:val="22"/>
        </w:rPr>
        <w:t>월</w:t>
      </w:r>
      <w:r w:rsidR="006F4ED8" w:rsidRPr="00933D6F">
        <w:rPr>
          <w:rFonts w:cs="Times New Roman"/>
          <w:szCs w:val="22"/>
        </w:rPr>
        <w:t xml:space="preserve"> [</w:t>
      </w:r>
      <w:r w:rsidR="006F4ED8" w:rsidRPr="00933D6F">
        <w:rPr>
          <w:rFonts w:cs="Times New Roman"/>
          <w:szCs w:val="22"/>
        </w:rPr>
        <w:sym w:font="Wingdings 2" w:char="F097"/>
      </w:r>
      <w:r w:rsidR="006F4ED8" w:rsidRPr="00933D6F">
        <w:rPr>
          <w:rFonts w:cs="Times New Roman"/>
          <w:szCs w:val="22"/>
        </w:rPr>
        <w:t>]</w:t>
      </w:r>
      <w:r w:rsidR="008753C7" w:rsidRPr="00933D6F">
        <w:rPr>
          <w:rFonts w:cs="Times New Roman" w:hint="eastAsia"/>
          <w:szCs w:val="22"/>
        </w:rPr>
        <w:t>일</w:t>
      </w:r>
      <w:r w:rsidR="006F4ED8" w:rsidRPr="00933D6F">
        <w:rPr>
          <w:rFonts w:cs="Times New Roman"/>
          <w:szCs w:val="22"/>
        </w:rPr>
        <w:t xml:space="preserve"> </w:t>
      </w:r>
    </w:p>
    <w:p w14:paraId="46AD85C8" w14:textId="77777777" w:rsidR="006F4ED8" w:rsidRPr="00933D6F" w:rsidRDefault="006F4ED8" w:rsidP="006F4ED8">
      <w:pPr>
        <w:ind w:leftChars="2061" w:left="4534"/>
        <w:rPr>
          <w:rFonts w:cs="Times New Roman"/>
          <w:szCs w:val="22"/>
        </w:rPr>
      </w:pPr>
    </w:p>
    <w:p w14:paraId="09F223F3" w14:textId="77777777" w:rsidR="006F4ED8" w:rsidRPr="00933D6F" w:rsidRDefault="006F4ED8" w:rsidP="006F4ED8">
      <w:pPr>
        <w:ind w:leftChars="2061" w:left="4534"/>
        <w:rPr>
          <w:rFonts w:cs="Times New Roman"/>
          <w:szCs w:val="22"/>
        </w:rPr>
      </w:pPr>
    </w:p>
    <w:p w14:paraId="2959E70A" w14:textId="77777777" w:rsidR="00751A49" w:rsidRPr="00933D6F" w:rsidRDefault="006F4ED8" w:rsidP="006F4ED8">
      <w:pPr>
        <w:ind w:leftChars="2061" w:left="4534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성명</w:t>
      </w:r>
      <w:r w:rsidRPr="00933D6F">
        <w:rPr>
          <w:rFonts w:cs="Times New Roman"/>
          <w:szCs w:val="22"/>
        </w:rPr>
        <w:t>:             (</w:t>
      </w:r>
      <w:r w:rsidRPr="00933D6F">
        <w:rPr>
          <w:rFonts w:cs="Times New Roman"/>
          <w:szCs w:val="22"/>
        </w:rPr>
        <w:t>인</w:t>
      </w:r>
      <w:r w:rsidRPr="00933D6F">
        <w:rPr>
          <w:rFonts w:cs="Times New Roman"/>
          <w:szCs w:val="22"/>
        </w:rPr>
        <w:t>)</w:t>
      </w:r>
    </w:p>
    <w:p w14:paraId="7901223A" w14:textId="77777777" w:rsidR="006F4ED8" w:rsidRPr="00933D6F" w:rsidRDefault="006F4ED8" w:rsidP="006F4ED8">
      <w:pPr>
        <w:ind w:leftChars="2061" w:left="4534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주소</w:t>
      </w:r>
      <w:r w:rsidRPr="00933D6F">
        <w:rPr>
          <w:rFonts w:cs="Times New Roman"/>
          <w:szCs w:val="22"/>
        </w:rPr>
        <w:t>: [</w:t>
      </w:r>
      <w:r w:rsidRPr="00933D6F">
        <w:rPr>
          <w:rFonts w:cs="Times New Roman"/>
          <w:szCs w:val="22"/>
        </w:rPr>
        <w:sym w:font="Wingdings 2" w:char="F097"/>
      </w:r>
      <w:r w:rsidRPr="00933D6F">
        <w:rPr>
          <w:rFonts w:cs="Times New Roman"/>
          <w:szCs w:val="22"/>
        </w:rPr>
        <w:t>]</w:t>
      </w:r>
    </w:p>
    <w:p w14:paraId="3B8B02BB" w14:textId="77777777" w:rsidR="006F4ED8" w:rsidRPr="00933D6F" w:rsidRDefault="006F4ED8" w:rsidP="006F4ED8">
      <w:pPr>
        <w:rPr>
          <w:rFonts w:cs="Times New Roman"/>
          <w:szCs w:val="22"/>
        </w:rPr>
      </w:pPr>
    </w:p>
    <w:p w14:paraId="5EF49CEB" w14:textId="77777777" w:rsidR="006F4ED8" w:rsidRPr="00933D6F" w:rsidRDefault="006F4ED8" w:rsidP="006F4ED8">
      <w:pPr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첨부</w:t>
      </w:r>
      <w:r w:rsidRPr="00933D6F">
        <w:rPr>
          <w:rFonts w:cs="Times New Roman"/>
          <w:szCs w:val="22"/>
        </w:rPr>
        <w:t xml:space="preserve">: </w:t>
      </w:r>
      <w:r w:rsidRPr="00933D6F">
        <w:rPr>
          <w:rFonts w:cs="Times New Roman"/>
          <w:szCs w:val="22"/>
        </w:rPr>
        <w:t>인감증명서</w:t>
      </w:r>
    </w:p>
    <w:p w14:paraId="6934CD2B" w14:textId="77777777" w:rsidR="00E138E6" w:rsidRPr="00933D6F" w:rsidRDefault="00E138E6">
      <w:pPr>
        <w:wordWrap/>
        <w:autoSpaceDE/>
        <w:autoSpaceDN/>
        <w:adjustRightInd/>
        <w:snapToGrid/>
        <w:spacing w:line="240" w:lineRule="auto"/>
        <w:jc w:val="left"/>
        <w:rPr>
          <w:rFonts w:cs="Times New Roman"/>
          <w:b/>
          <w:szCs w:val="22"/>
        </w:rPr>
      </w:pPr>
    </w:p>
    <w:p w14:paraId="1CAE803B" w14:textId="77777777" w:rsidR="00EF3F8C" w:rsidRDefault="00EF3F8C" w:rsidP="00666B61">
      <w:pPr>
        <w:pStyle w:val="BKL1"/>
        <w:jc w:val="center"/>
        <w:outlineLvl w:val="0"/>
        <w:rPr>
          <w:rFonts w:cs="Times New Roman"/>
          <w:szCs w:val="22"/>
        </w:rPr>
        <w:sectPr w:rsidR="00EF3F8C" w:rsidSect="002603FA">
          <w:footerReference w:type="default" r:id="rId12"/>
          <w:pgSz w:w="11906" w:h="16838" w:code="9"/>
          <w:pgMar w:top="1701" w:right="1418" w:bottom="1701" w:left="1418" w:header="851" w:footer="851" w:gutter="0"/>
          <w:cols w:space="425"/>
          <w:docGrid w:type="lines" w:linePitch="380"/>
        </w:sectPr>
      </w:pPr>
      <w:bookmarkStart w:id="277" w:name="_Toc58933228"/>
    </w:p>
    <w:p w14:paraId="59CE14FB" w14:textId="0B678439" w:rsidR="00E25160" w:rsidRPr="00933D6F" w:rsidRDefault="00484BD2" w:rsidP="00666B61">
      <w:pPr>
        <w:pStyle w:val="BKL1"/>
        <w:jc w:val="center"/>
        <w:outlineLvl w:val="0"/>
        <w:rPr>
          <w:rFonts w:cs="Times New Roman"/>
          <w:b w:val="0"/>
          <w:szCs w:val="22"/>
          <w:u w:val="single"/>
        </w:rPr>
      </w:pPr>
      <w:r w:rsidRPr="00933D6F">
        <w:rPr>
          <w:rFonts w:cs="Times New Roman"/>
          <w:szCs w:val="22"/>
        </w:rPr>
        <w:lastRenderedPageBreak/>
        <w:t>별지</w:t>
      </w:r>
      <w:r w:rsidRPr="00933D6F">
        <w:rPr>
          <w:rFonts w:cs="Times New Roman"/>
          <w:szCs w:val="22"/>
        </w:rPr>
        <w:t xml:space="preserve"> </w:t>
      </w:r>
      <w:r w:rsidR="008F0EB6" w:rsidRPr="00933D6F">
        <w:rPr>
          <w:rFonts w:cs="Times New Roman"/>
          <w:szCs w:val="22"/>
        </w:rPr>
        <w:t>5</w:t>
      </w:r>
      <w:r w:rsidRPr="00933D6F">
        <w:rPr>
          <w:rFonts w:cs="Times New Roman"/>
          <w:szCs w:val="22"/>
        </w:rPr>
        <w:t>.1(7)</w:t>
      </w:r>
    </w:p>
    <w:p w14:paraId="5207D8D8" w14:textId="74293EFC" w:rsidR="00484BD2" w:rsidRPr="00933D6F" w:rsidRDefault="00E63701" w:rsidP="00666B61">
      <w:pPr>
        <w:pStyle w:val="BKL1"/>
        <w:jc w:val="center"/>
        <w:outlineLvl w:val="0"/>
        <w:rPr>
          <w:rFonts w:cs="Times New Roman"/>
          <w:szCs w:val="22"/>
        </w:rPr>
      </w:pPr>
      <w:r>
        <w:rPr>
          <w:rFonts w:cs="Times New Roman"/>
          <w:b w:val="0"/>
          <w:szCs w:val="22"/>
          <w:u w:val="single"/>
        </w:rPr>
        <w:t>매도인</w:t>
      </w:r>
      <w:r w:rsidR="00484BD2" w:rsidRPr="00933D6F">
        <w:rPr>
          <w:rFonts w:cs="Times New Roman"/>
          <w:b w:val="0"/>
          <w:szCs w:val="22"/>
          <w:u w:val="single"/>
        </w:rPr>
        <w:t>의</w:t>
      </w:r>
      <w:r w:rsidR="00484BD2" w:rsidRPr="00933D6F">
        <w:rPr>
          <w:rFonts w:cs="Times New Roman"/>
          <w:b w:val="0"/>
          <w:szCs w:val="22"/>
          <w:u w:val="single"/>
        </w:rPr>
        <w:t xml:space="preserve"> </w:t>
      </w:r>
      <w:r w:rsidR="00484BD2" w:rsidRPr="00933D6F">
        <w:rPr>
          <w:rFonts w:cs="Times New Roman"/>
          <w:b w:val="0"/>
          <w:szCs w:val="22"/>
          <w:u w:val="single"/>
        </w:rPr>
        <w:t>대상회사</w:t>
      </w:r>
      <w:r w:rsidR="001B6DB2" w:rsidRPr="00933D6F">
        <w:rPr>
          <w:rFonts w:cs="Times New Roman" w:hint="eastAsia"/>
          <w:b w:val="0"/>
          <w:szCs w:val="22"/>
          <w:u w:val="single"/>
        </w:rPr>
        <w:t>등</w:t>
      </w:r>
      <w:r w:rsidR="00484BD2" w:rsidRPr="00933D6F">
        <w:rPr>
          <w:rFonts w:cs="Times New Roman"/>
          <w:b w:val="0"/>
          <w:szCs w:val="22"/>
          <w:u w:val="single"/>
        </w:rPr>
        <w:t>에</w:t>
      </w:r>
      <w:r w:rsidR="00484BD2" w:rsidRPr="00933D6F">
        <w:rPr>
          <w:rFonts w:cs="Times New Roman"/>
          <w:b w:val="0"/>
          <w:szCs w:val="22"/>
          <w:u w:val="single"/>
        </w:rPr>
        <w:t xml:space="preserve"> </w:t>
      </w:r>
      <w:r w:rsidR="00484BD2" w:rsidRPr="00933D6F">
        <w:rPr>
          <w:rFonts w:cs="Times New Roman"/>
          <w:b w:val="0"/>
          <w:szCs w:val="22"/>
          <w:u w:val="single"/>
        </w:rPr>
        <w:t>대한</w:t>
      </w:r>
      <w:r w:rsidR="00484BD2" w:rsidRPr="00933D6F">
        <w:rPr>
          <w:rFonts w:cs="Times New Roman"/>
          <w:b w:val="0"/>
          <w:szCs w:val="22"/>
          <w:u w:val="single"/>
        </w:rPr>
        <w:t xml:space="preserve"> </w:t>
      </w:r>
      <w:r w:rsidR="00484BD2" w:rsidRPr="00933D6F">
        <w:rPr>
          <w:rFonts w:cs="Times New Roman"/>
          <w:b w:val="0"/>
          <w:szCs w:val="22"/>
          <w:u w:val="single"/>
        </w:rPr>
        <w:t>진술</w:t>
      </w:r>
      <w:r w:rsidR="00484BD2" w:rsidRPr="00933D6F">
        <w:rPr>
          <w:rFonts w:cs="Times New Roman"/>
          <w:b w:val="0"/>
          <w:szCs w:val="22"/>
          <w:u w:val="single"/>
        </w:rPr>
        <w:t xml:space="preserve"> </w:t>
      </w:r>
      <w:r w:rsidR="00484BD2" w:rsidRPr="00933D6F">
        <w:rPr>
          <w:rFonts w:cs="Times New Roman"/>
          <w:b w:val="0"/>
          <w:szCs w:val="22"/>
          <w:u w:val="single"/>
        </w:rPr>
        <w:t>및</w:t>
      </w:r>
      <w:r w:rsidR="00484BD2" w:rsidRPr="00933D6F">
        <w:rPr>
          <w:rFonts w:cs="Times New Roman"/>
          <w:b w:val="0"/>
          <w:szCs w:val="22"/>
          <w:u w:val="single"/>
        </w:rPr>
        <w:t xml:space="preserve"> </w:t>
      </w:r>
      <w:r w:rsidR="00484BD2" w:rsidRPr="00933D6F">
        <w:rPr>
          <w:rFonts w:cs="Times New Roman"/>
          <w:b w:val="0"/>
          <w:szCs w:val="22"/>
          <w:u w:val="single"/>
        </w:rPr>
        <w:t>보장</w:t>
      </w:r>
      <w:bookmarkEnd w:id="277"/>
    </w:p>
    <w:p w14:paraId="1216B362" w14:textId="137520B5" w:rsidR="00625A31" w:rsidRPr="00933D6F" w:rsidRDefault="00E63701" w:rsidP="00737397">
      <w:pPr>
        <w:pStyle w:val="BKL0"/>
        <w:rPr>
          <w:rFonts w:cs="Times New Roman"/>
          <w:szCs w:val="22"/>
        </w:rPr>
      </w:pPr>
      <w:r>
        <w:rPr>
          <w:rFonts w:cs="Times New Roman"/>
          <w:szCs w:val="22"/>
        </w:rPr>
        <w:t>매도인</w:t>
      </w:r>
      <w:r w:rsidR="009A4D8C" w:rsidRPr="00933D6F">
        <w:rPr>
          <w:rFonts w:cs="Times New Roman"/>
          <w:szCs w:val="22"/>
        </w:rPr>
        <w:t>은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매수인에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대하여</w:t>
      </w:r>
      <w:r w:rsidR="009A4D8C" w:rsidRPr="00933D6F">
        <w:rPr>
          <w:rFonts w:cs="Times New Roman"/>
          <w:szCs w:val="22"/>
        </w:rPr>
        <w:t xml:space="preserve">, </w:t>
      </w:r>
      <w:r w:rsidR="003F6085">
        <w:rPr>
          <w:rFonts w:cs="Times New Roman" w:hint="eastAsia"/>
          <w:szCs w:val="22"/>
        </w:rPr>
        <w:t>적정하게</w:t>
      </w:r>
      <w:r w:rsidR="003F6085">
        <w:rPr>
          <w:rFonts w:cs="Times New Roman" w:hint="eastAsia"/>
          <w:szCs w:val="22"/>
        </w:rPr>
        <w:t xml:space="preserve"> </w:t>
      </w:r>
      <w:r w:rsidR="003F6085">
        <w:rPr>
          <w:rFonts w:cs="Times New Roman" w:hint="eastAsia"/>
          <w:szCs w:val="22"/>
        </w:rPr>
        <w:t>공개된</w:t>
      </w:r>
      <w:r w:rsidR="003F6085">
        <w:rPr>
          <w:rFonts w:cs="Times New Roman" w:hint="eastAsia"/>
          <w:szCs w:val="22"/>
        </w:rPr>
        <w:t xml:space="preserve"> </w:t>
      </w:r>
      <w:r w:rsidR="003F6085">
        <w:rPr>
          <w:rFonts w:cs="Times New Roman" w:hint="eastAsia"/>
          <w:szCs w:val="22"/>
        </w:rPr>
        <w:t>사항을</w:t>
      </w:r>
      <w:r w:rsidR="003F6085">
        <w:rPr>
          <w:rFonts w:cs="Times New Roman" w:hint="eastAsia"/>
          <w:szCs w:val="22"/>
        </w:rPr>
        <w:t xml:space="preserve"> </w:t>
      </w:r>
      <w:r w:rsidR="003F6085">
        <w:rPr>
          <w:rFonts w:cs="Times New Roman" w:hint="eastAsia"/>
          <w:szCs w:val="22"/>
        </w:rPr>
        <w:t>제외하고</w:t>
      </w:r>
      <w:r w:rsidR="003F6085">
        <w:rPr>
          <w:rFonts w:cs="Times New Roman" w:hint="eastAsia"/>
          <w:szCs w:val="22"/>
        </w:rPr>
        <w:t xml:space="preserve">, </w:t>
      </w:r>
      <w:r w:rsidR="009A4D8C" w:rsidRPr="00933D6F">
        <w:rPr>
          <w:rFonts w:cs="Times New Roman"/>
          <w:szCs w:val="22"/>
        </w:rPr>
        <w:t>대상회사</w:t>
      </w:r>
      <w:r w:rsidR="00666B61" w:rsidRPr="00933D6F">
        <w:rPr>
          <w:rFonts w:cs="Times New Roman"/>
          <w:szCs w:val="22"/>
        </w:rPr>
        <w:t>등</w:t>
      </w:r>
      <w:r w:rsidR="009A4D8C" w:rsidRPr="00933D6F">
        <w:rPr>
          <w:rFonts w:cs="Times New Roman"/>
          <w:szCs w:val="22"/>
        </w:rPr>
        <w:t>에</w:t>
      </w:r>
      <w:r w:rsidR="009A4D8C" w:rsidRPr="00933D6F">
        <w:rPr>
          <w:rFonts w:cs="Times New Roman"/>
          <w:szCs w:val="22"/>
        </w:rPr>
        <w:t xml:space="preserve"> </w:t>
      </w:r>
      <w:r w:rsidR="00BD3FA8" w:rsidRPr="00933D6F">
        <w:rPr>
          <w:rFonts w:cs="Times New Roman"/>
          <w:szCs w:val="22"/>
        </w:rPr>
        <w:t>관</w:t>
      </w:r>
      <w:r w:rsidR="009A4D8C" w:rsidRPr="00933D6F">
        <w:rPr>
          <w:rFonts w:cs="Times New Roman"/>
          <w:szCs w:val="22"/>
        </w:rPr>
        <w:t>하여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본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계약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체결일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및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거래종결일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현재</w:t>
      </w:r>
      <w:r w:rsidR="009A4D8C" w:rsidRPr="00933D6F">
        <w:rPr>
          <w:rFonts w:cs="Times New Roman"/>
          <w:szCs w:val="22"/>
        </w:rPr>
        <w:t>(</w:t>
      </w:r>
      <w:r w:rsidR="009A4D8C" w:rsidRPr="00933D6F">
        <w:rPr>
          <w:rFonts w:cs="Times New Roman"/>
          <w:szCs w:val="22"/>
        </w:rPr>
        <w:t>단</w:t>
      </w:r>
      <w:r w:rsidR="009A4D8C" w:rsidRPr="00933D6F">
        <w:rPr>
          <w:rFonts w:cs="Times New Roman"/>
          <w:szCs w:val="22"/>
        </w:rPr>
        <w:t xml:space="preserve">, </w:t>
      </w:r>
      <w:r w:rsidR="009A4D8C" w:rsidRPr="00933D6F">
        <w:rPr>
          <w:rFonts w:cs="Times New Roman"/>
          <w:szCs w:val="22"/>
        </w:rPr>
        <w:t>이하에서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달리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명시된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경우에는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그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일자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현재</w:t>
      </w:r>
      <w:r w:rsidR="000958D1" w:rsidRPr="00933D6F">
        <w:rPr>
          <w:rFonts w:cs="Times New Roman"/>
          <w:szCs w:val="22"/>
        </w:rPr>
        <w:t xml:space="preserve"> </w:t>
      </w:r>
      <w:r w:rsidR="000958D1" w:rsidRPr="00933D6F">
        <w:rPr>
          <w:rFonts w:cs="Times New Roman"/>
          <w:szCs w:val="22"/>
        </w:rPr>
        <w:t>또는</w:t>
      </w:r>
      <w:r w:rsidR="000958D1" w:rsidRPr="00933D6F">
        <w:rPr>
          <w:rFonts w:cs="Times New Roman"/>
          <w:szCs w:val="22"/>
        </w:rPr>
        <w:t xml:space="preserve"> </w:t>
      </w:r>
      <w:r w:rsidR="000958D1" w:rsidRPr="00933D6F">
        <w:rPr>
          <w:rFonts w:cs="Times New Roman"/>
          <w:szCs w:val="22"/>
        </w:rPr>
        <w:t>기간</w:t>
      </w:r>
      <w:r w:rsidR="000958D1" w:rsidRPr="00933D6F">
        <w:rPr>
          <w:rFonts w:cs="Times New Roman"/>
          <w:szCs w:val="22"/>
        </w:rPr>
        <w:t xml:space="preserve"> </w:t>
      </w:r>
      <w:r w:rsidR="000958D1" w:rsidRPr="00933D6F">
        <w:rPr>
          <w:rFonts w:cs="Times New Roman"/>
          <w:szCs w:val="22"/>
        </w:rPr>
        <w:t>동안</w:t>
      </w:r>
      <w:r w:rsidR="009A4D8C" w:rsidRPr="00933D6F">
        <w:rPr>
          <w:rFonts w:cs="Times New Roman"/>
          <w:szCs w:val="22"/>
        </w:rPr>
        <w:t xml:space="preserve">) </w:t>
      </w:r>
      <w:r w:rsidR="009A4D8C" w:rsidRPr="00933D6F">
        <w:rPr>
          <w:rFonts w:cs="Times New Roman"/>
          <w:szCs w:val="22"/>
        </w:rPr>
        <w:t>다음의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사항이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진실하고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정확함을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진술하고</w:t>
      </w:r>
      <w:r w:rsidR="009A4D8C" w:rsidRPr="00933D6F">
        <w:rPr>
          <w:rFonts w:cs="Times New Roman"/>
          <w:szCs w:val="22"/>
        </w:rPr>
        <w:t xml:space="preserve"> </w:t>
      </w:r>
      <w:r w:rsidR="009A4D8C" w:rsidRPr="00933D6F">
        <w:rPr>
          <w:rFonts w:cs="Times New Roman"/>
          <w:szCs w:val="22"/>
        </w:rPr>
        <w:t>보장한다</w:t>
      </w:r>
      <w:r w:rsidR="009A4D8C" w:rsidRPr="00933D6F">
        <w:rPr>
          <w:rFonts w:cs="Times New Roman"/>
          <w:szCs w:val="22"/>
        </w:rPr>
        <w:t xml:space="preserve">. </w:t>
      </w:r>
    </w:p>
    <w:p w14:paraId="0BEC7312" w14:textId="77777777" w:rsidR="006F4ED8" w:rsidRPr="00933D6F" w:rsidRDefault="00121B7B" w:rsidP="006F4ED8">
      <w:pPr>
        <w:pStyle w:val="BKL"/>
        <w:ind w:left="854" w:hanging="826"/>
        <w:rPr>
          <w:rFonts w:cs="Times New Roman"/>
          <w:bCs/>
          <w:szCs w:val="22"/>
        </w:rPr>
      </w:pPr>
      <w:r w:rsidRPr="00933D6F">
        <w:rPr>
          <w:rFonts w:cs="Times New Roman"/>
          <w:szCs w:val="22"/>
          <w:u w:val="single"/>
        </w:rPr>
        <w:t>설립</w:t>
      </w:r>
    </w:p>
    <w:p w14:paraId="0907436C" w14:textId="77777777" w:rsidR="0060145A" w:rsidRPr="00933D6F" w:rsidRDefault="005D5913" w:rsidP="006F4ED8">
      <w:pPr>
        <w:pStyle w:val="BKL"/>
        <w:numPr>
          <w:ilvl w:val="0"/>
          <w:numId w:val="0"/>
        </w:numPr>
        <w:ind w:left="854"/>
        <w:rPr>
          <w:rFonts w:cs="Times New Roman"/>
          <w:bCs/>
          <w:szCs w:val="22"/>
        </w:rPr>
      </w:pPr>
      <w:r w:rsidRPr="00933D6F">
        <w:rPr>
          <w:rFonts w:cs="Times New Roman"/>
          <w:szCs w:val="22"/>
        </w:rPr>
        <w:t>대상회사</w:t>
      </w:r>
      <w:r w:rsidR="00666B61" w:rsidRPr="00933D6F">
        <w:rPr>
          <w:rFonts w:cs="Times New Roman"/>
          <w:szCs w:val="22"/>
        </w:rPr>
        <w:t>등은</w:t>
      </w:r>
      <w:r w:rsidR="00666B61" w:rsidRPr="00933D6F">
        <w:rPr>
          <w:rFonts w:cs="Times New Roman"/>
          <w:szCs w:val="22"/>
        </w:rPr>
        <w:t xml:space="preserve"> </w:t>
      </w:r>
      <w:r w:rsidR="00121B7B" w:rsidRPr="00933D6F">
        <w:rPr>
          <w:rFonts w:cs="Times New Roman"/>
          <w:szCs w:val="22"/>
        </w:rPr>
        <w:t xml:space="preserve">(i) </w:t>
      </w:r>
      <w:r w:rsidRPr="00933D6F">
        <w:rPr>
          <w:rFonts w:cs="Times New Roman"/>
          <w:szCs w:val="22"/>
        </w:rPr>
        <w:t>대한민국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법률에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따라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적법하게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설립되어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유효하게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존속하는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주식회사이</w:t>
      </w:r>
      <w:r w:rsidR="00121B7B" w:rsidRPr="00933D6F">
        <w:rPr>
          <w:rFonts w:cs="Times New Roman"/>
          <w:szCs w:val="22"/>
        </w:rPr>
        <w:t>고</w:t>
      </w:r>
      <w:r w:rsidR="00121B7B" w:rsidRPr="00933D6F">
        <w:rPr>
          <w:rFonts w:cs="Times New Roman"/>
          <w:szCs w:val="22"/>
        </w:rPr>
        <w:t>, (ii)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현재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영위하고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사업을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수행하는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필요한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적법한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권한과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능력을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가지고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</w:t>
      </w:r>
      <w:r w:rsidR="00121B7B" w:rsidRPr="00933D6F">
        <w:rPr>
          <w:rFonts w:cs="Times New Roman"/>
          <w:szCs w:val="22"/>
        </w:rPr>
        <w:t>으며</w:t>
      </w:r>
      <w:r w:rsidR="00121B7B" w:rsidRPr="00933D6F">
        <w:rPr>
          <w:rFonts w:cs="Times New Roman"/>
          <w:szCs w:val="22"/>
        </w:rPr>
        <w:t xml:space="preserve">, (iii) </w:t>
      </w:r>
      <w:r w:rsidRPr="00933D6F">
        <w:rPr>
          <w:rFonts w:cs="Times New Roman"/>
          <w:szCs w:val="22"/>
        </w:rPr>
        <w:t>대상회사</w:t>
      </w:r>
      <w:r w:rsidR="00666B61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사업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및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기타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법률에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의한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해산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또는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청산사유나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파산</w:t>
      </w:r>
      <w:r w:rsidRPr="00933D6F">
        <w:rPr>
          <w:rFonts w:cs="Times New Roman"/>
          <w:bCs/>
          <w:szCs w:val="22"/>
        </w:rPr>
        <w:t xml:space="preserve">, </w:t>
      </w:r>
      <w:r w:rsidRPr="00933D6F">
        <w:rPr>
          <w:rFonts w:cs="Times New Roman"/>
          <w:bCs/>
          <w:szCs w:val="22"/>
        </w:rPr>
        <w:t>회생절차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또는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그와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유사한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절차를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개시할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수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있는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사유</w:t>
      </w:r>
      <w:r w:rsidR="00121B7B" w:rsidRPr="00933D6F">
        <w:rPr>
          <w:rFonts w:cs="Times New Roman"/>
          <w:bCs/>
          <w:szCs w:val="22"/>
        </w:rPr>
        <w:t>가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존재하지</w:t>
      </w:r>
      <w:r w:rsidRPr="00933D6F">
        <w:rPr>
          <w:rFonts w:cs="Times New Roman"/>
          <w:bCs/>
          <w:szCs w:val="22"/>
        </w:rPr>
        <w:t xml:space="preserve"> </w:t>
      </w:r>
      <w:r w:rsidRPr="00933D6F">
        <w:rPr>
          <w:rFonts w:cs="Times New Roman"/>
          <w:bCs/>
          <w:szCs w:val="22"/>
        </w:rPr>
        <w:t>아니한다</w:t>
      </w:r>
      <w:r w:rsidRPr="00933D6F">
        <w:rPr>
          <w:rFonts w:cs="Times New Roman"/>
          <w:bCs/>
          <w:szCs w:val="22"/>
        </w:rPr>
        <w:t>.</w:t>
      </w:r>
    </w:p>
    <w:p w14:paraId="76B23D74" w14:textId="77777777" w:rsidR="006F4ED8" w:rsidRPr="00933D6F" w:rsidRDefault="00EC71C1" w:rsidP="006F4ED8">
      <w:pPr>
        <w:pStyle w:val="BKL"/>
        <w:ind w:left="854" w:hanging="826"/>
        <w:rPr>
          <w:rFonts w:cs="Times New Roman"/>
          <w:bCs/>
          <w:szCs w:val="22"/>
        </w:rPr>
      </w:pPr>
      <w:r w:rsidRPr="00933D6F">
        <w:rPr>
          <w:rFonts w:cs="Times New Roman"/>
          <w:bCs/>
          <w:szCs w:val="22"/>
          <w:u w:val="single"/>
        </w:rPr>
        <w:t>발행주식</w:t>
      </w:r>
      <w:r w:rsidR="00E73660" w:rsidRPr="00933D6F">
        <w:rPr>
          <w:rFonts w:cs="Times New Roman"/>
          <w:bCs/>
          <w:szCs w:val="22"/>
          <w:u w:val="single"/>
        </w:rPr>
        <w:t xml:space="preserve"> </w:t>
      </w:r>
      <w:r w:rsidR="00E73660" w:rsidRPr="00933D6F">
        <w:rPr>
          <w:rFonts w:cs="Times New Roman"/>
          <w:bCs/>
          <w:szCs w:val="22"/>
          <w:u w:val="single"/>
        </w:rPr>
        <w:t>및</w:t>
      </w:r>
      <w:r w:rsidR="00E73660" w:rsidRPr="00933D6F">
        <w:rPr>
          <w:rFonts w:cs="Times New Roman"/>
          <w:bCs/>
          <w:szCs w:val="22"/>
          <w:u w:val="single"/>
        </w:rPr>
        <w:t xml:space="preserve"> </w:t>
      </w:r>
      <w:r w:rsidR="00E73660" w:rsidRPr="00933D6F">
        <w:rPr>
          <w:rFonts w:cs="Times New Roman"/>
          <w:bCs/>
          <w:szCs w:val="22"/>
          <w:u w:val="single"/>
        </w:rPr>
        <w:t>지분구조</w:t>
      </w:r>
    </w:p>
    <w:p w14:paraId="2EEC8653" w14:textId="2E590EEB" w:rsidR="00121B7B" w:rsidRPr="00933D6F" w:rsidRDefault="00121B7B" w:rsidP="006F4ED8">
      <w:pPr>
        <w:pStyle w:val="BKL"/>
        <w:numPr>
          <w:ilvl w:val="0"/>
          <w:numId w:val="0"/>
        </w:numPr>
        <w:ind w:left="854"/>
        <w:rPr>
          <w:rFonts w:cs="Times New Roman"/>
          <w:szCs w:val="22"/>
        </w:rPr>
      </w:pPr>
      <w:r w:rsidRPr="00780B21">
        <w:rPr>
          <w:rFonts w:cs="Times New Roman"/>
          <w:szCs w:val="22"/>
        </w:rPr>
        <w:t>대상회사의</w:t>
      </w:r>
      <w:r w:rsidRPr="00780B21">
        <w:rPr>
          <w:rFonts w:cs="Times New Roman"/>
          <w:szCs w:val="22"/>
        </w:rPr>
        <w:t xml:space="preserve"> </w:t>
      </w:r>
      <w:r w:rsidRPr="00780B21">
        <w:rPr>
          <w:rFonts w:cs="Times New Roman"/>
          <w:szCs w:val="22"/>
        </w:rPr>
        <w:t>수권주식수는</w:t>
      </w:r>
      <w:r w:rsidRPr="00780B21">
        <w:rPr>
          <w:rFonts w:cs="Times New Roman"/>
          <w:szCs w:val="22"/>
        </w:rPr>
        <w:t xml:space="preserve"> </w:t>
      </w:r>
      <w:r w:rsidR="00B86C22" w:rsidRPr="00780B21">
        <w:rPr>
          <w:rFonts w:cs="Times New Roman" w:hint="eastAsia"/>
          <w:szCs w:val="22"/>
        </w:rPr>
        <w:t>50</w:t>
      </w:r>
      <w:r w:rsidR="00022F05" w:rsidRPr="00780B21">
        <w:rPr>
          <w:rFonts w:cs="Times New Roman"/>
          <w:szCs w:val="22"/>
        </w:rPr>
        <w:t>0,000</w:t>
      </w:r>
      <w:r w:rsidR="00022F05" w:rsidRPr="00780B21">
        <w:rPr>
          <w:rFonts w:cs="Times New Roman"/>
          <w:szCs w:val="22"/>
        </w:rPr>
        <w:t>주</w:t>
      </w:r>
      <w:r w:rsidR="00022F05" w:rsidRPr="00780B21">
        <w:rPr>
          <w:rFonts w:cs="Times New Roman"/>
          <w:szCs w:val="22"/>
        </w:rPr>
        <w:t xml:space="preserve">, </w:t>
      </w:r>
      <w:r w:rsidR="00022F05" w:rsidRPr="00780B21">
        <w:rPr>
          <w:rFonts w:cs="Times New Roman"/>
          <w:szCs w:val="22"/>
        </w:rPr>
        <w:t>총</w:t>
      </w:r>
      <w:r w:rsidR="00022F05" w:rsidRPr="00780B21">
        <w:rPr>
          <w:rFonts w:cs="Times New Roman"/>
          <w:szCs w:val="22"/>
        </w:rPr>
        <w:t xml:space="preserve"> </w:t>
      </w:r>
      <w:r w:rsidR="00022F05" w:rsidRPr="00780B21">
        <w:rPr>
          <w:rFonts w:cs="Times New Roman"/>
          <w:szCs w:val="22"/>
        </w:rPr>
        <w:t>발행주식은</w:t>
      </w:r>
      <w:r w:rsidR="00022F05" w:rsidRPr="00780B21">
        <w:rPr>
          <w:rFonts w:cs="Times New Roman"/>
          <w:szCs w:val="22"/>
        </w:rPr>
        <w:t xml:space="preserve"> </w:t>
      </w:r>
      <w:r w:rsidR="00022F05" w:rsidRPr="00780B21">
        <w:rPr>
          <w:rFonts w:cs="Times New Roman"/>
          <w:szCs w:val="22"/>
        </w:rPr>
        <w:t>액면금</w:t>
      </w:r>
      <w:r w:rsidR="00022F05" w:rsidRPr="00780B21">
        <w:rPr>
          <w:rFonts w:cs="Times New Roman"/>
          <w:szCs w:val="22"/>
        </w:rPr>
        <w:t xml:space="preserve"> </w:t>
      </w:r>
      <w:r w:rsidR="00B86C22" w:rsidRPr="00780B21">
        <w:rPr>
          <w:rFonts w:cs="Times New Roman" w:hint="eastAsia"/>
          <w:szCs w:val="22"/>
        </w:rPr>
        <w:t>1</w:t>
      </w:r>
      <w:r w:rsidR="00022F05" w:rsidRPr="00780B21">
        <w:rPr>
          <w:rFonts w:cs="Times New Roman"/>
          <w:szCs w:val="22"/>
        </w:rPr>
        <w:t>00</w:t>
      </w:r>
      <w:r w:rsidR="00022F05" w:rsidRPr="00780B21">
        <w:rPr>
          <w:rFonts w:cs="Times New Roman"/>
          <w:szCs w:val="22"/>
        </w:rPr>
        <w:t>원의</w:t>
      </w:r>
      <w:r w:rsidR="00022F05" w:rsidRPr="00780B21">
        <w:rPr>
          <w:rFonts w:cs="Times New Roman"/>
          <w:szCs w:val="22"/>
        </w:rPr>
        <w:t xml:space="preserve"> </w:t>
      </w:r>
      <w:r w:rsidR="00022F05" w:rsidRPr="00780B21">
        <w:rPr>
          <w:rFonts w:cs="Times New Roman"/>
          <w:szCs w:val="22"/>
        </w:rPr>
        <w:t>보통주식</w:t>
      </w:r>
      <w:r w:rsidR="00022F05" w:rsidRPr="00780B21">
        <w:rPr>
          <w:rFonts w:cs="Times New Roman"/>
          <w:szCs w:val="22"/>
        </w:rPr>
        <w:t xml:space="preserve"> </w:t>
      </w:r>
      <w:r w:rsidR="00B86C22" w:rsidRPr="00780B21">
        <w:rPr>
          <w:rFonts w:cs="Times New Roman" w:hint="eastAsia"/>
          <w:szCs w:val="22"/>
        </w:rPr>
        <w:t>200</w:t>
      </w:r>
      <w:r w:rsidR="00022F05" w:rsidRPr="00780B21">
        <w:rPr>
          <w:rFonts w:cs="Times New Roman"/>
          <w:szCs w:val="22"/>
        </w:rPr>
        <w:t>,000</w:t>
      </w:r>
      <w:r w:rsidR="00022F05" w:rsidRPr="00780B21">
        <w:rPr>
          <w:rFonts w:cs="Times New Roman"/>
          <w:szCs w:val="22"/>
        </w:rPr>
        <w:t>주이</w:t>
      </w:r>
      <w:r w:rsidR="00022F05" w:rsidRPr="00780B21">
        <w:rPr>
          <w:rFonts w:cs="Times New Roman" w:hint="eastAsia"/>
          <w:szCs w:val="22"/>
        </w:rPr>
        <w:t>고</w:t>
      </w:r>
      <w:r w:rsidR="00022F05" w:rsidRPr="00780B21">
        <w:rPr>
          <w:rFonts w:cs="Times New Roman" w:hint="eastAsia"/>
          <w:szCs w:val="22"/>
        </w:rPr>
        <w:t>,</w:t>
      </w:r>
      <w:r w:rsidR="00022F05" w:rsidRPr="00780B21">
        <w:rPr>
          <w:rFonts w:cs="Times New Roman"/>
          <w:szCs w:val="22"/>
        </w:rPr>
        <w:t xml:space="preserve"> </w:t>
      </w:r>
      <w:r w:rsidR="00973CC1" w:rsidRPr="00780B21">
        <w:rPr>
          <w:rFonts w:cs="Times New Roman" w:hint="eastAsia"/>
          <w:szCs w:val="22"/>
        </w:rPr>
        <w:t>펜플</w:t>
      </w:r>
      <w:r w:rsidR="00666B61" w:rsidRPr="00780B21">
        <w:rPr>
          <w:rFonts w:cs="Times New Roman"/>
          <w:szCs w:val="22"/>
        </w:rPr>
        <w:t>의</w:t>
      </w:r>
      <w:r w:rsidR="00666B61" w:rsidRPr="00780B21">
        <w:rPr>
          <w:rFonts w:cs="Times New Roman"/>
          <w:szCs w:val="22"/>
        </w:rPr>
        <w:t xml:space="preserve"> </w:t>
      </w:r>
      <w:r w:rsidR="00666B61" w:rsidRPr="00780B21">
        <w:rPr>
          <w:rFonts w:cs="Times New Roman"/>
          <w:szCs w:val="22"/>
        </w:rPr>
        <w:t>수권주식수는</w:t>
      </w:r>
      <w:r w:rsidR="00666B61" w:rsidRPr="00780B21">
        <w:rPr>
          <w:rFonts w:cs="Times New Roman"/>
          <w:szCs w:val="22"/>
        </w:rPr>
        <w:t xml:space="preserve"> </w:t>
      </w:r>
      <w:r w:rsidR="00AE5BDC" w:rsidRPr="00780B21">
        <w:rPr>
          <w:rFonts w:cs="Times New Roman" w:hint="eastAsia"/>
          <w:szCs w:val="22"/>
        </w:rPr>
        <w:t>8</w:t>
      </w:r>
      <w:r w:rsidR="00666B61" w:rsidRPr="00780B21">
        <w:rPr>
          <w:rFonts w:cs="Times New Roman"/>
          <w:szCs w:val="22"/>
        </w:rPr>
        <w:t>0,000</w:t>
      </w:r>
      <w:r w:rsidR="00666B61" w:rsidRPr="00780B21">
        <w:rPr>
          <w:rFonts w:cs="Times New Roman"/>
          <w:szCs w:val="22"/>
        </w:rPr>
        <w:t>주</w:t>
      </w:r>
      <w:r w:rsidR="00666B61" w:rsidRPr="00780B21">
        <w:rPr>
          <w:rFonts w:cs="Times New Roman"/>
          <w:szCs w:val="22"/>
        </w:rPr>
        <w:t xml:space="preserve">, </w:t>
      </w:r>
      <w:r w:rsidR="00666B61" w:rsidRPr="00780B21">
        <w:rPr>
          <w:rFonts w:cs="Times New Roman"/>
          <w:szCs w:val="22"/>
        </w:rPr>
        <w:t>총</w:t>
      </w:r>
      <w:r w:rsidR="00666B61" w:rsidRPr="00780B21">
        <w:rPr>
          <w:rFonts w:cs="Times New Roman"/>
          <w:szCs w:val="22"/>
        </w:rPr>
        <w:t xml:space="preserve"> </w:t>
      </w:r>
      <w:r w:rsidR="00666B61" w:rsidRPr="00780B21">
        <w:rPr>
          <w:rFonts w:cs="Times New Roman"/>
          <w:szCs w:val="22"/>
        </w:rPr>
        <w:t>발행주식은</w:t>
      </w:r>
      <w:r w:rsidR="00666B61" w:rsidRPr="00780B21">
        <w:rPr>
          <w:rFonts w:cs="Times New Roman"/>
          <w:szCs w:val="22"/>
        </w:rPr>
        <w:t xml:space="preserve"> </w:t>
      </w:r>
      <w:r w:rsidR="00666B61" w:rsidRPr="00780B21">
        <w:rPr>
          <w:rFonts w:cs="Times New Roman"/>
          <w:szCs w:val="22"/>
        </w:rPr>
        <w:t>액면금</w:t>
      </w:r>
      <w:r w:rsidR="00666B61" w:rsidRPr="00780B21">
        <w:rPr>
          <w:rFonts w:cs="Times New Roman"/>
          <w:szCs w:val="22"/>
        </w:rPr>
        <w:t xml:space="preserve"> 1</w:t>
      </w:r>
      <w:r w:rsidR="00AE5BDC" w:rsidRPr="00780B21">
        <w:rPr>
          <w:rFonts w:cs="Times New Roman" w:hint="eastAsia"/>
          <w:szCs w:val="22"/>
        </w:rPr>
        <w:t>0,0</w:t>
      </w:r>
      <w:r w:rsidR="00666B61" w:rsidRPr="00780B21">
        <w:rPr>
          <w:rFonts w:cs="Times New Roman"/>
          <w:szCs w:val="22"/>
        </w:rPr>
        <w:t>00</w:t>
      </w:r>
      <w:r w:rsidR="00666B61" w:rsidRPr="00780B21">
        <w:rPr>
          <w:rFonts w:cs="Times New Roman"/>
          <w:szCs w:val="22"/>
        </w:rPr>
        <w:t>원의</w:t>
      </w:r>
      <w:r w:rsidR="00666B61" w:rsidRPr="00780B21">
        <w:rPr>
          <w:rFonts w:cs="Times New Roman"/>
          <w:szCs w:val="22"/>
        </w:rPr>
        <w:t xml:space="preserve"> </w:t>
      </w:r>
      <w:r w:rsidR="00666B61" w:rsidRPr="00780B21">
        <w:rPr>
          <w:rFonts w:cs="Times New Roman"/>
          <w:szCs w:val="22"/>
        </w:rPr>
        <w:t>보통주식</w:t>
      </w:r>
      <w:r w:rsidR="00666B61" w:rsidRPr="00780B21">
        <w:rPr>
          <w:rFonts w:cs="Times New Roman"/>
          <w:szCs w:val="22"/>
        </w:rPr>
        <w:t xml:space="preserve"> </w:t>
      </w:r>
      <w:r w:rsidR="00AE5BDC" w:rsidRPr="00780B21">
        <w:rPr>
          <w:rFonts w:cs="Times New Roman" w:hint="eastAsia"/>
          <w:szCs w:val="22"/>
        </w:rPr>
        <w:t>30,000</w:t>
      </w:r>
      <w:r w:rsidR="00666B61" w:rsidRPr="00780B21">
        <w:rPr>
          <w:rFonts w:cs="Times New Roman"/>
          <w:szCs w:val="22"/>
        </w:rPr>
        <w:t>주이</w:t>
      </w:r>
      <w:r w:rsidR="00AE5BDC" w:rsidRPr="00780B21">
        <w:rPr>
          <w:rFonts w:cs="Times New Roman" w:hint="eastAsia"/>
          <w:szCs w:val="22"/>
        </w:rPr>
        <w:t>다</w:t>
      </w:r>
      <w:r w:rsidRPr="00780B21">
        <w:rPr>
          <w:rFonts w:cs="Times New Roman"/>
          <w:szCs w:val="22"/>
        </w:rPr>
        <w:t xml:space="preserve">. </w:t>
      </w:r>
      <w:r w:rsidR="006B48E1" w:rsidRPr="00933D6F">
        <w:rPr>
          <w:rFonts w:cs="Times New Roman" w:hint="eastAsia"/>
          <w:szCs w:val="22"/>
        </w:rPr>
        <w:t>펜플</w:t>
      </w:r>
      <w:r w:rsidR="006B48E1" w:rsidRPr="00933D6F">
        <w:rPr>
          <w:rFonts w:cs="Times New Roman" w:hint="eastAsia"/>
          <w:szCs w:val="22"/>
        </w:rPr>
        <w:t xml:space="preserve"> </w:t>
      </w:r>
      <w:r w:rsidR="00E63701">
        <w:rPr>
          <w:rFonts w:cs="Times New Roman" w:hint="eastAsia"/>
          <w:szCs w:val="22"/>
        </w:rPr>
        <w:t>매도인</w:t>
      </w:r>
      <w:r w:rsidR="006B48E1" w:rsidRPr="00933D6F">
        <w:rPr>
          <w:rFonts w:cs="Times New Roman" w:hint="eastAsia"/>
          <w:szCs w:val="22"/>
        </w:rPr>
        <w:t>은</w:t>
      </w:r>
      <w:r w:rsidR="00FF4BAB" w:rsidRPr="00933D6F">
        <w:rPr>
          <w:rFonts w:cs="Times New Roman" w:hint="eastAsia"/>
          <w:szCs w:val="22"/>
        </w:rPr>
        <w:t xml:space="preserve"> </w:t>
      </w:r>
      <w:r w:rsidR="00FF4BAB" w:rsidRPr="00933D6F">
        <w:rPr>
          <w:rFonts w:cs="Times New Roman" w:hint="eastAsia"/>
          <w:szCs w:val="22"/>
        </w:rPr>
        <w:t>펜플</w:t>
      </w:r>
      <w:r w:rsidR="00FF4BAB" w:rsidRPr="00933D6F">
        <w:rPr>
          <w:rFonts w:cs="Times New Roman" w:hint="eastAsia"/>
          <w:szCs w:val="22"/>
        </w:rPr>
        <w:t xml:space="preserve"> </w:t>
      </w:r>
      <w:r w:rsidR="00FF4BAB" w:rsidRPr="00933D6F">
        <w:rPr>
          <w:rFonts w:cs="Times New Roman" w:hint="eastAsia"/>
          <w:szCs w:val="22"/>
        </w:rPr>
        <w:t>대상주식을</w:t>
      </w:r>
      <w:r w:rsidR="00FF4BAB" w:rsidRPr="00933D6F">
        <w:rPr>
          <w:rFonts w:cs="Times New Roman" w:hint="eastAsia"/>
          <w:szCs w:val="22"/>
        </w:rPr>
        <w:t xml:space="preserve"> </w:t>
      </w:r>
      <w:r w:rsidR="00B0188D" w:rsidRPr="00933D6F">
        <w:rPr>
          <w:rFonts w:cs="Times New Roman" w:hint="eastAsia"/>
          <w:szCs w:val="22"/>
        </w:rPr>
        <w:t>아무런</w:t>
      </w:r>
      <w:r w:rsidR="00B0188D" w:rsidRPr="00933D6F">
        <w:rPr>
          <w:rFonts w:cs="Times New Roman" w:hint="eastAsia"/>
          <w:szCs w:val="22"/>
        </w:rPr>
        <w:t xml:space="preserve"> </w:t>
      </w:r>
      <w:r w:rsidR="00B0188D" w:rsidRPr="00933D6F">
        <w:rPr>
          <w:rFonts w:cs="Times New Roman" w:hint="eastAsia"/>
          <w:szCs w:val="22"/>
        </w:rPr>
        <w:t>제한부담</w:t>
      </w:r>
      <w:r w:rsidR="00B0188D" w:rsidRPr="00933D6F">
        <w:rPr>
          <w:rFonts w:cs="Times New Roman" w:hint="eastAsia"/>
          <w:szCs w:val="22"/>
        </w:rPr>
        <w:t xml:space="preserve"> </w:t>
      </w:r>
      <w:r w:rsidR="00B0188D" w:rsidRPr="00933D6F">
        <w:rPr>
          <w:rFonts w:cs="Times New Roman" w:hint="eastAsia"/>
          <w:szCs w:val="22"/>
        </w:rPr>
        <w:t>없이</w:t>
      </w:r>
      <w:r w:rsidR="00B0188D" w:rsidRPr="00933D6F">
        <w:rPr>
          <w:rFonts w:cs="Times New Roman" w:hint="eastAsia"/>
          <w:szCs w:val="22"/>
        </w:rPr>
        <w:t xml:space="preserve"> </w:t>
      </w:r>
      <w:r w:rsidR="00FF4BAB" w:rsidRPr="00933D6F">
        <w:rPr>
          <w:rFonts w:cs="Times New Roman" w:hint="eastAsia"/>
          <w:szCs w:val="22"/>
        </w:rPr>
        <w:t>적법하고</w:t>
      </w:r>
      <w:r w:rsidR="00FF4BAB" w:rsidRPr="00933D6F">
        <w:rPr>
          <w:rFonts w:cs="Times New Roman" w:hint="eastAsia"/>
          <w:szCs w:val="22"/>
        </w:rPr>
        <w:t xml:space="preserve"> </w:t>
      </w:r>
      <w:r w:rsidR="00B0188D" w:rsidRPr="00933D6F">
        <w:rPr>
          <w:rFonts w:cs="Times New Roman" w:hint="eastAsia"/>
          <w:szCs w:val="22"/>
        </w:rPr>
        <w:t>유효하게</w:t>
      </w:r>
      <w:r w:rsidR="00B0188D" w:rsidRPr="00933D6F">
        <w:rPr>
          <w:rFonts w:cs="Times New Roman" w:hint="eastAsia"/>
          <w:szCs w:val="22"/>
        </w:rPr>
        <w:t xml:space="preserve"> </w:t>
      </w:r>
      <w:r w:rsidR="00B0188D" w:rsidRPr="00933D6F">
        <w:rPr>
          <w:rFonts w:cs="Times New Roman" w:hint="eastAsia"/>
          <w:szCs w:val="22"/>
        </w:rPr>
        <w:t>소유하고</w:t>
      </w:r>
      <w:r w:rsidR="00B0188D" w:rsidRPr="00933D6F">
        <w:rPr>
          <w:rFonts w:cs="Times New Roman" w:hint="eastAsia"/>
          <w:szCs w:val="22"/>
        </w:rPr>
        <w:t xml:space="preserve"> </w:t>
      </w:r>
      <w:r w:rsidR="00B0188D" w:rsidRPr="00933D6F">
        <w:rPr>
          <w:rFonts w:cs="Times New Roman" w:hint="eastAsia"/>
          <w:szCs w:val="22"/>
        </w:rPr>
        <w:t>있다</w:t>
      </w:r>
      <w:r w:rsidR="00B0188D" w:rsidRPr="00933D6F">
        <w:rPr>
          <w:rFonts w:cs="Times New Roman" w:hint="eastAsia"/>
          <w:szCs w:val="22"/>
        </w:rPr>
        <w:t>.</w:t>
      </w:r>
      <w:r w:rsidR="00B0188D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대상회사</w:t>
      </w:r>
      <w:r w:rsidR="00844EBD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주식은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모두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적법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유효하게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발행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완납되어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추가</w:t>
      </w:r>
      <w:r w:rsidRPr="00933D6F">
        <w:rPr>
          <w:rFonts w:cs="Times New Roman"/>
          <w:szCs w:val="22"/>
        </w:rPr>
        <w:t xml:space="preserve"> </w:t>
      </w:r>
      <w:r w:rsidR="00F618E5" w:rsidRPr="00933D6F">
        <w:rPr>
          <w:rFonts w:cs="Times New Roman"/>
          <w:szCs w:val="22"/>
        </w:rPr>
        <w:t>발행</w:t>
      </w:r>
      <w:r w:rsidR="00F618E5" w:rsidRPr="00933D6F">
        <w:rPr>
          <w:rFonts w:cs="Times New Roman"/>
          <w:szCs w:val="22"/>
        </w:rPr>
        <w:t xml:space="preserve"> </w:t>
      </w:r>
      <w:r w:rsidR="00F618E5" w:rsidRPr="00933D6F">
        <w:rPr>
          <w:rFonts w:cs="Times New Roman"/>
          <w:szCs w:val="22"/>
        </w:rPr>
        <w:t>또는</w:t>
      </w:r>
      <w:r w:rsidR="00F618E5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납입의무가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대상회사</w:t>
      </w:r>
      <w:r w:rsidR="00844EBD" w:rsidRPr="00933D6F">
        <w:rPr>
          <w:rFonts w:cs="Times New Roman"/>
          <w:szCs w:val="22"/>
        </w:rPr>
        <w:t>등이</w:t>
      </w:r>
      <w:r w:rsidR="00844EBD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발행할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예정인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전환사채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신주인수권부사채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교환사채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대상회사</w:t>
      </w:r>
      <w:r w:rsidR="00844EBD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주식으로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전환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교환될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증권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주식매수선택권은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존재하지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아니하며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밖에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대상회사</w:t>
      </w:r>
      <w:r w:rsidR="00844EBD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주식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희석화</w:t>
      </w:r>
      <w:r w:rsidRPr="00933D6F">
        <w:rPr>
          <w:rFonts w:cs="Times New Roman"/>
          <w:szCs w:val="22"/>
        </w:rPr>
        <w:t xml:space="preserve">(dilution) </w:t>
      </w:r>
      <w:r w:rsidRPr="00933D6F">
        <w:rPr>
          <w:rFonts w:cs="Times New Roman"/>
          <w:szCs w:val="22"/>
        </w:rPr>
        <w:t>사유는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존재하지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않는다</w:t>
      </w:r>
      <w:r w:rsidRPr="00933D6F">
        <w:rPr>
          <w:rFonts w:cs="Times New Roman"/>
          <w:szCs w:val="22"/>
        </w:rPr>
        <w:t xml:space="preserve">. </w:t>
      </w:r>
      <w:r w:rsidRPr="00933D6F">
        <w:rPr>
          <w:rFonts w:cs="Times New Roman"/>
          <w:szCs w:val="22"/>
        </w:rPr>
        <w:t>대상회사</w:t>
      </w:r>
      <w:r w:rsidR="00844EBD" w:rsidRPr="00933D6F">
        <w:rPr>
          <w:rFonts w:cs="Times New Roman"/>
          <w:szCs w:val="22"/>
        </w:rPr>
        <w:t>등은</w:t>
      </w:r>
      <w:r w:rsidR="00844EBD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주식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위의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증권의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발행을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청구할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권리를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</w:t>
      </w:r>
      <w:r w:rsidRPr="00933D6F">
        <w:rPr>
          <w:rFonts w:cs="Times New Roman"/>
          <w:szCs w:val="22"/>
        </w:rPr>
        <w:t>3</w:t>
      </w:r>
      <w:r w:rsidRPr="00933D6F">
        <w:rPr>
          <w:rFonts w:cs="Times New Roman"/>
          <w:szCs w:val="22"/>
        </w:rPr>
        <w:t>자에게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부여하거나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부여할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의무를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부담하고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아니하다</w:t>
      </w:r>
      <w:r w:rsidRPr="00933D6F">
        <w:rPr>
          <w:rFonts w:cs="Times New Roman"/>
          <w:szCs w:val="22"/>
        </w:rPr>
        <w:t>.</w:t>
      </w:r>
      <w:r w:rsidR="003D7F17" w:rsidRPr="00933D6F">
        <w:rPr>
          <w:rFonts w:cs="Times New Roman"/>
          <w:szCs w:val="22"/>
        </w:rPr>
        <w:t xml:space="preserve"> </w:t>
      </w:r>
    </w:p>
    <w:p w14:paraId="42E9E94E" w14:textId="77777777" w:rsidR="006F4ED8" w:rsidRPr="00933D6F" w:rsidRDefault="00121B7B" w:rsidP="006F4ED8">
      <w:pPr>
        <w:pStyle w:val="BKL"/>
        <w:ind w:left="854" w:hanging="826"/>
        <w:rPr>
          <w:rFonts w:cs="Times New Roman"/>
          <w:bCs/>
          <w:szCs w:val="22"/>
        </w:rPr>
      </w:pPr>
      <w:r w:rsidRPr="00933D6F">
        <w:rPr>
          <w:rFonts w:cs="Times New Roman"/>
          <w:bCs/>
          <w:szCs w:val="22"/>
          <w:u w:val="single"/>
        </w:rPr>
        <w:t>재무제표</w:t>
      </w:r>
      <w:r w:rsidRPr="00933D6F">
        <w:rPr>
          <w:rFonts w:cs="Times New Roman"/>
          <w:szCs w:val="22"/>
        </w:rPr>
        <w:t xml:space="preserve">  </w:t>
      </w:r>
    </w:p>
    <w:p w14:paraId="22A8364C" w14:textId="56E652C0" w:rsidR="00121B7B" w:rsidRPr="00933D6F" w:rsidRDefault="00121B7B" w:rsidP="006F4ED8">
      <w:pPr>
        <w:pStyle w:val="BKL"/>
        <w:numPr>
          <w:ilvl w:val="0"/>
          <w:numId w:val="0"/>
        </w:numPr>
        <w:ind w:left="854"/>
        <w:rPr>
          <w:rFonts w:cs="Times New Roman"/>
          <w:bCs/>
          <w:szCs w:val="22"/>
        </w:rPr>
      </w:pPr>
      <w:r w:rsidRPr="00933D6F">
        <w:rPr>
          <w:rFonts w:cs="Times New Roman"/>
          <w:szCs w:val="22"/>
        </w:rPr>
        <w:t>대상회사</w:t>
      </w:r>
      <w:r w:rsidR="00844EBD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재무제표는</w:t>
      </w:r>
      <w:r w:rsidRPr="00933D6F">
        <w:rPr>
          <w:rFonts w:cs="Times New Roman"/>
          <w:szCs w:val="22"/>
        </w:rPr>
        <w:t xml:space="preserve"> </w:t>
      </w:r>
      <w:r w:rsidR="00E86DEC" w:rsidRPr="00933D6F">
        <w:rPr>
          <w:rFonts w:cs="Times New Roman"/>
          <w:szCs w:val="22"/>
        </w:rPr>
        <w:t>일반기업</w:t>
      </w:r>
      <w:r w:rsidRPr="00933D6F">
        <w:rPr>
          <w:rFonts w:cs="Times New Roman"/>
          <w:szCs w:val="22"/>
        </w:rPr>
        <w:t>회계기준에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따라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작성되었고</w:t>
      </w:r>
      <w:r w:rsidRPr="00933D6F">
        <w:rPr>
          <w:rFonts w:cs="Times New Roman"/>
          <w:szCs w:val="22"/>
        </w:rPr>
        <w:t xml:space="preserve">, </w:t>
      </w:r>
      <w:r w:rsidR="003D7F17" w:rsidRPr="00933D6F">
        <w:rPr>
          <w:rFonts w:cs="Times New Roman"/>
          <w:szCs w:val="22"/>
        </w:rPr>
        <w:t>각각의</w:t>
      </w:r>
      <w:r w:rsidR="003D7F17" w:rsidRPr="00933D6F">
        <w:rPr>
          <w:rFonts w:cs="Times New Roman"/>
          <w:szCs w:val="22"/>
        </w:rPr>
        <w:t xml:space="preserve"> </w:t>
      </w:r>
      <w:r w:rsidR="003D7F17" w:rsidRPr="00933D6F">
        <w:rPr>
          <w:rFonts w:cs="Times New Roman"/>
          <w:szCs w:val="22"/>
        </w:rPr>
        <w:t>작성</w:t>
      </w:r>
      <w:r w:rsidR="003D7F17" w:rsidRPr="00933D6F">
        <w:rPr>
          <w:rFonts w:cs="Times New Roman"/>
          <w:szCs w:val="22"/>
        </w:rPr>
        <w:t xml:space="preserve"> </w:t>
      </w:r>
      <w:r w:rsidR="003D7F17" w:rsidRPr="00933D6F">
        <w:rPr>
          <w:rFonts w:cs="Times New Roman"/>
          <w:szCs w:val="22"/>
        </w:rPr>
        <w:t>기준일</w:t>
      </w:r>
      <w:r w:rsidR="003D7F17" w:rsidRPr="00933D6F">
        <w:rPr>
          <w:rFonts w:cs="Times New Roman"/>
          <w:szCs w:val="22"/>
        </w:rPr>
        <w:t xml:space="preserve"> </w:t>
      </w:r>
      <w:r w:rsidR="003D7F17" w:rsidRPr="00933D6F">
        <w:rPr>
          <w:rFonts w:cs="Times New Roman"/>
          <w:szCs w:val="22"/>
        </w:rPr>
        <w:t>현재</w:t>
      </w:r>
      <w:r w:rsidR="003D7F17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대상회사</w:t>
      </w:r>
      <w:r w:rsidR="00844EBD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재무상태와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동일</w:t>
      </w:r>
      <w:r w:rsidR="00D34846" w:rsidRPr="00933D6F">
        <w:rPr>
          <w:rFonts w:cs="Times New Roman" w:hint="eastAsia"/>
          <w:szCs w:val="22"/>
        </w:rPr>
        <w:t>자</w:t>
      </w:r>
      <w:r w:rsidRPr="00933D6F">
        <w:rPr>
          <w:rFonts w:cs="Times New Roman"/>
          <w:szCs w:val="22"/>
        </w:rPr>
        <w:t>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종료되는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회계연도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기간의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재무</w:t>
      </w:r>
      <w:r w:rsidR="00D34846" w:rsidRPr="00933D6F">
        <w:rPr>
          <w:rFonts w:cs="Times New Roman" w:hint="eastAsia"/>
          <w:szCs w:val="22"/>
        </w:rPr>
        <w:t>상태</w:t>
      </w:r>
      <w:r w:rsidR="00D34846" w:rsidRPr="00933D6F">
        <w:rPr>
          <w:rFonts w:cs="Times New Roman" w:hint="eastAsia"/>
          <w:szCs w:val="22"/>
        </w:rPr>
        <w:t>,</w:t>
      </w:r>
      <w:r w:rsidR="00D34846" w:rsidRPr="00933D6F">
        <w:rPr>
          <w:rFonts w:cs="Times New Roman"/>
          <w:szCs w:val="22"/>
        </w:rPr>
        <w:t xml:space="preserve"> </w:t>
      </w:r>
      <w:r w:rsidR="00D34846" w:rsidRPr="00933D6F">
        <w:rPr>
          <w:rFonts w:cs="Times New Roman" w:hint="eastAsia"/>
          <w:szCs w:val="22"/>
        </w:rPr>
        <w:t>경영</w:t>
      </w:r>
      <w:r w:rsidRPr="00933D6F">
        <w:rPr>
          <w:rFonts w:cs="Times New Roman"/>
          <w:szCs w:val="22"/>
        </w:rPr>
        <w:t>성과</w:t>
      </w:r>
      <w:r w:rsidR="00D34846" w:rsidRPr="00933D6F">
        <w:rPr>
          <w:rFonts w:cs="Times New Roman" w:hint="eastAsia"/>
          <w:szCs w:val="22"/>
        </w:rPr>
        <w:t>,</w:t>
      </w:r>
      <w:r w:rsidR="00D34846" w:rsidRPr="00933D6F">
        <w:rPr>
          <w:rFonts w:cs="Times New Roman"/>
          <w:szCs w:val="22"/>
        </w:rPr>
        <w:t xml:space="preserve"> </w:t>
      </w:r>
      <w:r w:rsidR="00D34846" w:rsidRPr="00933D6F">
        <w:rPr>
          <w:rFonts w:cs="Times New Roman" w:hint="eastAsia"/>
          <w:szCs w:val="22"/>
        </w:rPr>
        <w:t>자본의</w:t>
      </w:r>
      <w:r w:rsidR="00D34846" w:rsidRPr="00933D6F">
        <w:rPr>
          <w:rFonts w:cs="Times New Roman" w:hint="eastAsia"/>
          <w:szCs w:val="22"/>
        </w:rPr>
        <w:t xml:space="preserve"> </w:t>
      </w:r>
      <w:r w:rsidR="00D34846" w:rsidRPr="00933D6F">
        <w:rPr>
          <w:rFonts w:cs="Times New Roman" w:hint="eastAsia"/>
          <w:szCs w:val="22"/>
        </w:rPr>
        <w:t>변동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현금흐름의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내용을</w:t>
      </w:r>
      <w:r w:rsidRPr="00933D6F">
        <w:rPr>
          <w:rFonts w:cs="Times New Roman"/>
          <w:szCs w:val="22"/>
        </w:rPr>
        <w:t xml:space="preserve"> </w:t>
      </w:r>
      <w:r w:rsidR="00AF0108" w:rsidRPr="00933D6F">
        <w:rPr>
          <w:rFonts w:cs="Times New Roman" w:hint="eastAsia"/>
          <w:szCs w:val="22"/>
        </w:rPr>
        <w:t>중요성의</w:t>
      </w:r>
      <w:r w:rsidR="00AF0108" w:rsidRPr="00933D6F">
        <w:rPr>
          <w:rFonts w:cs="Times New Roman" w:hint="eastAsia"/>
          <w:szCs w:val="22"/>
        </w:rPr>
        <w:t xml:space="preserve"> </w:t>
      </w:r>
      <w:r w:rsidR="00AF0108" w:rsidRPr="00933D6F">
        <w:rPr>
          <w:rFonts w:cs="Times New Roman" w:hint="eastAsia"/>
          <w:szCs w:val="22"/>
        </w:rPr>
        <w:t>관점에서</w:t>
      </w:r>
      <w:r w:rsidR="00AF0108" w:rsidRPr="00933D6F">
        <w:rPr>
          <w:rFonts w:cs="Times New Roman" w:hint="eastAsia"/>
          <w:szCs w:val="22"/>
        </w:rPr>
        <w:t xml:space="preserve"> </w:t>
      </w:r>
      <w:r w:rsidR="00AF0108" w:rsidRPr="00933D6F">
        <w:rPr>
          <w:rFonts w:cs="Times New Roman" w:hint="eastAsia"/>
          <w:szCs w:val="22"/>
        </w:rPr>
        <w:t>적정</w:t>
      </w:r>
      <w:r w:rsidRPr="00933D6F">
        <w:rPr>
          <w:rFonts w:cs="Times New Roman"/>
          <w:szCs w:val="22"/>
        </w:rPr>
        <w:t>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표시하고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있다</w:t>
      </w:r>
      <w:r w:rsidRPr="00933D6F">
        <w:rPr>
          <w:rFonts w:cs="Times New Roman"/>
          <w:szCs w:val="22"/>
        </w:rPr>
        <w:t xml:space="preserve">. </w:t>
      </w:r>
      <w:r w:rsidRPr="00933D6F">
        <w:rPr>
          <w:rFonts w:cs="Times New Roman"/>
          <w:szCs w:val="22"/>
        </w:rPr>
        <w:t>대상회사</w:t>
      </w:r>
      <w:r w:rsidR="00844EBD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미수금</w:t>
      </w:r>
      <w:r w:rsidRPr="00933D6F">
        <w:rPr>
          <w:rFonts w:cs="Times New Roman"/>
          <w:szCs w:val="22"/>
        </w:rPr>
        <w:t xml:space="preserve">, </w:t>
      </w:r>
      <w:r w:rsidR="00844EBD" w:rsidRPr="00933D6F">
        <w:rPr>
          <w:rFonts w:cs="Times New Roman"/>
          <w:szCs w:val="22"/>
        </w:rPr>
        <w:t>대출채권</w:t>
      </w:r>
      <w:r w:rsidR="00844EBD"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매출채권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(“</w:t>
      </w:r>
      <w:r w:rsidRPr="00933D6F">
        <w:rPr>
          <w:rFonts w:cs="Times New Roman"/>
          <w:szCs w:val="22"/>
          <w:u w:val="single"/>
        </w:rPr>
        <w:t>매출채권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등</w:t>
      </w:r>
      <w:r w:rsidRPr="00933D6F">
        <w:rPr>
          <w:rFonts w:cs="Times New Roman"/>
          <w:szCs w:val="22"/>
        </w:rPr>
        <w:t>”)</w:t>
      </w:r>
      <w:r w:rsidRPr="00933D6F">
        <w:rPr>
          <w:rFonts w:cs="Times New Roman"/>
          <w:szCs w:val="22"/>
        </w:rPr>
        <w:t>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통상적인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사업과정에서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발생한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것으로서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대상회사</w:t>
      </w:r>
      <w:r w:rsidR="00844EBD" w:rsidRPr="00933D6F">
        <w:rPr>
          <w:rFonts w:cs="Times New Roman"/>
          <w:szCs w:val="22"/>
        </w:rPr>
        <w:t>등은</w:t>
      </w:r>
      <w:r w:rsidR="00844EBD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완전하고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유효한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소유권을</w:t>
      </w:r>
      <w:r w:rsidRPr="00933D6F">
        <w:rPr>
          <w:rFonts w:cs="Times New Roman"/>
          <w:szCs w:val="22"/>
        </w:rPr>
        <w:t xml:space="preserve"> </w:t>
      </w:r>
      <w:r w:rsidR="00AF0108" w:rsidRPr="00933D6F">
        <w:rPr>
          <w:rFonts w:cs="Times New Roman" w:hint="eastAsia"/>
          <w:szCs w:val="22"/>
        </w:rPr>
        <w:t>가진다</w:t>
      </w:r>
      <w:r w:rsidR="00AF0108" w:rsidRPr="00933D6F">
        <w:rPr>
          <w:rFonts w:cs="Times New Roman" w:hint="eastAsia"/>
          <w:szCs w:val="22"/>
        </w:rPr>
        <w:t>.</w:t>
      </w:r>
      <w:r w:rsidR="00454A34">
        <w:rPr>
          <w:rFonts w:cs="Times New Roman" w:hint="eastAsia"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기준일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현재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대상회사</w:t>
      </w:r>
      <w:r w:rsidR="00844EBD" w:rsidRPr="00933D6F">
        <w:rPr>
          <w:rFonts w:cs="Times New Roman"/>
          <w:bCs/>
          <w:szCs w:val="22"/>
        </w:rPr>
        <w:t>등</w:t>
      </w:r>
      <w:r w:rsidR="00FE488B" w:rsidRPr="00933D6F">
        <w:rPr>
          <w:rFonts w:cs="Times New Roman"/>
          <w:bCs/>
          <w:szCs w:val="22"/>
        </w:rPr>
        <w:t>의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재무제표에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표시되어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있거나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그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이후에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발생한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매출채권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등은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대상회사</w:t>
      </w:r>
      <w:r w:rsidR="00E63AE9" w:rsidRPr="00933D6F">
        <w:rPr>
          <w:rFonts w:cs="Times New Roman" w:hint="eastAsia"/>
          <w:bCs/>
          <w:szCs w:val="22"/>
        </w:rPr>
        <w:t>등</w:t>
      </w:r>
      <w:r w:rsidR="00FE488B" w:rsidRPr="00933D6F">
        <w:rPr>
          <w:rFonts w:cs="Times New Roman"/>
          <w:bCs/>
          <w:szCs w:val="22"/>
        </w:rPr>
        <w:t>의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통상적인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사업과정에서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물품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또는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용역을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판매함으로써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실제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발생한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것으로서</w:t>
      </w:r>
      <w:r w:rsidR="00FE488B" w:rsidRPr="00933D6F">
        <w:rPr>
          <w:rFonts w:cs="Times New Roman"/>
          <w:bCs/>
          <w:szCs w:val="22"/>
        </w:rPr>
        <w:t xml:space="preserve">, </w:t>
      </w:r>
      <w:r w:rsidR="00FE488B" w:rsidRPr="00933D6F">
        <w:rPr>
          <w:rFonts w:cs="Times New Roman"/>
          <w:bCs/>
          <w:szCs w:val="22"/>
        </w:rPr>
        <w:t>대손충당금이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과거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관행에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따라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적정하게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산정되었으며</w:t>
      </w:r>
      <w:r w:rsidR="00FE488B" w:rsidRPr="00933D6F">
        <w:rPr>
          <w:rFonts w:cs="Times New Roman"/>
          <w:bCs/>
          <w:szCs w:val="22"/>
        </w:rPr>
        <w:t xml:space="preserve">, </w:t>
      </w:r>
      <w:r w:rsidR="00FE488B" w:rsidRPr="00933D6F">
        <w:rPr>
          <w:rFonts w:cs="Times New Roman"/>
          <w:bCs/>
          <w:szCs w:val="22"/>
        </w:rPr>
        <w:t>상계</w:t>
      </w:r>
      <w:r w:rsidR="00FE488B" w:rsidRPr="00933D6F">
        <w:rPr>
          <w:rFonts w:cs="Times New Roman"/>
          <w:bCs/>
          <w:szCs w:val="22"/>
        </w:rPr>
        <w:t xml:space="preserve">, </w:t>
      </w:r>
      <w:r w:rsidR="00FE488B" w:rsidRPr="00933D6F">
        <w:rPr>
          <w:rFonts w:cs="Times New Roman"/>
          <w:bCs/>
          <w:szCs w:val="22"/>
        </w:rPr>
        <w:t>공제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및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금액조정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등의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대상이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되지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않고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어떠한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제한부담도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설정되어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있지</w:t>
      </w:r>
      <w:r w:rsidR="00FE488B" w:rsidRPr="00933D6F">
        <w:rPr>
          <w:rFonts w:cs="Times New Roman"/>
          <w:bCs/>
          <w:szCs w:val="22"/>
        </w:rPr>
        <w:t xml:space="preserve"> </w:t>
      </w:r>
      <w:r w:rsidR="00FE488B" w:rsidRPr="00933D6F">
        <w:rPr>
          <w:rFonts w:cs="Times New Roman"/>
          <w:bCs/>
          <w:szCs w:val="22"/>
        </w:rPr>
        <w:t>않다</w:t>
      </w:r>
      <w:r w:rsidR="00FE488B" w:rsidRPr="00933D6F">
        <w:rPr>
          <w:rFonts w:cs="Times New Roman"/>
          <w:bCs/>
          <w:szCs w:val="22"/>
        </w:rPr>
        <w:t>.</w:t>
      </w:r>
      <w:r w:rsidR="00844EBD" w:rsidRPr="00933D6F">
        <w:rPr>
          <w:rFonts w:cs="Times New Roman"/>
          <w:bCs/>
          <w:szCs w:val="22"/>
        </w:rPr>
        <w:t xml:space="preserve"> </w:t>
      </w:r>
    </w:p>
    <w:p w14:paraId="2A37B6BC" w14:textId="77777777" w:rsidR="006F4ED8" w:rsidRPr="00933D6F" w:rsidRDefault="0060145A" w:rsidP="006F4ED8">
      <w:pPr>
        <w:pStyle w:val="BKL"/>
        <w:ind w:left="854" w:hanging="826"/>
        <w:rPr>
          <w:rFonts w:cs="Times New Roman"/>
          <w:szCs w:val="22"/>
          <w:u w:val="single"/>
        </w:rPr>
      </w:pPr>
      <w:r w:rsidRPr="00933D6F">
        <w:rPr>
          <w:rFonts w:cs="Times New Roman"/>
          <w:szCs w:val="22"/>
          <w:u w:val="single"/>
        </w:rPr>
        <w:lastRenderedPageBreak/>
        <w:t>법</w:t>
      </w:r>
      <w:r w:rsidR="00FA08BA" w:rsidRPr="00933D6F">
        <w:rPr>
          <w:rFonts w:cs="Times New Roman"/>
          <w:szCs w:val="22"/>
          <w:u w:val="single"/>
        </w:rPr>
        <w:t>률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bCs/>
          <w:szCs w:val="22"/>
          <w:u w:val="single"/>
        </w:rPr>
        <w:t>준수</w:t>
      </w:r>
      <w:r w:rsidRPr="00933D6F">
        <w:rPr>
          <w:rFonts w:cs="Times New Roman"/>
          <w:szCs w:val="22"/>
        </w:rPr>
        <w:t xml:space="preserve">  </w:t>
      </w:r>
    </w:p>
    <w:p w14:paraId="366A1BD2" w14:textId="3C41D7BC" w:rsidR="0060145A" w:rsidRPr="00933D6F" w:rsidRDefault="0060145A" w:rsidP="006F4ED8">
      <w:pPr>
        <w:pStyle w:val="BKL"/>
        <w:numPr>
          <w:ilvl w:val="0"/>
          <w:numId w:val="0"/>
        </w:numPr>
        <w:ind w:left="854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대상회사</w:t>
      </w:r>
      <w:r w:rsidR="004F1BEA" w:rsidRPr="00933D6F">
        <w:rPr>
          <w:rFonts w:cs="Times New Roman"/>
          <w:szCs w:val="22"/>
        </w:rPr>
        <w:t>등은</w:t>
      </w:r>
      <w:r w:rsidR="004F1BEA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설립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재산의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보유와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운용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사업의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수행에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적용되는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일체의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법률을</w:t>
      </w:r>
      <w:r w:rsidRPr="00933D6F">
        <w:rPr>
          <w:rFonts w:cs="Times New Roman"/>
          <w:szCs w:val="22"/>
        </w:rPr>
        <w:t xml:space="preserve"> </w:t>
      </w:r>
      <w:r w:rsidR="00AF0108" w:rsidRPr="00933D6F">
        <w:rPr>
          <w:rFonts w:cs="Times New Roman" w:hint="eastAsia"/>
          <w:szCs w:val="22"/>
        </w:rPr>
        <w:t>중요한</w:t>
      </w:r>
      <w:r w:rsidR="00AF0108" w:rsidRPr="00933D6F">
        <w:rPr>
          <w:rFonts w:cs="Times New Roman" w:hint="eastAsia"/>
          <w:szCs w:val="22"/>
        </w:rPr>
        <w:t xml:space="preserve"> </w:t>
      </w:r>
      <w:r w:rsidR="00AF0108" w:rsidRPr="00933D6F">
        <w:rPr>
          <w:rFonts w:cs="Times New Roman" w:hint="eastAsia"/>
          <w:szCs w:val="22"/>
        </w:rPr>
        <w:t>면에서</w:t>
      </w:r>
      <w:r w:rsidR="00AF0108"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/>
          <w:szCs w:val="22"/>
        </w:rPr>
        <w:t>준수하여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왔고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대상회사</w:t>
      </w:r>
      <w:r w:rsidR="00E63AE9" w:rsidRPr="00933D6F">
        <w:rPr>
          <w:rFonts w:cs="Times New Roman" w:hint="eastAsia"/>
          <w:szCs w:val="22"/>
        </w:rPr>
        <w:t>등</w:t>
      </w:r>
      <w:r w:rsidRPr="00933D6F">
        <w:rPr>
          <w:rFonts w:cs="Times New Roman"/>
          <w:szCs w:val="22"/>
        </w:rPr>
        <w:t>에</w:t>
      </w:r>
      <w:r w:rsidR="00F43E02">
        <w:rPr>
          <w:rFonts w:cs="Times New Roman" w:hint="eastAsia"/>
          <w:szCs w:val="22"/>
        </w:rPr>
        <w:t>게</w:t>
      </w:r>
      <w:r w:rsidR="00F43E02">
        <w:rPr>
          <w:rFonts w:cs="Times New Roman" w:hint="eastAsia"/>
          <w:szCs w:val="22"/>
        </w:rPr>
        <w:t xml:space="preserve"> </w:t>
      </w:r>
      <w:r w:rsidR="00CD7339">
        <w:rPr>
          <w:rFonts w:cs="Times New Roman" w:hint="eastAsia"/>
          <w:szCs w:val="22"/>
        </w:rPr>
        <w:t>중요한</w:t>
      </w:r>
      <w:r w:rsidR="00CD7339">
        <w:rPr>
          <w:rFonts w:cs="Times New Roman" w:hint="eastAsia"/>
          <w:szCs w:val="22"/>
        </w:rPr>
        <w:t xml:space="preserve"> </w:t>
      </w:r>
      <w:r w:rsidR="00CD7339">
        <w:rPr>
          <w:rFonts w:cs="Times New Roman" w:hint="eastAsia"/>
          <w:szCs w:val="22"/>
        </w:rPr>
        <w:t>면에서</w:t>
      </w:r>
      <w:r w:rsidR="00CD7339">
        <w:rPr>
          <w:rFonts w:cs="Times New Roman" w:hint="eastAsia"/>
          <w:szCs w:val="22"/>
        </w:rPr>
        <w:t xml:space="preserve"> </w:t>
      </w:r>
      <w:r w:rsidR="00F43E02">
        <w:rPr>
          <w:rFonts w:cs="Times New Roman" w:hint="eastAsia"/>
          <w:szCs w:val="22"/>
        </w:rPr>
        <w:t>부정적</w:t>
      </w:r>
      <w:r w:rsidR="00F43E02">
        <w:rPr>
          <w:rFonts w:cs="Times New Roman" w:hint="eastAsia"/>
          <w:szCs w:val="22"/>
        </w:rPr>
        <w:t xml:space="preserve"> </w:t>
      </w:r>
      <w:r w:rsidR="00F43E02">
        <w:rPr>
          <w:rFonts w:cs="Times New Roman" w:hint="eastAsia"/>
          <w:szCs w:val="22"/>
        </w:rPr>
        <w:t>영향을</w:t>
      </w:r>
      <w:r w:rsidR="00F43E02">
        <w:rPr>
          <w:rFonts w:cs="Times New Roman" w:hint="eastAsia"/>
          <w:szCs w:val="22"/>
        </w:rPr>
        <w:t xml:space="preserve"> </w:t>
      </w:r>
      <w:r w:rsidR="00F43E02">
        <w:rPr>
          <w:rFonts w:cs="Times New Roman" w:hint="eastAsia"/>
          <w:szCs w:val="22"/>
        </w:rPr>
        <w:t>미칠</w:t>
      </w:r>
      <w:r w:rsidR="00F43E02">
        <w:rPr>
          <w:rFonts w:cs="Times New Roman" w:hint="eastAsia"/>
          <w:szCs w:val="22"/>
        </w:rPr>
        <w:t xml:space="preserve"> </w:t>
      </w:r>
      <w:r w:rsidR="00F43E02">
        <w:rPr>
          <w:rFonts w:cs="Times New Roman" w:hint="eastAsia"/>
          <w:szCs w:val="22"/>
        </w:rPr>
        <w:t>수</w:t>
      </w:r>
      <w:r w:rsidR="00F43E02">
        <w:rPr>
          <w:rFonts w:cs="Times New Roman" w:hint="eastAsia"/>
          <w:szCs w:val="22"/>
        </w:rPr>
        <w:t xml:space="preserve"> </w:t>
      </w:r>
      <w:r w:rsidR="00F43E02">
        <w:rPr>
          <w:rFonts w:cs="Times New Roman" w:hint="eastAsia"/>
          <w:szCs w:val="22"/>
        </w:rPr>
        <w:t>있는</w:t>
      </w:r>
      <w:r w:rsidR="00AF0108"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/>
          <w:szCs w:val="22"/>
        </w:rPr>
        <w:t>법률의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위반을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구성하거나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초래할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사유나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사정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통지나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일정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기간의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경과시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위반이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경우를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</w:t>
      </w:r>
      <w:r w:rsidRPr="00933D6F">
        <w:rPr>
          <w:rFonts w:cs="Times New Roman"/>
          <w:szCs w:val="22"/>
        </w:rPr>
        <w:t>)</w:t>
      </w:r>
      <w:r w:rsidRPr="00933D6F">
        <w:rPr>
          <w:rFonts w:cs="Times New Roman"/>
          <w:szCs w:val="22"/>
        </w:rPr>
        <w:t>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발생하였거나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존재하지</w:t>
      </w:r>
      <w:r w:rsidRPr="00933D6F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않으며</w:t>
      </w:r>
      <w:r w:rsidR="00D34846">
        <w:rPr>
          <w:rFonts w:cs="Times New Roman" w:hint="eastAsia"/>
          <w:szCs w:val="22"/>
        </w:rPr>
        <w:t>,</w:t>
      </w:r>
      <w:r w:rsidRPr="00780255">
        <w:rPr>
          <w:rFonts w:cs="Times New Roman"/>
          <w:szCs w:val="22"/>
        </w:rPr>
        <w:t xml:space="preserve"> </w:t>
      </w:r>
      <w:r w:rsidR="00E63701">
        <w:rPr>
          <w:rFonts w:cs="Times New Roman" w:hint="eastAsia"/>
          <w:szCs w:val="22"/>
        </w:rPr>
        <w:t>매도인</w:t>
      </w:r>
      <w:r w:rsidR="0040290F">
        <w:rPr>
          <w:rFonts w:cs="Times New Roman" w:hint="eastAsia"/>
          <w:szCs w:val="22"/>
        </w:rPr>
        <w:t>이</w:t>
      </w:r>
      <w:r w:rsidR="0040290F">
        <w:rPr>
          <w:rFonts w:cs="Times New Roman" w:hint="eastAsia"/>
          <w:szCs w:val="22"/>
        </w:rPr>
        <w:t xml:space="preserve"> </w:t>
      </w:r>
      <w:r w:rsidR="0040290F">
        <w:rPr>
          <w:rFonts w:cs="Times New Roman" w:hint="eastAsia"/>
          <w:szCs w:val="22"/>
        </w:rPr>
        <w:t>알고</w:t>
      </w:r>
      <w:r w:rsidR="0040290F">
        <w:rPr>
          <w:rFonts w:cs="Times New Roman" w:hint="eastAsia"/>
          <w:szCs w:val="22"/>
        </w:rPr>
        <w:t xml:space="preserve"> </w:t>
      </w:r>
      <w:r w:rsidR="0040290F">
        <w:rPr>
          <w:rFonts w:cs="Times New Roman" w:hint="eastAsia"/>
          <w:szCs w:val="22"/>
        </w:rPr>
        <w:t>있는</w:t>
      </w:r>
      <w:r w:rsidR="0040290F">
        <w:rPr>
          <w:rFonts w:cs="Times New Roman" w:hint="eastAsia"/>
          <w:szCs w:val="22"/>
        </w:rPr>
        <w:t xml:space="preserve"> </w:t>
      </w:r>
      <w:r w:rsidR="0040290F">
        <w:rPr>
          <w:rFonts w:cs="Times New Roman" w:hint="eastAsia"/>
          <w:szCs w:val="22"/>
        </w:rPr>
        <w:t>한</w:t>
      </w:r>
      <w:r w:rsidR="0040290F">
        <w:rPr>
          <w:rFonts w:cs="Times New Roman" w:hint="eastAsia"/>
          <w:szCs w:val="22"/>
        </w:rPr>
        <w:t xml:space="preserve"> </w:t>
      </w:r>
      <w:r w:rsidRPr="00780255">
        <w:rPr>
          <w:rFonts w:cs="Times New Roman"/>
          <w:szCs w:val="22"/>
        </w:rPr>
        <w:t>그러한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우려도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없다</w:t>
      </w:r>
      <w:r w:rsidR="00D105F8">
        <w:rPr>
          <w:rFonts w:cs="Times New Roman" w:hint="eastAsia"/>
          <w:szCs w:val="22"/>
        </w:rPr>
        <w:t>.</w:t>
      </w:r>
      <w:r w:rsidR="004F1BEA" w:rsidRPr="00933D6F">
        <w:rPr>
          <w:rFonts w:cs="Times New Roman"/>
          <w:szCs w:val="22"/>
        </w:rPr>
        <w:t xml:space="preserve"> </w:t>
      </w:r>
    </w:p>
    <w:p w14:paraId="1FBA12BF" w14:textId="77777777" w:rsidR="006F4ED8" w:rsidRPr="00933D6F" w:rsidRDefault="002F618B" w:rsidP="006F4ED8">
      <w:pPr>
        <w:pStyle w:val="BKL"/>
        <w:ind w:left="854" w:hanging="826"/>
        <w:rPr>
          <w:rFonts w:cs="Times New Roman"/>
          <w:bCs/>
          <w:szCs w:val="22"/>
        </w:rPr>
      </w:pPr>
      <w:r w:rsidRPr="00933D6F">
        <w:rPr>
          <w:rFonts w:cs="Times New Roman"/>
          <w:szCs w:val="22"/>
          <w:u w:val="single"/>
        </w:rPr>
        <w:t>정부기관</w:t>
      </w:r>
      <w:r w:rsidRPr="00933D6F">
        <w:rPr>
          <w:rFonts w:cs="Times New Roman"/>
          <w:szCs w:val="22"/>
          <w:u w:val="single"/>
        </w:rPr>
        <w:t xml:space="preserve"> </w:t>
      </w:r>
      <w:r w:rsidR="0060145A" w:rsidRPr="00933D6F">
        <w:rPr>
          <w:rFonts w:cs="Times New Roman"/>
          <w:szCs w:val="22"/>
          <w:u w:val="single"/>
        </w:rPr>
        <w:t>인허가</w:t>
      </w:r>
    </w:p>
    <w:p w14:paraId="406DD97E" w14:textId="65698074" w:rsidR="0060145A" w:rsidRPr="00933D6F" w:rsidRDefault="0060145A" w:rsidP="006F4ED8">
      <w:pPr>
        <w:pStyle w:val="BKL"/>
        <w:numPr>
          <w:ilvl w:val="0"/>
          <w:numId w:val="0"/>
        </w:numPr>
        <w:ind w:left="854"/>
        <w:rPr>
          <w:rFonts w:cs="Times New Roman"/>
          <w:bCs/>
          <w:szCs w:val="22"/>
        </w:rPr>
      </w:pPr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등은</w:t>
      </w:r>
      <w:r w:rsidR="009165AA" w:rsidRPr="00933D6F">
        <w:rPr>
          <w:rFonts w:cs="Times New Roman"/>
          <w:szCs w:val="22"/>
        </w:rPr>
        <w:t xml:space="preserve"> </w:t>
      </w:r>
      <w:r w:rsidR="00844E35" w:rsidRPr="00933D6F">
        <w:rPr>
          <w:rFonts w:cs="Times New Roman" w:hint="eastAsia"/>
          <w:szCs w:val="22"/>
        </w:rPr>
        <w:t>중요한</w:t>
      </w:r>
      <w:r w:rsidR="00844E35" w:rsidRPr="00933D6F">
        <w:rPr>
          <w:rFonts w:cs="Times New Roman"/>
          <w:szCs w:val="22"/>
        </w:rPr>
        <w:t xml:space="preserve"> </w:t>
      </w:r>
      <w:r w:rsidR="00844E35">
        <w:rPr>
          <w:rFonts w:cs="Times New Roman" w:hint="eastAsia"/>
          <w:szCs w:val="22"/>
        </w:rPr>
        <w:t>면에서</w:t>
      </w:r>
      <w:r w:rsidR="00844E35">
        <w:rPr>
          <w:rFonts w:cs="Times New Roman" w:hint="eastAsia"/>
          <w:szCs w:val="22"/>
        </w:rPr>
        <w:t xml:space="preserve"> </w:t>
      </w:r>
      <w:r w:rsidRPr="00933D6F">
        <w:rPr>
          <w:rFonts w:cs="Times New Roman"/>
          <w:szCs w:val="22"/>
        </w:rPr>
        <w:t>사업의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영위에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필요한</w:t>
      </w:r>
      <w:r w:rsidRPr="00933D6F">
        <w:rPr>
          <w:rFonts w:cs="Times New Roman"/>
          <w:szCs w:val="22"/>
        </w:rPr>
        <w:t xml:space="preserve"> </w:t>
      </w:r>
      <w:r w:rsidR="002F618B" w:rsidRPr="00933D6F">
        <w:rPr>
          <w:rFonts w:cs="Times New Roman"/>
          <w:szCs w:val="22"/>
        </w:rPr>
        <w:t>정부기관</w:t>
      </w:r>
      <w:r w:rsidR="002F618B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인허가를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적법하게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취득하여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보유하고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정부기관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인허가는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적법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유효하게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존속하고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있으며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등은</w:t>
      </w:r>
      <w:r w:rsidR="009165AA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정부기관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인허가에서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요구되는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조건을</w:t>
      </w:r>
      <w:r w:rsidRPr="00933D6F">
        <w:rPr>
          <w:rFonts w:cs="Times New Roman"/>
          <w:szCs w:val="22"/>
        </w:rPr>
        <w:t xml:space="preserve"> </w:t>
      </w:r>
      <w:r w:rsidR="00E722AB" w:rsidRPr="00933D6F">
        <w:rPr>
          <w:rFonts w:cs="Times New Roman" w:hint="eastAsia"/>
          <w:szCs w:val="22"/>
        </w:rPr>
        <w:t>중요한</w:t>
      </w:r>
      <w:r w:rsidR="00E722AB" w:rsidRPr="00933D6F">
        <w:rPr>
          <w:rFonts w:cs="Times New Roman" w:hint="eastAsia"/>
          <w:szCs w:val="22"/>
        </w:rPr>
        <w:t xml:space="preserve"> </w:t>
      </w:r>
      <w:r w:rsidR="00E722AB" w:rsidRPr="00933D6F">
        <w:rPr>
          <w:rFonts w:cs="Times New Roman" w:hint="eastAsia"/>
          <w:szCs w:val="22"/>
        </w:rPr>
        <w:t>면에서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준수하여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왔다</w:t>
      </w:r>
      <w:r w:rsidRPr="00933D6F">
        <w:rPr>
          <w:rFonts w:cs="Times New Roman"/>
          <w:szCs w:val="22"/>
        </w:rPr>
        <w:t xml:space="preserve">. </w:t>
      </w:r>
      <w:r w:rsidR="00D34846" w:rsidRPr="00933D6F">
        <w:rPr>
          <w:rFonts w:eastAsia="바탕체" w:hAnsiTheme="minorHAnsi" w:hint="eastAsia"/>
          <w:szCs w:val="22"/>
        </w:rPr>
        <w:t>대상회사등에는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이와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같은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정부기관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인허가</w:t>
      </w:r>
      <w:r w:rsidR="00D34846" w:rsidRPr="00933D6F">
        <w:rPr>
          <w:rFonts w:eastAsia="바탕체" w:hAnsiTheme="minorHAnsi"/>
          <w:szCs w:val="22"/>
        </w:rPr>
        <w:t>의</w:t>
      </w:r>
      <w:r w:rsidR="00D34846" w:rsidRPr="00933D6F">
        <w:rPr>
          <w:rFonts w:eastAsia="바탕체" w:hAnsiTheme="minorHAnsi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무효</w:t>
      </w:r>
      <w:r w:rsidR="00D34846" w:rsidRPr="00933D6F">
        <w:rPr>
          <w:rFonts w:eastAsia="바탕체" w:hAnsiTheme="minorHAnsi" w:hint="eastAsia"/>
          <w:szCs w:val="22"/>
        </w:rPr>
        <w:t>,</w:t>
      </w:r>
      <w:r w:rsidR="00D34846" w:rsidRPr="00933D6F">
        <w:rPr>
          <w:rFonts w:eastAsia="바탕체" w:hAnsiTheme="minorHAnsi"/>
          <w:szCs w:val="22"/>
        </w:rPr>
        <w:t xml:space="preserve"> </w:t>
      </w:r>
      <w:r w:rsidR="00D34846" w:rsidRPr="00933D6F">
        <w:rPr>
          <w:rFonts w:eastAsia="바탕체" w:hAnsiTheme="minorHAnsi"/>
          <w:szCs w:val="22"/>
        </w:rPr>
        <w:t>취소</w:t>
      </w:r>
      <w:r w:rsidR="00D34846" w:rsidRPr="00933D6F">
        <w:rPr>
          <w:rFonts w:eastAsia="바탕체" w:hAnsiTheme="minorHAnsi"/>
          <w:szCs w:val="22"/>
        </w:rPr>
        <w:t xml:space="preserve">, </w:t>
      </w:r>
      <w:r w:rsidR="00D34846" w:rsidRPr="00933D6F">
        <w:rPr>
          <w:rFonts w:eastAsia="바탕체" w:hAnsiTheme="minorHAnsi" w:hint="eastAsia"/>
          <w:szCs w:val="22"/>
        </w:rPr>
        <w:t>정지</w:t>
      </w:r>
      <w:r w:rsidR="00D34846" w:rsidRPr="00933D6F">
        <w:rPr>
          <w:rFonts w:eastAsia="바탕체" w:hAnsiTheme="minorHAnsi" w:hint="eastAsia"/>
          <w:szCs w:val="22"/>
        </w:rPr>
        <w:t xml:space="preserve">, </w:t>
      </w:r>
      <w:r w:rsidR="00D34846" w:rsidRPr="00933D6F">
        <w:rPr>
          <w:rFonts w:eastAsia="바탕체" w:hAnsiTheme="minorHAnsi" w:hint="eastAsia"/>
          <w:szCs w:val="22"/>
        </w:rPr>
        <w:t>실효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또는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갱신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거절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기타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제한을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초래할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수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있는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여하한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사유가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존재하지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740498">
        <w:rPr>
          <w:rFonts w:eastAsia="바탕체" w:hAnsiTheme="minorHAnsi" w:hint="eastAsia"/>
          <w:szCs w:val="22"/>
        </w:rPr>
        <w:t>아니하며</w:t>
      </w:r>
      <w:r w:rsidR="00D34846" w:rsidRPr="00933D6F">
        <w:rPr>
          <w:rFonts w:eastAsia="바탕체" w:hAnsiTheme="minorHAnsi" w:hint="eastAsia"/>
          <w:szCs w:val="22"/>
        </w:rPr>
        <w:t>(</w:t>
      </w:r>
      <w:r w:rsidR="00D34846" w:rsidRPr="00933D6F">
        <w:rPr>
          <w:rFonts w:eastAsia="바탕체" w:hAnsiTheme="minorHAnsi" w:hint="eastAsia"/>
          <w:szCs w:val="22"/>
        </w:rPr>
        <w:t>통지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및</w:t>
      </w:r>
      <w:r w:rsidR="00D34846" w:rsidRPr="00933D6F">
        <w:rPr>
          <w:rFonts w:eastAsia="바탕체" w:hAnsiTheme="minorHAnsi" w:hint="eastAsia"/>
          <w:szCs w:val="22"/>
        </w:rPr>
        <w:t>/</w:t>
      </w:r>
      <w:r w:rsidR="00D34846" w:rsidRPr="00933D6F">
        <w:rPr>
          <w:rFonts w:eastAsia="바탕체" w:hAnsiTheme="minorHAnsi" w:hint="eastAsia"/>
          <w:szCs w:val="22"/>
        </w:rPr>
        <w:t>또는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기한의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경과에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따른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경우를</w:t>
      </w:r>
      <w:r w:rsidR="00D34846" w:rsidRPr="00933D6F">
        <w:rPr>
          <w:rFonts w:eastAsia="바탕체" w:hAnsiTheme="minorHAnsi" w:hint="eastAsia"/>
          <w:szCs w:val="22"/>
        </w:rPr>
        <w:t xml:space="preserve"> </w:t>
      </w:r>
      <w:r w:rsidR="00D34846" w:rsidRPr="00933D6F">
        <w:rPr>
          <w:rFonts w:eastAsia="바탕체" w:hAnsiTheme="minorHAnsi" w:hint="eastAsia"/>
          <w:szCs w:val="22"/>
        </w:rPr>
        <w:t>포함함</w:t>
      </w:r>
      <w:r w:rsidR="00D34846" w:rsidRPr="00740498">
        <w:rPr>
          <w:rFonts w:eastAsia="바탕체" w:hAnsiTheme="minorHAnsi" w:hint="eastAsia"/>
          <w:szCs w:val="22"/>
        </w:rPr>
        <w:t>),</w:t>
      </w:r>
      <w:r w:rsidR="00D34846" w:rsidRPr="00740498">
        <w:rPr>
          <w:rFonts w:eastAsia="바탕체" w:hAnsiTheme="minorHAnsi"/>
          <w:szCs w:val="22"/>
        </w:rPr>
        <w:t xml:space="preserve"> </w:t>
      </w:r>
      <w:r w:rsidR="00E63701">
        <w:rPr>
          <w:rFonts w:cs="Times New Roman" w:hint="eastAsia"/>
          <w:szCs w:val="22"/>
        </w:rPr>
        <w:t>매도인</w:t>
      </w:r>
      <w:r w:rsidR="0040290F" w:rsidRPr="00933D6F">
        <w:rPr>
          <w:rFonts w:cs="Times New Roman" w:hint="eastAsia"/>
          <w:szCs w:val="22"/>
        </w:rPr>
        <w:t>이</w:t>
      </w:r>
      <w:r w:rsidR="0040290F" w:rsidRPr="00933D6F">
        <w:rPr>
          <w:rFonts w:cs="Times New Roman" w:hint="eastAsia"/>
          <w:szCs w:val="22"/>
        </w:rPr>
        <w:t xml:space="preserve"> </w:t>
      </w:r>
      <w:r w:rsidR="0040290F" w:rsidRPr="00933D6F">
        <w:rPr>
          <w:rFonts w:cs="Times New Roman" w:hint="eastAsia"/>
          <w:szCs w:val="22"/>
        </w:rPr>
        <w:t>알고</w:t>
      </w:r>
      <w:r w:rsidR="0040290F" w:rsidRPr="00933D6F">
        <w:rPr>
          <w:rFonts w:cs="Times New Roman" w:hint="eastAsia"/>
          <w:szCs w:val="22"/>
        </w:rPr>
        <w:t xml:space="preserve"> </w:t>
      </w:r>
      <w:r w:rsidR="0040290F" w:rsidRPr="00933D6F">
        <w:rPr>
          <w:rFonts w:cs="Times New Roman" w:hint="eastAsia"/>
          <w:szCs w:val="22"/>
        </w:rPr>
        <w:t>있는</w:t>
      </w:r>
      <w:r w:rsidR="0040290F" w:rsidRPr="00933D6F">
        <w:rPr>
          <w:rFonts w:cs="Times New Roman" w:hint="eastAsia"/>
          <w:szCs w:val="22"/>
        </w:rPr>
        <w:t xml:space="preserve"> </w:t>
      </w:r>
      <w:r w:rsidR="0040290F" w:rsidRPr="00933D6F">
        <w:rPr>
          <w:rFonts w:cs="Times New Roman" w:hint="eastAsia"/>
          <w:szCs w:val="22"/>
        </w:rPr>
        <w:t>한</w:t>
      </w:r>
      <w:r w:rsidR="0040290F" w:rsidRPr="00933D6F">
        <w:rPr>
          <w:rFonts w:cs="Times New Roman" w:hint="eastAsia"/>
          <w:szCs w:val="22"/>
        </w:rPr>
        <w:t xml:space="preserve"> </w:t>
      </w:r>
      <w:r w:rsidR="00D34846" w:rsidRPr="00740498">
        <w:rPr>
          <w:rFonts w:eastAsia="바탕체" w:hAnsiTheme="minorHAnsi" w:hint="eastAsia"/>
          <w:szCs w:val="22"/>
        </w:rPr>
        <w:t>그</w:t>
      </w:r>
      <w:r w:rsidR="00D34846">
        <w:rPr>
          <w:rFonts w:eastAsia="바탕체" w:hAnsiTheme="minorHAnsi" w:hint="eastAsia"/>
          <w:szCs w:val="22"/>
        </w:rPr>
        <w:t>러한</w:t>
      </w:r>
      <w:r w:rsidR="00D34846" w:rsidRPr="00740498">
        <w:rPr>
          <w:rFonts w:eastAsia="바탕체" w:hAnsiTheme="minorHAnsi" w:hint="eastAsia"/>
          <w:szCs w:val="22"/>
        </w:rPr>
        <w:t xml:space="preserve"> </w:t>
      </w:r>
      <w:r w:rsidR="00D34846" w:rsidRPr="00740498">
        <w:rPr>
          <w:rFonts w:eastAsia="바탕체" w:hAnsiTheme="minorHAnsi" w:hint="eastAsia"/>
          <w:szCs w:val="22"/>
        </w:rPr>
        <w:t>우려도</w:t>
      </w:r>
      <w:r w:rsidR="00D34846" w:rsidRPr="00740498">
        <w:rPr>
          <w:rFonts w:eastAsia="바탕체" w:hAnsiTheme="minorHAnsi" w:hint="eastAsia"/>
          <w:szCs w:val="22"/>
        </w:rPr>
        <w:t xml:space="preserve"> </w:t>
      </w:r>
      <w:r w:rsidR="00D34846" w:rsidRPr="00740498">
        <w:rPr>
          <w:rFonts w:eastAsia="바탕체" w:hAnsiTheme="minorHAnsi" w:hint="eastAsia"/>
          <w:szCs w:val="22"/>
        </w:rPr>
        <w:t>없다</w:t>
      </w:r>
      <w:r w:rsidR="00D34846" w:rsidRPr="00740498">
        <w:rPr>
          <w:rFonts w:eastAsia="바탕체" w:hAnsiTheme="minorHAnsi" w:hint="eastAsia"/>
          <w:szCs w:val="22"/>
        </w:rPr>
        <w:t>.</w:t>
      </w:r>
    </w:p>
    <w:p w14:paraId="513D81C7" w14:textId="77777777" w:rsidR="006F4ED8" w:rsidRPr="00933D6F" w:rsidRDefault="0060145A" w:rsidP="006F4ED8">
      <w:pPr>
        <w:pStyle w:val="BKL"/>
        <w:ind w:left="854" w:hanging="826"/>
        <w:rPr>
          <w:rFonts w:cs="Times New Roman"/>
          <w:bCs/>
          <w:szCs w:val="22"/>
        </w:rPr>
      </w:pPr>
      <w:r w:rsidRPr="00933D6F">
        <w:rPr>
          <w:rFonts w:cs="Times New Roman"/>
          <w:szCs w:val="22"/>
          <w:u w:val="single"/>
        </w:rPr>
        <w:t>정관</w:t>
      </w:r>
      <w:r w:rsidRPr="00933D6F">
        <w:rPr>
          <w:rFonts w:cs="Times New Roman"/>
          <w:szCs w:val="22"/>
          <w:u w:val="single"/>
        </w:rPr>
        <w:t xml:space="preserve">, </w:t>
      </w:r>
      <w:r w:rsidRPr="00933D6F">
        <w:rPr>
          <w:rFonts w:cs="Times New Roman"/>
          <w:szCs w:val="22"/>
          <w:u w:val="single"/>
        </w:rPr>
        <w:t>법률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및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계약의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준수</w:t>
      </w:r>
      <w:r w:rsidRPr="00933D6F">
        <w:rPr>
          <w:rFonts w:cs="Times New Roman"/>
          <w:szCs w:val="22"/>
        </w:rPr>
        <w:t xml:space="preserve"> </w:t>
      </w:r>
    </w:p>
    <w:p w14:paraId="3FA88250" w14:textId="6F8E0C07" w:rsidR="00121B7B" w:rsidRPr="00933D6F" w:rsidRDefault="0060145A" w:rsidP="006F4ED8">
      <w:pPr>
        <w:pStyle w:val="BKL"/>
        <w:numPr>
          <w:ilvl w:val="0"/>
          <w:numId w:val="0"/>
        </w:numPr>
        <w:ind w:left="854"/>
        <w:rPr>
          <w:rFonts w:cs="Times New Roman"/>
          <w:bCs/>
          <w:szCs w:val="22"/>
        </w:rPr>
      </w:pP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체결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이행은</w:t>
      </w:r>
      <w:r w:rsidRPr="00933D6F">
        <w:rPr>
          <w:rFonts w:cs="Times New Roman"/>
          <w:szCs w:val="22"/>
        </w:rPr>
        <w:t xml:space="preserve"> (i) </w:t>
      </w:r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조직서류에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위반되거나</w:t>
      </w:r>
      <w:r w:rsidRPr="00933D6F">
        <w:rPr>
          <w:rFonts w:cs="Times New Roman"/>
          <w:szCs w:val="22"/>
        </w:rPr>
        <w:t xml:space="preserve">, (ii) </w:t>
      </w:r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적용되는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법률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정부기관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인허가에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위반되거나</w:t>
      </w:r>
      <w:r w:rsidRPr="00933D6F">
        <w:rPr>
          <w:rFonts w:cs="Times New Roman"/>
          <w:szCs w:val="22"/>
        </w:rPr>
        <w:t xml:space="preserve">, (iii) </w:t>
      </w:r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등이</w:t>
      </w:r>
      <w:r w:rsidR="009165AA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당사자인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등이</w:t>
      </w:r>
      <w:r w:rsidR="009165AA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부담하고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의무와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관련하여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위반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의무불이행을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구성하거나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기한의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이익을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상실시키지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아니하며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계약상대방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채권자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</w:t>
      </w:r>
      <w:r w:rsidRPr="00933D6F">
        <w:rPr>
          <w:rFonts w:cs="Times New Roman"/>
          <w:szCs w:val="22"/>
        </w:rPr>
        <w:t>3</w:t>
      </w:r>
      <w:r w:rsidRPr="00933D6F">
        <w:rPr>
          <w:rFonts w:cs="Times New Roman"/>
          <w:szCs w:val="22"/>
        </w:rPr>
        <w:t>자의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승인이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없음으로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인하여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위반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의무불이행을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구성하거나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기한의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이익이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상실되는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경우를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포함한다</w:t>
      </w:r>
      <w:r w:rsidRPr="00933D6F">
        <w:rPr>
          <w:rFonts w:cs="Times New Roman"/>
          <w:szCs w:val="22"/>
        </w:rPr>
        <w:t xml:space="preserve">), (iv) </w:t>
      </w:r>
      <w:r w:rsidRPr="00933D6F">
        <w:rPr>
          <w:rFonts w:cs="Times New Roman"/>
          <w:szCs w:val="22"/>
        </w:rPr>
        <w:t>대상주식</w:t>
      </w:r>
      <w:r w:rsidR="00D34846" w:rsidRPr="00933D6F">
        <w:rPr>
          <w:rFonts w:cs="Times New Roman" w:hint="eastAsia"/>
          <w:szCs w:val="22"/>
        </w:rPr>
        <w:t>,</w:t>
      </w:r>
      <w:r w:rsidR="00D34846" w:rsidRPr="00933D6F">
        <w:rPr>
          <w:rFonts w:cs="Times New Roman"/>
          <w:szCs w:val="22"/>
        </w:rPr>
        <w:t xml:space="preserve"> </w:t>
      </w:r>
      <w:r w:rsidR="00D34846" w:rsidRPr="00933D6F">
        <w:rPr>
          <w:rFonts w:cs="Times New Roman" w:hint="eastAsia"/>
          <w:szCs w:val="22"/>
        </w:rPr>
        <w:t>펜플</w:t>
      </w:r>
      <w:r w:rsidR="00D34846" w:rsidRPr="00933D6F">
        <w:rPr>
          <w:rFonts w:cs="Times New Roman" w:hint="eastAsia"/>
          <w:szCs w:val="22"/>
        </w:rPr>
        <w:t xml:space="preserve"> </w:t>
      </w:r>
      <w:r w:rsidR="00D34846" w:rsidRPr="00933D6F">
        <w:rPr>
          <w:rFonts w:cs="Times New Roman" w:hint="eastAsia"/>
          <w:szCs w:val="22"/>
        </w:rPr>
        <w:t>대상주식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자산에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제한부담을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설정하는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결과를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초래하지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아니하며</w:t>
      </w:r>
      <w:r w:rsidRPr="00933D6F">
        <w:rPr>
          <w:rFonts w:cs="Times New Roman"/>
          <w:szCs w:val="22"/>
        </w:rPr>
        <w:t xml:space="preserve">, (v) </w:t>
      </w:r>
      <w:r w:rsidRPr="00933D6F">
        <w:rPr>
          <w:rFonts w:cs="Times New Roman"/>
          <w:szCs w:val="22"/>
        </w:rPr>
        <w:t>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밖에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중대하게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부정적인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영향을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초래하지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아니한다</w:t>
      </w:r>
      <w:r w:rsidRPr="00933D6F">
        <w:rPr>
          <w:rFonts w:cs="Times New Roman"/>
          <w:szCs w:val="22"/>
        </w:rPr>
        <w:t>.</w:t>
      </w:r>
    </w:p>
    <w:p w14:paraId="3E9C1ACB" w14:textId="77777777" w:rsidR="006F4ED8" w:rsidRPr="00933D6F" w:rsidRDefault="0060145A" w:rsidP="006F4ED8">
      <w:pPr>
        <w:pStyle w:val="BKL"/>
        <w:ind w:left="854" w:hanging="826"/>
        <w:rPr>
          <w:rFonts w:cs="Times New Roman"/>
          <w:szCs w:val="22"/>
        </w:rPr>
      </w:pPr>
      <w:r w:rsidRPr="00933D6F">
        <w:rPr>
          <w:rFonts w:cs="Times New Roman"/>
          <w:szCs w:val="22"/>
          <w:u w:val="single"/>
        </w:rPr>
        <w:t>주주간계약</w:t>
      </w:r>
      <w:r w:rsidRPr="00933D6F">
        <w:rPr>
          <w:rFonts w:cs="Times New Roman"/>
          <w:szCs w:val="22"/>
        </w:rPr>
        <w:t xml:space="preserve"> </w:t>
      </w:r>
    </w:p>
    <w:p w14:paraId="05BCAE86" w14:textId="76AF8D8F" w:rsidR="0060145A" w:rsidRPr="00933D6F" w:rsidRDefault="00E63701" w:rsidP="006F4ED8">
      <w:pPr>
        <w:pStyle w:val="BKL"/>
        <w:numPr>
          <w:ilvl w:val="0"/>
          <w:numId w:val="0"/>
        </w:numPr>
        <w:ind w:left="854"/>
        <w:rPr>
          <w:rFonts w:cs="Times New Roman"/>
          <w:szCs w:val="22"/>
        </w:rPr>
      </w:pPr>
      <w:r>
        <w:rPr>
          <w:rFonts w:cs="Times New Roman"/>
          <w:szCs w:val="22"/>
        </w:rPr>
        <w:t>매도인</w:t>
      </w:r>
      <w:r w:rsidR="0060145A" w:rsidRPr="00933D6F">
        <w:rPr>
          <w:rFonts w:cs="Times New Roman"/>
          <w:szCs w:val="22"/>
        </w:rPr>
        <w:t xml:space="preserve"> </w:t>
      </w:r>
      <w:r w:rsidR="0060145A" w:rsidRPr="00933D6F">
        <w:rPr>
          <w:rFonts w:cs="Times New Roman"/>
          <w:szCs w:val="22"/>
        </w:rPr>
        <w:t>또는</w:t>
      </w:r>
      <w:r w:rsidR="0060145A" w:rsidRPr="00933D6F">
        <w:rPr>
          <w:rFonts w:cs="Times New Roman"/>
          <w:szCs w:val="22"/>
        </w:rPr>
        <w:t xml:space="preserve"> </w:t>
      </w:r>
      <w:r w:rsidR="0060145A"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등을</w:t>
      </w:r>
      <w:r w:rsidR="009165AA" w:rsidRPr="00933D6F">
        <w:rPr>
          <w:rFonts w:cs="Times New Roman"/>
          <w:szCs w:val="22"/>
        </w:rPr>
        <w:t xml:space="preserve"> </w:t>
      </w:r>
      <w:r w:rsidR="0060145A" w:rsidRPr="00933D6F">
        <w:rPr>
          <w:rFonts w:cs="Times New Roman"/>
          <w:szCs w:val="22"/>
        </w:rPr>
        <w:t>일방</w:t>
      </w:r>
      <w:r w:rsidR="0060145A" w:rsidRPr="00933D6F">
        <w:rPr>
          <w:rFonts w:cs="Times New Roman"/>
          <w:szCs w:val="22"/>
        </w:rPr>
        <w:t xml:space="preserve"> </w:t>
      </w:r>
      <w:r w:rsidR="0060145A" w:rsidRPr="00933D6F">
        <w:rPr>
          <w:rFonts w:cs="Times New Roman"/>
          <w:szCs w:val="22"/>
        </w:rPr>
        <w:t>당사자로</w:t>
      </w:r>
      <w:r w:rsidR="0060145A" w:rsidRPr="00933D6F">
        <w:rPr>
          <w:rFonts w:cs="Times New Roman"/>
          <w:szCs w:val="22"/>
        </w:rPr>
        <w:t xml:space="preserve"> </w:t>
      </w:r>
      <w:r w:rsidR="0060145A" w:rsidRPr="00933D6F">
        <w:rPr>
          <w:rFonts w:cs="Times New Roman"/>
          <w:szCs w:val="22"/>
        </w:rPr>
        <w:t>하여</w:t>
      </w:r>
      <w:r w:rsidR="0060145A" w:rsidRPr="00933D6F">
        <w:rPr>
          <w:rFonts w:cs="Times New Roman"/>
          <w:szCs w:val="22"/>
        </w:rPr>
        <w:t xml:space="preserve">, </w:t>
      </w:r>
      <w:r w:rsidR="0060145A"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</w:t>
      </w:r>
      <w:r w:rsidR="0060145A" w:rsidRPr="00933D6F">
        <w:rPr>
          <w:rFonts w:cs="Times New Roman"/>
          <w:szCs w:val="22"/>
        </w:rPr>
        <w:t>의</w:t>
      </w:r>
      <w:r w:rsidR="0060145A" w:rsidRPr="00933D6F">
        <w:rPr>
          <w:rFonts w:cs="Times New Roman"/>
          <w:szCs w:val="22"/>
        </w:rPr>
        <w:t xml:space="preserve"> </w:t>
      </w:r>
      <w:r w:rsidR="0060145A" w:rsidRPr="00933D6F">
        <w:rPr>
          <w:rFonts w:cs="Times New Roman"/>
          <w:szCs w:val="22"/>
        </w:rPr>
        <w:t>설립</w:t>
      </w:r>
      <w:r w:rsidR="0060145A" w:rsidRPr="00933D6F">
        <w:rPr>
          <w:rFonts w:cs="Times New Roman"/>
          <w:szCs w:val="22"/>
        </w:rPr>
        <w:t xml:space="preserve">, </w:t>
      </w:r>
      <w:r w:rsidR="0060145A" w:rsidRPr="00933D6F">
        <w:rPr>
          <w:rFonts w:cs="Times New Roman"/>
          <w:szCs w:val="22"/>
        </w:rPr>
        <w:t>출자</w:t>
      </w:r>
      <w:r w:rsidR="0060145A" w:rsidRPr="00933D6F">
        <w:rPr>
          <w:rFonts w:cs="Times New Roman"/>
          <w:szCs w:val="22"/>
        </w:rPr>
        <w:t xml:space="preserve">, </w:t>
      </w:r>
      <w:r w:rsidR="0060145A" w:rsidRPr="00933D6F">
        <w:rPr>
          <w:rFonts w:cs="Times New Roman"/>
          <w:szCs w:val="22"/>
        </w:rPr>
        <w:t>경영</w:t>
      </w:r>
      <w:r w:rsidR="0060145A" w:rsidRPr="00933D6F">
        <w:rPr>
          <w:rFonts w:cs="Times New Roman"/>
          <w:szCs w:val="22"/>
        </w:rPr>
        <w:t xml:space="preserve">, </w:t>
      </w:r>
      <w:r w:rsidR="0060145A" w:rsidRPr="00933D6F">
        <w:rPr>
          <w:rFonts w:cs="Times New Roman"/>
          <w:szCs w:val="22"/>
        </w:rPr>
        <w:t>영업활동</w:t>
      </w:r>
      <w:r w:rsidR="0060145A" w:rsidRPr="00933D6F">
        <w:rPr>
          <w:rFonts w:cs="Times New Roman"/>
          <w:szCs w:val="22"/>
        </w:rPr>
        <w:t xml:space="preserve"> </w:t>
      </w:r>
      <w:r w:rsidR="0060145A" w:rsidRPr="00933D6F">
        <w:rPr>
          <w:rFonts w:cs="Times New Roman"/>
          <w:szCs w:val="22"/>
        </w:rPr>
        <w:t>등에</w:t>
      </w:r>
      <w:r w:rsidR="0060145A" w:rsidRPr="00933D6F">
        <w:rPr>
          <w:rFonts w:cs="Times New Roman"/>
          <w:szCs w:val="22"/>
        </w:rPr>
        <w:t xml:space="preserve"> </w:t>
      </w:r>
      <w:r w:rsidR="0060145A" w:rsidRPr="003153CB">
        <w:rPr>
          <w:rFonts w:cs="Times New Roman"/>
          <w:szCs w:val="22"/>
        </w:rPr>
        <w:t>관하여</w:t>
      </w:r>
      <w:r w:rsidR="0060145A" w:rsidRPr="003153CB">
        <w:rPr>
          <w:rFonts w:cs="Times New Roman"/>
          <w:szCs w:val="22"/>
        </w:rPr>
        <w:t xml:space="preserve"> </w:t>
      </w:r>
      <w:r w:rsidR="0060145A" w:rsidRPr="003153CB">
        <w:rPr>
          <w:rFonts w:cs="Times New Roman"/>
          <w:szCs w:val="22"/>
        </w:rPr>
        <w:t>체결된</w:t>
      </w:r>
      <w:r w:rsidR="0060145A" w:rsidRPr="003153CB">
        <w:rPr>
          <w:rFonts w:cs="Times New Roman"/>
          <w:szCs w:val="22"/>
        </w:rPr>
        <w:t xml:space="preserve"> </w:t>
      </w:r>
      <w:r w:rsidR="0060145A" w:rsidRPr="003153CB">
        <w:rPr>
          <w:rFonts w:cs="Times New Roman"/>
          <w:szCs w:val="22"/>
        </w:rPr>
        <w:t>주주간계약은</w:t>
      </w:r>
      <w:r w:rsidR="0060145A" w:rsidRPr="003153CB">
        <w:rPr>
          <w:rFonts w:cs="Times New Roman"/>
          <w:szCs w:val="22"/>
        </w:rPr>
        <w:t xml:space="preserve"> </w:t>
      </w:r>
      <w:r w:rsidR="0060145A" w:rsidRPr="003153CB">
        <w:rPr>
          <w:rFonts w:cs="Times New Roman"/>
          <w:szCs w:val="22"/>
        </w:rPr>
        <w:t>존재하지</w:t>
      </w:r>
      <w:r w:rsidR="0060145A" w:rsidRPr="00933D6F">
        <w:rPr>
          <w:rFonts w:cs="Times New Roman"/>
          <w:szCs w:val="22"/>
        </w:rPr>
        <w:t xml:space="preserve"> </w:t>
      </w:r>
      <w:r w:rsidR="0060145A" w:rsidRPr="00933D6F">
        <w:rPr>
          <w:rFonts w:cs="Times New Roman"/>
          <w:szCs w:val="22"/>
        </w:rPr>
        <w:t>아니한다</w:t>
      </w:r>
      <w:r w:rsidR="00E62B52" w:rsidRPr="00933D6F">
        <w:rPr>
          <w:rFonts w:cs="Times New Roman" w:hint="eastAsia"/>
          <w:szCs w:val="22"/>
        </w:rPr>
        <w:t xml:space="preserve">. </w:t>
      </w:r>
    </w:p>
    <w:p w14:paraId="327FF6D0" w14:textId="77777777" w:rsidR="006F4ED8" w:rsidRPr="00933D6F" w:rsidRDefault="0060145A" w:rsidP="006F4ED8">
      <w:pPr>
        <w:pStyle w:val="BKL"/>
        <w:ind w:left="854" w:hanging="826"/>
        <w:rPr>
          <w:rFonts w:cs="Times New Roman"/>
          <w:szCs w:val="22"/>
        </w:rPr>
      </w:pPr>
      <w:r w:rsidRPr="00933D6F">
        <w:rPr>
          <w:rFonts w:cs="Times New Roman"/>
          <w:szCs w:val="22"/>
          <w:u w:val="single"/>
        </w:rPr>
        <w:t>자회사</w:t>
      </w:r>
      <w:r w:rsidRPr="00933D6F">
        <w:rPr>
          <w:rFonts w:cs="Times New Roman"/>
          <w:szCs w:val="22"/>
        </w:rPr>
        <w:t xml:space="preserve">  </w:t>
      </w:r>
    </w:p>
    <w:p w14:paraId="722C62E0" w14:textId="5E2A9961" w:rsidR="0060145A" w:rsidRPr="00933D6F" w:rsidRDefault="009868E1" w:rsidP="006F4ED8">
      <w:pPr>
        <w:pStyle w:val="BKL"/>
        <w:numPr>
          <w:ilvl w:val="0"/>
          <w:numId w:val="0"/>
        </w:numPr>
        <w:ind w:left="854"/>
        <w:rPr>
          <w:rFonts w:cs="Times New Roman"/>
          <w:szCs w:val="22"/>
        </w:rPr>
      </w:pPr>
      <w:r>
        <w:rPr>
          <w:rFonts w:cs="Times New Roman" w:hint="eastAsia"/>
          <w:szCs w:val="22"/>
        </w:rPr>
        <w:t>명륜당</w:t>
      </w:r>
      <w:r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자회사의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수권주식수</w:t>
      </w:r>
      <w:r w:rsidR="002255AF" w:rsidRPr="00933D6F">
        <w:rPr>
          <w:rFonts w:cs="Times New Roman" w:hint="eastAsia"/>
          <w:szCs w:val="22"/>
        </w:rPr>
        <w:t>,</w:t>
      </w:r>
      <w:r w:rsidR="002255AF" w:rsidRPr="00933D6F">
        <w:rPr>
          <w:rFonts w:cs="Times New Roman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총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발행주식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수</w:t>
      </w:r>
      <w:r w:rsidR="002255AF" w:rsidRPr="00933D6F">
        <w:rPr>
          <w:rFonts w:cs="Times New Roman" w:hint="eastAsia"/>
          <w:szCs w:val="22"/>
        </w:rPr>
        <w:t>,</w:t>
      </w:r>
      <w:r w:rsidR="002255AF" w:rsidRPr="00933D6F">
        <w:rPr>
          <w:rFonts w:cs="Times New Roman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액면금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및</w:t>
      </w:r>
      <w:r w:rsidR="002255AF" w:rsidRPr="00933D6F">
        <w:rPr>
          <w:rFonts w:cs="Times New Roman" w:hint="eastAsia"/>
          <w:szCs w:val="22"/>
        </w:rPr>
        <w:t xml:space="preserve"> </w:t>
      </w:r>
      <w:r>
        <w:rPr>
          <w:rFonts w:cs="Times New Roman" w:hint="eastAsia"/>
          <w:szCs w:val="22"/>
        </w:rPr>
        <w:t>명륜당</w:t>
      </w:r>
      <w:r w:rsidR="002255AF" w:rsidRPr="00933D6F">
        <w:rPr>
          <w:rFonts w:cs="Times New Roman" w:hint="eastAsia"/>
          <w:szCs w:val="22"/>
        </w:rPr>
        <w:t>의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각</w:t>
      </w:r>
      <w:r w:rsidR="002255AF" w:rsidRPr="00933D6F">
        <w:rPr>
          <w:rFonts w:cs="Times New Roman" w:hint="eastAsia"/>
          <w:szCs w:val="22"/>
        </w:rPr>
        <w:t xml:space="preserve"> </w:t>
      </w:r>
      <w:r>
        <w:rPr>
          <w:rFonts w:cs="Times New Roman" w:hint="eastAsia"/>
          <w:szCs w:val="22"/>
        </w:rPr>
        <w:t>명륜당</w:t>
      </w:r>
      <w:r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자회사에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대한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소유지분율</w:t>
      </w:r>
      <w:r w:rsidR="00845EA6" w:rsidRPr="00933D6F">
        <w:rPr>
          <w:rFonts w:cs="Times New Roman" w:hint="eastAsia"/>
          <w:szCs w:val="22"/>
        </w:rPr>
        <w:t>/</w:t>
      </w:r>
      <w:r w:rsidR="00845EA6" w:rsidRPr="00933D6F">
        <w:rPr>
          <w:rFonts w:cs="Times New Roman" w:hint="eastAsia"/>
          <w:szCs w:val="22"/>
        </w:rPr>
        <w:t>소유주식수는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아래와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같고</w:t>
      </w:r>
      <w:r w:rsidR="002255AF" w:rsidRPr="00933D6F">
        <w:rPr>
          <w:rFonts w:cs="Times New Roman" w:hint="eastAsia"/>
          <w:szCs w:val="22"/>
        </w:rPr>
        <w:t>,</w:t>
      </w:r>
      <w:r w:rsidR="002255AF" w:rsidRPr="00933D6F">
        <w:rPr>
          <w:rFonts w:cs="Times New Roman"/>
          <w:szCs w:val="22"/>
        </w:rPr>
        <w:t xml:space="preserve"> </w:t>
      </w:r>
      <w:r>
        <w:rPr>
          <w:rFonts w:cs="Times New Roman" w:hint="eastAsia"/>
          <w:szCs w:val="22"/>
        </w:rPr>
        <w:t>명륜당은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각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소유지분율에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따라</w:t>
      </w:r>
      <w:r w:rsidR="002255AF" w:rsidRPr="00933D6F">
        <w:rPr>
          <w:rFonts w:cs="Times New Roman" w:hint="eastAsia"/>
          <w:szCs w:val="22"/>
        </w:rPr>
        <w:t xml:space="preserve"> </w:t>
      </w:r>
      <w:r>
        <w:rPr>
          <w:rFonts w:cs="Times New Roman" w:hint="eastAsia"/>
          <w:szCs w:val="22"/>
        </w:rPr>
        <w:t>명륜당</w:t>
      </w:r>
      <w:r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자회사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발행주식을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아무런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제한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부담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없이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적법하고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유효하게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소유하고</w:t>
      </w:r>
      <w:r w:rsidR="002255AF" w:rsidRPr="00933D6F">
        <w:rPr>
          <w:rFonts w:cs="Times New Roman" w:hint="eastAsia"/>
          <w:szCs w:val="22"/>
        </w:rPr>
        <w:t xml:space="preserve"> </w:t>
      </w:r>
      <w:r w:rsidR="002255AF" w:rsidRPr="00933D6F">
        <w:rPr>
          <w:rFonts w:cs="Times New Roman" w:hint="eastAsia"/>
          <w:szCs w:val="22"/>
        </w:rPr>
        <w:t>있다</w:t>
      </w:r>
      <w:r w:rsidR="002255AF" w:rsidRPr="00933D6F">
        <w:rPr>
          <w:rFonts w:cs="Times New Roman" w:hint="eastAsia"/>
          <w:szCs w:val="22"/>
        </w:rPr>
        <w:t>.</w:t>
      </w:r>
      <w:r w:rsidR="002255AF" w:rsidRPr="00933D6F">
        <w:rPr>
          <w:rFonts w:cs="Times New Roman"/>
          <w:szCs w:val="22"/>
        </w:rPr>
        <w:t xml:space="preserve"> </w:t>
      </w:r>
      <w:r>
        <w:rPr>
          <w:rFonts w:cs="Times New Roman" w:hint="eastAsia"/>
          <w:szCs w:val="22"/>
        </w:rPr>
        <w:t>대상회사</w:t>
      </w:r>
      <w:r>
        <w:rPr>
          <w:rFonts w:cs="Times New Roman" w:hint="eastAsia"/>
          <w:szCs w:val="22"/>
        </w:rPr>
        <w:t xml:space="preserve"> </w:t>
      </w:r>
      <w:r>
        <w:rPr>
          <w:rFonts w:cs="Times New Roman" w:hint="eastAsia"/>
          <w:szCs w:val="22"/>
        </w:rPr>
        <w:t>및</w:t>
      </w:r>
      <w:r>
        <w:rPr>
          <w:rFonts w:cs="Times New Roman" w:hint="eastAsia"/>
          <w:szCs w:val="22"/>
        </w:rPr>
        <w:t xml:space="preserve"> </w:t>
      </w:r>
      <w:r>
        <w:rPr>
          <w:rFonts w:cs="Times New Roman" w:hint="eastAsia"/>
          <w:szCs w:val="22"/>
        </w:rPr>
        <w:t>펜플</w:t>
      </w:r>
      <w:r w:rsidR="00EF0E45" w:rsidRPr="00933D6F">
        <w:rPr>
          <w:rFonts w:cs="Times New Roman"/>
          <w:szCs w:val="22"/>
        </w:rPr>
        <w:t>의</w:t>
      </w:r>
      <w:r w:rsidR="00EF0E45" w:rsidRPr="00933D6F">
        <w:rPr>
          <w:rFonts w:cs="Times New Roman"/>
          <w:szCs w:val="22"/>
        </w:rPr>
        <w:t xml:space="preserve"> </w:t>
      </w:r>
      <w:r w:rsidR="00EF0E45" w:rsidRPr="00933D6F">
        <w:rPr>
          <w:rFonts w:cs="Times New Roman"/>
          <w:szCs w:val="22"/>
        </w:rPr>
        <w:t>자회사는</w:t>
      </w:r>
      <w:r w:rsidR="00EF0E45" w:rsidRPr="00933D6F">
        <w:rPr>
          <w:rFonts w:cs="Times New Roman"/>
          <w:szCs w:val="22"/>
        </w:rPr>
        <w:t xml:space="preserve"> </w:t>
      </w:r>
      <w:r w:rsidR="00EF0E45" w:rsidRPr="00933D6F">
        <w:rPr>
          <w:rFonts w:cs="Times New Roman"/>
          <w:szCs w:val="22"/>
        </w:rPr>
        <w:t>존재하지</w:t>
      </w:r>
      <w:r w:rsidR="00EF0E45" w:rsidRPr="00933D6F">
        <w:rPr>
          <w:rFonts w:cs="Times New Roman"/>
          <w:szCs w:val="22"/>
        </w:rPr>
        <w:t xml:space="preserve"> </w:t>
      </w:r>
      <w:r w:rsidR="00EF0E45" w:rsidRPr="00933D6F">
        <w:rPr>
          <w:rFonts w:cs="Times New Roman"/>
          <w:szCs w:val="22"/>
        </w:rPr>
        <w:t>아니</w:t>
      </w:r>
      <w:r w:rsidR="00EF0E45" w:rsidRPr="00933D6F">
        <w:rPr>
          <w:rFonts w:cs="Times New Roman" w:hint="eastAsia"/>
          <w:szCs w:val="22"/>
        </w:rPr>
        <w:t>하며</w:t>
      </w:r>
      <w:r w:rsidR="00EF0E45" w:rsidRPr="00933D6F">
        <w:rPr>
          <w:rFonts w:cs="Times New Roman" w:hint="eastAsia"/>
          <w:szCs w:val="22"/>
        </w:rPr>
        <w:t xml:space="preserve">, </w:t>
      </w:r>
      <w:r>
        <w:rPr>
          <w:rFonts w:cs="Times New Roman" w:hint="eastAsia"/>
          <w:szCs w:val="22"/>
        </w:rPr>
        <w:t>대상회사</w:t>
      </w:r>
      <w:r>
        <w:rPr>
          <w:rFonts w:cs="Times New Roman" w:hint="eastAsia"/>
          <w:szCs w:val="22"/>
        </w:rPr>
        <w:t xml:space="preserve"> </w:t>
      </w:r>
      <w:r>
        <w:rPr>
          <w:rFonts w:cs="Times New Roman" w:hint="eastAsia"/>
          <w:szCs w:val="22"/>
        </w:rPr>
        <w:t>및</w:t>
      </w:r>
      <w:r>
        <w:rPr>
          <w:rFonts w:cs="Times New Roman" w:hint="eastAsia"/>
          <w:szCs w:val="22"/>
        </w:rPr>
        <w:t xml:space="preserve"> </w:t>
      </w:r>
      <w:r>
        <w:rPr>
          <w:rFonts w:cs="Times New Roman" w:hint="eastAsia"/>
          <w:szCs w:val="22"/>
        </w:rPr>
        <w:t>펜플은</w:t>
      </w:r>
      <w:r w:rsidR="00EF0E45" w:rsidRPr="00933D6F">
        <w:rPr>
          <w:rFonts w:cs="Times New Roman" w:hint="eastAsia"/>
          <w:szCs w:val="22"/>
        </w:rPr>
        <w:t xml:space="preserve"> </w:t>
      </w:r>
      <w:r w:rsidR="00EF0E45" w:rsidRPr="00933D6F">
        <w:rPr>
          <w:rFonts w:cs="Times New Roman"/>
          <w:szCs w:val="22"/>
        </w:rPr>
        <w:t>다른</w:t>
      </w:r>
      <w:r w:rsidR="00EF0E45" w:rsidRPr="00933D6F">
        <w:rPr>
          <w:rFonts w:cs="Times New Roman"/>
          <w:szCs w:val="22"/>
        </w:rPr>
        <w:t xml:space="preserve"> </w:t>
      </w:r>
      <w:r w:rsidR="00EF0E45" w:rsidRPr="00933D6F">
        <w:rPr>
          <w:rFonts w:cs="Times New Roman"/>
          <w:szCs w:val="22"/>
        </w:rPr>
        <w:t>회사의</w:t>
      </w:r>
      <w:r w:rsidR="00EF0E45" w:rsidRPr="00933D6F">
        <w:rPr>
          <w:rFonts w:cs="Times New Roman"/>
          <w:szCs w:val="22"/>
        </w:rPr>
        <w:t xml:space="preserve"> </w:t>
      </w:r>
      <w:r w:rsidR="00EF0E45" w:rsidRPr="00933D6F">
        <w:rPr>
          <w:rFonts w:cs="Times New Roman"/>
          <w:szCs w:val="22"/>
        </w:rPr>
        <w:t>주식</w:t>
      </w:r>
      <w:r w:rsidR="00EF0E45" w:rsidRPr="00933D6F">
        <w:rPr>
          <w:rFonts w:cs="Times New Roman"/>
          <w:szCs w:val="22"/>
        </w:rPr>
        <w:t xml:space="preserve">, </w:t>
      </w:r>
      <w:r w:rsidR="00EF0E45" w:rsidRPr="00933D6F">
        <w:rPr>
          <w:rFonts w:cs="Times New Roman"/>
          <w:szCs w:val="22"/>
        </w:rPr>
        <w:t>사원권</w:t>
      </w:r>
      <w:r w:rsidR="00EF0E45" w:rsidRPr="00933D6F">
        <w:rPr>
          <w:rFonts w:cs="Times New Roman"/>
          <w:szCs w:val="22"/>
        </w:rPr>
        <w:t xml:space="preserve">, </w:t>
      </w:r>
      <w:r w:rsidR="00EF0E45" w:rsidRPr="00933D6F">
        <w:rPr>
          <w:rFonts w:cs="Times New Roman"/>
          <w:szCs w:val="22"/>
        </w:rPr>
        <w:t>기타</w:t>
      </w:r>
      <w:r w:rsidR="00EF0E45" w:rsidRPr="00933D6F">
        <w:rPr>
          <w:rFonts w:cs="Times New Roman"/>
          <w:szCs w:val="22"/>
        </w:rPr>
        <w:t xml:space="preserve"> </w:t>
      </w:r>
      <w:r w:rsidR="00EF0E45" w:rsidRPr="00933D6F">
        <w:rPr>
          <w:rFonts w:cs="Times New Roman"/>
          <w:szCs w:val="22"/>
        </w:rPr>
        <w:t>지분증권을</w:t>
      </w:r>
      <w:r w:rsidR="00EF0E45" w:rsidRPr="00933D6F">
        <w:rPr>
          <w:rFonts w:cs="Times New Roman"/>
          <w:szCs w:val="22"/>
        </w:rPr>
        <w:t xml:space="preserve"> </w:t>
      </w:r>
      <w:r w:rsidR="00EF0E45" w:rsidRPr="00933D6F">
        <w:rPr>
          <w:rFonts w:cs="Times New Roman"/>
          <w:szCs w:val="22"/>
        </w:rPr>
        <w:t>소유</w:t>
      </w:r>
      <w:r w:rsidR="00EF0E45" w:rsidRPr="00933D6F">
        <w:rPr>
          <w:rFonts w:cs="Times New Roman"/>
          <w:szCs w:val="22"/>
        </w:rPr>
        <w:t xml:space="preserve"> </w:t>
      </w:r>
      <w:r w:rsidR="00EF0E45" w:rsidRPr="00933D6F">
        <w:rPr>
          <w:rFonts w:cs="Times New Roman"/>
          <w:szCs w:val="22"/>
        </w:rPr>
        <w:t>또는</w:t>
      </w:r>
      <w:r w:rsidR="00EF0E45" w:rsidRPr="00933D6F">
        <w:rPr>
          <w:rFonts w:cs="Times New Roman"/>
          <w:szCs w:val="22"/>
        </w:rPr>
        <w:t xml:space="preserve"> </w:t>
      </w:r>
      <w:r w:rsidR="00EF0E45" w:rsidRPr="00933D6F">
        <w:rPr>
          <w:rFonts w:cs="Times New Roman"/>
          <w:szCs w:val="22"/>
        </w:rPr>
        <w:t>보유하고</w:t>
      </w:r>
      <w:r w:rsidR="00EF0E45" w:rsidRPr="00933D6F">
        <w:rPr>
          <w:rFonts w:cs="Times New Roman"/>
          <w:szCs w:val="22"/>
        </w:rPr>
        <w:t xml:space="preserve"> </w:t>
      </w:r>
      <w:r w:rsidR="00EF0E45" w:rsidRPr="00933D6F">
        <w:rPr>
          <w:rFonts w:cs="Times New Roman"/>
          <w:szCs w:val="22"/>
        </w:rPr>
        <w:t>있지</w:t>
      </w:r>
      <w:r w:rsidR="00EF0E45" w:rsidRPr="00933D6F">
        <w:rPr>
          <w:rFonts w:cs="Times New Roman"/>
          <w:szCs w:val="22"/>
        </w:rPr>
        <w:t xml:space="preserve"> </w:t>
      </w:r>
      <w:r w:rsidR="00EF0E45" w:rsidRPr="00933D6F">
        <w:rPr>
          <w:rFonts w:cs="Times New Roman"/>
          <w:szCs w:val="22"/>
        </w:rPr>
        <w:t>않다</w:t>
      </w:r>
      <w:r w:rsidR="00EF0E45" w:rsidRPr="00933D6F">
        <w:rPr>
          <w:rFonts w:cs="Times New Roman"/>
          <w:szCs w:val="22"/>
        </w:rPr>
        <w:t xml:space="preserve">. </w:t>
      </w:r>
    </w:p>
    <w:tbl>
      <w:tblPr>
        <w:tblStyle w:val="ad"/>
        <w:tblW w:w="8214" w:type="dxa"/>
        <w:tblInd w:w="846" w:type="dxa"/>
        <w:tblLook w:val="04A0" w:firstRow="1" w:lastRow="0" w:firstColumn="1" w:lastColumn="0" w:noHBand="0" w:noVBand="1"/>
      </w:tblPr>
      <w:tblGrid>
        <w:gridCol w:w="2252"/>
        <w:gridCol w:w="1096"/>
        <w:gridCol w:w="1623"/>
        <w:gridCol w:w="1620"/>
        <w:gridCol w:w="1623"/>
      </w:tblGrid>
      <w:tr w:rsidR="002255AF" w:rsidRPr="00933D6F" w14:paraId="447F0398" w14:textId="77777777" w:rsidTr="00EF0E45">
        <w:trPr>
          <w:trHeight w:val="431"/>
        </w:trPr>
        <w:tc>
          <w:tcPr>
            <w:tcW w:w="2252" w:type="dxa"/>
            <w:shd w:val="clear" w:color="auto" w:fill="D9D9D9" w:themeFill="background1" w:themeFillShade="D9"/>
            <w:vAlign w:val="center"/>
          </w:tcPr>
          <w:p w14:paraId="2BDA18FF" w14:textId="6B289A98" w:rsidR="002255AF" w:rsidRPr="00933D6F" w:rsidRDefault="009868E1" w:rsidP="00C14020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명륜당</w:t>
            </w:r>
            <w:r>
              <w:rPr>
                <w:rFonts w:hint="eastAsia"/>
                <w:b/>
              </w:rPr>
              <w:t xml:space="preserve"> </w:t>
            </w:r>
            <w:r w:rsidR="002255AF" w:rsidRPr="00933D6F">
              <w:rPr>
                <w:rFonts w:hint="eastAsia"/>
                <w:b/>
              </w:rPr>
              <w:t>자회사</w:t>
            </w:r>
          </w:p>
        </w:tc>
        <w:tc>
          <w:tcPr>
            <w:tcW w:w="1096" w:type="dxa"/>
            <w:shd w:val="clear" w:color="auto" w:fill="D9D9D9" w:themeFill="background1" w:themeFillShade="D9"/>
            <w:vAlign w:val="center"/>
          </w:tcPr>
          <w:p w14:paraId="68FDBE95" w14:textId="77777777" w:rsidR="002255AF" w:rsidRPr="00933D6F" w:rsidRDefault="002255AF" w:rsidP="002255AF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</w:rPr>
            </w:pPr>
            <w:r w:rsidRPr="00933D6F">
              <w:rPr>
                <w:rFonts w:hint="eastAsia"/>
                <w:b/>
              </w:rPr>
              <w:t>수권주식수</w:t>
            </w:r>
          </w:p>
        </w:tc>
        <w:tc>
          <w:tcPr>
            <w:tcW w:w="1623" w:type="dxa"/>
            <w:shd w:val="clear" w:color="auto" w:fill="D9D9D9" w:themeFill="background1" w:themeFillShade="D9"/>
            <w:vAlign w:val="center"/>
          </w:tcPr>
          <w:p w14:paraId="69855310" w14:textId="77777777" w:rsidR="002255AF" w:rsidRPr="00933D6F" w:rsidRDefault="002255AF" w:rsidP="002255AF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</w:rPr>
            </w:pPr>
            <w:r w:rsidRPr="00933D6F">
              <w:rPr>
                <w:rFonts w:hint="eastAsia"/>
                <w:b/>
              </w:rPr>
              <w:t>발행주식수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3AD06D19" w14:textId="77777777" w:rsidR="002255AF" w:rsidRPr="00933D6F" w:rsidRDefault="002255AF" w:rsidP="002255AF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</w:rPr>
            </w:pPr>
            <w:r w:rsidRPr="00933D6F">
              <w:rPr>
                <w:rFonts w:hint="eastAsia"/>
                <w:b/>
              </w:rPr>
              <w:t>액면금</w:t>
            </w:r>
          </w:p>
        </w:tc>
        <w:tc>
          <w:tcPr>
            <w:tcW w:w="1623" w:type="dxa"/>
            <w:shd w:val="clear" w:color="auto" w:fill="D9D9D9" w:themeFill="background1" w:themeFillShade="D9"/>
            <w:vAlign w:val="center"/>
          </w:tcPr>
          <w:p w14:paraId="68F61B37" w14:textId="77777777" w:rsidR="002255AF" w:rsidRPr="00933D6F" w:rsidRDefault="00845EA6" w:rsidP="002255AF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</w:rPr>
            </w:pPr>
            <w:r w:rsidRPr="00933D6F">
              <w:rPr>
                <w:rFonts w:hint="eastAsia"/>
                <w:b/>
              </w:rPr>
              <w:t>소유</w:t>
            </w:r>
            <w:r w:rsidR="002255AF" w:rsidRPr="00933D6F">
              <w:rPr>
                <w:rFonts w:hint="eastAsia"/>
                <w:b/>
              </w:rPr>
              <w:t>지분율</w:t>
            </w:r>
            <w:r w:rsidR="009D167B" w:rsidRPr="00933D6F">
              <w:rPr>
                <w:rFonts w:hint="eastAsia"/>
                <w:b/>
              </w:rPr>
              <w:t>/</w:t>
            </w:r>
            <w:r w:rsidR="009D167B" w:rsidRPr="00933D6F">
              <w:rPr>
                <w:b/>
              </w:rPr>
              <w:br/>
            </w:r>
            <w:r w:rsidRPr="00933D6F">
              <w:rPr>
                <w:rFonts w:hint="eastAsia"/>
                <w:b/>
              </w:rPr>
              <w:t>소</w:t>
            </w:r>
            <w:r w:rsidR="009D167B" w:rsidRPr="00933D6F">
              <w:rPr>
                <w:rFonts w:hint="eastAsia"/>
                <w:b/>
              </w:rPr>
              <w:t>유주식수</w:t>
            </w:r>
          </w:p>
        </w:tc>
      </w:tr>
      <w:tr w:rsidR="00542FE8" w:rsidRPr="00933D6F" w14:paraId="59FC6E37" w14:textId="77777777" w:rsidTr="00EF0E45">
        <w:trPr>
          <w:trHeight w:val="431"/>
        </w:trPr>
        <w:tc>
          <w:tcPr>
            <w:tcW w:w="2252" w:type="dxa"/>
            <w:vAlign w:val="center"/>
          </w:tcPr>
          <w:p w14:paraId="57B9A64C" w14:textId="77777777" w:rsidR="00B21E97" w:rsidRPr="00933D6F" w:rsidRDefault="00B21E97" w:rsidP="00B21E97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left"/>
            </w:pPr>
            <w:r w:rsidRPr="00933D6F">
              <w:rPr>
                <w:rFonts w:hint="eastAsia"/>
              </w:rPr>
              <w:t>주식회사</w:t>
            </w:r>
            <w:r w:rsidRPr="00933D6F">
              <w:rPr>
                <w:rFonts w:hint="eastAsia"/>
              </w:rPr>
              <w:t xml:space="preserve"> </w:t>
            </w:r>
            <w:r w:rsidRPr="00933D6F">
              <w:rPr>
                <w:rFonts w:hint="eastAsia"/>
              </w:rPr>
              <w:t>엠지물류</w:t>
            </w:r>
          </w:p>
        </w:tc>
        <w:tc>
          <w:tcPr>
            <w:tcW w:w="1096" w:type="dxa"/>
          </w:tcPr>
          <w:p w14:paraId="082DA7C6" w14:textId="77777777" w:rsidR="00B21E97" w:rsidRPr="00933D6F" w:rsidRDefault="00B21E97" w:rsidP="00542FE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</w:pPr>
            <w:r w:rsidRPr="00933D6F">
              <w:t>2,000,000</w:t>
            </w:r>
            <w:r w:rsidRPr="00933D6F">
              <w:rPr>
                <w:rFonts w:hint="eastAsia"/>
              </w:rPr>
              <w:t>주</w:t>
            </w:r>
          </w:p>
        </w:tc>
        <w:tc>
          <w:tcPr>
            <w:tcW w:w="1623" w:type="dxa"/>
          </w:tcPr>
          <w:p w14:paraId="5A8A1B90" w14:textId="77777777" w:rsidR="00B21E97" w:rsidRPr="00933D6F" w:rsidRDefault="00B21E97" w:rsidP="00542FE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</w:pPr>
            <w:r w:rsidRPr="00933D6F">
              <w:rPr>
                <w:rFonts w:hint="eastAsia"/>
              </w:rPr>
              <w:t>200,000</w:t>
            </w:r>
            <w:r w:rsidRPr="00933D6F">
              <w:rPr>
                <w:rFonts w:hint="eastAsia"/>
              </w:rPr>
              <w:t>주</w:t>
            </w:r>
          </w:p>
        </w:tc>
        <w:tc>
          <w:tcPr>
            <w:tcW w:w="1620" w:type="dxa"/>
          </w:tcPr>
          <w:p w14:paraId="7F504BD5" w14:textId="77777777" w:rsidR="00B21E97" w:rsidRPr="00933D6F" w:rsidRDefault="00542FE8" w:rsidP="00542FE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</w:pPr>
            <w:r w:rsidRPr="00933D6F">
              <w:rPr>
                <w:rFonts w:hint="eastAsia"/>
              </w:rPr>
              <w:t>10,000</w:t>
            </w:r>
            <w:r w:rsidRPr="00933D6F">
              <w:rPr>
                <w:rFonts w:hint="eastAsia"/>
              </w:rPr>
              <w:t>원</w:t>
            </w:r>
          </w:p>
        </w:tc>
        <w:tc>
          <w:tcPr>
            <w:tcW w:w="1623" w:type="dxa"/>
          </w:tcPr>
          <w:p w14:paraId="467A397E" w14:textId="77777777" w:rsidR="00B21E97" w:rsidRPr="00933D6F" w:rsidRDefault="00B21E97" w:rsidP="00845EA6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 w:rsidRPr="00933D6F">
              <w:rPr>
                <w:rFonts w:hint="eastAsia"/>
              </w:rPr>
              <w:t>100%/</w:t>
            </w:r>
            <w:r w:rsidRPr="00933D6F">
              <w:br/>
            </w:r>
            <w:r w:rsidRPr="00933D6F">
              <w:rPr>
                <w:rFonts w:hint="eastAsia"/>
              </w:rPr>
              <w:t>200,000</w:t>
            </w:r>
            <w:r w:rsidRPr="00933D6F">
              <w:rPr>
                <w:rFonts w:hint="eastAsia"/>
              </w:rPr>
              <w:t>주</w:t>
            </w:r>
          </w:p>
        </w:tc>
      </w:tr>
      <w:tr w:rsidR="00542FE8" w:rsidRPr="00933D6F" w14:paraId="0972441E" w14:textId="77777777" w:rsidTr="00EF0E45">
        <w:trPr>
          <w:trHeight w:val="431"/>
        </w:trPr>
        <w:tc>
          <w:tcPr>
            <w:tcW w:w="2252" w:type="dxa"/>
            <w:vAlign w:val="center"/>
          </w:tcPr>
          <w:p w14:paraId="77A40A37" w14:textId="77777777" w:rsidR="009D167B" w:rsidRPr="00933D6F" w:rsidRDefault="009D167B" w:rsidP="009D167B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left"/>
              <w:rPr>
                <w:b/>
                <w:bCs/>
              </w:rPr>
            </w:pPr>
            <w:r w:rsidRPr="00933D6F">
              <w:rPr>
                <w:rFonts w:hint="eastAsia"/>
              </w:rPr>
              <w:t>MYEONG RYUN AMERICA, INC.</w:t>
            </w:r>
          </w:p>
        </w:tc>
        <w:tc>
          <w:tcPr>
            <w:tcW w:w="1096" w:type="dxa"/>
          </w:tcPr>
          <w:p w14:paraId="6B28CD00" w14:textId="77777777" w:rsidR="009D167B" w:rsidRPr="00933D6F" w:rsidRDefault="009D167B" w:rsidP="00542FE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  <w:rPr>
                <w:highlight w:val="yellow"/>
              </w:rPr>
            </w:pPr>
            <w:r w:rsidRPr="00933D6F">
              <w:rPr>
                <w:rFonts w:hint="eastAsia"/>
                <w:highlight w:val="yellow"/>
              </w:rPr>
              <w:t>[*]</w:t>
            </w:r>
          </w:p>
        </w:tc>
        <w:tc>
          <w:tcPr>
            <w:tcW w:w="1623" w:type="dxa"/>
          </w:tcPr>
          <w:p w14:paraId="174D5DEE" w14:textId="77777777" w:rsidR="009D167B" w:rsidRPr="00933D6F" w:rsidRDefault="009D167B" w:rsidP="00542FE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  <w:rPr>
                <w:highlight w:val="yellow"/>
              </w:rPr>
            </w:pPr>
            <w:r w:rsidRPr="00933D6F">
              <w:rPr>
                <w:rFonts w:hint="eastAsia"/>
                <w:highlight w:val="yellow"/>
              </w:rPr>
              <w:t>[*]</w:t>
            </w:r>
          </w:p>
        </w:tc>
        <w:tc>
          <w:tcPr>
            <w:tcW w:w="1620" w:type="dxa"/>
          </w:tcPr>
          <w:p w14:paraId="0E1940B7" w14:textId="77777777" w:rsidR="009D167B" w:rsidRPr="00933D6F" w:rsidRDefault="009D167B" w:rsidP="00542FE8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  <w:rPr>
                <w:b/>
                <w:bCs/>
              </w:rPr>
            </w:pPr>
            <w:r w:rsidRPr="00933D6F">
              <w:rPr>
                <w:rFonts w:hint="eastAsia"/>
                <w:highlight w:val="yellow"/>
              </w:rPr>
              <w:t>[*]</w:t>
            </w:r>
          </w:p>
        </w:tc>
        <w:tc>
          <w:tcPr>
            <w:tcW w:w="1623" w:type="dxa"/>
          </w:tcPr>
          <w:p w14:paraId="79D46A5E" w14:textId="77777777" w:rsidR="009D167B" w:rsidRPr="00933D6F" w:rsidRDefault="009D167B" w:rsidP="00845EA6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 w:rsidRPr="00933D6F">
              <w:rPr>
                <w:rFonts w:hint="eastAsia"/>
              </w:rPr>
              <w:t>100%/</w:t>
            </w:r>
          </w:p>
          <w:p w14:paraId="650199B3" w14:textId="77777777" w:rsidR="009D167B" w:rsidRPr="00933D6F" w:rsidRDefault="009D167B" w:rsidP="00845EA6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</w:pPr>
            <w:r w:rsidRPr="00933D6F">
              <w:rPr>
                <w:rFonts w:hint="eastAsia"/>
                <w:highlight w:val="yellow"/>
              </w:rPr>
              <w:t>[*]</w:t>
            </w:r>
            <w:r w:rsidRPr="00933D6F">
              <w:rPr>
                <w:rFonts w:hint="eastAsia"/>
              </w:rPr>
              <w:t>주</w:t>
            </w:r>
          </w:p>
        </w:tc>
      </w:tr>
    </w:tbl>
    <w:p w14:paraId="020D92E7" w14:textId="77777777" w:rsidR="006F4ED8" w:rsidRPr="00933D6F" w:rsidRDefault="00542FE8" w:rsidP="00EF0E45">
      <w:pPr>
        <w:pStyle w:val="BKL"/>
        <w:spacing w:before="240"/>
        <w:ind w:left="856" w:hanging="828"/>
        <w:rPr>
          <w:rFonts w:cs="Times New Roman"/>
          <w:szCs w:val="22"/>
        </w:rPr>
      </w:pPr>
      <w:r w:rsidRPr="00933D6F">
        <w:rPr>
          <w:rFonts w:cs="Times New Roman" w:hint="eastAsia"/>
          <w:szCs w:val="22"/>
          <w:u w:val="single"/>
        </w:rPr>
        <w:t>미공개</w:t>
      </w:r>
      <w:r w:rsidRPr="00933D6F">
        <w:rPr>
          <w:rFonts w:cs="Times New Roman" w:hint="eastAsia"/>
          <w:szCs w:val="22"/>
          <w:u w:val="single"/>
        </w:rPr>
        <w:t xml:space="preserve"> </w:t>
      </w:r>
      <w:r w:rsidRPr="00933D6F">
        <w:rPr>
          <w:rFonts w:cs="Times New Roman" w:hint="eastAsia"/>
          <w:szCs w:val="22"/>
          <w:u w:val="single"/>
        </w:rPr>
        <w:t>부채의</w:t>
      </w:r>
      <w:r w:rsidRPr="00933D6F">
        <w:rPr>
          <w:rFonts w:cs="Times New Roman" w:hint="eastAsia"/>
          <w:szCs w:val="22"/>
          <w:u w:val="single"/>
        </w:rPr>
        <w:t xml:space="preserve"> </w:t>
      </w:r>
      <w:r w:rsidRPr="00933D6F">
        <w:rPr>
          <w:rFonts w:cs="Times New Roman" w:hint="eastAsia"/>
          <w:szCs w:val="22"/>
          <w:u w:val="single"/>
        </w:rPr>
        <w:t>부존재</w:t>
      </w:r>
    </w:p>
    <w:p w14:paraId="5DC95B18" w14:textId="04847F38" w:rsidR="0060145A" w:rsidRPr="00933D6F" w:rsidRDefault="0060145A" w:rsidP="006F4ED8">
      <w:pPr>
        <w:pStyle w:val="BKL"/>
        <w:numPr>
          <w:ilvl w:val="0"/>
          <w:numId w:val="0"/>
        </w:numPr>
        <w:ind w:left="854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 xml:space="preserve">(i) </w:t>
      </w:r>
      <w:r w:rsidRPr="00933D6F">
        <w:rPr>
          <w:rFonts w:cs="Times New Roman"/>
          <w:szCs w:val="22"/>
        </w:rPr>
        <w:t>기준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재무제표에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공개되고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반영된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채무</w:t>
      </w:r>
      <w:r w:rsidRPr="00933D6F">
        <w:rPr>
          <w:rFonts w:cs="Times New Roman"/>
          <w:szCs w:val="22"/>
        </w:rPr>
        <w:t xml:space="preserve">, (ii) </w:t>
      </w:r>
      <w:r w:rsidRPr="00933D6F">
        <w:rPr>
          <w:rFonts w:cs="Times New Roman"/>
          <w:szCs w:val="22"/>
        </w:rPr>
        <w:t>기준일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대상회사</w:t>
      </w:r>
      <w:r w:rsidR="00E63AE9" w:rsidRPr="00933D6F">
        <w:rPr>
          <w:rFonts w:cs="Times New Roman" w:hint="eastAsia"/>
          <w:szCs w:val="22"/>
        </w:rPr>
        <w:t>등</w:t>
      </w:r>
      <w:r w:rsidRPr="00933D6F">
        <w:rPr>
          <w:rFonts w:cs="Times New Roman"/>
          <w:szCs w:val="22"/>
        </w:rPr>
        <w:t>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통상적인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사업과정에서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발생하여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장부에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반영된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채무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이외에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어떠한</w:t>
      </w:r>
      <w:r w:rsidRPr="00933D6F">
        <w:rPr>
          <w:rFonts w:cs="Times New Roman"/>
          <w:szCs w:val="22"/>
        </w:rPr>
        <w:t xml:space="preserve"> </w:t>
      </w:r>
      <w:r w:rsidR="00542FE8" w:rsidRPr="00933D6F">
        <w:rPr>
          <w:rFonts w:eastAsia="바탕체"/>
          <w:szCs w:val="22"/>
        </w:rPr>
        <w:t>부채</w:t>
      </w:r>
      <w:r w:rsidR="00542FE8" w:rsidRPr="00933D6F">
        <w:rPr>
          <w:rFonts w:eastAsia="바탕체"/>
          <w:szCs w:val="22"/>
        </w:rPr>
        <w:t>(</w:t>
      </w:r>
      <w:r w:rsidR="00542FE8" w:rsidRPr="00933D6F">
        <w:rPr>
          <w:rFonts w:eastAsia="바탕체" w:hint="eastAsia"/>
          <w:szCs w:val="22"/>
        </w:rPr>
        <w:t>우발채무</w:t>
      </w:r>
      <w:r w:rsidR="00542FE8" w:rsidRPr="00933D6F">
        <w:rPr>
          <w:rFonts w:eastAsia="바탕체" w:hint="eastAsia"/>
          <w:szCs w:val="22"/>
        </w:rPr>
        <w:t>,</w:t>
      </w:r>
      <w:r w:rsidR="00542FE8" w:rsidRPr="00933D6F">
        <w:rPr>
          <w:rFonts w:eastAsia="바탕체"/>
          <w:szCs w:val="22"/>
        </w:rPr>
        <w:t xml:space="preserve"> </w:t>
      </w:r>
      <w:r w:rsidR="00542FE8" w:rsidRPr="00933D6F">
        <w:rPr>
          <w:rFonts w:eastAsia="바탕체" w:hint="eastAsia"/>
          <w:szCs w:val="22"/>
        </w:rPr>
        <w:t>우발손실</w:t>
      </w:r>
      <w:r w:rsidR="00542FE8" w:rsidRPr="00933D6F">
        <w:rPr>
          <w:rFonts w:eastAsia="바탕체" w:hint="eastAsia"/>
          <w:szCs w:val="22"/>
        </w:rPr>
        <w:t>,</w:t>
      </w:r>
      <w:r w:rsidR="00542FE8" w:rsidRPr="00933D6F">
        <w:rPr>
          <w:rFonts w:eastAsia="바탕체"/>
          <w:szCs w:val="22"/>
        </w:rPr>
        <w:t xml:space="preserve"> </w:t>
      </w:r>
      <w:r w:rsidR="00542FE8" w:rsidRPr="00933D6F">
        <w:rPr>
          <w:rFonts w:eastAsia="바탕체" w:hint="eastAsia"/>
          <w:szCs w:val="22"/>
        </w:rPr>
        <w:t>부외부채</w:t>
      </w:r>
      <w:r w:rsidR="00542FE8" w:rsidRPr="00933D6F">
        <w:rPr>
          <w:rFonts w:eastAsia="바탕체" w:hint="eastAsia"/>
          <w:szCs w:val="22"/>
        </w:rPr>
        <w:t xml:space="preserve"> </w:t>
      </w:r>
      <w:r w:rsidR="00542FE8" w:rsidRPr="00933D6F">
        <w:rPr>
          <w:rFonts w:eastAsia="바탕체" w:hint="eastAsia"/>
          <w:szCs w:val="22"/>
        </w:rPr>
        <w:t>등</w:t>
      </w:r>
      <w:r w:rsidR="00542FE8" w:rsidRPr="00933D6F">
        <w:rPr>
          <w:rFonts w:eastAsia="바탕체" w:hint="eastAsia"/>
          <w:szCs w:val="22"/>
        </w:rPr>
        <w:t xml:space="preserve"> </w:t>
      </w:r>
      <w:r w:rsidR="00542FE8" w:rsidRPr="00933D6F">
        <w:rPr>
          <w:rFonts w:eastAsia="바탕체" w:hint="eastAsia"/>
          <w:szCs w:val="22"/>
        </w:rPr>
        <w:t>일체의</w:t>
      </w:r>
      <w:r w:rsidR="00542FE8" w:rsidRPr="00933D6F">
        <w:rPr>
          <w:rFonts w:eastAsia="바탕체" w:hint="eastAsia"/>
          <w:szCs w:val="22"/>
        </w:rPr>
        <w:t xml:space="preserve"> </w:t>
      </w:r>
      <w:r w:rsidR="00542FE8" w:rsidRPr="00933D6F">
        <w:rPr>
          <w:rFonts w:eastAsia="바탕체" w:hint="eastAsia"/>
          <w:szCs w:val="22"/>
        </w:rPr>
        <w:t>채무를</w:t>
      </w:r>
      <w:r w:rsidR="00542FE8" w:rsidRPr="00933D6F">
        <w:rPr>
          <w:rFonts w:eastAsia="바탕체" w:hint="eastAsia"/>
          <w:szCs w:val="22"/>
        </w:rPr>
        <w:t xml:space="preserve"> </w:t>
      </w:r>
      <w:r w:rsidR="00542FE8" w:rsidRPr="00933D6F">
        <w:rPr>
          <w:rFonts w:eastAsia="바탕체" w:hint="eastAsia"/>
          <w:szCs w:val="22"/>
        </w:rPr>
        <w:t>포함하고</w:t>
      </w:r>
      <w:r w:rsidR="00542FE8" w:rsidRPr="00933D6F">
        <w:rPr>
          <w:rFonts w:eastAsia="바탕체" w:hint="eastAsia"/>
          <w:szCs w:val="22"/>
        </w:rPr>
        <w:t xml:space="preserve"> </w:t>
      </w:r>
      <w:r w:rsidR="00542FE8" w:rsidRPr="00933D6F">
        <w:rPr>
          <w:rFonts w:eastAsia="바탕체" w:hint="eastAsia"/>
          <w:szCs w:val="22"/>
        </w:rPr>
        <w:t>납세의무가</w:t>
      </w:r>
      <w:r w:rsidR="00542FE8" w:rsidRPr="00933D6F">
        <w:rPr>
          <w:rFonts w:eastAsia="바탕체" w:hint="eastAsia"/>
          <w:szCs w:val="22"/>
        </w:rPr>
        <w:t xml:space="preserve"> </w:t>
      </w:r>
      <w:r w:rsidR="00542FE8" w:rsidRPr="00933D6F">
        <w:rPr>
          <w:rFonts w:eastAsia="바탕체" w:hint="eastAsia"/>
          <w:szCs w:val="22"/>
        </w:rPr>
        <w:t>성립</w:t>
      </w:r>
      <w:r w:rsidR="00542FE8" w:rsidRPr="00933D6F">
        <w:rPr>
          <w:rFonts w:eastAsia="바탕체" w:hint="eastAsia"/>
          <w:szCs w:val="22"/>
        </w:rPr>
        <w:t xml:space="preserve"> </w:t>
      </w:r>
      <w:r w:rsidR="00542FE8" w:rsidRPr="00933D6F">
        <w:rPr>
          <w:rFonts w:eastAsia="바탕체" w:hint="eastAsia"/>
          <w:szCs w:val="22"/>
        </w:rPr>
        <w:t>또는</w:t>
      </w:r>
      <w:r w:rsidR="00542FE8" w:rsidRPr="00933D6F">
        <w:rPr>
          <w:rFonts w:eastAsia="바탕체" w:hint="eastAsia"/>
          <w:szCs w:val="22"/>
        </w:rPr>
        <w:t xml:space="preserve"> </w:t>
      </w:r>
      <w:r w:rsidR="00542FE8" w:rsidRPr="00933D6F">
        <w:rPr>
          <w:rFonts w:eastAsia="바탕체" w:hint="eastAsia"/>
          <w:szCs w:val="22"/>
        </w:rPr>
        <w:t>확정되었으나</w:t>
      </w:r>
      <w:r w:rsidR="00542FE8" w:rsidRPr="00933D6F">
        <w:rPr>
          <w:rFonts w:eastAsia="바탕체" w:hint="eastAsia"/>
          <w:szCs w:val="22"/>
        </w:rPr>
        <w:t xml:space="preserve"> </w:t>
      </w:r>
      <w:r w:rsidR="00542FE8" w:rsidRPr="00933D6F">
        <w:rPr>
          <w:rFonts w:eastAsia="바탕체" w:hint="eastAsia"/>
          <w:szCs w:val="22"/>
        </w:rPr>
        <w:t>납기일이</w:t>
      </w:r>
      <w:r w:rsidR="00542FE8" w:rsidRPr="00933D6F">
        <w:rPr>
          <w:rFonts w:eastAsia="바탕체" w:hint="eastAsia"/>
          <w:szCs w:val="22"/>
        </w:rPr>
        <w:t xml:space="preserve"> </w:t>
      </w:r>
      <w:r w:rsidR="00542FE8" w:rsidRPr="00933D6F">
        <w:rPr>
          <w:rFonts w:eastAsia="바탕체" w:hint="eastAsia"/>
          <w:szCs w:val="22"/>
        </w:rPr>
        <w:t>도래하지</w:t>
      </w:r>
      <w:r w:rsidR="00542FE8" w:rsidRPr="00933D6F">
        <w:rPr>
          <w:rFonts w:eastAsia="바탕체" w:hint="eastAsia"/>
          <w:szCs w:val="22"/>
        </w:rPr>
        <w:t xml:space="preserve"> </w:t>
      </w:r>
      <w:r w:rsidR="00542FE8" w:rsidRPr="00933D6F">
        <w:rPr>
          <w:rFonts w:eastAsia="바탕체" w:hint="eastAsia"/>
          <w:szCs w:val="22"/>
        </w:rPr>
        <w:t>않은</w:t>
      </w:r>
      <w:r w:rsidR="00542FE8" w:rsidRPr="00933D6F">
        <w:rPr>
          <w:rFonts w:eastAsia="바탕체" w:hint="eastAsia"/>
          <w:szCs w:val="22"/>
        </w:rPr>
        <w:t xml:space="preserve"> </w:t>
      </w:r>
      <w:r w:rsidR="00542FE8" w:rsidRPr="00933D6F">
        <w:rPr>
          <w:rFonts w:eastAsia="바탕체" w:hint="eastAsia"/>
          <w:szCs w:val="22"/>
        </w:rPr>
        <w:t>조세</w:t>
      </w:r>
      <w:r w:rsidR="00542FE8" w:rsidRPr="00933D6F">
        <w:rPr>
          <w:rFonts w:eastAsia="바탕체" w:hint="eastAsia"/>
          <w:szCs w:val="22"/>
        </w:rPr>
        <w:t xml:space="preserve"> </w:t>
      </w:r>
      <w:r w:rsidR="00542FE8" w:rsidRPr="00933D6F">
        <w:rPr>
          <w:rFonts w:eastAsia="바탕체" w:hint="eastAsia"/>
          <w:szCs w:val="22"/>
        </w:rPr>
        <w:t>채무도</w:t>
      </w:r>
      <w:r w:rsidR="00542FE8" w:rsidRPr="00933D6F">
        <w:rPr>
          <w:rFonts w:eastAsia="바탕체" w:hint="eastAsia"/>
          <w:szCs w:val="22"/>
        </w:rPr>
        <w:t xml:space="preserve"> </w:t>
      </w:r>
      <w:r w:rsidR="00542FE8" w:rsidRPr="00933D6F">
        <w:rPr>
          <w:rFonts w:eastAsia="바탕체" w:hint="eastAsia"/>
          <w:szCs w:val="22"/>
        </w:rPr>
        <w:t>포함함</w:t>
      </w:r>
      <w:r w:rsidR="00542FE8" w:rsidRPr="00933D6F">
        <w:rPr>
          <w:rFonts w:eastAsia="바탕체"/>
          <w:szCs w:val="22"/>
        </w:rPr>
        <w:t xml:space="preserve">) </w:t>
      </w:r>
      <w:r w:rsidR="00542FE8" w:rsidRPr="00933D6F">
        <w:rPr>
          <w:rFonts w:eastAsia="바탕체"/>
          <w:szCs w:val="22"/>
        </w:rPr>
        <w:t>또는</w:t>
      </w:r>
      <w:r w:rsidR="00542FE8" w:rsidRPr="00933D6F">
        <w:rPr>
          <w:rFonts w:eastAsia="바탕체"/>
          <w:szCs w:val="22"/>
        </w:rPr>
        <w:t xml:space="preserve"> </w:t>
      </w:r>
      <w:r w:rsidR="00542FE8" w:rsidRPr="00933D6F">
        <w:rPr>
          <w:rFonts w:eastAsia="바탕체"/>
          <w:szCs w:val="22"/>
        </w:rPr>
        <w:t>그러한</w:t>
      </w:r>
      <w:r w:rsidR="00542FE8" w:rsidRPr="00933D6F">
        <w:rPr>
          <w:rFonts w:eastAsia="바탕체"/>
          <w:szCs w:val="22"/>
        </w:rPr>
        <w:t xml:space="preserve"> </w:t>
      </w:r>
      <w:r w:rsidR="00542FE8" w:rsidRPr="00933D6F">
        <w:rPr>
          <w:rFonts w:eastAsia="바탕체"/>
          <w:szCs w:val="22"/>
        </w:rPr>
        <w:t>부채를</w:t>
      </w:r>
      <w:r w:rsidR="00542FE8" w:rsidRPr="00933D6F">
        <w:rPr>
          <w:rFonts w:eastAsia="바탕체"/>
          <w:szCs w:val="22"/>
        </w:rPr>
        <w:t xml:space="preserve"> </w:t>
      </w:r>
      <w:r w:rsidR="00542FE8" w:rsidRPr="00933D6F">
        <w:rPr>
          <w:rFonts w:eastAsia="바탕체"/>
          <w:szCs w:val="22"/>
        </w:rPr>
        <w:t>발생시킬</w:t>
      </w:r>
      <w:r w:rsidR="00542FE8" w:rsidRPr="00933D6F">
        <w:rPr>
          <w:rFonts w:eastAsia="바탕체"/>
          <w:szCs w:val="22"/>
        </w:rPr>
        <w:t xml:space="preserve"> </w:t>
      </w:r>
      <w:r w:rsidR="00542FE8" w:rsidRPr="00933D6F">
        <w:rPr>
          <w:rFonts w:eastAsia="바탕체"/>
          <w:szCs w:val="22"/>
        </w:rPr>
        <w:t>수</w:t>
      </w:r>
      <w:r w:rsidR="00542FE8" w:rsidRPr="00933D6F">
        <w:rPr>
          <w:rFonts w:eastAsia="바탕체"/>
          <w:szCs w:val="22"/>
        </w:rPr>
        <w:t xml:space="preserve"> </w:t>
      </w:r>
      <w:r w:rsidR="00542FE8" w:rsidRPr="00933D6F">
        <w:rPr>
          <w:rFonts w:eastAsia="바탕체"/>
          <w:szCs w:val="22"/>
        </w:rPr>
        <w:t>있는</w:t>
      </w:r>
      <w:r w:rsidR="00542FE8" w:rsidRPr="00933D6F">
        <w:rPr>
          <w:rFonts w:eastAsia="바탕체"/>
          <w:szCs w:val="22"/>
        </w:rPr>
        <w:t xml:space="preserve"> </w:t>
      </w:r>
      <w:r w:rsidR="00542FE8" w:rsidRPr="00933D6F">
        <w:rPr>
          <w:rFonts w:eastAsia="바탕체"/>
          <w:szCs w:val="22"/>
        </w:rPr>
        <w:t>사유</w:t>
      </w:r>
      <w:r w:rsidR="00700A92" w:rsidRPr="00933D6F">
        <w:rPr>
          <w:rFonts w:eastAsia="바탕체" w:hint="eastAsia"/>
          <w:szCs w:val="22"/>
        </w:rPr>
        <w:t>가</w:t>
      </w:r>
      <w:r w:rsidR="00542FE8" w:rsidRPr="00933D6F">
        <w:rPr>
          <w:rFonts w:eastAsia="바탕체"/>
          <w:szCs w:val="22"/>
        </w:rPr>
        <w:t xml:space="preserve"> </w:t>
      </w:r>
      <w:r w:rsidR="00542FE8" w:rsidRPr="00933D6F">
        <w:rPr>
          <w:rFonts w:eastAsia="바탕체"/>
          <w:szCs w:val="22"/>
        </w:rPr>
        <w:t>존재하지</w:t>
      </w:r>
      <w:r w:rsidR="00542FE8" w:rsidRPr="00933D6F">
        <w:rPr>
          <w:rFonts w:eastAsia="바탕체"/>
          <w:szCs w:val="22"/>
        </w:rPr>
        <w:t xml:space="preserve"> </w:t>
      </w:r>
      <w:r w:rsidR="00542FE8" w:rsidRPr="00933D6F">
        <w:rPr>
          <w:rFonts w:eastAsia="바탕체"/>
          <w:szCs w:val="22"/>
        </w:rPr>
        <w:t>아니</w:t>
      </w:r>
      <w:r w:rsidR="00542FE8" w:rsidRPr="00933D6F">
        <w:rPr>
          <w:rFonts w:eastAsia="바탕체" w:hint="eastAsia"/>
          <w:szCs w:val="22"/>
        </w:rPr>
        <w:t>한다</w:t>
      </w:r>
      <w:r w:rsidR="00542FE8" w:rsidRPr="00933D6F">
        <w:rPr>
          <w:rFonts w:eastAsia="바탕체" w:hint="eastAsia"/>
          <w:szCs w:val="22"/>
        </w:rPr>
        <w:t>.</w:t>
      </w:r>
      <w:r w:rsidR="00542FE8" w:rsidRPr="00933D6F">
        <w:rPr>
          <w:rFonts w:eastAsia="바탕체"/>
          <w:szCs w:val="22"/>
        </w:rPr>
        <w:t xml:space="preserve"> </w:t>
      </w:r>
    </w:p>
    <w:p w14:paraId="10B883E3" w14:textId="77777777" w:rsidR="006F4ED8" w:rsidRPr="00933D6F" w:rsidRDefault="00EE4CD2" w:rsidP="006F4ED8">
      <w:pPr>
        <w:pStyle w:val="BKL"/>
        <w:ind w:left="854" w:hanging="826"/>
        <w:rPr>
          <w:rFonts w:cs="Times New Roman"/>
          <w:szCs w:val="22"/>
        </w:rPr>
      </w:pPr>
      <w:r w:rsidRPr="00933D6F">
        <w:rPr>
          <w:rFonts w:cs="Times New Roman"/>
          <w:szCs w:val="22"/>
          <w:u w:val="single"/>
        </w:rPr>
        <w:t>중대하게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부정적인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영향의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부존재</w:t>
      </w:r>
      <w:r w:rsidR="0060145A" w:rsidRPr="00933D6F">
        <w:rPr>
          <w:rFonts w:cs="Times New Roman"/>
          <w:szCs w:val="22"/>
        </w:rPr>
        <w:t xml:space="preserve">  </w:t>
      </w:r>
    </w:p>
    <w:p w14:paraId="11A84F9E" w14:textId="4ADC95D7" w:rsidR="0060145A" w:rsidRPr="00933D6F" w:rsidRDefault="0060145A" w:rsidP="006F4ED8">
      <w:pPr>
        <w:pStyle w:val="BKL"/>
        <w:numPr>
          <w:ilvl w:val="0"/>
          <w:numId w:val="0"/>
        </w:numPr>
        <w:ind w:left="854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기준일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이후</w:t>
      </w:r>
      <w:r w:rsidRPr="00933D6F">
        <w:rPr>
          <w:rFonts w:cs="Times New Roman"/>
          <w:szCs w:val="22"/>
        </w:rPr>
        <w:t xml:space="preserve">, </w:t>
      </w:r>
      <w:r w:rsidR="009551CE" w:rsidRPr="00933D6F">
        <w:rPr>
          <w:rFonts w:cs="Times New Roman"/>
          <w:szCs w:val="22"/>
        </w:rPr>
        <w:t xml:space="preserve">(i) </w:t>
      </w:r>
      <w:r w:rsidR="009551CE"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등은</w:t>
      </w:r>
      <w:r w:rsidR="009165AA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통상적인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사업과정에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의하여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영업을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해왔으며</w:t>
      </w:r>
      <w:r w:rsidR="009551CE" w:rsidRPr="00933D6F">
        <w:rPr>
          <w:rFonts w:cs="Times New Roman"/>
          <w:szCs w:val="22"/>
        </w:rPr>
        <w:t xml:space="preserve">, (ii) </w:t>
      </w:r>
      <w:r w:rsidR="009551CE"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</w:t>
      </w:r>
      <w:r w:rsidR="009551CE" w:rsidRPr="00933D6F">
        <w:rPr>
          <w:rFonts w:cs="Times New Roman"/>
          <w:szCs w:val="22"/>
        </w:rPr>
        <w:t>에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중대하게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부정적인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영향을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초래하거나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중대하게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부정적인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영향을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초래할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것으로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합리적으로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예상되는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사건</w:t>
      </w:r>
      <w:r w:rsidR="009551CE" w:rsidRPr="00933D6F">
        <w:rPr>
          <w:rFonts w:cs="Times New Roman"/>
          <w:szCs w:val="22"/>
        </w:rPr>
        <w:t xml:space="preserve">, </w:t>
      </w:r>
      <w:r w:rsidR="009551CE" w:rsidRPr="00933D6F">
        <w:rPr>
          <w:rFonts w:cs="Times New Roman"/>
          <w:szCs w:val="22"/>
        </w:rPr>
        <w:t>사유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또는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사정은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발생하지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아니하였</w:t>
      </w:r>
      <w:r w:rsidR="0022381D">
        <w:rPr>
          <w:rFonts w:cs="Times New Roman" w:hint="eastAsia"/>
          <w:szCs w:val="22"/>
        </w:rPr>
        <w:t>다</w:t>
      </w:r>
      <w:r w:rsidR="009551CE" w:rsidRPr="00933D6F">
        <w:rPr>
          <w:rFonts w:cs="Times New Roman"/>
          <w:szCs w:val="22"/>
        </w:rPr>
        <w:t>.</w:t>
      </w:r>
      <w:r w:rsidR="009551CE" w:rsidRPr="00933D6F" w:rsidDel="009551CE">
        <w:rPr>
          <w:rFonts w:cs="Times New Roman"/>
          <w:szCs w:val="22"/>
        </w:rPr>
        <w:t xml:space="preserve"> </w:t>
      </w:r>
    </w:p>
    <w:p w14:paraId="01032410" w14:textId="77777777" w:rsidR="006F4ED8" w:rsidRPr="00933D6F" w:rsidRDefault="001B0196" w:rsidP="006F4ED8">
      <w:pPr>
        <w:pStyle w:val="BKL"/>
        <w:ind w:left="854" w:hanging="826"/>
        <w:rPr>
          <w:rFonts w:cs="Times New Roman"/>
          <w:szCs w:val="22"/>
        </w:rPr>
      </w:pPr>
      <w:r w:rsidRPr="00933D6F">
        <w:rPr>
          <w:rFonts w:cs="Times New Roman"/>
          <w:szCs w:val="22"/>
          <w:u w:val="single"/>
        </w:rPr>
        <w:t>특수관계인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거래</w:t>
      </w:r>
    </w:p>
    <w:p w14:paraId="708B2E1C" w14:textId="4266751A" w:rsidR="001B0196" w:rsidRPr="00933D6F" w:rsidRDefault="00E63701" w:rsidP="006F4ED8">
      <w:pPr>
        <w:pStyle w:val="BKL"/>
        <w:numPr>
          <w:ilvl w:val="0"/>
          <w:numId w:val="0"/>
        </w:numPr>
        <w:ind w:left="854"/>
        <w:rPr>
          <w:rFonts w:cs="Times New Roman"/>
          <w:szCs w:val="22"/>
        </w:rPr>
      </w:pPr>
      <w:r>
        <w:rPr>
          <w:rFonts w:eastAsia="바탕체" w:hint="eastAsia"/>
          <w:color w:val="000000"/>
          <w:szCs w:val="22"/>
        </w:rPr>
        <w:t>매도인</w:t>
      </w:r>
      <w:r w:rsidR="00542FE8" w:rsidRPr="00933D6F">
        <w:rPr>
          <w:rFonts w:eastAsia="바탕체" w:hint="eastAsia"/>
          <w:color w:val="000000"/>
          <w:szCs w:val="22"/>
        </w:rPr>
        <w:t>은</w:t>
      </w:r>
      <w:r w:rsidR="00542FE8" w:rsidRPr="00933D6F">
        <w:rPr>
          <w:rFonts w:eastAsia="바탕체" w:hint="eastAsia"/>
          <w:color w:val="000000"/>
          <w:szCs w:val="22"/>
        </w:rPr>
        <w:t xml:space="preserve"> </w:t>
      </w:r>
      <w:r w:rsidR="00542FE8" w:rsidRPr="00933D6F">
        <w:rPr>
          <w:rFonts w:eastAsia="바탕체"/>
          <w:szCs w:val="22"/>
        </w:rPr>
        <w:t>본</w:t>
      </w:r>
      <w:r w:rsidR="00542FE8" w:rsidRPr="00933D6F">
        <w:rPr>
          <w:rFonts w:eastAsia="바탕체"/>
          <w:szCs w:val="22"/>
        </w:rPr>
        <w:t xml:space="preserve"> </w:t>
      </w:r>
      <w:r w:rsidR="00542FE8" w:rsidRPr="00933D6F">
        <w:rPr>
          <w:rFonts w:eastAsia="바탕체"/>
          <w:szCs w:val="22"/>
        </w:rPr>
        <w:t>계약</w:t>
      </w:r>
      <w:r w:rsidR="00542FE8" w:rsidRPr="00933D6F">
        <w:rPr>
          <w:rFonts w:eastAsia="바탕체"/>
          <w:szCs w:val="22"/>
        </w:rPr>
        <w:t xml:space="preserve"> </w:t>
      </w:r>
      <w:r w:rsidR="00542FE8" w:rsidRPr="00933D6F">
        <w:rPr>
          <w:rFonts w:eastAsia="바탕체"/>
          <w:szCs w:val="22"/>
        </w:rPr>
        <w:t>체결</w:t>
      </w:r>
      <w:r w:rsidR="00542FE8" w:rsidRPr="00933D6F">
        <w:rPr>
          <w:rFonts w:eastAsia="바탕체"/>
          <w:szCs w:val="22"/>
        </w:rPr>
        <w:t xml:space="preserve"> </w:t>
      </w:r>
      <w:r w:rsidR="00542FE8" w:rsidRPr="00933D6F">
        <w:rPr>
          <w:rFonts w:eastAsia="바탕체"/>
          <w:szCs w:val="22"/>
        </w:rPr>
        <w:t>전에</w:t>
      </w:r>
      <w:r w:rsidR="00542FE8" w:rsidRPr="00933D6F">
        <w:rPr>
          <w:rFonts w:eastAsia="바탕체"/>
          <w:szCs w:val="22"/>
        </w:rPr>
        <w:t xml:space="preserve"> </w:t>
      </w:r>
      <w:r w:rsidR="00542FE8" w:rsidRPr="00933D6F">
        <w:rPr>
          <w:rFonts w:eastAsia="바탕체"/>
          <w:color w:val="000000"/>
          <w:szCs w:val="22"/>
        </w:rPr>
        <w:t>대상회사</w:t>
      </w:r>
      <w:r w:rsidR="00542FE8" w:rsidRPr="00933D6F">
        <w:rPr>
          <w:rFonts w:eastAsia="바탕체" w:hint="eastAsia"/>
          <w:color w:val="000000"/>
          <w:szCs w:val="22"/>
        </w:rPr>
        <w:t>등이</w:t>
      </w:r>
      <w:r w:rsidR="00542FE8" w:rsidRPr="00933D6F">
        <w:rPr>
          <w:rFonts w:eastAsia="바탕체"/>
          <w:color w:val="000000"/>
          <w:szCs w:val="22"/>
        </w:rPr>
        <w:t xml:space="preserve"> </w:t>
      </w:r>
      <w:r>
        <w:rPr>
          <w:rFonts w:eastAsia="바탕체" w:hint="eastAsia"/>
          <w:color w:val="000000"/>
          <w:szCs w:val="22"/>
        </w:rPr>
        <w:t>매도인</w:t>
      </w:r>
      <w:r w:rsidR="00542FE8" w:rsidRPr="00933D6F">
        <w:rPr>
          <w:rFonts w:eastAsia="바탕체" w:hint="eastAsia"/>
          <w:color w:val="000000"/>
          <w:szCs w:val="22"/>
        </w:rPr>
        <w:t>,</w:t>
      </w:r>
      <w:r w:rsidR="00542FE8" w:rsidRPr="00933D6F">
        <w:rPr>
          <w:rFonts w:eastAsia="바탕체"/>
          <w:color w:val="000000"/>
          <w:szCs w:val="22"/>
        </w:rPr>
        <w:t xml:space="preserve"> </w:t>
      </w:r>
      <w:r w:rsidR="00542FE8" w:rsidRPr="00933D6F">
        <w:rPr>
          <w:rFonts w:eastAsia="바탕체"/>
          <w:color w:val="000000"/>
          <w:szCs w:val="22"/>
        </w:rPr>
        <w:t>계열회사</w:t>
      </w:r>
      <w:r w:rsidR="00542FE8" w:rsidRPr="00933D6F">
        <w:rPr>
          <w:rFonts w:eastAsia="바탕체"/>
          <w:color w:val="000000"/>
          <w:szCs w:val="22"/>
        </w:rPr>
        <w:t xml:space="preserve"> </w:t>
      </w:r>
      <w:r w:rsidR="00542FE8" w:rsidRPr="00933D6F">
        <w:rPr>
          <w:rFonts w:eastAsia="바탕체"/>
          <w:color w:val="000000"/>
          <w:szCs w:val="22"/>
        </w:rPr>
        <w:t>또는</w:t>
      </w:r>
      <w:r w:rsidR="00542FE8" w:rsidRPr="00933D6F">
        <w:rPr>
          <w:rFonts w:eastAsia="바탕체"/>
          <w:color w:val="000000"/>
          <w:szCs w:val="22"/>
        </w:rPr>
        <w:t xml:space="preserve"> </w:t>
      </w:r>
      <w:r w:rsidR="00542FE8" w:rsidRPr="00933D6F">
        <w:rPr>
          <w:rFonts w:eastAsia="바탕체"/>
          <w:color w:val="000000"/>
          <w:szCs w:val="22"/>
        </w:rPr>
        <w:t>특수관계인과</w:t>
      </w:r>
      <w:r w:rsidR="00542FE8" w:rsidRPr="00933D6F">
        <w:rPr>
          <w:rFonts w:eastAsia="바탕체"/>
          <w:color w:val="000000"/>
          <w:szCs w:val="22"/>
        </w:rPr>
        <w:t xml:space="preserve"> </w:t>
      </w:r>
      <w:r w:rsidR="00542FE8" w:rsidRPr="00933D6F">
        <w:rPr>
          <w:rFonts w:eastAsia="바탕체"/>
          <w:color w:val="000000"/>
          <w:szCs w:val="22"/>
        </w:rPr>
        <w:t>체결한</w:t>
      </w:r>
      <w:r w:rsidR="00542FE8" w:rsidRPr="00933D6F">
        <w:rPr>
          <w:rFonts w:eastAsia="바탕체"/>
          <w:color w:val="000000"/>
          <w:szCs w:val="22"/>
        </w:rPr>
        <w:t xml:space="preserve"> </w:t>
      </w:r>
      <w:r w:rsidR="00542FE8" w:rsidRPr="00933D6F">
        <w:rPr>
          <w:rFonts w:eastAsia="바탕체"/>
          <w:color w:val="000000"/>
          <w:szCs w:val="22"/>
        </w:rPr>
        <w:t>계약의</w:t>
      </w:r>
      <w:r w:rsidR="00542FE8" w:rsidRPr="00933D6F">
        <w:rPr>
          <w:rFonts w:eastAsia="바탕체"/>
          <w:color w:val="000000"/>
          <w:szCs w:val="22"/>
        </w:rPr>
        <w:t xml:space="preserve"> </w:t>
      </w:r>
      <w:r w:rsidR="00542FE8" w:rsidRPr="00933D6F">
        <w:rPr>
          <w:rFonts w:eastAsia="바탕체"/>
          <w:color w:val="000000"/>
          <w:szCs w:val="22"/>
        </w:rPr>
        <w:t>완전하고</w:t>
      </w:r>
      <w:r w:rsidR="00542FE8" w:rsidRPr="00933D6F">
        <w:rPr>
          <w:rFonts w:eastAsia="바탕체"/>
          <w:color w:val="000000"/>
          <w:szCs w:val="22"/>
        </w:rPr>
        <w:t xml:space="preserve"> </w:t>
      </w:r>
      <w:r w:rsidR="00542FE8" w:rsidRPr="00933D6F">
        <w:rPr>
          <w:rFonts w:eastAsia="바탕체"/>
          <w:color w:val="000000"/>
          <w:szCs w:val="22"/>
        </w:rPr>
        <w:t>정확한</w:t>
      </w:r>
      <w:r w:rsidR="00542FE8" w:rsidRPr="00933D6F">
        <w:rPr>
          <w:rFonts w:eastAsia="바탕체"/>
          <w:color w:val="000000"/>
          <w:szCs w:val="22"/>
        </w:rPr>
        <w:t xml:space="preserve"> </w:t>
      </w:r>
      <w:r w:rsidR="00542FE8" w:rsidRPr="00933D6F">
        <w:rPr>
          <w:rFonts w:eastAsia="바탕체"/>
          <w:color w:val="000000"/>
          <w:szCs w:val="22"/>
        </w:rPr>
        <w:t>목록을</w:t>
      </w:r>
      <w:r w:rsidR="00542FE8" w:rsidRPr="00933D6F">
        <w:rPr>
          <w:rFonts w:eastAsia="바탕체"/>
          <w:color w:val="000000"/>
          <w:szCs w:val="22"/>
        </w:rPr>
        <w:t xml:space="preserve"> </w:t>
      </w:r>
      <w:r w:rsidR="00542FE8" w:rsidRPr="00933D6F">
        <w:rPr>
          <w:rFonts w:eastAsia="바탕체"/>
          <w:color w:val="000000"/>
          <w:szCs w:val="22"/>
        </w:rPr>
        <w:t>매수인에게</w:t>
      </w:r>
      <w:r w:rsidR="00542FE8" w:rsidRPr="00933D6F">
        <w:rPr>
          <w:rFonts w:eastAsia="바탕체"/>
          <w:color w:val="000000"/>
          <w:szCs w:val="22"/>
        </w:rPr>
        <w:t xml:space="preserve"> </w:t>
      </w:r>
      <w:r w:rsidR="00542FE8" w:rsidRPr="00933D6F">
        <w:rPr>
          <w:rFonts w:eastAsia="바탕체"/>
          <w:color w:val="000000"/>
          <w:szCs w:val="22"/>
        </w:rPr>
        <w:t>제공하였다</w:t>
      </w:r>
      <w:r w:rsidR="00542FE8" w:rsidRPr="00933D6F">
        <w:rPr>
          <w:rFonts w:eastAsia="바탕체"/>
          <w:color w:val="000000"/>
          <w:szCs w:val="22"/>
        </w:rPr>
        <w:t xml:space="preserve">. </w:t>
      </w:r>
      <w:r w:rsidR="001B0196"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등이</w:t>
      </w:r>
      <w:r w:rsidR="009165AA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일방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당사자가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되고</w:t>
      </w:r>
      <w:r w:rsidR="001B0196" w:rsidRPr="00933D6F">
        <w:rPr>
          <w:rFonts w:cs="Times New Roman"/>
          <w:szCs w:val="22"/>
        </w:rPr>
        <w:t xml:space="preserve">, </w:t>
      </w:r>
      <w:r>
        <w:rPr>
          <w:rFonts w:cs="Times New Roman"/>
          <w:szCs w:val="22"/>
        </w:rPr>
        <w:t>매도인</w:t>
      </w:r>
      <w:r w:rsidR="001B0196" w:rsidRPr="00933D6F">
        <w:rPr>
          <w:rFonts w:cs="Times New Roman"/>
          <w:szCs w:val="22"/>
        </w:rPr>
        <w:t xml:space="preserve">, </w:t>
      </w:r>
      <w:r w:rsidR="001B0196" w:rsidRPr="00933D6F">
        <w:rPr>
          <w:rFonts w:cs="Times New Roman"/>
          <w:szCs w:val="22"/>
        </w:rPr>
        <w:t>그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계열회사</w:t>
      </w:r>
      <w:r w:rsidR="001B0196" w:rsidRPr="00933D6F">
        <w:rPr>
          <w:rFonts w:cs="Times New Roman"/>
          <w:szCs w:val="22"/>
        </w:rPr>
        <w:t xml:space="preserve">, </w:t>
      </w:r>
      <w:r w:rsidR="001B0196"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</w:t>
      </w:r>
      <w:r w:rsidR="001B0196" w:rsidRPr="00933D6F">
        <w:rPr>
          <w:rFonts w:cs="Times New Roman"/>
          <w:szCs w:val="22"/>
        </w:rPr>
        <w:t>의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주주</w:t>
      </w:r>
      <w:r w:rsidR="001B0196" w:rsidRPr="00933D6F">
        <w:rPr>
          <w:rFonts w:cs="Times New Roman"/>
          <w:szCs w:val="22"/>
        </w:rPr>
        <w:t xml:space="preserve">, </w:t>
      </w:r>
      <w:r w:rsidR="001B0196" w:rsidRPr="00933D6F">
        <w:rPr>
          <w:rFonts w:cs="Times New Roman"/>
          <w:szCs w:val="22"/>
        </w:rPr>
        <w:t>임직원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및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기타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특수관계인이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상대방이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되어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행하는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거래에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관한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계약</w:t>
      </w:r>
      <w:r w:rsidR="00540E13" w:rsidRPr="00933D6F">
        <w:rPr>
          <w:rFonts w:cs="Times New Roman"/>
          <w:szCs w:val="22"/>
        </w:rPr>
        <w:t>(</w:t>
      </w:r>
      <w:r w:rsidR="00540E13" w:rsidRPr="00933D6F">
        <w:rPr>
          <w:rFonts w:cs="Times New Roman"/>
          <w:szCs w:val="22"/>
        </w:rPr>
        <w:t>서면</w:t>
      </w:r>
      <w:r w:rsidR="00540E13" w:rsidRPr="00933D6F">
        <w:rPr>
          <w:rFonts w:cs="Times New Roman"/>
          <w:szCs w:val="22"/>
        </w:rPr>
        <w:t xml:space="preserve"> </w:t>
      </w:r>
      <w:r w:rsidR="00540E13" w:rsidRPr="00933D6F">
        <w:rPr>
          <w:rFonts w:cs="Times New Roman"/>
          <w:szCs w:val="22"/>
        </w:rPr>
        <w:t>또는</w:t>
      </w:r>
      <w:r w:rsidR="00540E13" w:rsidRPr="00933D6F">
        <w:rPr>
          <w:rFonts w:cs="Times New Roman"/>
          <w:szCs w:val="22"/>
        </w:rPr>
        <w:t xml:space="preserve"> </w:t>
      </w:r>
      <w:r w:rsidR="00540E13" w:rsidRPr="00933D6F">
        <w:rPr>
          <w:rFonts w:cs="Times New Roman"/>
          <w:szCs w:val="22"/>
        </w:rPr>
        <w:t>구두를</w:t>
      </w:r>
      <w:r w:rsidR="00540E13" w:rsidRPr="00933D6F">
        <w:rPr>
          <w:rFonts w:cs="Times New Roman"/>
          <w:szCs w:val="22"/>
        </w:rPr>
        <w:t xml:space="preserve"> </w:t>
      </w:r>
      <w:r w:rsidR="00540E13" w:rsidRPr="00933D6F">
        <w:rPr>
          <w:rFonts w:cs="Times New Roman"/>
          <w:szCs w:val="22"/>
        </w:rPr>
        <w:t>불문</w:t>
      </w:r>
      <w:r w:rsidR="00540E13" w:rsidRPr="00933D6F">
        <w:rPr>
          <w:rFonts w:cs="Times New Roman"/>
          <w:szCs w:val="22"/>
        </w:rPr>
        <w:t>)</w:t>
      </w:r>
      <w:r w:rsidR="001B0196" w:rsidRPr="00933D6F">
        <w:rPr>
          <w:rFonts w:cs="Times New Roman"/>
          <w:szCs w:val="22"/>
        </w:rPr>
        <w:t>은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적법하게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체결되어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등과</w:t>
      </w:r>
      <w:r w:rsidR="009165AA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그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상대방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당사자에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대하여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구속력을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가지고</w:t>
      </w:r>
      <w:r w:rsidR="001B0196" w:rsidRPr="00933D6F">
        <w:rPr>
          <w:rFonts w:cs="Times New Roman"/>
          <w:szCs w:val="22"/>
        </w:rPr>
        <w:t xml:space="preserve">, </w:t>
      </w:r>
      <w:r w:rsidR="00542FE8" w:rsidRPr="00933D6F">
        <w:rPr>
          <w:rFonts w:hint="eastAsia"/>
          <w:color w:val="000000"/>
          <w:szCs w:val="22"/>
        </w:rPr>
        <w:t>관련</w:t>
      </w:r>
      <w:r w:rsidR="00542FE8" w:rsidRPr="00933D6F">
        <w:rPr>
          <w:rFonts w:hint="eastAsia"/>
          <w:color w:val="000000"/>
          <w:szCs w:val="22"/>
        </w:rPr>
        <w:t xml:space="preserve"> </w:t>
      </w:r>
      <w:r w:rsidR="00542FE8" w:rsidRPr="00933D6F">
        <w:rPr>
          <w:rFonts w:hint="eastAsia"/>
          <w:color w:val="000000"/>
          <w:szCs w:val="22"/>
        </w:rPr>
        <w:t>법률이</w:t>
      </w:r>
      <w:r w:rsidR="00542FE8" w:rsidRPr="00933D6F">
        <w:rPr>
          <w:rFonts w:hint="eastAsia"/>
          <w:color w:val="000000"/>
          <w:szCs w:val="22"/>
        </w:rPr>
        <w:t xml:space="preserve"> </w:t>
      </w:r>
      <w:r w:rsidR="00542FE8" w:rsidRPr="00933D6F">
        <w:rPr>
          <w:rFonts w:hint="eastAsia"/>
          <w:color w:val="000000"/>
          <w:szCs w:val="22"/>
        </w:rPr>
        <w:t>요구하는</w:t>
      </w:r>
      <w:r w:rsidR="00542FE8" w:rsidRPr="00933D6F">
        <w:rPr>
          <w:rFonts w:hint="eastAsia"/>
          <w:color w:val="000000"/>
          <w:szCs w:val="22"/>
        </w:rPr>
        <w:t xml:space="preserve"> </w:t>
      </w:r>
      <w:r w:rsidR="00542FE8" w:rsidRPr="00933D6F">
        <w:rPr>
          <w:rFonts w:hint="eastAsia"/>
          <w:color w:val="000000"/>
          <w:szCs w:val="22"/>
        </w:rPr>
        <w:t>내부</w:t>
      </w:r>
      <w:r w:rsidR="00542FE8" w:rsidRPr="00933D6F">
        <w:rPr>
          <w:rFonts w:hint="eastAsia"/>
          <w:color w:val="000000"/>
          <w:szCs w:val="22"/>
        </w:rPr>
        <w:t xml:space="preserve"> </w:t>
      </w:r>
      <w:r w:rsidR="00542FE8" w:rsidRPr="00933D6F">
        <w:rPr>
          <w:rFonts w:hint="eastAsia"/>
          <w:color w:val="000000"/>
          <w:szCs w:val="22"/>
        </w:rPr>
        <w:t>승인</w:t>
      </w:r>
      <w:r w:rsidR="00542FE8" w:rsidRPr="00933D6F">
        <w:rPr>
          <w:rFonts w:hint="eastAsia"/>
          <w:color w:val="000000"/>
          <w:szCs w:val="22"/>
        </w:rPr>
        <w:t xml:space="preserve"> </w:t>
      </w:r>
      <w:r w:rsidR="00542FE8" w:rsidRPr="00933D6F">
        <w:rPr>
          <w:rFonts w:hint="eastAsia"/>
          <w:color w:val="000000"/>
          <w:szCs w:val="22"/>
        </w:rPr>
        <w:t>절차를</w:t>
      </w:r>
      <w:r w:rsidR="00542FE8" w:rsidRPr="00933D6F">
        <w:rPr>
          <w:rFonts w:hint="eastAsia"/>
          <w:color w:val="000000"/>
          <w:szCs w:val="22"/>
        </w:rPr>
        <w:t xml:space="preserve"> </w:t>
      </w:r>
      <w:r w:rsidR="00542FE8" w:rsidRPr="00933D6F">
        <w:rPr>
          <w:rFonts w:hint="eastAsia"/>
          <w:color w:val="000000"/>
          <w:szCs w:val="22"/>
        </w:rPr>
        <w:t>모두</w:t>
      </w:r>
      <w:r w:rsidR="00542FE8" w:rsidRPr="00933D6F">
        <w:rPr>
          <w:rFonts w:hint="eastAsia"/>
          <w:color w:val="000000"/>
          <w:szCs w:val="22"/>
        </w:rPr>
        <w:t xml:space="preserve"> </w:t>
      </w:r>
      <w:r w:rsidR="00542FE8" w:rsidRPr="00933D6F">
        <w:rPr>
          <w:rFonts w:hint="eastAsia"/>
          <w:color w:val="000000"/>
          <w:szCs w:val="22"/>
        </w:rPr>
        <w:t>거쳤으며</w:t>
      </w:r>
      <w:r w:rsidR="00542FE8" w:rsidRPr="00933D6F">
        <w:rPr>
          <w:rFonts w:hint="eastAsia"/>
          <w:color w:val="000000"/>
          <w:szCs w:val="22"/>
        </w:rPr>
        <w:t>,</w:t>
      </w:r>
      <w:r w:rsidR="00542FE8" w:rsidRPr="00933D6F">
        <w:rPr>
          <w:color w:val="000000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그</w:t>
      </w:r>
      <w:r w:rsidR="00540E13" w:rsidRPr="00933D6F">
        <w:rPr>
          <w:rFonts w:cs="Times New Roman"/>
          <w:szCs w:val="22"/>
        </w:rPr>
        <w:t>에</w:t>
      </w:r>
      <w:r w:rsidR="00540E13" w:rsidRPr="00933D6F">
        <w:rPr>
          <w:rFonts w:cs="Times New Roman"/>
          <w:szCs w:val="22"/>
        </w:rPr>
        <w:t xml:space="preserve"> </w:t>
      </w:r>
      <w:r w:rsidR="00540E13" w:rsidRPr="00933D6F">
        <w:rPr>
          <w:rFonts w:cs="Times New Roman"/>
          <w:szCs w:val="22"/>
        </w:rPr>
        <w:t>따른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거래는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독립된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당사자들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간의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공정한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거래조건에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따라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이루어졌</w:t>
      </w:r>
      <w:r w:rsidR="00542FE8" w:rsidRPr="00933D6F">
        <w:rPr>
          <w:rFonts w:cs="Times New Roman" w:hint="eastAsia"/>
          <w:szCs w:val="22"/>
        </w:rPr>
        <w:t>고</w:t>
      </w:r>
      <w:r w:rsidR="001B0196" w:rsidRPr="00933D6F">
        <w:rPr>
          <w:rFonts w:cs="Times New Roman"/>
          <w:szCs w:val="22"/>
        </w:rPr>
        <w:t xml:space="preserve">, </w:t>
      </w:r>
      <w:r w:rsidR="001B0196" w:rsidRPr="00933D6F">
        <w:rPr>
          <w:rFonts w:cs="Times New Roman"/>
          <w:szCs w:val="22"/>
        </w:rPr>
        <w:t>그에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관해</w:t>
      </w:r>
      <w:r w:rsidR="001B0196" w:rsidRPr="00933D6F">
        <w:rPr>
          <w:rFonts w:cs="Times New Roman"/>
          <w:szCs w:val="22"/>
        </w:rPr>
        <w:t xml:space="preserve"> </w:t>
      </w:r>
      <w:r w:rsidR="00BA3279">
        <w:rPr>
          <w:rFonts w:cs="Times New Roman" w:hint="eastAsia"/>
          <w:szCs w:val="22"/>
        </w:rPr>
        <w:t>현재</w:t>
      </w:r>
      <w:r w:rsidR="00BA3279">
        <w:rPr>
          <w:rFonts w:cs="Times New Roman" w:hint="eastAsia"/>
          <w:szCs w:val="22"/>
        </w:rPr>
        <w:t xml:space="preserve"> </w:t>
      </w:r>
      <w:r w:rsidR="00BA3279">
        <w:rPr>
          <w:rFonts w:cs="Times New Roman" w:hint="eastAsia"/>
          <w:szCs w:val="22"/>
        </w:rPr>
        <w:t>진행</w:t>
      </w:r>
      <w:r w:rsidR="00BA3279">
        <w:rPr>
          <w:rFonts w:cs="Times New Roman" w:hint="eastAsia"/>
          <w:szCs w:val="22"/>
        </w:rPr>
        <w:t xml:space="preserve"> </w:t>
      </w:r>
      <w:r w:rsidR="00BA3279">
        <w:rPr>
          <w:rFonts w:cs="Times New Roman" w:hint="eastAsia"/>
          <w:szCs w:val="22"/>
        </w:rPr>
        <w:t>중인</w:t>
      </w:r>
      <w:r w:rsidR="00BA3279">
        <w:rPr>
          <w:rFonts w:cs="Times New Roman" w:hint="eastAsia"/>
          <w:szCs w:val="22"/>
        </w:rPr>
        <w:t xml:space="preserve"> </w:t>
      </w:r>
      <w:r w:rsidR="00BA3279">
        <w:rPr>
          <w:rFonts w:cs="Times New Roman" w:hint="eastAsia"/>
          <w:szCs w:val="22"/>
        </w:rPr>
        <w:t>절차를</w:t>
      </w:r>
      <w:r w:rsidR="00BA3279">
        <w:rPr>
          <w:rFonts w:cs="Times New Roman" w:hint="eastAsia"/>
          <w:szCs w:val="22"/>
        </w:rPr>
        <w:t xml:space="preserve"> </w:t>
      </w:r>
      <w:r w:rsidR="00BA3279">
        <w:rPr>
          <w:rFonts w:cs="Times New Roman" w:hint="eastAsia"/>
          <w:szCs w:val="22"/>
        </w:rPr>
        <w:t>제외하고</w:t>
      </w:r>
      <w:r w:rsidR="00BA3279">
        <w:rPr>
          <w:rFonts w:cs="Times New Roman" w:hint="eastAsia"/>
          <w:szCs w:val="22"/>
        </w:rPr>
        <w:t xml:space="preserve">, </w:t>
      </w:r>
      <w:r w:rsidR="001B0196" w:rsidRPr="00933D6F">
        <w:rPr>
          <w:rFonts w:cs="Times New Roman"/>
          <w:szCs w:val="22"/>
        </w:rPr>
        <w:t>공정거래법상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부당지원행위</w:t>
      </w:r>
      <w:r w:rsidR="001B0196" w:rsidRPr="00933D6F">
        <w:rPr>
          <w:rFonts w:cs="Times New Roman"/>
          <w:szCs w:val="22"/>
        </w:rPr>
        <w:t xml:space="preserve">, </w:t>
      </w:r>
      <w:r w:rsidR="001B0196" w:rsidRPr="00933D6F">
        <w:rPr>
          <w:rFonts w:cs="Times New Roman"/>
          <w:szCs w:val="22"/>
        </w:rPr>
        <w:t>법인세법상의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부당행위계산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부인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및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기타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법률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위반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사유는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존재하지</w:t>
      </w:r>
      <w:r w:rsidR="001B0196" w:rsidRPr="00933D6F">
        <w:rPr>
          <w:rFonts w:cs="Times New Roman"/>
          <w:szCs w:val="22"/>
        </w:rPr>
        <w:t xml:space="preserve"> </w:t>
      </w:r>
      <w:r w:rsidR="001B0196" w:rsidRPr="00933D6F">
        <w:rPr>
          <w:rFonts w:cs="Times New Roman"/>
          <w:szCs w:val="22"/>
        </w:rPr>
        <w:t>아니한다</w:t>
      </w:r>
      <w:r w:rsidR="001B0196" w:rsidRPr="00933D6F">
        <w:rPr>
          <w:rFonts w:cs="Times New Roman"/>
          <w:szCs w:val="22"/>
        </w:rPr>
        <w:t>.</w:t>
      </w:r>
    </w:p>
    <w:p w14:paraId="2674E023" w14:textId="77777777" w:rsidR="006F4ED8" w:rsidRPr="00933D6F" w:rsidRDefault="001B0196" w:rsidP="006F4ED8">
      <w:pPr>
        <w:pStyle w:val="BKL"/>
        <w:ind w:left="854" w:hanging="826"/>
        <w:rPr>
          <w:rFonts w:cs="Times New Roman"/>
          <w:szCs w:val="22"/>
        </w:rPr>
      </w:pPr>
      <w:r w:rsidRPr="00933D6F">
        <w:rPr>
          <w:rFonts w:cs="Times New Roman"/>
          <w:szCs w:val="22"/>
          <w:u w:val="single"/>
        </w:rPr>
        <w:t>인사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및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노무</w:t>
      </w:r>
      <w:r w:rsidRPr="00933D6F">
        <w:rPr>
          <w:rFonts w:cs="Times New Roman"/>
          <w:szCs w:val="22"/>
        </w:rPr>
        <w:t xml:space="preserve"> </w:t>
      </w:r>
    </w:p>
    <w:p w14:paraId="6CC75662" w14:textId="0DF6A04E" w:rsidR="001B0196" w:rsidRPr="00933D6F" w:rsidRDefault="001B0196" w:rsidP="006F4ED8">
      <w:pPr>
        <w:pStyle w:val="BKL"/>
        <w:numPr>
          <w:ilvl w:val="0"/>
          <w:numId w:val="0"/>
        </w:numPr>
        <w:ind w:left="854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등은</w:t>
      </w:r>
      <w:r w:rsidR="009165AA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인사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노무와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근로기준법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파견근로자보호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법률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기간제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단시간근로자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법률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근로자퇴직급여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보장법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노무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법률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취업규칙을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내부규정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단체협약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근로계약을</w:t>
      </w:r>
      <w:r w:rsidRPr="00933D6F">
        <w:rPr>
          <w:rFonts w:cs="Times New Roman"/>
          <w:szCs w:val="22"/>
        </w:rPr>
        <w:t xml:space="preserve"> </w:t>
      </w:r>
      <w:r w:rsidR="00E0162A">
        <w:rPr>
          <w:rFonts w:cs="Times New Roman" w:hint="eastAsia"/>
          <w:szCs w:val="22"/>
        </w:rPr>
        <w:t>중요한</w:t>
      </w:r>
      <w:r w:rsidR="00E0162A">
        <w:rPr>
          <w:rFonts w:cs="Times New Roman" w:hint="eastAsia"/>
          <w:szCs w:val="22"/>
        </w:rPr>
        <w:t xml:space="preserve"> </w:t>
      </w:r>
      <w:r w:rsidR="00E0162A">
        <w:rPr>
          <w:rFonts w:cs="Times New Roman" w:hint="eastAsia"/>
          <w:szCs w:val="22"/>
        </w:rPr>
        <w:t>면에서</w:t>
      </w:r>
      <w:r w:rsidR="00E0162A">
        <w:rPr>
          <w:rFonts w:cs="Times New Roman" w:hint="eastAsia"/>
          <w:szCs w:val="22"/>
        </w:rPr>
        <w:t xml:space="preserve"> </w:t>
      </w:r>
      <w:r w:rsidRPr="00933D6F">
        <w:rPr>
          <w:rFonts w:cs="Times New Roman"/>
          <w:szCs w:val="22"/>
        </w:rPr>
        <w:t>준수하고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이에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따라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근로자에게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제공할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의무가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임금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각종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수당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상여금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퇴직금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근로시간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휴일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휴가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복리후생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모든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근로조건을</w:t>
      </w:r>
      <w:r w:rsidRPr="00933D6F">
        <w:rPr>
          <w:rFonts w:cs="Times New Roman"/>
          <w:szCs w:val="22"/>
        </w:rPr>
        <w:t xml:space="preserve"> </w:t>
      </w:r>
      <w:r w:rsidR="005C5D2D" w:rsidRPr="00933D6F">
        <w:rPr>
          <w:rFonts w:cs="Times New Roman" w:hint="eastAsia"/>
          <w:szCs w:val="22"/>
        </w:rPr>
        <w:t>중</w:t>
      </w:r>
      <w:r w:rsidR="00E02A11">
        <w:rPr>
          <w:rFonts w:cs="Times New Roman" w:hint="eastAsia"/>
          <w:szCs w:val="22"/>
        </w:rPr>
        <w:t>요</w:t>
      </w:r>
      <w:r w:rsidR="005C5D2D" w:rsidRPr="00933D6F">
        <w:rPr>
          <w:rFonts w:cs="Times New Roman" w:hint="eastAsia"/>
          <w:szCs w:val="22"/>
        </w:rPr>
        <w:t>한</w:t>
      </w:r>
      <w:r w:rsidR="005C5D2D" w:rsidRPr="00933D6F">
        <w:rPr>
          <w:rFonts w:cs="Times New Roman" w:hint="eastAsia"/>
          <w:szCs w:val="22"/>
        </w:rPr>
        <w:t xml:space="preserve"> </w:t>
      </w:r>
      <w:r w:rsidR="005C5D2D" w:rsidRPr="00933D6F">
        <w:rPr>
          <w:rFonts w:cs="Times New Roman" w:hint="eastAsia"/>
          <w:szCs w:val="22"/>
        </w:rPr>
        <w:t>면에서</w:t>
      </w:r>
      <w:r w:rsidR="005C5D2D"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/>
          <w:szCs w:val="22"/>
        </w:rPr>
        <w:t>준수하고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있다</w:t>
      </w:r>
      <w:r w:rsidRPr="00933D6F">
        <w:rPr>
          <w:rFonts w:cs="Times New Roman"/>
          <w:szCs w:val="22"/>
        </w:rPr>
        <w:t xml:space="preserve">. </w:t>
      </w: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체결일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현재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소속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근로자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이외에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근로자로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간주될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자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협력</w:t>
      </w:r>
      <w:r w:rsidR="00C976EA" w:rsidRPr="00933D6F">
        <w:rPr>
          <w:rFonts w:cs="Times New Roman"/>
          <w:szCs w:val="22"/>
        </w:rPr>
        <w:t>업체</w:t>
      </w:r>
      <w:r w:rsidRPr="00933D6F">
        <w:rPr>
          <w:rFonts w:cs="Times New Roman"/>
          <w:szCs w:val="22"/>
        </w:rPr>
        <w:t xml:space="preserve">, </w:t>
      </w:r>
      <w:r w:rsidR="003676F1" w:rsidRPr="00933D6F">
        <w:rPr>
          <w:rFonts w:cs="Times New Roman"/>
          <w:szCs w:val="22"/>
        </w:rPr>
        <w:t>파견업체</w:t>
      </w:r>
      <w:r w:rsidR="003676F1"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수급업체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근로자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</w:t>
      </w:r>
      <w:r w:rsidRPr="00933D6F">
        <w:rPr>
          <w:rFonts w:cs="Times New Roman"/>
          <w:szCs w:val="22"/>
        </w:rPr>
        <w:t>)</w:t>
      </w:r>
      <w:r w:rsidRPr="00933D6F">
        <w:rPr>
          <w:rFonts w:cs="Times New Roman"/>
          <w:szCs w:val="22"/>
        </w:rPr>
        <w:lastRenderedPageBreak/>
        <w:t>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존재하지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않는다</w:t>
      </w:r>
      <w:r w:rsidRPr="00933D6F">
        <w:rPr>
          <w:rFonts w:cs="Times New Roman"/>
          <w:szCs w:val="22"/>
        </w:rPr>
        <w:t xml:space="preserve">. </w:t>
      </w:r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임직원에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임금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퇴직금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법정수당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보수의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지급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퇴직연금의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부담금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적립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법률에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따라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적법하게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이루어졌고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이는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재무제표에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충당금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설정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등으로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적절히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반영되어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있으며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미지급된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보수</w:t>
      </w:r>
      <w:r w:rsidR="00C26D72" w:rsidRPr="00933D6F">
        <w:rPr>
          <w:rFonts w:cs="Times New Roman" w:hint="eastAsia"/>
          <w:szCs w:val="22"/>
        </w:rPr>
        <w:t>,</w:t>
      </w:r>
      <w:r w:rsidR="00C26D72" w:rsidRPr="00933D6F">
        <w:rPr>
          <w:rFonts w:cs="Times New Roman"/>
          <w:szCs w:val="22"/>
        </w:rPr>
        <w:t xml:space="preserve"> </w:t>
      </w:r>
      <w:r w:rsidR="00C26D72" w:rsidRPr="00933D6F">
        <w:rPr>
          <w:rFonts w:cs="Times New Roman" w:hint="eastAsia"/>
          <w:szCs w:val="22"/>
        </w:rPr>
        <w:t>퇴직금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미적립된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퇴직연금은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존재하지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아니한다</w:t>
      </w:r>
      <w:r w:rsidRPr="00933D6F">
        <w:rPr>
          <w:rFonts w:cs="Times New Roman"/>
          <w:szCs w:val="22"/>
        </w:rPr>
        <w:t xml:space="preserve">. </w:t>
      </w:r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에</w:t>
      </w:r>
      <w:r w:rsidRPr="00933D6F">
        <w:rPr>
          <w:rFonts w:cs="Times New Roman"/>
          <w:szCs w:val="22"/>
        </w:rPr>
        <w:t xml:space="preserve"> </w:t>
      </w:r>
      <w:r w:rsidR="009165AA" w:rsidRPr="00933D6F">
        <w:rPr>
          <w:rFonts w:cs="Times New Roman"/>
          <w:szCs w:val="22"/>
        </w:rPr>
        <w:t>부당해고</w:t>
      </w:r>
      <w:r w:rsidR="009165AA" w:rsidRPr="00933D6F">
        <w:rPr>
          <w:rFonts w:cs="Times New Roman"/>
          <w:szCs w:val="22"/>
        </w:rPr>
        <w:t xml:space="preserve"> </w:t>
      </w:r>
      <w:r w:rsidR="009165AA" w:rsidRPr="00933D6F">
        <w:rPr>
          <w:rFonts w:cs="Times New Roman"/>
          <w:szCs w:val="22"/>
        </w:rPr>
        <w:t>주장</w:t>
      </w:r>
      <w:r w:rsidR="009165AA" w:rsidRPr="00933D6F">
        <w:rPr>
          <w:rFonts w:cs="Times New Roman"/>
          <w:szCs w:val="22"/>
        </w:rPr>
        <w:t xml:space="preserve"> </w:t>
      </w:r>
      <w:r w:rsidR="009165AA" w:rsidRPr="00933D6F">
        <w:rPr>
          <w:rFonts w:cs="Times New Roman"/>
          <w:szCs w:val="22"/>
        </w:rPr>
        <w:t>기타</w:t>
      </w:r>
      <w:r w:rsidR="009165AA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노동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소송이나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분쟁은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없으며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그러한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소송이나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분쟁이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발생할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우려도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없다</w:t>
      </w:r>
      <w:r w:rsidRPr="00933D6F">
        <w:rPr>
          <w:rFonts w:cs="Times New Roman"/>
          <w:szCs w:val="22"/>
        </w:rPr>
        <w:t xml:space="preserve">. </w:t>
      </w:r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등은</w:t>
      </w:r>
      <w:r w:rsidR="009165AA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체결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이행과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임직원에게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소정의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상여금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이익을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제공하기로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약속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보증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합의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협의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사실이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없다</w:t>
      </w:r>
      <w:r w:rsidRPr="00933D6F">
        <w:rPr>
          <w:rFonts w:cs="Times New Roman"/>
          <w:szCs w:val="22"/>
        </w:rPr>
        <w:t xml:space="preserve">. </w:t>
      </w:r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노동조합이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존재하지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않고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대상회사</w:t>
      </w:r>
      <w:r w:rsidR="00E63AE9" w:rsidRPr="00933D6F">
        <w:rPr>
          <w:rFonts w:cs="Times New Roman" w:hint="eastAsia"/>
          <w:szCs w:val="22"/>
        </w:rPr>
        <w:t>등이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노동조합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임직원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단체와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체결한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없다</w:t>
      </w:r>
      <w:r w:rsidRPr="00933D6F">
        <w:rPr>
          <w:rFonts w:cs="Times New Roman"/>
          <w:szCs w:val="22"/>
        </w:rPr>
        <w:t>.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대상회사등에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쟁의행위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또는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노동위원회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노동쟁의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조정</w:t>
      </w:r>
      <w:r w:rsidR="00C26D72" w:rsidRPr="00933D6F">
        <w:rPr>
          <w:rFonts w:eastAsia="바탕체"/>
          <w:szCs w:val="22"/>
        </w:rPr>
        <w:sym w:font="Wingdings" w:char="F09E"/>
      </w:r>
      <w:r w:rsidR="00C26D72" w:rsidRPr="00933D6F">
        <w:rPr>
          <w:rFonts w:eastAsia="바탕체" w:hint="eastAsia"/>
          <w:szCs w:val="22"/>
        </w:rPr>
        <w:t>중재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신청은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없으며</w:t>
      </w:r>
      <w:r w:rsidR="00C26D72" w:rsidRPr="00933D6F">
        <w:rPr>
          <w:rFonts w:eastAsia="바탕체"/>
          <w:szCs w:val="22"/>
        </w:rPr>
        <w:t xml:space="preserve">, </w:t>
      </w:r>
      <w:r w:rsidR="00C26D72" w:rsidRPr="00933D6F">
        <w:rPr>
          <w:rFonts w:eastAsia="바탕체" w:hint="eastAsia"/>
          <w:szCs w:val="22"/>
        </w:rPr>
        <w:t>파업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기타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단체행동이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진행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중이지</w:t>
      </w:r>
      <w:r w:rsidR="00C26D72" w:rsidRPr="00933D6F">
        <w:rPr>
          <w:rFonts w:eastAsia="바탕체"/>
          <w:szCs w:val="22"/>
        </w:rPr>
        <w:t xml:space="preserve"> </w:t>
      </w:r>
      <w:r w:rsidR="00C26D72" w:rsidRPr="00BB660B">
        <w:rPr>
          <w:rFonts w:eastAsia="바탕체" w:hint="eastAsia"/>
          <w:szCs w:val="22"/>
        </w:rPr>
        <w:t>아니하고</w:t>
      </w:r>
      <w:r w:rsidR="00C26D72" w:rsidRPr="00BB660B">
        <w:rPr>
          <w:rFonts w:eastAsia="바탕체"/>
          <w:szCs w:val="22"/>
        </w:rPr>
        <w:t xml:space="preserve">, </w:t>
      </w:r>
      <w:r w:rsidR="0040290F" w:rsidRPr="00933D6F">
        <w:rPr>
          <w:rFonts w:cs="Times New Roman" w:hint="eastAsia"/>
          <w:szCs w:val="22"/>
        </w:rPr>
        <w:t>매도인이</w:t>
      </w:r>
      <w:r w:rsidR="0040290F" w:rsidRPr="00933D6F">
        <w:rPr>
          <w:rFonts w:cs="Times New Roman" w:hint="eastAsia"/>
          <w:szCs w:val="22"/>
        </w:rPr>
        <w:t xml:space="preserve"> </w:t>
      </w:r>
      <w:r w:rsidR="0040290F" w:rsidRPr="00933D6F">
        <w:rPr>
          <w:rFonts w:cs="Times New Roman" w:hint="eastAsia"/>
          <w:szCs w:val="22"/>
        </w:rPr>
        <w:t>알고</w:t>
      </w:r>
      <w:r w:rsidR="0040290F" w:rsidRPr="00933D6F">
        <w:rPr>
          <w:rFonts w:cs="Times New Roman" w:hint="eastAsia"/>
          <w:szCs w:val="22"/>
        </w:rPr>
        <w:t xml:space="preserve"> </w:t>
      </w:r>
      <w:r w:rsidR="0040290F" w:rsidRPr="00933D6F">
        <w:rPr>
          <w:rFonts w:cs="Times New Roman" w:hint="eastAsia"/>
          <w:szCs w:val="22"/>
        </w:rPr>
        <w:t>있는</w:t>
      </w:r>
      <w:r w:rsidR="0040290F" w:rsidRPr="00933D6F">
        <w:rPr>
          <w:rFonts w:cs="Times New Roman" w:hint="eastAsia"/>
          <w:szCs w:val="22"/>
        </w:rPr>
        <w:t xml:space="preserve"> </w:t>
      </w:r>
      <w:r w:rsidR="0040290F" w:rsidRPr="00933D6F">
        <w:rPr>
          <w:rFonts w:cs="Times New Roman" w:hint="eastAsia"/>
          <w:szCs w:val="22"/>
        </w:rPr>
        <w:t>한</w:t>
      </w:r>
      <w:r w:rsidR="0040290F" w:rsidRPr="00933D6F">
        <w:rPr>
          <w:rFonts w:cs="Times New Roman" w:hint="eastAsia"/>
          <w:szCs w:val="22"/>
        </w:rPr>
        <w:t xml:space="preserve"> </w:t>
      </w:r>
      <w:r w:rsidR="00C26D72">
        <w:rPr>
          <w:rFonts w:eastAsia="바탕체" w:hint="eastAsia"/>
          <w:szCs w:val="22"/>
        </w:rPr>
        <w:t>그러한</w:t>
      </w:r>
      <w:r w:rsidR="00C26D72" w:rsidRPr="00BB660B">
        <w:rPr>
          <w:rFonts w:eastAsia="바탕체"/>
          <w:szCs w:val="22"/>
        </w:rPr>
        <w:t xml:space="preserve"> </w:t>
      </w:r>
      <w:r w:rsidR="00C26D72" w:rsidRPr="00BB660B">
        <w:rPr>
          <w:rFonts w:eastAsia="바탕체"/>
          <w:szCs w:val="22"/>
        </w:rPr>
        <w:t>우려도</w:t>
      </w:r>
      <w:r w:rsidR="00C26D72" w:rsidRPr="00BB660B">
        <w:rPr>
          <w:rFonts w:eastAsia="바탕체"/>
          <w:szCs w:val="22"/>
        </w:rPr>
        <w:t xml:space="preserve"> </w:t>
      </w:r>
      <w:r w:rsidR="00C26D72" w:rsidRPr="00BB660B">
        <w:rPr>
          <w:rFonts w:eastAsia="바탕체"/>
          <w:szCs w:val="22"/>
        </w:rPr>
        <w:t>없다</w:t>
      </w:r>
      <w:r w:rsidR="0022381D">
        <w:rPr>
          <w:rFonts w:eastAsia="바탕체" w:hint="eastAsia"/>
          <w:szCs w:val="22"/>
        </w:rPr>
        <w:t>.</w:t>
      </w:r>
    </w:p>
    <w:p w14:paraId="3649EC3B" w14:textId="77777777" w:rsidR="006F4ED8" w:rsidRPr="00933D6F" w:rsidRDefault="001B0196" w:rsidP="006F4ED8">
      <w:pPr>
        <w:pStyle w:val="BKL"/>
        <w:ind w:left="854" w:hanging="826"/>
        <w:rPr>
          <w:rFonts w:cs="Times New Roman"/>
          <w:szCs w:val="22"/>
        </w:rPr>
      </w:pPr>
      <w:r w:rsidRPr="00933D6F">
        <w:rPr>
          <w:rFonts w:cs="Times New Roman"/>
          <w:szCs w:val="22"/>
          <w:u w:val="single"/>
        </w:rPr>
        <w:t>계약</w:t>
      </w:r>
      <w:r w:rsidRPr="00933D6F">
        <w:rPr>
          <w:rFonts w:cs="Times New Roman"/>
          <w:szCs w:val="22"/>
        </w:rPr>
        <w:t xml:space="preserve">  </w:t>
      </w:r>
    </w:p>
    <w:p w14:paraId="4CF86C5F" w14:textId="77777777" w:rsidR="001B0196" w:rsidRPr="00933D6F" w:rsidRDefault="001B0196" w:rsidP="006F4ED8">
      <w:pPr>
        <w:pStyle w:val="BKL"/>
        <w:numPr>
          <w:ilvl w:val="0"/>
          <w:numId w:val="0"/>
        </w:numPr>
        <w:ind w:left="854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등이</w:t>
      </w:r>
      <w:r w:rsidR="009165AA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</w:t>
      </w:r>
      <w:r w:rsidRPr="00933D6F">
        <w:rPr>
          <w:rFonts w:cs="Times New Roman"/>
          <w:szCs w:val="22"/>
        </w:rPr>
        <w:t>3</w:t>
      </w:r>
      <w:r w:rsidRPr="00933D6F">
        <w:rPr>
          <w:rFonts w:cs="Times New Roman"/>
          <w:szCs w:val="22"/>
        </w:rPr>
        <w:t>자와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체결한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중요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완전하고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정확한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사본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서면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경우에는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주요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내용</w:t>
      </w:r>
      <w:r w:rsidR="00EE4CD2" w:rsidRPr="00933D6F">
        <w:rPr>
          <w:rFonts w:cs="Times New Roman"/>
          <w:szCs w:val="22"/>
        </w:rPr>
        <w:t>의</w:t>
      </w:r>
      <w:r w:rsidR="00EE4CD2" w:rsidRPr="00933D6F">
        <w:rPr>
          <w:rFonts w:cs="Times New Roman"/>
          <w:szCs w:val="22"/>
        </w:rPr>
        <w:t xml:space="preserve"> </w:t>
      </w:r>
      <w:r w:rsidR="00EE4CD2" w:rsidRPr="00933D6F">
        <w:rPr>
          <w:rFonts w:cs="Times New Roman"/>
          <w:szCs w:val="22"/>
        </w:rPr>
        <w:t>서면</w:t>
      </w:r>
      <w:r w:rsidR="00EE4CD2" w:rsidRPr="00933D6F">
        <w:rPr>
          <w:rFonts w:cs="Times New Roman"/>
          <w:szCs w:val="22"/>
        </w:rPr>
        <w:t xml:space="preserve"> </w:t>
      </w:r>
      <w:r w:rsidR="00EE4CD2" w:rsidRPr="00933D6F">
        <w:rPr>
          <w:rFonts w:cs="Times New Roman"/>
          <w:szCs w:val="22"/>
        </w:rPr>
        <w:t>요약본</w:t>
      </w:r>
      <w:r w:rsidRPr="00933D6F">
        <w:rPr>
          <w:rFonts w:cs="Times New Roman"/>
          <w:szCs w:val="22"/>
        </w:rPr>
        <w:t>)</w:t>
      </w:r>
      <w:r w:rsidRPr="00933D6F">
        <w:rPr>
          <w:rFonts w:cs="Times New Roman"/>
          <w:szCs w:val="22"/>
        </w:rPr>
        <w:t>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매수인에게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모두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제공되었다</w:t>
      </w:r>
      <w:r w:rsidRPr="00933D6F">
        <w:rPr>
          <w:rFonts w:cs="Times New Roman"/>
          <w:szCs w:val="22"/>
        </w:rPr>
        <w:t xml:space="preserve">. </w:t>
      </w:r>
    </w:p>
    <w:p w14:paraId="716269A7" w14:textId="6DE0B09C" w:rsidR="001B0196" w:rsidRPr="00933D6F" w:rsidRDefault="001B0196" w:rsidP="001B0196">
      <w:pPr>
        <w:topLinePunct/>
        <w:spacing w:after="288" w:line="312" w:lineRule="auto"/>
        <w:ind w:left="851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중요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관련하여</w:t>
      </w:r>
      <w:r w:rsidRPr="00933D6F">
        <w:rPr>
          <w:rFonts w:cs="Times New Roman"/>
          <w:szCs w:val="22"/>
        </w:rPr>
        <w:t>,</w:t>
      </w:r>
    </w:p>
    <w:p w14:paraId="677C1025" w14:textId="77777777" w:rsidR="001B0196" w:rsidRPr="00933D6F" w:rsidRDefault="001B0196" w:rsidP="009B0CF5">
      <w:pPr>
        <w:pStyle w:val="a8"/>
        <w:numPr>
          <w:ilvl w:val="2"/>
          <w:numId w:val="10"/>
        </w:numPr>
        <w:topLinePunct/>
        <w:spacing w:after="288" w:line="312" w:lineRule="auto"/>
        <w:ind w:leftChars="388" w:left="1707" w:hanging="853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각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적법하게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체결되어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등과</w:t>
      </w:r>
      <w:r w:rsidR="009165AA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상대방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당사자에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구속력을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가지고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관련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법률에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위반되지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아니하며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이를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무효로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하거나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시정명령이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내려지거나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법률에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계약조건이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향후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수정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변경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취소될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내용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사정은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존재하지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아니한다</w:t>
      </w:r>
      <w:r w:rsidRPr="00933D6F">
        <w:rPr>
          <w:rFonts w:cs="Times New Roman"/>
          <w:szCs w:val="22"/>
        </w:rPr>
        <w:t xml:space="preserve">. </w:t>
      </w:r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등은</w:t>
      </w:r>
      <w:r w:rsidR="009165AA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각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계약상의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권리를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유효하게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행사할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있다</w:t>
      </w:r>
      <w:r w:rsidRPr="00933D6F">
        <w:rPr>
          <w:rFonts w:cs="Times New Roman"/>
          <w:szCs w:val="22"/>
        </w:rPr>
        <w:t xml:space="preserve">. </w:t>
      </w:r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각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중요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위반한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</w:t>
      </w:r>
      <w:r w:rsidR="00C26D72" w:rsidRPr="00933D6F">
        <w:rPr>
          <w:rFonts w:cs="Times New Roman" w:hint="eastAsia"/>
          <w:szCs w:val="22"/>
        </w:rPr>
        <w:t>으며</w:t>
      </w:r>
      <w:r w:rsidR="00C26D72" w:rsidRPr="00933D6F">
        <w:rPr>
          <w:rFonts w:cs="Times New Roman" w:hint="eastAsia"/>
          <w:szCs w:val="22"/>
        </w:rPr>
        <w:t>,</w:t>
      </w:r>
      <w:r w:rsidR="00C26D72" w:rsidRPr="00933D6F">
        <w:rPr>
          <w:rFonts w:cs="Times New Roman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해제</w:t>
      </w:r>
      <w:r w:rsidR="00C26D72" w:rsidRPr="00933D6F">
        <w:rPr>
          <w:rFonts w:eastAsia="바탕체" w:hint="eastAsia"/>
          <w:szCs w:val="22"/>
        </w:rPr>
        <w:t>,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해지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또는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취소를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초래</w:t>
      </w:r>
      <w:r w:rsidR="00C26D72" w:rsidRPr="00933D6F">
        <w:rPr>
          <w:rFonts w:eastAsia="바탕체"/>
          <w:szCs w:val="22"/>
        </w:rPr>
        <w:t>할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수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있는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어떠한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사유도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존재하지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아니한다</w:t>
      </w:r>
      <w:r w:rsidR="00C26D72" w:rsidRPr="00933D6F">
        <w:rPr>
          <w:rFonts w:eastAsia="바탕체"/>
          <w:szCs w:val="22"/>
        </w:rPr>
        <w:t xml:space="preserve">. </w:t>
      </w:r>
      <w:r w:rsidR="00C26D72" w:rsidRPr="00933D6F">
        <w:rPr>
          <w:rFonts w:cs="Times New Roman" w:hint="eastAsia"/>
          <w:szCs w:val="22"/>
        </w:rPr>
        <w:t>중요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계약상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등과</w:t>
      </w:r>
      <w:r w:rsidR="009165AA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상대방의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채무불이행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통지의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발송이나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일정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기간의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경과시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채무불이행을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구성할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사유를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</w:t>
      </w:r>
      <w:r w:rsidRPr="00933D6F">
        <w:rPr>
          <w:rFonts w:cs="Times New Roman"/>
          <w:szCs w:val="22"/>
        </w:rPr>
        <w:t>)</w:t>
      </w:r>
      <w:r w:rsidRPr="00933D6F">
        <w:rPr>
          <w:rFonts w:cs="Times New Roman"/>
          <w:szCs w:val="22"/>
        </w:rPr>
        <w:t>으로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인정될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만한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사건이나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행위는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없으며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계약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상대방으로부터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해제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해지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기간연장의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거부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계약조건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변경의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요구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계약상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의무이행의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거부</w:t>
      </w:r>
      <w:r w:rsidRPr="00933D6F">
        <w:rPr>
          <w:rFonts w:cs="Times New Roman"/>
          <w:szCs w:val="22"/>
        </w:rPr>
        <w:t>/</w:t>
      </w:r>
      <w:r w:rsidRPr="00933D6F">
        <w:rPr>
          <w:rFonts w:cs="Times New Roman"/>
          <w:szCs w:val="22"/>
        </w:rPr>
        <w:t>불가능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의무이행지체의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통지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또는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의사를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전달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받거나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그와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같은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통지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또는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의사를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전달받을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것으로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예상되는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사정도</w:t>
      </w:r>
      <w:r w:rsidR="00E53636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없다</w:t>
      </w:r>
      <w:r w:rsidRPr="00933D6F">
        <w:rPr>
          <w:rFonts w:cs="Times New Roman"/>
          <w:szCs w:val="22"/>
        </w:rPr>
        <w:t xml:space="preserve">. </w:t>
      </w:r>
    </w:p>
    <w:p w14:paraId="1D844B9D" w14:textId="30908A4B" w:rsidR="002F618B" w:rsidRPr="00933D6F" w:rsidRDefault="002F618B" w:rsidP="009B0CF5">
      <w:pPr>
        <w:pStyle w:val="a8"/>
        <w:numPr>
          <w:ilvl w:val="2"/>
          <w:numId w:val="10"/>
        </w:numPr>
        <w:topLinePunct/>
        <w:spacing w:after="288" w:line="312" w:lineRule="auto"/>
        <w:ind w:leftChars="388" w:left="1707" w:hanging="853"/>
        <w:rPr>
          <w:rFonts w:cs="Times New Roman"/>
          <w:bCs/>
          <w:szCs w:val="22"/>
        </w:rPr>
      </w:pPr>
      <w:r w:rsidRPr="00933D6F">
        <w:rPr>
          <w:rFonts w:cs="Times New Roman"/>
          <w:szCs w:val="22"/>
        </w:rPr>
        <w:t>각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상대방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당사자는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계약상의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약정을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준수하고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있으며</w:t>
      </w:r>
      <w:r w:rsidRPr="00933D6F">
        <w:rPr>
          <w:rFonts w:cs="Times New Roman"/>
          <w:szCs w:val="22"/>
        </w:rPr>
        <w:t xml:space="preserve">, </w:t>
      </w:r>
      <w:r w:rsidR="00E63701">
        <w:rPr>
          <w:rFonts w:cs="Times New Roman"/>
          <w:szCs w:val="22"/>
        </w:rPr>
        <w:t>매도인</w:t>
      </w:r>
      <w:r w:rsidRPr="00780255">
        <w:rPr>
          <w:rFonts w:cs="Times New Roman"/>
          <w:szCs w:val="22"/>
        </w:rPr>
        <w:t>이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알고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있는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한</w:t>
      </w:r>
      <w:r w:rsidRPr="00780255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장래에도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위반할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사정은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존재하지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않는다</w:t>
      </w:r>
      <w:r w:rsidRPr="00933D6F">
        <w:rPr>
          <w:rFonts w:cs="Times New Roman"/>
          <w:szCs w:val="22"/>
        </w:rPr>
        <w:t>.</w:t>
      </w:r>
    </w:p>
    <w:p w14:paraId="130E17DA" w14:textId="0FBFA053" w:rsidR="00FC6C3E" w:rsidRPr="00780255" w:rsidRDefault="001B0196" w:rsidP="009B0CF5">
      <w:pPr>
        <w:pStyle w:val="a8"/>
        <w:numPr>
          <w:ilvl w:val="2"/>
          <w:numId w:val="10"/>
        </w:numPr>
        <w:topLinePunct/>
        <w:spacing w:after="288" w:line="312" w:lineRule="auto"/>
        <w:ind w:leftChars="388" w:left="1707" w:hanging="853"/>
        <w:rPr>
          <w:rFonts w:cs="Times New Roman"/>
          <w:bCs/>
          <w:szCs w:val="22"/>
        </w:rPr>
      </w:pPr>
      <w:r w:rsidRPr="00780255">
        <w:rPr>
          <w:rFonts w:cs="Times New Roman"/>
          <w:szCs w:val="22"/>
        </w:rPr>
        <w:t>각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계약은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통상적인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사업과정에서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독립된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제</w:t>
      </w:r>
      <w:r w:rsidRPr="00780255">
        <w:rPr>
          <w:rFonts w:cs="Times New Roman"/>
          <w:szCs w:val="22"/>
        </w:rPr>
        <w:t>3</w:t>
      </w:r>
      <w:r w:rsidRPr="00780255">
        <w:rPr>
          <w:rFonts w:cs="Times New Roman"/>
          <w:szCs w:val="22"/>
        </w:rPr>
        <w:t>자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간의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공정한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거래조건에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기하여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합의</w:t>
      </w:r>
      <w:r w:rsidRPr="00780255">
        <w:rPr>
          <w:rFonts w:cs="Times New Roman"/>
          <w:szCs w:val="22"/>
        </w:rPr>
        <w:t xml:space="preserve">, </w:t>
      </w:r>
      <w:r w:rsidRPr="00780255">
        <w:rPr>
          <w:rFonts w:cs="Times New Roman"/>
          <w:szCs w:val="22"/>
        </w:rPr>
        <w:t>체결</w:t>
      </w:r>
      <w:r w:rsidR="00781725" w:rsidRPr="00780255">
        <w:rPr>
          <w:rFonts w:cs="Times New Roman"/>
          <w:szCs w:val="22"/>
        </w:rPr>
        <w:t>되었으며</w:t>
      </w:r>
      <w:r w:rsidR="00781725" w:rsidRPr="00780255">
        <w:rPr>
          <w:rFonts w:cs="Times New Roman"/>
          <w:szCs w:val="22"/>
        </w:rPr>
        <w:t xml:space="preserve">, </w:t>
      </w:r>
      <w:r w:rsidR="00FC6C3E" w:rsidRPr="00780255">
        <w:rPr>
          <w:rFonts w:cs="Times New Roman"/>
          <w:szCs w:val="22"/>
        </w:rPr>
        <w:t>대상회사</w:t>
      </w:r>
      <w:r w:rsidR="009165AA" w:rsidRPr="00780255">
        <w:rPr>
          <w:rFonts w:cs="Times New Roman"/>
          <w:szCs w:val="22"/>
        </w:rPr>
        <w:t>등은</w:t>
      </w:r>
      <w:r w:rsidR="009165AA" w:rsidRPr="00780255">
        <w:rPr>
          <w:rFonts w:cs="Times New Roman"/>
          <w:szCs w:val="22"/>
        </w:rPr>
        <w:t xml:space="preserve"> </w:t>
      </w:r>
      <w:r w:rsidR="00FC6C3E" w:rsidRPr="00780255">
        <w:rPr>
          <w:rFonts w:cs="Times New Roman"/>
          <w:szCs w:val="22"/>
        </w:rPr>
        <w:t>동</w:t>
      </w:r>
      <w:r w:rsidR="00FC6C3E" w:rsidRPr="00780255">
        <w:rPr>
          <w:rFonts w:cs="Times New Roman"/>
          <w:szCs w:val="22"/>
        </w:rPr>
        <w:t xml:space="preserve"> </w:t>
      </w:r>
      <w:r w:rsidR="00FC6C3E" w:rsidRPr="00780255">
        <w:rPr>
          <w:rFonts w:cs="Times New Roman"/>
          <w:szCs w:val="22"/>
        </w:rPr>
        <w:t>거래상대방에</w:t>
      </w:r>
      <w:r w:rsidR="00FC6C3E" w:rsidRPr="00780255">
        <w:rPr>
          <w:rFonts w:cs="Times New Roman"/>
          <w:szCs w:val="22"/>
        </w:rPr>
        <w:t xml:space="preserve"> </w:t>
      </w:r>
      <w:r w:rsidR="00FC6C3E" w:rsidRPr="00780255">
        <w:rPr>
          <w:rFonts w:cs="Times New Roman"/>
          <w:szCs w:val="22"/>
        </w:rPr>
        <w:t>대하여</w:t>
      </w:r>
      <w:r w:rsidR="00FC6C3E" w:rsidRPr="00780255">
        <w:rPr>
          <w:rFonts w:cs="Times New Roman"/>
          <w:szCs w:val="22"/>
        </w:rPr>
        <w:t xml:space="preserve"> </w:t>
      </w:r>
      <w:r w:rsidR="00FC6C3E" w:rsidRPr="00780255">
        <w:rPr>
          <w:rFonts w:cs="Times New Roman"/>
          <w:szCs w:val="22"/>
        </w:rPr>
        <w:t>비정상적인</w:t>
      </w:r>
      <w:r w:rsidR="00FC6C3E" w:rsidRPr="00780255">
        <w:rPr>
          <w:rFonts w:cs="Times New Roman"/>
          <w:szCs w:val="22"/>
        </w:rPr>
        <w:t xml:space="preserve"> </w:t>
      </w:r>
      <w:r w:rsidR="00FC6C3E" w:rsidRPr="00780255">
        <w:rPr>
          <w:rFonts w:cs="Times New Roman"/>
          <w:szCs w:val="22"/>
        </w:rPr>
        <w:t>이익을</w:t>
      </w:r>
      <w:r w:rsidR="00FC6C3E" w:rsidRPr="00780255">
        <w:rPr>
          <w:rFonts w:cs="Times New Roman"/>
          <w:szCs w:val="22"/>
        </w:rPr>
        <w:t xml:space="preserve"> </w:t>
      </w:r>
      <w:r w:rsidR="00FC6C3E" w:rsidRPr="00780255">
        <w:rPr>
          <w:rFonts w:cs="Times New Roman"/>
          <w:szCs w:val="22"/>
        </w:rPr>
        <w:t>부여하거나</w:t>
      </w:r>
      <w:r w:rsidR="00FC6C3E" w:rsidRPr="00780255">
        <w:rPr>
          <w:rFonts w:cs="Times New Roman"/>
          <w:szCs w:val="22"/>
        </w:rPr>
        <w:t xml:space="preserve"> </w:t>
      </w:r>
      <w:r w:rsidR="00FC6C3E" w:rsidRPr="00780255">
        <w:rPr>
          <w:rFonts w:cs="Times New Roman"/>
          <w:szCs w:val="22"/>
        </w:rPr>
        <w:t>대상회사</w:t>
      </w:r>
      <w:r w:rsidR="00B831D7">
        <w:rPr>
          <w:rFonts w:cs="Times New Roman" w:hint="eastAsia"/>
          <w:szCs w:val="22"/>
        </w:rPr>
        <w:t>등</w:t>
      </w:r>
      <w:r w:rsidR="00FC6C3E" w:rsidRPr="00780255">
        <w:rPr>
          <w:rFonts w:cs="Times New Roman"/>
          <w:szCs w:val="22"/>
        </w:rPr>
        <w:t>에</w:t>
      </w:r>
      <w:r w:rsidR="00FC6C3E" w:rsidRPr="00780255">
        <w:rPr>
          <w:rFonts w:cs="Times New Roman"/>
          <w:szCs w:val="22"/>
        </w:rPr>
        <w:t xml:space="preserve"> </w:t>
      </w:r>
      <w:r w:rsidR="00FC6C3E" w:rsidRPr="00780255">
        <w:rPr>
          <w:rFonts w:cs="Times New Roman"/>
          <w:szCs w:val="22"/>
        </w:rPr>
        <w:t>비정상적인</w:t>
      </w:r>
      <w:r w:rsidR="00FC6C3E" w:rsidRPr="00780255">
        <w:rPr>
          <w:rFonts w:cs="Times New Roman"/>
          <w:szCs w:val="22"/>
        </w:rPr>
        <w:t xml:space="preserve"> </w:t>
      </w:r>
      <w:r w:rsidR="00FC6C3E" w:rsidRPr="00780255">
        <w:rPr>
          <w:rFonts w:cs="Times New Roman"/>
          <w:szCs w:val="22"/>
        </w:rPr>
        <w:t>손해가</w:t>
      </w:r>
      <w:r w:rsidR="00FC6C3E" w:rsidRPr="00780255">
        <w:rPr>
          <w:rFonts w:cs="Times New Roman"/>
          <w:szCs w:val="22"/>
        </w:rPr>
        <w:t xml:space="preserve"> </w:t>
      </w:r>
      <w:r w:rsidR="00FC6C3E" w:rsidRPr="00780255">
        <w:rPr>
          <w:rFonts w:cs="Times New Roman"/>
          <w:szCs w:val="22"/>
        </w:rPr>
        <w:t>발생하도록</w:t>
      </w:r>
      <w:r w:rsidR="00FC6C3E" w:rsidRPr="00780255">
        <w:rPr>
          <w:rFonts w:cs="Times New Roman"/>
          <w:szCs w:val="22"/>
        </w:rPr>
        <w:t xml:space="preserve"> </w:t>
      </w:r>
      <w:r w:rsidR="00FC6C3E" w:rsidRPr="00780255">
        <w:rPr>
          <w:rFonts w:cs="Times New Roman"/>
          <w:szCs w:val="22"/>
        </w:rPr>
        <w:t>약정한</w:t>
      </w:r>
      <w:r w:rsidR="00FC6C3E" w:rsidRPr="00780255">
        <w:rPr>
          <w:rFonts w:cs="Times New Roman"/>
          <w:szCs w:val="22"/>
        </w:rPr>
        <w:t xml:space="preserve"> </w:t>
      </w:r>
      <w:r w:rsidR="00FC6C3E" w:rsidRPr="00780255">
        <w:rPr>
          <w:rFonts w:cs="Times New Roman"/>
          <w:szCs w:val="22"/>
        </w:rPr>
        <w:t>바</w:t>
      </w:r>
      <w:r w:rsidR="00FC6C3E" w:rsidRPr="00780255">
        <w:rPr>
          <w:rFonts w:cs="Times New Roman"/>
          <w:szCs w:val="22"/>
        </w:rPr>
        <w:t xml:space="preserve"> </w:t>
      </w:r>
      <w:r w:rsidR="00FC6C3E" w:rsidRPr="00780255">
        <w:rPr>
          <w:rFonts w:cs="Times New Roman"/>
          <w:szCs w:val="22"/>
        </w:rPr>
        <w:t>없다</w:t>
      </w:r>
      <w:r w:rsidR="00FC6C3E" w:rsidRPr="00780255">
        <w:rPr>
          <w:rFonts w:cs="Times New Roman"/>
          <w:szCs w:val="22"/>
        </w:rPr>
        <w:t>.</w:t>
      </w:r>
    </w:p>
    <w:p w14:paraId="24A7CDD3" w14:textId="77777777" w:rsidR="00CE542A" w:rsidRPr="00933D6F" w:rsidRDefault="001B0196" w:rsidP="009B0CF5">
      <w:pPr>
        <w:pStyle w:val="a8"/>
        <w:numPr>
          <w:ilvl w:val="2"/>
          <w:numId w:val="10"/>
        </w:numPr>
        <w:topLinePunct/>
        <w:spacing w:after="288" w:line="312" w:lineRule="auto"/>
        <w:ind w:leftChars="388" w:left="1707" w:hanging="853"/>
        <w:rPr>
          <w:rFonts w:cs="Times New Roman"/>
          <w:bCs/>
          <w:szCs w:val="22"/>
        </w:rPr>
      </w:pPr>
      <w:r w:rsidRPr="00933D6F">
        <w:rPr>
          <w:rFonts w:cs="Times New Roman"/>
          <w:szCs w:val="22"/>
        </w:rPr>
        <w:lastRenderedPageBreak/>
        <w:t>본건</w:t>
      </w:r>
      <w:r w:rsidRPr="00933D6F">
        <w:rPr>
          <w:rFonts w:cs="Times New Roman"/>
          <w:szCs w:val="22"/>
        </w:rPr>
        <w:t xml:space="preserve"> </w:t>
      </w:r>
      <w:r w:rsidR="006C365F" w:rsidRPr="00933D6F">
        <w:rPr>
          <w:rFonts w:cs="Times New Roman" w:hint="eastAsia"/>
          <w:szCs w:val="22"/>
        </w:rPr>
        <w:t>전체</w:t>
      </w:r>
      <w:r w:rsidR="006C365F"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/>
          <w:szCs w:val="22"/>
        </w:rPr>
        <w:t>거래로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인하여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계약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상대방에게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해지권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손해배상청구권이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발생하거나</w:t>
      </w:r>
      <w:r w:rsidRPr="00933D6F">
        <w:rPr>
          <w:rFonts w:cs="Times New Roman"/>
          <w:szCs w:val="22"/>
        </w:rPr>
        <w:t xml:space="preserve">, </w:t>
      </w:r>
      <w:r w:rsidR="00FC6C3E" w:rsidRPr="00933D6F">
        <w:rPr>
          <w:rFonts w:cs="Times New Roman"/>
          <w:szCs w:val="22"/>
        </w:rPr>
        <w:t>그</w:t>
      </w:r>
      <w:r w:rsidR="00FC6C3E" w:rsidRPr="00933D6F">
        <w:rPr>
          <w:rFonts w:cs="Times New Roman"/>
          <w:szCs w:val="22"/>
        </w:rPr>
        <w:t xml:space="preserve"> </w:t>
      </w:r>
      <w:r w:rsidR="00FC6C3E" w:rsidRPr="00933D6F">
        <w:rPr>
          <w:rFonts w:cs="Times New Roman"/>
          <w:szCs w:val="22"/>
        </w:rPr>
        <w:t>상대방의</w:t>
      </w:r>
      <w:r w:rsidR="00FC6C3E" w:rsidRPr="00933D6F">
        <w:rPr>
          <w:rFonts w:cs="Times New Roman"/>
          <w:szCs w:val="22"/>
        </w:rPr>
        <w:t xml:space="preserve"> </w:t>
      </w:r>
      <w:r w:rsidR="00FC6C3E" w:rsidRPr="00933D6F">
        <w:rPr>
          <w:rFonts w:cs="Times New Roman"/>
          <w:szCs w:val="22"/>
        </w:rPr>
        <w:t>동의가</w:t>
      </w:r>
      <w:r w:rsidR="00FC6C3E" w:rsidRPr="00933D6F">
        <w:rPr>
          <w:rFonts w:cs="Times New Roman"/>
          <w:szCs w:val="22"/>
        </w:rPr>
        <w:t xml:space="preserve"> </w:t>
      </w:r>
      <w:r w:rsidR="00FC6C3E" w:rsidRPr="00933D6F">
        <w:rPr>
          <w:rFonts w:cs="Times New Roman"/>
          <w:szCs w:val="22"/>
        </w:rPr>
        <w:t>필요하거나</w:t>
      </w:r>
      <w:r w:rsidR="00FC6C3E" w:rsidRPr="00933D6F">
        <w:rPr>
          <w:rFonts w:cs="Times New Roman"/>
          <w:szCs w:val="22"/>
        </w:rPr>
        <w:t xml:space="preserve">, </w:t>
      </w:r>
      <w:r w:rsidR="00FC6C3E" w:rsidRPr="00933D6F">
        <w:rPr>
          <w:rFonts w:cs="Times New Roman"/>
          <w:szCs w:val="22"/>
        </w:rPr>
        <w:t>그</w:t>
      </w:r>
      <w:r w:rsidR="00FC6C3E" w:rsidRPr="00933D6F">
        <w:rPr>
          <w:rFonts w:cs="Times New Roman"/>
          <w:szCs w:val="22"/>
        </w:rPr>
        <w:t xml:space="preserve"> </w:t>
      </w:r>
      <w:r w:rsidR="00FC6C3E" w:rsidRPr="00933D6F">
        <w:rPr>
          <w:rFonts w:cs="Times New Roman"/>
          <w:szCs w:val="22"/>
        </w:rPr>
        <w:t>상대방이</w:t>
      </w:r>
      <w:r w:rsidR="00FC6C3E" w:rsidRPr="00933D6F">
        <w:rPr>
          <w:rFonts w:cs="Times New Roman"/>
          <w:szCs w:val="22"/>
        </w:rPr>
        <w:t xml:space="preserve"> </w:t>
      </w:r>
      <w:r w:rsidR="00FC6C3E" w:rsidRPr="00933D6F">
        <w:rPr>
          <w:rFonts w:cs="Times New Roman"/>
          <w:szCs w:val="22"/>
        </w:rPr>
        <w:t>거래를</w:t>
      </w:r>
      <w:r w:rsidR="00FC6C3E" w:rsidRPr="00933D6F">
        <w:rPr>
          <w:rFonts w:cs="Times New Roman"/>
          <w:szCs w:val="22"/>
        </w:rPr>
        <w:t xml:space="preserve"> </w:t>
      </w:r>
      <w:r w:rsidR="00FC6C3E" w:rsidRPr="00933D6F">
        <w:rPr>
          <w:rFonts w:cs="Times New Roman"/>
          <w:szCs w:val="22"/>
        </w:rPr>
        <w:t>중단하거나</w:t>
      </w:r>
      <w:r w:rsidR="00FC6C3E"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계약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조건이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대상회사</w:t>
      </w:r>
      <w:r w:rsidR="006C365F" w:rsidRPr="00933D6F">
        <w:rPr>
          <w:rFonts w:cs="Times New Roman" w:hint="eastAsia"/>
          <w:szCs w:val="22"/>
        </w:rPr>
        <w:t>등</w:t>
      </w:r>
      <w:r w:rsidRPr="00933D6F">
        <w:rPr>
          <w:rFonts w:cs="Times New Roman"/>
          <w:szCs w:val="22"/>
        </w:rPr>
        <w:t>에게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불리하게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변경되는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없다</w:t>
      </w:r>
      <w:r w:rsidRPr="00933D6F">
        <w:rPr>
          <w:rFonts w:cs="Times New Roman"/>
          <w:szCs w:val="22"/>
        </w:rPr>
        <w:t>.</w:t>
      </w:r>
    </w:p>
    <w:p w14:paraId="548FE281" w14:textId="77777777" w:rsidR="009B0CF5" w:rsidRPr="00933D6F" w:rsidRDefault="001B0196" w:rsidP="009B0CF5">
      <w:pPr>
        <w:pStyle w:val="BKL"/>
        <w:ind w:left="854" w:hanging="826"/>
        <w:rPr>
          <w:rFonts w:cs="Times New Roman"/>
          <w:szCs w:val="22"/>
        </w:rPr>
      </w:pPr>
      <w:r w:rsidRPr="00933D6F">
        <w:rPr>
          <w:rFonts w:cs="Times New Roman"/>
          <w:szCs w:val="22"/>
          <w:u w:val="single"/>
        </w:rPr>
        <w:t>자산</w:t>
      </w:r>
      <w:r w:rsidRPr="00933D6F">
        <w:rPr>
          <w:rFonts w:cs="Times New Roman"/>
          <w:szCs w:val="22"/>
        </w:rPr>
        <w:t xml:space="preserve"> </w:t>
      </w:r>
    </w:p>
    <w:p w14:paraId="2EF15A50" w14:textId="77777777" w:rsidR="001B0196" w:rsidRPr="00933D6F" w:rsidRDefault="001B0196" w:rsidP="009B0CF5">
      <w:pPr>
        <w:pStyle w:val="BKL"/>
        <w:numPr>
          <w:ilvl w:val="0"/>
          <w:numId w:val="0"/>
        </w:numPr>
        <w:ind w:left="854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등이</w:t>
      </w:r>
      <w:r w:rsidR="009165AA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소유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보유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사용하고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모든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부동산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동산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재고자산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</w:t>
      </w:r>
      <w:r w:rsidRPr="00933D6F">
        <w:rPr>
          <w:rFonts w:cs="Times New Roman"/>
          <w:szCs w:val="22"/>
        </w:rPr>
        <w:t xml:space="preserve">), </w:t>
      </w:r>
      <w:r w:rsidRPr="00933D6F">
        <w:rPr>
          <w:rFonts w:cs="Times New Roman"/>
          <w:szCs w:val="22"/>
        </w:rPr>
        <w:t>기계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장비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시설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차량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사무실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일체의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자산</w:t>
      </w:r>
      <w:r w:rsidRPr="00933D6F">
        <w:rPr>
          <w:rFonts w:cs="Times New Roman"/>
          <w:szCs w:val="22"/>
        </w:rPr>
        <w:t>(“</w:t>
      </w:r>
      <w:r w:rsidRPr="00933D6F">
        <w:rPr>
          <w:rFonts w:cs="Times New Roman"/>
          <w:szCs w:val="22"/>
          <w:u w:val="single"/>
        </w:rPr>
        <w:t>회사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등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보유자산</w:t>
      </w:r>
      <w:r w:rsidRPr="00933D6F">
        <w:rPr>
          <w:rFonts w:cs="Times New Roman"/>
          <w:szCs w:val="22"/>
        </w:rPr>
        <w:t>”)</w:t>
      </w:r>
      <w:r w:rsidRPr="00933D6F">
        <w:rPr>
          <w:rFonts w:cs="Times New Roman"/>
          <w:szCs w:val="22"/>
        </w:rPr>
        <w:t>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적법하게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소유로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되어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있거나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임차권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대상회사</w:t>
      </w:r>
      <w:r w:rsidR="009165AA" w:rsidRPr="00933D6F">
        <w:rPr>
          <w:rFonts w:cs="Times New Roman"/>
          <w:szCs w:val="22"/>
        </w:rPr>
        <w:t>등이</w:t>
      </w:r>
      <w:r w:rsidR="009165AA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자산을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사용할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적법한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권한을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보유하고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</w:t>
      </w:r>
      <w:r w:rsidR="009551CE" w:rsidRPr="00933D6F">
        <w:rPr>
          <w:rFonts w:cs="Times New Roman"/>
          <w:szCs w:val="22"/>
        </w:rPr>
        <w:t>으며</w:t>
      </w:r>
      <w:r w:rsidR="009551CE" w:rsidRPr="00933D6F">
        <w:rPr>
          <w:rFonts w:cs="Times New Roman"/>
          <w:szCs w:val="22"/>
        </w:rPr>
        <w:t xml:space="preserve">, </w:t>
      </w:r>
      <w:r w:rsidR="009551CE" w:rsidRPr="00933D6F">
        <w:rPr>
          <w:rFonts w:cs="Times New Roman"/>
          <w:szCs w:val="22"/>
        </w:rPr>
        <w:t>당해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자산을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현재와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같은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방식으로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사용</w:t>
      </w:r>
      <w:r w:rsidR="009551CE" w:rsidRPr="00933D6F">
        <w:rPr>
          <w:rFonts w:cs="Times New Roman"/>
          <w:szCs w:val="22"/>
        </w:rPr>
        <w:t xml:space="preserve">, </w:t>
      </w:r>
      <w:r w:rsidR="009551CE" w:rsidRPr="00933D6F">
        <w:rPr>
          <w:rFonts w:cs="Times New Roman"/>
          <w:szCs w:val="22"/>
        </w:rPr>
        <w:t>점유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또는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운영하는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것에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부정적인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영향을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미치는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어떠한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사실이나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상태도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존재하지</w:t>
      </w:r>
      <w:r w:rsidR="009551CE" w:rsidRPr="00933D6F">
        <w:rPr>
          <w:rFonts w:cs="Times New Roman"/>
          <w:szCs w:val="22"/>
        </w:rPr>
        <w:t xml:space="preserve"> </w:t>
      </w:r>
      <w:r w:rsidR="009551CE" w:rsidRPr="00933D6F">
        <w:rPr>
          <w:rFonts w:cs="Times New Roman"/>
          <w:szCs w:val="22"/>
        </w:rPr>
        <w:t>아니한다</w:t>
      </w:r>
      <w:r w:rsidR="009551CE" w:rsidRPr="00933D6F">
        <w:rPr>
          <w:rFonts w:cs="Times New Roman"/>
          <w:szCs w:val="22"/>
        </w:rPr>
        <w:t xml:space="preserve">. </w:t>
      </w:r>
      <w:r w:rsidRPr="00933D6F">
        <w:rPr>
          <w:rFonts w:cs="Times New Roman"/>
          <w:szCs w:val="22"/>
        </w:rPr>
        <w:t>회사</w:t>
      </w:r>
      <w:r w:rsidR="00826617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보유자산에는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</w:t>
      </w:r>
      <w:r w:rsidRPr="00933D6F">
        <w:rPr>
          <w:rFonts w:cs="Times New Roman"/>
          <w:szCs w:val="22"/>
        </w:rPr>
        <w:t>3</w:t>
      </w:r>
      <w:r w:rsidRPr="00933D6F">
        <w:rPr>
          <w:rFonts w:cs="Times New Roman"/>
          <w:szCs w:val="22"/>
        </w:rPr>
        <w:t>자의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채무를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담보하기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위한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제한부담이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설정되어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않</w:t>
      </w:r>
      <w:r w:rsidR="00D343A5" w:rsidRPr="00933D6F">
        <w:rPr>
          <w:rFonts w:cs="Times New Roman"/>
          <w:szCs w:val="22"/>
        </w:rPr>
        <w:t>으며</w:t>
      </w:r>
      <w:r w:rsidR="00D343A5" w:rsidRPr="00933D6F">
        <w:rPr>
          <w:rFonts w:cs="Times New Roman"/>
          <w:szCs w:val="22"/>
        </w:rPr>
        <w:t xml:space="preserve">, </w:t>
      </w:r>
      <w:r w:rsidR="00826617" w:rsidRPr="00933D6F">
        <w:rPr>
          <w:rFonts w:cs="Times New Roman"/>
          <w:szCs w:val="22"/>
        </w:rPr>
        <w:t>대상회사등은</w:t>
      </w:r>
      <w:r w:rsidR="00826617" w:rsidRPr="00933D6F">
        <w:rPr>
          <w:rFonts w:cs="Times New Roman"/>
          <w:szCs w:val="22"/>
        </w:rPr>
        <w:t xml:space="preserve"> </w:t>
      </w:r>
      <w:r w:rsidR="00D343A5" w:rsidRPr="00933D6F">
        <w:rPr>
          <w:rFonts w:cs="Times New Roman"/>
          <w:szCs w:val="22"/>
        </w:rPr>
        <w:t>회사</w:t>
      </w:r>
      <w:r w:rsidR="00826617" w:rsidRPr="00933D6F">
        <w:rPr>
          <w:rFonts w:cs="Times New Roman"/>
          <w:szCs w:val="22"/>
        </w:rPr>
        <w:t xml:space="preserve"> </w:t>
      </w:r>
      <w:r w:rsidR="00826617" w:rsidRPr="00933D6F">
        <w:rPr>
          <w:rFonts w:cs="Times New Roman"/>
          <w:szCs w:val="22"/>
        </w:rPr>
        <w:t>등</w:t>
      </w:r>
      <w:r w:rsidR="00826617" w:rsidRPr="00933D6F">
        <w:rPr>
          <w:rFonts w:cs="Times New Roman"/>
          <w:szCs w:val="22"/>
        </w:rPr>
        <w:t xml:space="preserve"> </w:t>
      </w:r>
      <w:r w:rsidR="00D343A5" w:rsidRPr="00933D6F">
        <w:rPr>
          <w:rFonts w:cs="Times New Roman"/>
          <w:szCs w:val="22"/>
        </w:rPr>
        <w:t>보유자산</w:t>
      </w:r>
      <w:r w:rsidR="00D343A5" w:rsidRPr="00933D6F">
        <w:rPr>
          <w:rFonts w:cs="Times New Roman"/>
          <w:szCs w:val="22"/>
        </w:rPr>
        <w:t xml:space="preserve"> </w:t>
      </w:r>
      <w:r w:rsidR="00D343A5" w:rsidRPr="00933D6F">
        <w:rPr>
          <w:rFonts w:cs="Times New Roman"/>
          <w:szCs w:val="22"/>
        </w:rPr>
        <w:t>관련</w:t>
      </w:r>
      <w:r w:rsidR="00D343A5" w:rsidRPr="00933D6F">
        <w:rPr>
          <w:rFonts w:cs="Times New Roman"/>
          <w:szCs w:val="22"/>
        </w:rPr>
        <w:t xml:space="preserve"> </w:t>
      </w:r>
      <w:r w:rsidR="00D343A5" w:rsidRPr="00933D6F">
        <w:rPr>
          <w:rFonts w:cs="Times New Roman"/>
          <w:szCs w:val="22"/>
        </w:rPr>
        <w:t>법률</w:t>
      </w:r>
      <w:r w:rsidR="00D343A5" w:rsidRPr="00933D6F">
        <w:rPr>
          <w:rFonts w:cs="Times New Roman"/>
          <w:szCs w:val="22"/>
        </w:rPr>
        <w:t xml:space="preserve"> </w:t>
      </w:r>
      <w:r w:rsidR="00D343A5" w:rsidRPr="00933D6F">
        <w:rPr>
          <w:rFonts w:cs="Times New Roman"/>
          <w:szCs w:val="22"/>
        </w:rPr>
        <w:t>및</w:t>
      </w:r>
      <w:r w:rsidR="00D343A5" w:rsidRPr="00933D6F">
        <w:rPr>
          <w:rFonts w:cs="Times New Roman"/>
          <w:szCs w:val="22"/>
        </w:rPr>
        <w:t xml:space="preserve"> </w:t>
      </w:r>
      <w:r w:rsidR="00D343A5" w:rsidRPr="00933D6F">
        <w:rPr>
          <w:rFonts w:cs="Times New Roman"/>
          <w:szCs w:val="22"/>
        </w:rPr>
        <w:t>정부기관의</w:t>
      </w:r>
      <w:r w:rsidR="00D343A5" w:rsidRPr="00933D6F">
        <w:rPr>
          <w:rFonts w:cs="Times New Roman"/>
          <w:szCs w:val="22"/>
        </w:rPr>
        <w:t xml:space="preserve"> </w:t>
      </w:r>
      <w:r w:rsidR="00D343A5" w:rsidRPr="00933D6F">
        <w:rPr>
          <w:rFonts w:cs="Times New Roman"/>
          <w:szCs w:val="22"/>
        </w:rPr>
        <w:t>명령</w:t>
      </w:r>
      <w:r w:rsidR="00D343A5" w:rsidRPr="00933D6F">
        <w:rPr>
          <w:rFonts w:cs="Times New Roman"/>
          <w:szCs w:val="22"/>
        </w:rPr>
        <w:t xml:space="preserve">, </w:t>
      </w:r>
      <w:r w:rsidR="00D343A5" w:rsidRPr="00933D6F">
        <w:rPr>
          <w:rFonts w:cs="Times New Roman"/>
          <w:szCs w:val="22"/>
        </w:rPr>
        <w:t>처분</w:t>
      </w:r>
      <w:r w:rsidR="00D343A5" w:rsidRPr="00933D6F">
        <w:rPr>
          <w:rFonts w:cs="Times New Roman"/>
          <w:szCs w:val="22"/>
        </w:rPr>
        <w:t xml:space="preserve"> </w:t>
      </w:r>
      <w:r w:rsidR="00D343A5" w:rsidRPr="00933D6F">
        <w:rPr>
          <w:rFonts w:cs="Times New Roman"/>
          <w:szCs w:val="22"/>
        </w:rPr>
        <w:t>등을</w:t>
      </w:r>
      <w:r w:rsidR="00D343A5" w:rsidRPr="00933D6F">
        <w:rPr>
          <w:rFonts w:cs="Times New Roman"/>
          <w:szCs w:val="22"/>
        </w:rPr>
        <w:t xml:space="preserve"> </w:t>
      </w:r>
      <w:r w:rsidR="00D343A5" w:rsidRPr="00933D6F">
        <w:rPr>
          <w:rFonts w:cs="Times New Roman"/>
          <w:szCs w:val="22"/>
        </w:rPr>
        <w:t>준수하고</w:t>
      </w:r>
      <w:r w:rsidR="00D343A5" w:rsidRPr="00933D6F">
        <w:rPr>
          <w:rFonts w:cs="Times New Roman"/>
          <w:szCs w:val="22"/>
        </w:rPr>
        <w:t xml:space="preserve"> </w:t>
      </w:r>
      <w:r w:rsidR="00D343A5" w:rsidRPr="00933D6F">
        <w:rPr>
          <w:rFonts w:cs="Times New Roman"/>
          <w:szCs w:val="22"/>
        </w:rPr>
        <w:t>있다</w:t>
      </w:r>
      <w:r w:rsidRPr="00933D6F">
        <w:rPr>
          <w:rFonts w:cs="Times New Roman"/>
          <w:szCs w:val="22"/>
        </w:rPr>
        <w:t xml:space="preserve">. </w:t>
      </w:r>
    </w:p>
    <w:p w14:paraId="7C2274AB" w14:textId="77777777" w:rsidR="001B0196" w:rsidRPr="00933D6F" w:rsidRDefault="001B0196" w:rsidP="00912C1B">
      <w:pPr>
        <w:topLinePunct/>
        <w:spacing w:after="288" w:line="312" w:lineRule="auto"/>
        <w:ind w:left="851"/>
        <w:rPr>
          <w:rFonts w:cs="Times New Roman"/>
          <w:bCs/>
          <w:szCs w:val="22"/>
        </w:rPr>
      </w:pPr>
      <w:r w:rsidRPr="00933D6F">
        <w:rPr>
          <w:rFonts w:cs="Times New Roman"/>
          <w:szCs w:val="22"/>
        </w:rPr>
        <w:t>회사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보유자산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중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임차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전차</w:t>
      </w:r>
      <w:r w:rsidRPr="00933D6F">
        <w:rPr>
          <w:rFonts w:cs="Times New Roman"/>
          <w:szCs w:val="22"/>
        </w:rPr>
        <w:t xml:space="preserve">)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사용권을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보유하고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자산과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관련하여</w:t>
      </w:r>
      <w:r w:rsidRPr="00933D6F">
        <w:rPr>
          <w:rFonts w:cs="Times New Roman"/>
          <w:szCs w:val="22"/>
        </w:rPr>
        <w:t xml:space="preserve">, (i) </w:t>
      </w:r>
      <w:r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등은</w:t>
      </w:r>
      <w:r w:rsidR="00826617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모든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임대차계약</w:t>
      </w:r>
      <w:r w:rsidR="00826617" w:rsidRPr="00933D6F">
        <w:rPr>
          <w:rFonts w:cs="Times New Roman"/>
          <w:szCs w:val="22"/>
        </w:rPr>
        <w:t>(</w:t>
      </w:r>
      <w:r w:rsidR="00826617" w:rsidRPr="00933D6F">
        <w:rPr>
          <w:rFonts w:cs="Times New Roman"/>
          <w:szCs w:val="22"/>
        </w:rPr>
        <w:t>명칭</w:t>
      </w:r>
      <w:r w:rsidR="00C26D72" w:rsidRPr="00933D6F">
        <w:rPr>
          <w:rFonts w:cs="Times New Roman" w:hint="eastAsia"/>
          <w:szCs w:val="22"/>
        </w:rPr>
        <w:t>을</w:t>
      </w:r>
      <w:r w:rsidR="00826617" w:rsidRPr="00933D6F">
        <w:rPr>
          <w:rFonts w:cs="Times New Roman"/>
          <w:szCs w:val="22"/>
        </w:rPr>
        <w:t xml:space="preserve"> </w:t>
      </w:r>
      <w:r w:rsidR="00826617" w:rsidRPr="00933D6F">
        <w:rPr>
          <w:rFonts w:cs="Times New Roman"/>
          <w:szCs w:val="22"/>
        </w:rPr>
        <w:t>불문하고</w:t>
      </w:r>
      <w:r w:rsidR="00826617" w:rsidRPr="00933D6F">
        <w:rPr>
          <w:rFonts w:cs="Times New Roman"/>
          <w:szCs w:val="22"/>
        </w:rPr>
        <w:t xml:space="preserve"> </w:t>
      </w:r>
      <w:r w:rsidR="00826617" w:rsidRPr="00933D6F">
        <w:rPr>
          <w:rFonts w:cs="Times New Roman"/>
          <w:szCs w:val="22"/>
        </w:rPr>
        <w:t>자산사용에</w:t>
      </w:r>
      <w:r w:rsidR="00826617" w:rsidRPr="00933D6F">
        <w:rPr>
          <w:rFonts w:cs="Times New Roman"/>
          <w:szCs w:val="22"/>
        </w:rPr>
        <w:t xml:space="preserve"> </w:t>
      </w:r>
      <w:r w:rsidR="00826617" w:rsidRPr="00933D6F">
        <w:rPr>
          <w:rFonts w:cs="Times New Roman"/>
          <w:szCs w:val="22"/>
        </w:rPr>
        <w:t>관한</w:t>
      </w:r>
      <w:r w:rsidR="00826617" w:rsidRPr="00933D6F">
        <w:rPr>
          <w:rFonts w:cs="Times New Roman"/>
          <w:szCs w:val="22"/>
        </w:rPr>
        <w:t xml:space="preserve"> </w:t>
      </w:r>
      <w:r w:rsidR="00826617" w:rsidRPr="00933D6F">
        <w:rPr>
          <w:rFonts w:cs="Times New Roman"/>
          <w:szCs w:val="22"/>
        </w:rPr>
        <w:t>계약</w:t>
      </w:r>
      <w:r w:rsidR="00826617" w:rsidRPr="00933D6F">
        <w:rPr>
          <w:rFonts w:cs="Times New Roman"/>
          <w:szCs w:val="22"/>
        </w:rPr>
        <w:t xml:space="preserve"> </w:t>
      </w:r>
      <w:r w:rsidR="00826617" w:rsidRPr="00933D6F">
        <w:rPr>
          <w:rFonts w:cs="Times New Roman"/>
          <w:szCs w:val="22"/>
        </w:rPr>
        <w:t>전체를</w:t>
      </w:r>
      <w:r w:rsidR="00826617" w:rsidRPr="00933D6F">
        <w:rPr>
          <w:rFonts w:cs="Times New Roman"/>
          <w:szCs w:val="22"/>
        </w:rPr>
        <w:t xml:space="preserve"> </w:t>
      </w:r>
      <w:r w:rsidR="00826617" w:rsidRPr="00933D6F">
        <w:rPr>
          <w:rFonts w:cs="Times New Roman"/>
          <w:szCs w:val="22"/>
        </w:rPr>
        <w:t>총칭함</w:t>
      </w:r>
      <w:r w:rsidR="00826617" w:rsidRPr="00933D6F">
        <w:rPr>
          <w:rFonts w:cs="Times New Roman"/>
          <w:szCs w:val="22"/>
        </w:rPr>
        <w:t xml:space="preserve">, </w:t>
      </w:r>
      <w:r w:rsidR="00826617" w:rsidRPr="00933D6F">
        <w:rPr>
          <w:rFonts w:cs="Times New Roman"/>
          <w:szCs w:val="22"/>
        </w:rPr>
        <w:t>이하</w:t>
      </w:r>
      <w:r w:rsidR="00826617" w:rsidRPr="00933D6F">
        <w:rPr>
          <w:rFonts w:cs="Times New Roman"/>
          <w:szCs w:val="22"/>
        </w:rPr>
        <w:t xml:space="preserve"> </w:t>
      </w:r>
      <w:r w:rsidR="00826617" w:rsidRPr="00933D6F">
        <w:rPr>
          <w:rFonts w:cs="Times New Roman"/>
          <w:szCs w:val="22"/>
        </w:rPr>
        <w:t>본</w:t>
      </w:r>
      <w:r w:rsidR="00826617" w:rsidRPr="00933D6F">
        <w:rPr>
          <w:rFonts w:cs="Times New Roman"/>
          <w:szCs w:val="22"/>
        </w:rPr>
        <w:t xml:space="preserve"> </w:t>
      </w:r>
      <w:r w:rsidR="00826617" w:rsidRPr="00933D6F">
        <w:rPr>
          <w:rFonts w:cs="Times New Roman"/>
          <w:szCs w:val="22"/>
        </w:rPr>
        <w:t>항에서</w:t>
      </w:r>
      <w:r w:rsidR="00826617" w:rsidRPr="00933D6F">
        <w:rPr>
          <w:rFonts w:cs="Times New Roman"/>
          <w:szCs w:val="22"/>
        </w:rPr>
        <w:t xml:space="preserve"> </w:t>
      </w:r>
      <w:r w:rsidR="00826617" w:rsidRPr="00933D6F">
        <w:rPr>
          <w:rFonts w:cs="Times New Roman"/>
          <w:szCs w:val="22"/>
        </w:rPr>
        <w:t>동일</w:t>
      </w:r>
      <w:r w:rsidR="00826617" w:rsidRPr="00933D6F">
        <w:rPr>
          <w:rFonts w:cs="Times New Roman"/>
          <w:szCs w:val="22"/>
        </w:rPr>
        <w:t>)</w:t>
      </w:r>
      <w:r w:rsidRPr="00933D6F">
        <w:rPr>
          <w:rFonts w:cs="Times New Roman"/>
          <w:szCs w:val="22"/>
        </w:rPr>
        <w:t>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준수하고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전대차의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경우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임대인의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동의를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득하였으며</w:t>
      </w:r>
      <w:r w:rsidRPr="00933D6F">
        <w:rPr>
          <w:rFonts w:cs="Times New Roman"/>
          <w:szCs w:val="22"/>
        </w:rPr>
        <w:t xml:space="preserve">, (ii) </w:t>
      </w:r>
      <w:r w:rsidRPr="00933D6F">
        <w:rPr>
          <w:rFonts w:cs="Times New Roman"/>
          <w:szCs w:val="22"/>
        </w:rPr>
        <w:t>동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임대차계약에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지불하여야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모든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임차료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지급액은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각각의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지급기일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이전에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지불하였고</w:t>
      </w:r>
      <w:r w:rsidRPr="00933D6F">
        <w:rPr>
          <w:rFonts w:cs="Times New Roman"/>
          <w:szCs w:val="22"/>
        </w:rPr>
        <w:t xml:space="preserve">, (iii) </w:t>
      </w:r>
      <w:r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등은</w:t>
      </w:r>
      <w:r w:rsidR="00826617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임대차계약의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위반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불이행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상태에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아니하며</w:t>
      </w:r>
      <w:r w:rsidRPr="00933D6F">
        <w:rPr>
          <w:rFonts w:cs="Times New Roman"/>
          <w:szCs w:val="22"/>
        </w:rPr>
        <w:t xml:space="preserve">, (iv) </w:t>
      </w:r>
      <w:r w:rsidRPr="00933D6F">
        <w:rPr>
          <w:rFonts w:cs="Times New Roman"/>
          <w:szCs w:val="22"/>
        </w:rPr>
        <w:t>임대차계약과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보증금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일부가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동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임대차계약의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위반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불이행과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사용된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없고</w:t>
      </w:r>
      <w:r w:rsidRPr="00933D6F">
        <w:rPr>
          <w:rFonts w:cs="Times New Roman"/>
          <w:szCs w:val="22"/>
        </w:rPr>
        <w:t xml:space="preserve">, (v) </w:t>
      </w:r>
      <w:r w:rsidRPr="00933D6F">
        <w:rPr>
          <w:rFonts w:cs="Times New Roman"/>
          <w:szCs w:val="22"/>
        </w:rPr>
        <w:t>임대인이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임대차계약에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따른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보증금을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반환하지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못할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사유는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존재하지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아니한다</w:t>
      </w:r>
      <w:r w:rsidRPr="00933D6F">
        <w:rPr>
          <w:rFonts w:cs="Times New Roman"/>
          <w:szCs w:val="22"/>
        </w:rPr>
        <w:t>.</w:t>
      </w:r>
    </w:p>
    <w:p w14:paraId="50E2BA82" w14:textId="77777777" w:rsidR="009B0CF5" w:rsidRPr="00933D6F" w:rsidRDefault="00912C1B" w:rsidP="009B0CF5">
      <w:pPr>
        <w:pStyle w:val="BKL"/>
        <w:ind w:left="854" w:hanging="826"/>
        <w:rPr>
          <w:rFonts w:cs="Times New Roman"/>
          <w:szCs w:val="22"/>
        </w:rPr>
      </w:pPr>
      <w:r w:rsidRPr="00933D6F">
        <w:rPr>
          <w:rFonts w:cs="Times New Roman"/>
          <w:szCs w:val="22"/>
          <w:u w:val="single"/>
        </w:rPr>
        <w:t>지적재산권</w:t>
      </w:r>
    </w:p>
    <w:p w14:paraId="2519E6C5" w14:textId="4576413B" w:rsidR="00912C1B" w:rsidRPr="00933D6F" w:rsidRDefault="00912C1B" w:rsidP="009B0CF5">
      <w:pPr>
        <w:pStyle w:val="BKL"/>
        <w:numPr>
          <w:ilvl w:val="0"/>
          <w:numId w:val="0"/>
        </w:numPr>
        <w:ind w:left="854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등은</w:t>
      </w:r>
      <w:r w:rsidR="00826617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영위하고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사업에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필요한</w:t>
      </w:r>
      <w:r w:rsidR="00C26D72" w:rsidRPr="00933D6F">
        <w:rPr>
          <w:rFonts w:cs="Times New Roman" w:hint="eastAsia"/>
          <w:szCs w:val="22"/>
        </w:rPr>
        <w:t xml:space="preserve"> </w:t>
      </w:r>
      <w:r w:rsidR="00C26D72" w:rsidRPr="00933D6F">
        <w:rPr>
          <w:rFonts w:cs="Times New Roman" w:hint="eastAsia"/>
          <w:szCs w:val="22"/>
        </w:rPr>
        <w:t>모든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지적재산권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영업비밀에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적법하고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제한부담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소유권</w:t>
      </w:r>
      <w:r w:rsidR="00C26D72" w:rsidRPr="00933D6F">
        <w:rPr>
          <w:rFonts w:cs="Times New Roman" w:hint="eastAsia"/>
          <w:szCs w:val="22"/>
        </w:rPr>
        <w:t xml:space="preserve"> </w:t>
      </w:r>
      <w:r w:rsidR="00C26D72" w:rsidRPr="00933D6F">
        <w:rPr>
          <w:rFonts w:cs="Times New Roman" w:hint="eastAsia"/>
          <w:szCs w:val="22"/>
        </w:rPr>
        <w:t>또는</w:t>
      </w:r>
      <w:r w:rsidR="00C26D72" w:rsidRPr="00933D6F">
        <w:rPr>
          <w:rFonts w:cs="Times New Roman" w:hint="eastAsia"/>
          <w:szCs w:val="22"/>
        </w:rPr>
        <w:t xml:space="preserve"> </w:t>
      </w:r>
      <w:r w:rsidR="00C26D72" w:rsidRPr="00933D6F">
        <w:rPr>
          <w:rFonts w:cs="Times New Roman" w:hint="eastAsia"/>
          <w:szCs w:val="22"/>
        </w:rPr>
        <w:t>사용권</w:t>
      </w:r>
      <w:r w:rsidRPr="00933D6F">
        <w:rPr>
          <w:rFonts w:cs="Times New Roman"/>
          <w:szCs w:val="22"/>
        </w:rPr>
        <w:t>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가지고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있으며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그와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같이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필요한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지적재산권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영업비밀과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관련하여</w:t>
      </w:r>
      <w:r w:rsidRPr="00933D6F">
        <w:rPr>
          <w:rFonts w:cs="Times New Roman"/>
          <w:szCs w:val="22"/>
        </w:rPr>
        <w:t xml:space="preserve"> (i) </w:t>
      </w:r>
      <w:r w:rsidRPr="00933D6F">
        <w:rPr>
          <w:rFonts w:cs="Times New Roman"/>
          <w:szCs w:val="22"/>
        </w:rPr>
        <w:t>제</w:t>
      </w:r>
      <w:r w:rsidRPr="00933D6F">
        <w:rPr>
          <w:rFonts w:cs="Times New Roman"/>
          <w:szCs w:val="22"/>
        </w:rPr>
        <w:t>3</w:t>
      </w:r>
      <w:r w:rsidRPr="00933D6F">
        <w:rPr>
          <w:rFonts w:cs="Times New Roman"/>
          <w:szCs w:val="22"/>
        </w:rPr>
        <w:t>자로부터</w:t>
      </w:r>
      <w:r w:rsidRPr="00933D6F">
        <w:rPr>
          <w:rFonts w:cs="Times New Roman"/>
          <w:szCs w:val="22"/>
        </w:rPr>
        <w:t xml:space="preserve"> </w:t>
      </w:r>
      <w:r w:rsidR="00C26D72" w:rsidRPr="00933D6F">
        <w:rPr>
          <w:rFonts w:cs="Times New Roman" w:hint="eastAsia"/>
          <w:szCs w:val="22"/>
        </w:rPr>
        <w:t>적법한</w:t>
      </w:r>
      <w:r w:rsidR="00C26D72"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/>
          <w:szCs w:val="22"/>
        </w:rPr>
        <w:t>사용권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이용권을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부여받은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것이고</w:t>
      </w:r>
      <w:r w:rsidRPr="00933D6F">
        <w:rPr>
          <w:rFonts w:cs="Times New Roman"/>
          <w:szCs w:val="22"/>
        </w:rPr>
        <w:t xml:space="preserve">, (ii) </w:t>
      </w:r>
      <w:r w:rsidRPr="00933D6F">
        <w:rPr>
          <w:rFonts w:cs="Times New Roman"/>
          <w:szCs w:val="22"/>
        </w:rPr>
        <w:t>소유하고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사용권을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받은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지적재산권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영업비밀에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제한부담은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존재하지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아니한다</w:t>
      </w:r>
      <w:r w:rsidRPr="00933D6F">
        <w:rPr>
          <w:rFonts w:cs="Times New Roman"/>
          <w:szCs w:val="22"/>
        </w:rPr>
        <w:t xml:space="preserve">. </w:t>
      </w:r>
      <w:r w:rsidR="00C26D72" w:rsidRPr="00933D6F">
        <w:rPr>
          <w:rFonts w:cs="Times New Roman" w:hint="eastAsia"/>
          <w:szCs w:val="22"/>
        </w:rPr>
        <w:t>이러한</w:t>
      </w:r>
      <w:r w:rsidR="00C26D72" w:rsidRPr="00933D6F">
        <w:rPr>
          <w:rFonts w:cs="Times New Roman" w:hint="eastAsia"/>
          <w:szCs w:val="22"/>
        </w:rPr>
        <w:t xml:space="preserve"> </w:t>
      </w:r>
      <w:r w:rsidR="00C26D72" w:rsidRPr="00933D6F">
        <w:rPr>
          <w:rFonts w:cs="Times New Roman" w:hint="eastAsia"/>
          <w:szCs w:val="22"/>
        </w:rPr>
        <w:t>지적재산권</w:t>
      </w:r>
      <w:r w:rsidR="00C26D72" w:rsidRPr="00933D6F">
        <w:rPr>
          <w:rFonts w:eastAsia="바탕체" w:hint="eastAsia"/>
          <w:szCs w:val="22"/>
        </w:rPr>
        <w:t>과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관련한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등록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및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출원은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모두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유효한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상태이고</w:t>
      </w:r>
      <w:r w:rsidR="00C26D72" w:rsidRPr="00933D6F">
        <w:rPr>
          <w:rFonts w:eastAsia="바탕체" w:hint="eastAsia"/>
          <w:szCs w:val="22"/>
        </w:rPr>
        <w:t>,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그러한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지적재산권이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무효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또는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취소가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될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사유는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존재하지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아니한다</w:t>
      </w:r>
      <w:r w:rsidR="00C26D72" w:rsidRPr="00933D6F">
        <w:rPr>
          <w:rFonts w:eastAsia="바탕체" w:hint="eastAsia"/>
          <w:szCs w:val="22"/>
        </w:rPr>
        <w:t>.</w:t>
      </w:r>
      <w:r w:rsidR="00C26D72" w:rsidRPr="00933D6F">
        <w:rPr>
          <w:rFonts w:eastAsia="바탕체"/>
          <w:szCs w:val="22"/>
        </w:rPr>
        <w:t xml:space="preserve"> </w:t>
      </w:r>
      <w:r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등은</w:t>
      </w:r>
      <w:r w:rsidR="00826617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</w:t>
      </w:r>
      <w:r w:rsidRPr="00933D6F">
        <w:rPr>
          <w:rFonts w:cs="Times New Roman"/>
          <w:szCs w:val="22"/>
        </w:rPr>
        <w:t>3</w:t>
      </w:r>
      <w:r w:rsidRPr="00933D6F">
        <w:rPr>
          <w:rFonts w:cs="Times New Roman"/>
          <w:szCs w:val="22"/>
        </w:rPr>
        <w:t>자의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지적재산권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영업비밀을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침해하고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않으며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제</w:t>
      </w:r>
      <w:r w:rsidRPr="00933D6F">
        <w:rPr>
          <w:rFonts w:cs="Times New Roman"/>
          <w:szCs w:val="22"/>
        </w:rPr>
        <w:t>3</w:t>
      </w:r>
      <w:r w:rsidRPr="00933D6F">
        <w:rPr>
          <w:rFonts w:cs="Times New Roman"/>
          <w:szCs w:val="22"/>
        </w:rPr>
        <w:t>자로부터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지적재산권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영업비밀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침해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주장이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제기된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없다</w:t>
      </w:r>
      <w:r w:rsidRPr="00933D6F">
        <w:rPr>
          <w:rFonts w:cs="Times New Roman"/>
          <w:szCs w:val="22"/>
        </w:rPr>
        <w:t xml:space="preserve">. </w:t>
      </w:r>
      <w:r w:rsidRPr="00780255">
        <w:rPr>
          <w:rFonts w:cs="Times New Roman"/>
          <w:szCs w:val="22"/>
        </w:rPr>
        <w:t>대상회사</w:t>
      </w:r>
      <w:r w:rsidR="00826617" w:rsidRPr="00780255">
        <w:rPr>
          <w:rFonts w:cs="Times New Roman"/>
          <w:szCs w:val="22"/>
        </w:rPr>
        <w:t>등이</w:t>
      </w:r>
      <w:r w:rsidR="00826617"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소유권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또는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사용권을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가지고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있는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지적재산권과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관련하여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국내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및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해외에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진행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중인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소송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기타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분쟁은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존재하지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않으며</w:t>
      </w:r>
      <w:r w:rsidRPr="00780255">
        <w:rPr>
          <w:rFonts w:cs="Times New Roman"/>
          <w:szCs w:val="22"/>
        </w:rPr>
        <w:t xml:space="preserve">, </w:t>
      </w:r>
      <w:r w:rsidR="0040290F" w:rsidRPr="00933D6F">
        <w:rPr>
          <w:rFonts w:cs="Times New Roman" w:hint="eastAsia"/>
          <w:szCs w:val="22"/>
        </w:rPr>
        <w:t>매도인이</w:t>
      </w:r>
      <w:r w:rsidR="0040290F" w:rsidRPr="00933D6F">
        <w:rPr>
          <w:rFonts w:cs="Times New Roman" w:hint="eastAsia"/>
          <w:szCs w:val="22"/>
        </w:rPr>
        <w:t xml:space="preserve"> </w:t>
      </w:r>
      <w:r w:rsidR="0040290F" w:rsidRPr="00933D6F">
        <w:rPr>
          <w:rFonts w:cs="Times New Roman" w:hint="eastAsia"/>
          <w:szCs w:val="22"/>
        </w:rPr>
        <w:t>알고</w:t>
      </w:r>
      <w:r w:rsidR="0040290F" w:rsidRPr="00933D6F">
        <w:rPr>
          <w:rFonts w:cs="Times New Roman" w:hint="eastAsia"/>
          <w:szCs w:val="22"/>
        </w:rPr>
        <w:t xml:space="preserve"> </w:t>
      </w:r>
      <w:r w:rsidR="0040290F" w:rsidRPr="00933D6F">
        <w:rPr>
          <w:rFonts w:cs="Times New Roman" w:hint="eastAsia"/>
          <w:szCs w:val="22"/>
        </w:rPr>
        <w:t>있는</w:t>
      </w:r>
      <w:r w:rsidR="0040290F" w:rsidRPr="00933D6F">
        <w:rPr>
          <w:rFonts w:cs="Times New Roman" w:hint="eastAsia"/>
          <w:szCs w:val="22"/>
        </w:rPr>
        <w:t xml:space="preserve"> </w:t>
      </w:r>
      <w:r w:rsidR="0040290F" w:rsidRPr="00933D6F">
        <w:rPr>
          <w:rFonts w:cs="Times New Roman" w:hint="eastAsia"/>
          <w:szCs w:val="22"/>
        </w:rPr>
        <w:t>한</w:t>
      </w:r>
      <w:r w:rsidR="0040290F" w:rsidRPr="00933D6F">
        <w:rPr>
          <w:rFonts w:cs="Times New Roman" w:hint="eastAsia"/>
          <w:szCs w:val="22"/>
        </w:rPr>
        <w:t xml:space="preserve"> </w:t>
      </w:r>
      <w:r w:rsidRPr="00780255">
        <w:rPr>
          <w:rFonts w:cs="Times New Roman"/>
          <w:szCs w:val="22"/>
        </w:rPr>
        <w:t>지적재산권과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관련하여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국내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및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해외에서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소송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기타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분쟁이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제기될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우려는</w:t>
      </w:r>
      <w:r w:rsidRPr="00780255">
        <w:rPr>
          <w:rFonts w:cs="Times New Roman"/>
          <w:szCs w:val="22"/>
        </w:rPr>
        <w:t xml:space="preserve"> </w:t>
      </w:r>
      <w:r w:rsidRPr="00780255">
        <w:rPr>
          <w:rFonts w:cs="Times New Roman"/>
          <w:szCs w:val="22"/>
        </w:rPr>
        <w:t>없다</w:t>
      </w:r>
      <w:r w:rsidRPr="00780255">
        <w:rPr>
          <w:rFonts w:cs="Times New Roman"/>
          <w:szCs w:val="22"/>
        </w:rPr>
        <w:t xml:space="preserve">. </w:t>
      </w:r>
      <w:r w:rsidR="00C26D72" w:rsidRPr="00933D6F">
        <w:rPr>
          <w:rFonts w:eastAsia="바탕체" w:hint="eastAsia"/>
          <w:szCs w:val="22"/>
        </w:rPr>
        <w:t>대상회사등은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임직원의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모든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직무발명을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적법하게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승계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받았고</w:t>
      </w:r>
      <w:r w:rsidR="00C26D72" w:rsidRPr="00933D6F">
        <w:rPr>
          <w:rFonts w:eastAsia="바탕체" w:hint="eastAsia"/>
          <w:szCs w:val="22"/>
        </w:rPr>
        <w:t>,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이러한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직무발명에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대하여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관련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법률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및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직무발명규칙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등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내부규정에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따른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적</w:t>
      </w:r>
      <w:r w:rsidR="00C26D72" w:rsidRPr="00933D6F">
        <w:rPr>
          <w:rFonts w:eastAsia="바탕체" w:hint="eastAsia"/>
          <w:szCs w:val="22"/>
        </w:rPr>
        <w:lastRenderedPageBreak/>
        <w:t>정한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보상금을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지급하였으며</w:t>
      </w:r>
      <w:r w:rsidR="00C26D72" w:rsidRPr="00933D6F">
        <w:rPr>
          <w:rFonts w:eastAsia="바탕체" w:hint="eastAsia"/>
          <w:szCs w:val="22"/>
        </w:rPr>
        <w:t>,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기타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제</w:t>
      </w:r>
      <w:r w:rsidR="00C26D72" w:rsidRPr="00933D6F">
        <w:rPr>
          <w:rFonts w:eastAsia="바탕체" w:hint="eastAsia"/>
          <w:szCs w:val="22"/>
        </w:rPr>
        <w:t>3</w:t>
      </w:r>
      <w:r w:rsidR="00C26D72" w:rsidRPr="00933D6F">
        <w:rPr>
          <w:rFonts w:eastAsia="바탕체" w:hint="eastAsia"/>
          <w:szCs w:val="22"/>
        </w:rPr>
        <w:t>자가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대상회사</w:t>
      </w:r>
      <w:r w:rsidR="00B831D7">
        <w:rPr>
          <w:rFonts w:eastAsia="바탕체" w:hint="eastAsia"/>
          <w:szCs w:val="22"/>
        </w:rPr>
        <w:t>등</w:t>
      </w:r>
      <w:r w:rsidR="00C26D72" w:rsidRPr="00933D6F">
        <w:rPr>
          <w:rFonts w:eastAsia="바탕체" w:hint="eastAsia"/>
          <w:szCs w:val="22"/>
        </w:rPr>
        <w:t>에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대하여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지식재산권과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관련하여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보상을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요구할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수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있는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권리는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존재하지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아니한다</w:t>
      </w:r>
      <w:r w:rsidR="00C26D72" w:rsidRPr="00933D6F">
        <w:rPr>
          <w:rFonts w:eastAsia="바탕체" w:hint="eastAsia"/>
          <w:szCs w:val="22"/>
        </w:rPr>
        <w:t>.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대상회사등은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영업비밀을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보호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및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유지하기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위하여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적절하고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필요한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 w:hint="eastAsia"/>
          <w:szCs w:val="22"/>
        </w:rPr>
        <w:t>조치를</w:t>
      </w:r>
      <w:r w:rsidR="00C26D72" w:rsidRPr="00933D6F">
        <w:rPr>
          <w:rFonts w:eastAsia="바탕체" w:hint="eastAsia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취하였고</w:t>
      </w:r>
      <w:r w:rsidR="00C26D72" w:rsidRPr="00933D6F">
        <w:rPr>
          <w:rFonts w:eastAsia="바탕체"/>
          <w:szCs w:val="22"/>
        </w:rPr>
        <w:t xml:space="preserve">, </w:t>
      </w:r>
      <w:r w:rsidR="00C26D72" w:rsidRPr="00933D6F">
        <w:rPr>
          <w:rFonts w:eastAsia="바탕체"/>
          <w:szCs w:val="22"/>
        </w:rPr>
        <w:t>대상회사</w:t>
      </w:r>
      <w:r w:rsidR="00C26D72" w:rsidRPr="00933D6F">
        <w:rPr>
          <w:rFonts w:eastAsia="바탕체" w:hint="eastAsia"/>
          <w:szCs w:val="22"/>
        </w:rPr>
        <w:t>등</w:t>
      </w:r>
      <w:r w:rsidR="00C26D72" w:rsidRPr="00933D6F">
        <w:rPr>
          <w:rFonts w:eastAsia="바탕체"/>
          <w:szCs w:val="22"/>
        </w:rPr>
        <w:t>의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영업비밀은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서면으로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체결된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비밀유지계약이나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라이선스계약에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따라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공개된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경우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이외에는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누구에게도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공개되지</w:t>
      </w:r>
      <w:r w:rsidR="00C26D72" w:rsidRPr="00933D6F">
        <w:rPr>
          <w:rFonts w:eastAsia="바탕체"/>
          <w:szCs w:val="22"/>
        </w:rPr>
        <w:t xml:space="preserve"> </w:t>
      </w:r>
      <w:r w:rsidR="00C26D72" w:rsidRPr="00933D6F">
        <w:rPr>
          <w:rFonts w:eastAsia="바탕체"/>
          <w:szCs w:val="22"/>
        </w:rPr>
        <w:t>않았다</w:t>
      </w:r>
      <w:r w:rsidR="00C26D72" w:rsidRPr="00933D6F">
        <w:rPr>
          <w:rFonts w:eastAsia="바탕체"/>
          <w:szCs w:val="22"/>
        </w:rPr>
        <w:t xml:space="preserve">. </w:t>
      </w:r>
    </w:p>
    <w:p w14:paraId="6DB6C95D" w14:textId="77777777" w:rsidR="009B0CF5" w:rsidRPr="00933D6F" w:rsidRDefault="00615386" w:rsidP="009B0CF5">
      <w:pPr>
        <w:pStyle w:val="BKL"/>
        <w:ind w:left="854" w:hanging="826"/>
        <w:rPr>
          <w:rFonts w:cs="Times New Roman"/>
          <w:szCs w:val="22"/>
          <w:u w:val="single"/>
        </w:rPr>
      </w:pPr>
      <w:r w:rsidRPr="00933D6F">
        <w:rPr>
          <w:rFonts w:cs="Times New Roman"/>
          <w:szCs w:val="22"/>
          <w:u w:val="single"/>
        </w:rPr>
        <w:t>조세</w:t>
      </w:r>
    </w:p>
    <w:p w14:paraId="1857DEA9" w14:textId="500F5B67" w:rsidR="007454BE" w:rsidRPr="00933D6F" w:rsidRDefault="00912C1B" w:rsidP="009B0CF5">
      <w:pPr>
        <w:pStyle w:val="BKL"/>
        <w:numPr>
          <w:ilvl w:val="0"/>
          <w:numId w:val="0"/>
        </w:numPr>
        <w:ind w:left="854"/>
        <w:rPr>
          <w:rFonts w:cs="Times New Roman"/>
          <w:szCs w:val="22"/>
          <w:u w:val="single"/>
        </w:rPr>
      </w:pPr>
      <w:r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등은</w:t>
      </w:r>
      <w:r w:rsidR="00826617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체결일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거래종결일까지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부과되고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납기가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도래한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조세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관세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부담금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가산세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가산금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조세의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미납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지연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납부로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인해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부과된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과태료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벌금을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포함하나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한정되지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않음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이하</w:t>
      </w:r>
      <w:r w:rsidRPr="00933D6F">
        <w:rPr>
          <w:rFonts w:cs="Times New Roman"/>
          <w:szCs w:val="22"/>
        </w:rPr>
        <w:t xml:space="preserve"> </w:t>
      </w:r>
      <w:r w:rsidR="00826617" w:rsidRPr="00933D6F">
        <w:rPr>
          <w:rFonts w:cs="Times New Roman"/>
          <w:szCs w:val="22"/>
        </w:rPr>
        <w:t>본</w:t>
      </w:r>
      <w:r w:rsidR="00826617" w:rsidRPr="00933D6F">
        <w:rPr>
          <w:rFonts w:cs="Times New Roman"/>
          <w:szCs w:val="22"/>
        </w:rPr>
        <w:t xml:space="preserve"> </w:t>
      </w:r>
      <w:r w:rsidR="00DE0BD4" w:rsidRPr="00933D6F">
        <w:rPr>
          <w:rFonts w:cs="Times New Roman"/>
          <w:szCs w:val="22"/>
        </w:rPr>
        <w:t>항</w:t>
      </w:r>
      <w:r w:rsidRPr="00933D6F">
        <w:rPr>
          <w:rFonts w:cs="Times New Roman"/>
          <w:szCs w:val="22"/>
        </w:rPr>
        <w:t>에서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동일</w:t>
      </w:r>
      <w:r w:rsidRPr="00933D6F">
        <w:rPr>
          <w:rFonts w:cs="Times New Roman"/>
          <w:szCs w:val="22"/>
        </w:rPr>
        <w:t>)</w:t>
      </w:r>
      <w:r w:rsidRPr="00933D6F">
        <w:rPr>
          <w:rFonts w:cs="Times New Roman"/>
          <w:szCs w:val="22"/>
        </w:rPr>
        <w:t>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법률에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따라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적법하게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정부기관에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모두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납부하였고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등이</w:t>
      </w:r>
      <w:r w:rsidR="00826617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법률에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따라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원천징수의무를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부담하는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조세는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모두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적법하게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원천징수하여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정부기관에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납부하였다</w:t>
      </w:r>
      <w:r w:rsidRPr="00933D6F">
        <w:rPr>
          <w:rFonts w:cs="Times New Roman"/>
          <w:szCs w:val="22"/>
        </w:rPr>
        <w:t xml:space="preserve">. </w:t>
      </w:r>
      <w:r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등은</w:t>
      </w:r>
      <w:r w:rsidR="00826617" w:rsidRPr="00933D6F">
        <w:rPr>
          <w:rFonts w:cs="Times New Roman"/>
          <w:szCs w:val="22"/>
        </w:rPr>
        <w:t xml:space="preserve"> </w:t>
      </w:r>
      <w:r w:rsidR="00DE0BD4" w:rsidRPr="00933D6F">
        <w:rPr>
          <w:rFonts w:cs="Times New Roman"/>
          <w:szCs w:val="22"/>
        </w:rPr>
        <w:t>법인세법</w:t>
      </w:r>
      <w:r w:rsidR="00DE0BD4" w:rsidRPr="00933D6F">
        <w:rPr>
          <w:rFonts w:cs="Times New Roman"/>
          <w:szCs w:val="22"/>
        </w:rPr>
        <w:t xml:space="preserve">, </w:t>
      </w:r>
      <w:r w:rsidR="00DE0BD4" w:rsidRPr="00933D6F">
        <w:rPr>
          <w:rFonts w:cs="Times New Roman"/>
          <w:szCs w:val="22"/>
        </w:rPr>
        <w:t>부가가치세법</w:t>
      </w:r>
      <w:r w:rsidR="00DE0BD4" w:rsidRPr="00933D6F">
        <w:rPr>
          <w:rFonts w:cs="Times New Roman"/>
          <w:szCs w:val="22"/>
        </w:rPr>
        <w:t xml:space="preserve"> </w:t>
      </w:r>
      <w:r w:rsidR="00DE0BD4" w:rsidRPr="00933D6F">
        <w:rPr>
          <w:rFonts w:cs="Times New Roman"/>
          <w:szCs w:val="22"/>
        </w:rPr>
        <w:t>등</w:t>
      </w:r>
      <w:r w:rsidR="00DE0BD4" w:rsidRPr="00933D6F">
        <w:rPr>
          <w:rFonts w:cs="Times New Roman"/>
          <w:szCs w:val="22"/>
        </w:rPr>
        <w:t xml:space="preserve"> </w:t>
      </w:r>
      <w:r w:rsidR="00083A96"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</w:t>
      </w:r>
      <w:r w:rsidR="00DE0BD4" w:rsidRPr="00933D6F">
        <w:rPr>
          <w:rFonts w:cs="Times New Roman"/>
          <w:szCs w:val="22"/>
        </w:rPr>
        <w:t>에게</w:t>
      </w:r>
      <w:r w:rsidR="00DE0BD4" w:rsidRPr="00933D6F">
        <w:rPr>
          <w:rFonts w:cs="Times New Roman"/>
          <w:szCs w:val="22"/>
        </w:rPr>
        <w:t xml:space="preserve"> </w:t>
      </w:r>
      <w:r w:rsidR="00DE0BD4" w:rsidRPr="00933D6F">
        <w:rPr>
          <w:rFonts w:cs="Times New Roman"/>
          <w:szCs w:val="22"/>
        </w:rPr>
        <w:t>적용되는</w:t>
      </w:r>
      <w:r w:rsidR="00DE0BD4" w:rsidRPr="00933D6F">
        <w:rPr>
          <w:rFonts w:cs="Times New Roman"/>
          <w:szCs w:val="22"/>
        </w:rPr>
        <w:t xml:space="preserve"> </w:t>
      </w:r>
      <w:r w:rsidR="00CE6238" w:rsidRPr="00933D6F">
        <w:rPr>
          <w:rFonts w:cs="Times New Roman"/>
          <w:szCs w:val="22"/>
        </w:rPr>
        <w:t>모든</w:t>
      </w:r>
      <w:r w:rsidR="00CE6238" w:rsidRPr="00933D6F">
        <w:rPr>
          <w:rFonts w:cs="Times New Roman"/>
          <w:szCs w:val="22"/>
        </w:rPr>
        <w:t xml:space="preserve"> </w:t>
      </w:r>
      <w:r w:rsidR="00DE0BD4" w:rsidRPr="00933D6F">
        <w:rPr>
          <w:rFonts w:cs="Times New Roman"/>
          <w:szCs w:val="22"/>
        </w:rPr>
        <w:t>조세</w:t>
      </w:r>
      <w:r w:rsidR="00DE0BD4" w:rsidRPr="00933D6F">
        <w:rPr>
          <w:rFonts w:cs="Times New Roman"/>
          <w:szCs w:val="22"/>
        </w:rPr>
        <w:t xml:space="preserve"> </w:t>
      </w:r>
      <w:r w:rsidR="00DE0BD4" w:rsidRPr="00933D6F">
        <w:rPr>
          <w:rFonts w:cs="Times New Roman"/>
          <w:szCs w:val="22"/>
        </w:rPr>
        <w:t>관련</w:t>
      </w:r>
      <w:r w:rsidR="00CE6238" w:rsidRPr="00933D6F">
        <w:rPr>
          <w:rFonts w:cs="Times New Roman"/>
          <w:szCs w:val="22"/>
        </w:rPr>
        <w:t xml:space="preserve"> </w:t>
      </w:r>
      <w:r w:rsidR="00CE6238" w:rsidRPr="00933D6F">
        <w:rPr>
          <w:rFonts w:cs="Times New Roman"/>
          <w:szCs w:val="22"/>
        </w:rPr>
        <w:t>법률을</w:t>
      </w:r>
      <w:r w:rsidR="00CE6238" w:rsidRPr="00933D6F">
        <w:rPr>
          <w:rFonts w:cs="Times New Roman"/>
          <w:szCs w:val="22"/>
        </w:rPr>
        <w:t xml:space="preserve"> </w:t>
      </w:r>
      <w:r w:rsidR="0090317A">
        <w:rPr>
          <w:rFonts w:cs="Times New Roman" w:hint="eastAsia"/>
          <w:szCs w:val="22"/>
        </w:rPr>
        <w:t>중요한</w:t>
      </w:r>
      <w:r w:rsidR="0090317A">
        <w:rPr>
          <w:rFonts w:cs="Times New Roman" w:hint="eastAsia"/>
          <w:szCs w:val="22"/>
        </w:rPr>
        <w:t xml:space="preserve"> </w:t>
      </w:r>
      <w:r w:rsidR="0090317A">
        <w:rPr>
          <w:rFonts w:cs="Times New Roman" w:hint="eastAsia"/>
          <w:szCs w:val="22"/>
        </w:rPr>
        <w:t>면에서</w:t>
      </w:r>
      <w:r w:rsidR="0090317A">
        <w:rPr>
          <w:rFonts w:cs="Times New Roman" w:hint="eastAsia"/>
          <w:szCs w:val="22"/>
        </w:rPr>
        <w:t xml:space="preserve"> </w:t>
      </w:r>
      <w:r w:rsidR="00CE6238" w:rsidRPr="00933D6F">
        <w:rPr>
          <w:rFonts w:cs="Times New Roman"/>
          <w:szCs w:val="22"/>
        </w:rPr>
        <w:t>준수하고</w:t>
      </w:r>
      <w:r w:rsidR="00CE6238" w:rsidRPr="00933D6F">
        <w:rPr>
          <w:rFonts w:cs="Times New Roman"/>
          <w:szCs w:val="22"/>
        </w:rPr>
        <w:t xml:space="preserve"> </w:t>
      </w:r>
      <w:r w:rsidR="00CE6238" w:rsidRPr="00933D6F">
        <w:rPr>
          <w:rFonts w:cs="Times New Roman"/>
          <w:szCs w:val="22"/>
        </w:rPr>
        <w:t>있고</w:t>
      </w:r>
      <w:r w:rsidR="00CE6238" w:rsidRPr="00933D6F">
        <w:rPr>
          <w:rFonts w:cs="Times New Roman"/>
          <w:szCs w:val="22"/>
        </w:rPr>
        <w:t>,</w:t>
      </w:r>
      <w:r w:rsidR="00DE0BD4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조세와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정부기관에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제출하여야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신고의무를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법률에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따라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모두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이행하였으며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그러한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신고내용은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중요한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면에서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정확하고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완전하다</w:t>
      </w:r>
      <w:r w:rsidRPr="00933D6F">
        <w:rPr>
          <w:rFonts w:cs="Times New Roman"/>
          <w:szCs w:val="22"/>
        </w:rPr>
        <w:t xml:space="preserve">. </w:t>
      </w:r>
      <w:r w:rsidR="00030E0D"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등이</w:t>
      </w:r>
      <w:r w:rsidR="00826617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지급한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임직원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인건비</w:t>
      </w:r>
      <w:r w:rsidR="00030E0D" w:rsidRPr="00933D6F">
        <w:rPr>
          <w:rFonts w:cs="Times New Roman"/>
          <w:szCs w:val="22"/>
        </w:rPr>
        <w:t>(</w:t>
      </w:r>
      <w:r w:rsidR="00030E0D" w:rsidRPr="00933D6F">
        <w:rPr>
          <w:rFonts w:cs="Times New Roman"/>
          <w:szCs w:val="22"/>
        </w:rPr>
        <w:t>임원성과급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포함</w:t>
      </w:r>
      <w:r w:rsidR="00030E0D" w:rsidRPr="00933D6F">
        <w:rPr>
          <w:rFonts w:cs="Times New Roman"/>
          <w:szCs w:val="22"/>
        </w:rPr>
        <w:t xml:space="preserve">) </w:t>
      </w:r>
      <w:r w:rsidR="00030E0D" w:rsidRPr="00933D6F">
        <w:rPr>
          <w:rFonts w:cs="Times New Roman"/>
          <w:szCs w:val="22"/>
        </w:rPr>
        <w:t>및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거래처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관련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지급수수료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등은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모두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법인세법에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따라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전액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대상회사</w:t>
      </w:r>
      <w:r w:rsidR="00E63AE9" w:rsidRPr="00933D6F">
        <w:rPr>
          <w:rFonts w:cs="Times New Roman" w:hint="eastAsia"/>
          <w:szCs w:val="22"/>
        </w:rPr>
        <w:t>등</w:t>
      </w:r>
      <w:r w:rsidR="00030E0D" w:rsidRPr="00933D6F">
        <w:rPr>
          <w:rFonts w:cs="Times New Roman"/>
          <w:szCs w:val="22"/>
        </w:rPr>
        <w:t>의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손비로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인정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가능하고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그와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관련하여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어떠한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손금불산입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사유도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존재하지</w:t>
      </w:r>
      <w:r w:rsidR="00030E0D" w:rsidRPr="00933D6F">
        <w:rPr>
          <w:rFonts w:cs="Times New Roman"/>
          <w:szCs w:val="22"/>
        </w:rPr>
        <w:t xml:space="preserve"> </w:t>
      </w:r>
      <w:r w:rsidR="00030E0D" w:rsidRPr="00933D6F">
        <w:rPr>
          <w:rFonts w:cs="Times New Roman"/>
          <w:szCs w:val="22"/>
        </w:rPr>
        <w:t>아니한다</w:t>
      </w:r>
      <w:r w:rsidR="00030E0D" w:rsidRPr="00933D6F">
        <w:rPr>
          <w:rFonts w:cs="Times New Roman"/>
          <w:szCs w:val="22"/>
        </w:rPr>
        <w:t xml:space="preserve">. </w:t>
      </w:r>
      <w:r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납세의무가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성립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확정되었으나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납기가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미도래한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조세는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재무제표에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모두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부채로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적절히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계상되어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있다</w:t>
      </w:r>
      <w:r w:rsidRPr="00933D6F">
        <w:rPr>
          <w:rFonts w:cs="Times New Roman"/>
          <w:szCs w:val="22"/>
        </w:rPr>
        <w:t xml:space="preserve">. </w:t>
      </w:r>
      <w:r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등이</w:t>
      </w:r>
      <w:r w:rsidR="00826617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부담하는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세금과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중인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소송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세무조사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</w:t>
      </w:r>
      <w:r w:rsidRPr="00933D6F">
        <w:rPr>
          <w:rFonts w:cs="Times New Roman"/>
          <w:szCs w:val="22"/>
        </w:rPr>
        <w:t xml:space="preserve">)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정부기관에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미납된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것으로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주장되고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조세는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없으며</w:t>
      </w:r>
      <w:r w:rsidRPr="00933D6F">
        <w:rPr>
          <w:rFonts w:cs="Times New Roman"/>
          <w:szCs w:val="22"/>
        </w:rPr>
        <w:t xml:space="preserve">, </w:t>
      </w:r>
      <w:r w:rsidR="00E63701">
        <w:rPr>
          <w:rFonts w:cs="Times New Roman" w:hint="eastAsia"/>
          <w:szCs w:val="22"/>
        </w:rPr>
        <w:t>매도인</w:t>
      </w:r>
      <w:r w:rsidR="00A121D4">
        <w:rPr>
          <w:rFonts w:cs="Times New Roman" w:hint="eastAsia"/>
          <w:szCs w:val="22"/>
        </w:rPr>
        <w:t>이</w:t>
      </w:r>
      <w:r w:rsidR="00A121D4">
        <w:rPr>
          <w:rFonts w:cs="Times New Roman" w:hint="eastAsia"/>
          <w:szCs w:val="22"/>
        </w:rPr>
        <w:t xml:space="preserve"> </w:t>
      </w:r>
      <w:r w:rsidR="00A121D4">
        <w:rPr>
          <w:rFonts w:cs="Times New Roman" w:hint="eastAsia"/>
          <w:szCs w:val="22"/>
        </w:rPr>
        <w:t>알고</w:t>
      </w:r>
      <w:r w:rsidR="00A121D4">
        <w:rPr>
          <w:rFonts w:cs="Times New Roman" w:hint="eastAsia"/>
          <w:szCs w:val="22"/>
        </w:rPr>
        <w:t xml:space="preserve"> </w:t>
      </w:r>
      <w:r w:rsidR="00A121D4">
        <w:rPr>
          <w:rFonts w:cs="Times New Roman" w:hint="eastAsia"/>
          <w:szCs w:val="22"/>
        </w:rPr>
        <w:t>있는</w:t>
      </w:r>
      <w:r w:rsidR="00A121D4">
        <w:rPr>
          <w:rFonts w:cs="Times New Roman" w:hint="eastAsia"/>
          <w:szCs w:val="22"/>
        </w:rPr>
        <w:t xml:space="preserve"> </w:t>
      </w:r>
      <w:r w:rsidR="00A121D4">
        <w:rPr>
          <w:rFonts w:cs="Times New Roman" w:hint="eastAsia"/>
          <w:szCs w:val="22"/>
        </w:rPr>
        <w:t>한</w:t>
      </w:r>
      <w:r w:rsidR="00A121D4">
        <w:rPr>
          <w:rFonts w:cs="Times New Roman" w:hint="eastAsia"/>
          <w:szCs w:val="22"/>
        </w:rPr>
        <w:t xml:space="preserve"> </w:t>
      </w:r>
      <w:r w:rsidRPr="00933D6F">
        <w:rPr>
          <w:rFonts w:cs="Times New Roman"/>
          <w:szCs w:val="22"/>
        </w:rPr>
        <w:t>그러한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우려도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없다</w:t>
      </w:r>
      <w:r w:rsidRPr="00933D6F">
        <w:rPr>
          <w:rFonts w:cs="Times New Roman"/>
          <w:szCs w:val="22"/>
        </w:rPr>
        <w:t>.</w:t>
      </w:r>
      <w:r w:rsidR="007175D5" w:rsidRPr="00933D6F">
        <w:rPr>
          <w:rFonts w:cs="Times New Roman"/>
          <w:szCs w:val="22"/>
        </w:rPr>
        <w:t xml:space="preserve"> </w:t>
      </w:r>
    </w:p>
    <w:p w14:paraId="7E05C631" w14:textId="77777777" w:rsidR="009B0CF5" w:rsidRPr="00933D6F" w:rsidRDefault="00E53636" w:rsidP="009B0CF5">
      <w:pPr>
        <w:pStyle w:val="BKL"/>
        <w:ind w:left="854" w:hanging="826"/>
        <w:rPr>
          <w:rFonts w:cs="Times New Roman"/>
          <w:szCs w:val="22"/>
          <w:u w:val="single"/>
        </w:rPr>
      </w:pPr>
      <w:r w:rsidRPr="00933D6F">
        <w:rPr>
          <w:rFonts w:cs="Times New Roman"/>
          <w:szCs w:val="22"/>
          <w:u w:val="single"/>
        </w:rPr>
        <w:t>환경</w:t>
      </w:r>
    </w:p>
    <w:p w14:paraId="3E914CF9" w14:textId="3D70D929" w:rsidR="00E53636" w:rsidRPr="00933D6F" w:rsidRDefault="00E53636" w:rsidP="009B0CF5">
      <w:pPr>
        <w:pStyle w:val="BKL"/>
        <w:numPr>
          <w:ilvl w:val="0"/>
          <w:numId w:val="0"/>
        </w:numPr>
        <w:ind w:left="854"/>
        <w:rPr>
          <w:rFonts w:cs="Times New Roman"/>
          <w:szCs w:val="22"/>
          <w:u w:val="single"/>
        </w:rPr>
      </w:pPr>
      <w:r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등은</w:t>
      </w:r>
      <w:r w:rsidR="00826617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환경</w:t>
      </w:r>
      <w:r w:rsidRPr="00933D6F">
        <w:rPr>
          <w:rFonts w:cs="Times New Roman"/>
          <w:szCs w:val="22"/>
        </w:rPr>
        <w:t>(</w:t>
      </w:r>
      <w:r w:rsidRPr="00933D6F">
        <w:rPr>
          <w:rFonts w:cs="Times New Roman"/>
          <w:szCs w:val="22"/>
        </w:rPr>
        <w:t>대기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수질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토양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폐기물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소음</w:t>
      </w:r>
      <w:r w:rsidRPr="00933D6F">
        <w:rPr>
          <w:rFonts w:cs="Times New Roman"/>
          <w:szCs w:val="22"/>
        </w:rPr>
        <w:t xml:space="preserve">, </w:t>
      </w:r>
      <w:r w:rsidR="007E7863" w:rsidRPr="00933D6F">
        <w:rPr>
          <w:rFonts w:cs="Times New Roman"/>
          <w:szCs w:val="22"/>
        </w:rPr>
        <w:t>진동</w:t>
      </w:r>
      <w:r w:rsidR="007E7863" w:rsidRPr="00933D6F">
        <w:rPr>
          <w:rFonts w:cs="Times New Roman"/>
          <w:szCs w:val="22"/>
        </w:rPr>
        <w:t xml:space="preserve">, </w:t>
      </w:r>
      <w:r w:rsidR="00EE4CD2" w:rsidRPr="00933D6F">
        <w:rPr>
          <w:rFonts w:cs="Times New Roman"/>
          <w:szCs w:val="22"/>
        </w:rPr>
        <w:t>해양</w:t>
      </w:r>
      <w:r w:rsidR="00EE4CD2"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유해물질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관리</w:t>
      </w:r>
      <w:r w:rsidR="007E7863" w:rsidRPr="00933D6F">
        <w:rPr>
          <w:rFonts w:cs="Times New Roman"/>
          <w:szCs w:val="22"/>
        </w:rPr>
        <w:t xml:space="preserve">, </w:t>
      </w:r>
      <w:r w:rsidR="007E7863" w:rsidRPr="00933D6F">
        <w:rPr>
          <w:rFonts w:cs="Times New Roman"/>
          <w:szCs w:val="22"/>
        </w:rPr>
        <w:t>비산먼지</w:t>
      </w:r>
      <w:r w:rsidR="007E7863" w:rsidRPr="00933D6F">
        <w:rPr>
          <w:rFonts w:cs="Times New Roman"/>
          <w:szCs w:val="22"/>
        </w:rPr>
        <w:t xml:space="preserve">, </w:t>
      </w:r>
      <w:r w:rsidR="007E7863" w:rsidRPr="00933D6F">
        <w:rPr>
          <w:rFonts w:cs="Times New Roman"/>
          <w:szCs w:val="22"/>
        </w:rPr>
        <w:t>비점오염원</w:t>
      </w:r>
      <w:r w:rsidR="007E7863" w:rsidRPr="00933D6F">
        <w:rPr>
          <w:rFonts w:cs="Times New Roman"/>
          <w:szCs w:val="22"/>
        </w:rPr>
        <w:t xml:space="preserve">, </w:t>
      </w:r>
      <w:r w:rsidR="007E7863" w:rsidRPr="00933D6F">
        <w:rPr>
          <w:rFonts w:cs="Times New Roman"/>
          <w:szCs w:val="22"/>
        </w:rPr>
        <w:t>악취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이하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같음</w:t>
      </w:r>
      <w:r w:rsidRPr="00933D6F">
        <w:rPr>
          <w:rFonts w:cs="Times New Roman"/>
          <w:szCs w:val="22"/>
        </w:rPr>
        <w:t xml:space="preserve">), </w:t>
      </w:r>
      <w:r w:rsidRPr="00933D6F">
        <w:rPr>
          <w:rFonts w:cs="Times New Roman"/>
          <w:szCs w:val="22"/>
        </w:rPr>
        <w:t>보건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안전과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관련하여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모든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법률을</w:t>
      </w:r>
      <w:r w:rsidR="00B940B6" w:rsidRPr="00933D6F">
        <w:rPr>
          <w:rFonts w:cs="Times New Roman" w:hint="eastAsia"/>
          <w:szCs w:val="22"/>
        </w:rPr>
        <w:t xml:space="preserve"> </w:t>
      </w:r>
      <w:r w:rsidR="00B940B6" w:rsidRPr="00933D6F">
        <w:rPr>
          <w:rFonts w:cs="Times New Roman" w:hint="eastAsia"/>
          <w:szCs w:val="22"/>
        </w:rPr>
        <w:t>중요한</w:t>
      </w:r>
      <w:r w:rsidR="00B940B6" w:rsidRPr="00933D6F">
        <w:rPr>
          <w:rFonts w:cs="Times New Roman" w:hint="eastAsia"/>
          <w:szCs w:val="22"/>
        </w:rPr>
        <w:t xml:space="preserve"> </w:t>
      </w:r>
      <w:r w:rsidR="00B940B6" w:rsidRPr="00933D6F">
        <w:rPr>
          <w:rFonts w:cs="Times New Roman" w:hint="eastAsia"/>
          <w:szCs w:val="22"/>
        </w:rPr>
        <w:t>면에서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준수하고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있으며</w:t>
      </w:r>
      <w:r w:rsidRPr="00933D6F">
        <w:rPr>
          <w:rFonts w:cs="Times New Roman"/>
          <w:szCs w:val="22"/>
        </w:rPr>
        <w:t>,</w:t>
      </w:r>
      <w:r w:rsidR="0080540D">
        <w:rPr>
          <w:rFonts w:cs="Times New Roman" w:hint="eastAsia"/>
          <w:szCs w:val="22"/>
        </w:rPr>
        <w:t xml:space="preserve"> </w:t>
      </w:r>
      <w:r w:rsidRPr="00933D6F">
        <w:rPr>
          <w:rFonts w:cs="Times New Roman"/>
          <w:szCs w:val="22"/>
        </w:rPr>
        <w:t>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법률상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사업운영에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필요한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모든</w:t>
      </w:r>
      <w:r w:rsidRPr="00933D6F">
        <w:rPr>
          <w:rFonts w:cs="Times New Roman"/>
          <w:szCs w:val="22"/>
        </w:rPr>
        <w:t xml:space="preserve"> </w:t>
      </w:r>
      <w:r w:rsidR="002F618B" w:rsidRPr="00933D6F">
        <w:rPr>
          <w:rFonts w:cs="Times New Roman"/>
          <w:szCs w:val="22"/>
        </w:rPr>
        <w:t>정부기관</w:t>
      </w:r>
      <w:r w:rsidR="002F618B" w:rsidRPr="00933D6F">
        <w:rPr>
          <w:rFonts w:cs="Times New Roman"/>
          <w:szCs w:val="22"/>
        </w:rPr>
        <w:t xml:space="preserve"> </w:t>
      </w:r>
      <w:r w:rsidR="002F618B" w:rsidRPr="00933D6F">
        <w:rPr>
          <w:rFonts w:cs="Times New Roman"/>
          <w:szCs w:val="22"/>
        </w:rPr>
        <w:t>인허가를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적법하게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취득하였고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계속적으로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유효하게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보유하고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</w:t>
      </w:r>
      <w:r w:rsidR="007E7863" w:rsidRPr="00933D6F">
        <w:rPr>
          <w:rFonts w:cs="Times New Roman"/>
          <w:szCs w:val="22"/>
        </w:rPr>
        <w:t>으며</w:t>
      </w:r>
      <w:r w:rsidR="007E7863" w:rsidRPr="00933D6F">
        <w:rPr>
          <w:rFonts w:cs="Times New Roman"/>
          <w:szCs w:val="22"/>
        </w:rPr>
        <w:t xml:space="preserve">, </w:t>
      </w:r>
      <w:r w:rsidR="00E63701">
        <w:rPr>
          <w:rFonts w:cs="Times New Roman" w:hint="eastAsia"/>
          <w:szCs w:val="22"/>
        </w:rPr>
        <w:t>매도인</w:t>
      </w:r>
      <w:r w:rsidR="0040290F">
        <w:rPr>
          <w:rFonts w:cs="Times New Roman" w:hint="eastAsia"/>
          <w:szCs w:val="22"/>
        </w:rPr>
        <w:t>이</w:t>
      </w:r>
      <w:r w:rsidR="0040290F">
        <w:rPr>
          <w:rFonts w:cs="Times New Roman" w:hint="eastAsia"/>
          <w:szCs w:val="22"/>
        </w:rPr>
        <w:t xml:space="preserve"> </w:t>
      </w:r>
      <w:r w:rsidR="0040290F">
        <w:rPr>
          <w:rFonts w:cs="Times New Roman" w:hint="eastAsia"/>
          <w:szCs w:val="22"/>
        </w:rPr>
        <w:t>알고</w:t>
      </w:r>
      <w:r w:rsidR="0040290F">
        <w:rPr>
          <w:rFonts w:cs="Times New Roman" w:hint="eastAsia"/>
          <w:szCs w:val="22"/>
        </w:rPr>
        <w:t xml:space="preserve"> </w:t>
      </w:r>
      <w:r w:rsidR="0040290F">
        <w:rPr>
          <w:rFonts w:cs="Times New Roman" w:hint="eastAsia"/>
          <w:szCs w:val="22"/>
        </w:rPr>
        <w:t>있는</w:t>
      </w:r>
      <w:r w:rsidR="0040290F">
        <w:rPr>
          <w:rFonts w:cs="Times New Roman" w:hint="eastAsia"/>
          <w:szCs w:val="22"/>
        </w:rPr>
        <w:t xml:space="preserve"> </w:t>
      </w:r>
      <w:r w:rsidR="0040290F">
        <w:rPr>
          <w:rFonts w:cs="Times New Roman" w:hint="eastAsia"/>
          <w:szCs w:val="22"/>
        </w:rPr>
        <w:t>한</w:t>
      </w:r>
      <w:r w:rsidR="0040290F" w:rsidRPr="00933D6F">
        <w:rPr>
          <w:rFonts w:cs="Times New Roman"/>
          <w:szCs w:val="22"/>
        </w:rPr>
        <w:t xml:space="preserve"> </w:t>
      </w:r>
      <w:r w:rsidR="007E7863" w:rsidRPr="00933D6F">
        <w:rPr>
          <w:rFonts w:cs="Times New Roman"/>
          <w:szCs w:val="22"/>
        </w:rPr>
        <w:t>그</w:t>
      </w:r>
      <w:r w:rsidR="007E7863" w:rsidRPr="00933D6F">
        <w:rPr>
          <w:rFonts w:cs="Times New Roman"/>
          <w:szCs w:val="22"/>
        </w:rPr>
        <w:t xml:space="preserve"> </w:t>
      </w:r>
      <w:r w:rsidR="007E7863" w:rsidRPr="00933D6F">
        <w:rPr>
          <w:rFonts w:cs="Times New Roman"/>
          <w:szCs w:val="22"/>
        </w:rPr>
        <w:t>관련</w:t>
      </w:r>
      <w:r w:rsidR="007E7863" w:rsidRPr="00933D6F">
        <w:rPr>
          <w:rFonts w:cs="Times New Roman"/>
          <w:szCs w:val="22"/>
        </w:rPr>
        <w:t xml:space="preserve"> </w:t>
      </w:r>
      <w:r w:rsidR="007E7863" w:rsidRPr="00933D6F">
        <w:rPr>
          <w:rFonts w:cs="Times New Roman"/>
          <w:szCs w:val="22"/>
        </w:rPr>
        <w:t>법률상</w:t>
      </w:r>
      <w:r w:rsidR="007E7863" w:rsidRPr="00933D6F">
        <w:rPr>
          <w:rFonts w:cs="Times New Roman"/>
          <w:szCs w:val="22"/>
        </w:rPr>
        <w:t xml:space="preserve"> </w:t>
      </w:r>
      <w:r w:rsidR="007E7863" w:rsidRPr="00933D6F">
        <w:rPr>
          <w:rFonts w:cs="Times New Roman"/>
          <w:szCs w:val="22"/>
        </w:rPr>
        <w:t>요구사항</w:t>
      </w:r>
      <w:r w:rsidR="007E7863" w:rsidRPr="00933D6F">
        <w:rPr>
          <w:rFonts w:cs="Times New Roman"/>
          <w:szCs w:val="22"/>
        </w:rPr>
        <w:t xml:space="preserve"> </w:t>
      </w:r>
      <w:r w:rsidR="007E7863" w:rsidRPr="00933D6F">
        <w:rPr>
          <w:rFonts w:cs="Times New Roman"/>
          <w:szCs w:val="22"/>
        </w:rPr>
        <w:t>준수를</w:t>
      </w:r>
      <w:r w:rsidR="007E7863" w:rsidRPr="00933D6F">
        <w:rPr>
          <w:rFonts w:cs="Times New Roman"/>
          <w:szCs w:val="22"/>
        </w:rPr>
        <w:t xml:space="preserve"> </w:t>
      </w:r>
      <w:r w:rsidR="007E7863" w:rsidRPr="00933D6F">
        <w:rPr>
          <w:rFonts w:cs="Times New Roman"/>
          <w:szCs w:val="22"/>
        </w:rPr>
        <w:t>위하여</w:t>
      </w:r>
      <w:r w:rsidR="007E7863" w:rsidRPr="00933D6F">
        <w:rPr>
          <w:rFonts w:cs="Times New Roman"/>
          <w:szCs w:val="22"/>
        </w:rPr>
        <w:t xml:space="preserve"> </w:t>
      </w:r>
      <w:r w:rsidR="007E7863" w:rsidRPr="00933D6F">
        <w:rPr>
          <w:rFonts w:cs="Times New Roman"/>
          <w:szCs w:val="22"/>
        </w:rPr>
        <w:t>추가적인</w:t>
      </w:r>
      <w:r w:rsidR="007E7863" w:rsidRPr="00933D6F">
        <w:rPr>
          <w:rFonts w:cs="Times New Roman"/>
          <w:szCs w:val="22"/>
        </w:rPr>
        <w:t xml:space="preserve"> </w:t>
      </w:r>
      <w:r w:rsidR="007E7863" w:rsidRPr="00933D6F">
        <w:rPr>
          <w:rFonts w:cs="Times New Roman"/>
          <w:szCs w:val="22"/>
        </w:rPr>
        <w:t>설비투자가</w:t>
      </w:r>
      <w:r w:rsidR="007E7863" w:rsidRPr="00933D6F">
        <w:rPr>
          <w:rFonts w:cs="Times New Roman"/>
          <w:szCs w:val="22"/>
        </w:rPr>
        <w:t xml:space="preserve"> </w:t>
      </w:r>
      <w:r w:rsidR="007E7863" w:rsidRPr="00933D6F">
        <w:rPr>
          <w:rFonts w:cs="Times New Roman"/>
          <w:szCs w:val="22"/>
        </w:rPr>
        <w:t>필요하지</w:t>
      </w:r>
      <w:r w:rsidR="007E7863" w:rsidRPr="00933D6F">
        <w:rPr>
          <w:rFonts w:cs="Times New Roman"/>
          <w:szCs w:val="22"/>
        </w:rPr>
        <w:t xml:space="preserve"> </w:t>
      </w:r>
      <w:r w:rsidR="007E7863" w:rsidRPr="00933D6F">
        <w:rPr>
          <w:rFonts w:cs="Times New Roman"/>
          <w:szCs w:val="22"/>
        </w:rPr>
        <w:t>아니하다</w:t>
      </w:r>
      <w:r w:rsidRPr="00933D6F">
        <w:rPr>
          <w:rFonts w:cs="Times New Roman"/>
          <w:szCs w:val="22"/>
        </w:rPr>
        <w:t xml:space="preserve">. </w:t>
      </w:r>
      <w:r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등이</w:t>
      </w:r>
      <w:r w:rsidR="00826617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당사자로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되어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것으로서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환경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보건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안전과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소송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분쟁은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존재하지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않는다</w:t>
      </w:r>
      <w:r w:rsidRPr="00933D6F">
        <w:rPr>
          <w:rFonts w:cs="Times New Roman"/>
          <w:szCs w:val="22"/>
        </w:rPr>
        <w:t xml:space="preserve">. </w:t>
      </w:r>
    </w:p>
    <w:p w14:paraId="6742BA01" w14:textId="77777777" w:rsidR="009B0CF5" w:rsidRPr="00933D6F" w:rsidRDefault="00E53636" w:rsidP="009B0CF5">
      <w:pPr>
        <w:pStyle w:val="BKL"/>
        <w:ind w:left="854" w:hanging="826"/>
        <w:rPr>
          <w:rFonts w:cs="Times New Roman"/>
          <w:szCs w:val="22"/>
          <w:u w:val="single"/>
        </w:rPr>
      </w:pPr>
      <w:r w:rsidRPr="00933D6F">
        <w:rPr>
          <w:rFonts w:cs="Times New Roman"/>
          <w:szCs w:val="22"/>
          <w:u w:val="single"/>
        </w:rPr>
        <w:t>보험</w:t>
      </w:r>
      <w:r w:rsidRPr="00933D6F">
        <w:rPr>
          <w:rFonts w:cs="Times New Roman"/>
          <w:szCs w:val="22"/>
        </w:rPr>
        <w:t xml:space="preserve"> </w:t>
      </w:r>
    </w:p>
    <w:p w14:paraId="05E6B87F" w14:textId="7DC74EF3" w:rsidR="00E53636" w:rsidRPr="00933D6F" w:rsidRDefault="00845EA6" w:rsidP="009B0CF5">
      <w:pPr>
        <w:pStyle w:val="BKL"/>
        <w:numPr>
          <w:ilvl w:val="0"/>
          <w:numId w:val="0"/>
        </w:numPr>
        <w:ind w:left="854"/>
        <w:rPr>
          <w:rFonts w:cs="Times New Roman"/>
          <w:szCs w:val="22"/>
          <w:u w:val="single"/>
        </w:rPr>
      </w:pPr>
      <w:r w:rsidRPr="00933D6F">
        <w:rPr>
          <w:rFonts w:hint="eastAsia"/>
          <w:szCs w:val="22"/>
        </w:rPr>
        <w:t>대상회사등은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법률상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중요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계약상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가입이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강제되거나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요구되는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보험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및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동종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업계의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회사들이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통상적으로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가입하는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보험을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모두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부보되는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위험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및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금액이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관련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법률</w:t>
      </w:r>
      <w:r w:rsidRPr="00933D6F">
        <w:rPr>
          <w:rFonts w:hint="eastAsia"/>
          <w:szCs w:val="22"/>
        </w:rPr>
        <w:t>,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중요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계약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및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해당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산업에서의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일반적인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관행에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부합되도록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가입하여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적법하</w:t>
      </w:r>
      <w:r w:rsidRPr="00933D6F">
        <w:rPr>
          <w:rFonts w:hint="eastAsia"/>
          <w:szCs w:val="22"/>
        </w:rPr>
        <w:lastRenderedPageBreak/>
        <w:t>게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유지하고</w:t>
      </w:r>
      <w:r w:rsidRPr="00933D6F">
        <w:rPr>
          <w:rFonts w:hint="eastAsia"/>
          <w:szCs w:val="22"/>
        </w:rPr>
        <w:t xml:space="preserve"> </w:t>
      </w:r>
      <w:r w:rsidRPr="00933D6F">
        <w:rPr>
          <w:rFonts w:hint="eastAsia"/>
          <w:szCs w:val="22"/>
        </w:rPr>
        <w:t>있고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그에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따른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보험료를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기한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내에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모두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지급하였으며</w:t>
      </w:r>
      <w:r w:rsidRPr="00933D6F">
        <w:rPr>
          <w:rFonts w:hint="eastAsia"/>
          <w:szCs w:val="22"/>
        </w:rPr>
        <w:t xml:space="preserve">, </w:t>
      </w:r>
      <w:r w:rsidRPr="00933D6F">
        <w:rPr>
          <w:rFonts w:hint="eastAsia"/>
          <w:szCs w:val="22"/>
        </w:rPr>
        <w:t>그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보험금에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담보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기타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법률상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또는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계약상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제한부담이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설정된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사실이</w:t>
      </w:r>
      <w:r w:rsidRPr="00933D6F">
        <w:rPr>
          <w:szCs w:val="22"/>
        </w:rPr>
        <w:t xml:space="preserve"> </w:t>
      </w:r>
      <w:r w:rsidRPr="00933D6F">
        <w:rPr>
          <w:rFonts w:hint="eastAsia"/>
          <w:szCs w:val="22"/>
        </w:rPr>
        <w:t>없다</w:t>
      </w:r>
      <w:r w:rsidRPr="00933D6F">
        <w:rPr>
          <w:rFonts w:hint="eastAsia"/>
          <w:szCs w:val="22"/>
        </w:rPr>
        <w:t>.</w:t>
      </w:r>
    </w:p>
    <w:p w14:paraId="7F408479" w14:textId="77777777" w:rsidR="009B0CF5" w:rsidRPr="00933D6F" w:rsidRDefault="00E53636" w:rsidP="009B0CF5">
      <w:pPr>
        <w:pStyle w:val="BKL"/>
        <w:ind w:left="854" w:hanging="826"/>
        <w:rPr>
          <w:rFonts w:cs="Times New Roman"/>
          <w:szCs w:val="22"/>
          <w:u w:val="single"/>
        </w:rPr>
      </w:pPr>
      <w:r w:rsidRPr="00933D6F">
        <w:rPr>
          <w:rFonts w:cs="Times New Roman"/>
          <w:szCs w:val="22"/>
          <w:u w:val="single"/>
        </w:rPr>
        <w:t>기록</w:t>
      </w:r>
      <w:r w:rsidRPr="00933D6F">
        <w:rPr>
          <w:rFonts w:cs="Times New Roman"/>
          <w:szCs w:val="22"/>
        </w:rPr>
        <w:t xml:space="preserve">  </w:t>
      </w:r>
    </w:p>
    <w:p w14:paraId="692719D4" w14:textId="2C46446B" w:rsidR="00E53636" w:rsidRPr="00933D6F" w:rsidRDefault="00E53636" w:rsidP="009B0CF5">
      <w:pPr>
        <w:pStyle w:val="BKL"/>
        <w:numPr>
          <w:ilvl w:val="0"/>
          <w:numId w:val="0"/>
        </w:numPr>
        <w:ind w:left="854"/>
        <w:rPr>
          <w:rFonts w:cs="Times New Roman"/>
          <w:szCs w:val="22"/>
          <w:u w:val="single"/>
        </w:rPr>
      </w:pPr>
      <w:r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장부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기록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정관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주주총회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이사회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의사록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회사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각종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서류는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법률이나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적용되는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회계원칙에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따라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정확하고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일관성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작성되고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유지되었으며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설립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이후</w:t>
      </w:r>
      <w:r w:rsidRPr="00933D6F">
        <w:rPr>
          <w:rFonts w:cs="Times New Roman"/>
          <w:szCs w:val="22"/>
        </w:rPr>
        <w:t xml:space="preserve"> </w:t>
      </w:r>
      <w:r w:rsidR="00083A96"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</w:t>
      </w:r>
      <w:r w:rsidRPr="00933D6F">
        <w:rPr>
          <w:rFonts w:cs="Times New Roman"/>
          <w:szCs w:val="22"/>
        </w:rPr>
        <w:t>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공식적인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업무를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중요한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점에서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정확하게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반영하고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있다</w:t>
      </w:r>
      <w:r w:rsidRPr="00933D6F">
        <w:rPr>
          <w:rFonts w:cs="Times New Roman"/>
          <w:szCs w:val="22"/>
        </w:rPr>
        <w:t>.</w:t>
      </w:r>
    </w:p>
    <w:p w14:paraId="1C16CE3B" w14:textId="77777777" w:rsidR="009B0CF5" w:rsidRPr="00933D6F" w:rsidRDefault="00E53636" w:rsidP="009B0CF5">
      <w:pPr>
        <w:pStyle w:val="BKL"/>
        <w:ind w:left="854" w:hanging="826"/>
        <w:rPr>
          <w:rFonts w:cs="Times New Roman"/>
          <w:szCs w:val="22"/>
          <w:u w:val="single"/>
        </w:rPr>
      </w:pPr>
      <w:r w:rsidRPr="00933D6F">
        <w:rPr>
          <w:rFonts w:cs="Times New Roman"/>
          <w:szCs w:val="22"/>
          <w:u w:val="single"/>
        </w:rPr>
        <w:t>소송</w:t>
      </w:r>
      <w:r w:rsidRPr="00933D6F">
        <w:rPr>
          <w:rFonts w:cs="Times New Roman"/>
          <w:szCs w:val="22"/>
        </w:rPr>
        <w:t xml:space="preserve"> </w:t>
      </w:r>
    </w:p>
    <w:p w14:paraId="31F27CB5" w14:textId="59C6B9FF" w:rsidR="00BA4F12" w:rsidRPr="00933D6F" w:rsidRDefault="00F65F93" w:rsidP="00BA4F12">
      <w:pPr>
        <w:pStyle w:val="BKL"/>
        <w:numPr>
          <w:ilvl w:val="0"/>
          <w:numId w:val="0"/>
        </w:numPr>
        <w:ind w:left="854"/>
        <w:rPr>
          <w:rFonts w:cs="Times New Roman"/>
          <w:szCs w:val="22"/>
        </w:rPr>
      </w:pPr>
      <w:r w:rsidRPr="00465871">
        <w:rPr>
          <w:rFonts w:hint="eastAsia"/>
        </w:rPr>
        <w:t>적정하게</w:t>
      </w:r>
      <w:r w:rsidRPr="00465871">
        <w:rPr>
          <w:rFonts w:hint="eastAsia"/>
        </w:rPr>
        <w:t xml:space="preserve"> </w:t>
      </w:r>
      <w:r w:rsidRPr="00465871">
        <w:rPr>
          <w:rFonts w:hint="eastAsia"/>
        </w:rPr>
        <w:t>공개된</w:t>
      </w:r>
      <w:r w:rsidRPr="00465871">
        <w:rPr>
          <w:rFonts w:hint="eastAsia"/>
        </w:rPr>
        <w:t xml:space="preserve"> </w:t>
      </w:r>
      <w:r w:rsidRPr="00465871">
        <w:rPr>
          <w:rFonts w:hint="eastAsia"/>
        </w:rPr>
        <w:t>사항을</w:t>
      </w:r>
      <w:r w:rsidRPr="00465871">
        <w:rPr>
          <w:rFonts w:hint="eastAsia"/>
        </w:rPr>
        <w:t xml:space="preserve"> </w:t>
      </w:r>
      <w:r w:rsidRPr="00465871">
        <w:rPr>
          <w:rFonts w:hint="eastAsia"/>
        </w:rPr>
        <w:t>제외하고</w:t>
      </w:r>
      <w:r w:rsidRPr="00465871">
        <w:rPr>
          <w:rFonts w:hint="eastAsia"/>
        </w:rPr>
        <w:t>,</w:t>
      </w:r>
      <w:r w:rsidR="00923A37" w:rsidRPr="00923A37">
        <w:rPr>
          <w:rFonts w:hint="eastAsia"/>
        </w:rPr>
        <w:t xml:space="preserve"> </w:t>
      </w:r>
      <w:r w:rsidR="00E53636" w:rsidRPr="00933D6F">
        <w:rPr>
          <w:rFonts w:cs="Times New Roman"/>
          <w:szCs w:val="22"/>
        </w:rPr>
        <w:t>본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계약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체결일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현재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또는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그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임직원</w:t>
      </w:r>
      <w:r w:rsidR="00E53636" w:rsidRPr="00933D6F">
        <w:rPr>
          <w:rFonts w:cs="Times New Roman"/>
          <w:szCs w:val="22"/>
        </w:rPr>
        <w:t>(</w:t>
      </w:r>
      <w:r w:rsidR="00E53636" w:rsidRPr="00933D6F">
        <w:rPr>
          <w:rFonts w:cs="Times New Roman"/>
          <w:szCs w:val="22"/>
        </w:rPr>
        <w:t>임직원의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</w:t>
      </w:r>
      <w:r w:rsidR="00E53636" w:rsidRPr="00933D6F">
        <w:rPr>
          <w:rFonts w:cs="Times New Roman"/>
          <w:szCs w:val="22"/>
        </w:rPr>
        <w:t>에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관한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직무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수행과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관련된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경우나</w:t>
      </w:r>
      <w:r w:rsidR="00E53636" w:rsidRPr="00933D6F">
        <w:rPr>
          <w:rFonts w:cs="Times New Roman"/>
          <w:szCs w:val="22"/>
        </w:rPr>
        <w:t xml:space="preserve"> </w:t>
      </w:r>
      <w:r w:rsidR="00083A96"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등이</w:t>
      </w:r>
      <w:r w:rsidR="00826617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비용을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보전해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주는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경우에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한한다</w:t>
      </w:r>
      <w:r w:rsidR="00E53636" w:rsidRPr="00933D6F">
        <w:rPr>
          <w:rFonts w:cs="Times New Roman"/>
          <w:szCs w:val="22"/>
        </w:rPr>
        <w:t>)</w:t>
      </w:r>
      <w:r w:rsidR="00E53636" w:rsidRPr="00933D6F">
        <w:rPr>
          <w:rFonts w:cs="Times New Roman"/>
          <w:szCs w:val="22"/>
        </w:rPr>
        <w:t>이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당사자인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소송은</w:t>
      </w:r>
      <w:r w:rsidR="00E53636" w:rsidRPr="00933D6F">
        <w:rPr>
          <w:rFonts w:cs="Times New Roman"/>
          <w:szCs w:val="22"/>
        </w:rPr>
        <w:t xml:space="preserve"> </w:t>
      </w:r>
      <w:r w:rsidR="00E53636" w:rsidRPr="00933D6F">
        <w:rPr>
          <w:rFonts w:cs="Times New Roman"/>
          <w:szCs w:val="22"/>
        </w:rPr>
        <w:t>존재하지</w:t>
      </w:r>
      <w:r w:rsidR="00E53636" w:rsidRPr="00933D6F">
        <w:rPr>
          <w:rFonts w:cs="Times New Roman"/>
          <w:szCs w:val="22"/>
        </w:rPr>
        <w:t xml:space="preserve"> </w:t>
      </w:r>
      <w:r w:rsidR="00E53636" w:rsidRPr="00780255">
        <w:rPr>
          <w:rFonts w:cs="Times New Roman"/>
          <w:szCs w:val="22"/>
        </w:rPr>
        <w:t>아니하며</w:t>
      </w:r>
      <w:r w:rsidR="00E53636" w:rsidRPr="00780255">
        <w:rPr>
          <w:rFonts w:cs="Times New Roman"/>
          <w:szCs w:val="22"/>
        </w:rPr>
        <w:t xml:space="preserve">, </w:t>
      </w:r>
      <w:r w:rsidR="0040290F">
        <w:rPr>
          <w:rFonts w:hint="eastAsia"/>
          <w:szCs w:val="22"/>
        </w:rPr>
        <w:t>매도인이</w:t>
      </w:r>
      <w:r w:rsidR="0040290F">
        <w:rPr>
          <w:rFonts w:hint="eastAsia"/>
          <w:szCs w:val="22"/>
        </w:rPr>
        <w:t xml:space="preserve"> </w:t>
      </w:r>
      <w:r w:rsidR="0040290F">
        <w:rPr>
          <w:rFonts w:hint="eastAsia"/>
          <w:szCs w:val="22"/>
        </w:rPr>
        <w:t>알고</w:t>
      </w:r>
      <w:r w:rsidR="0040290F">
        <w:rPr>
          <w:rFonts w:hint="eastAsia"/>
          <w:szCs w:val="22"/>
        </w:rPr>
        <w:t xml:space="preserve"> </w:t>
      </w:r>
      <w:r w:rsidR="0040290F">
        <w:rPr>
          <w:rFonts w:hint="eastAsia"/>
          <w:szCs w:val="22"/>
        </w:rPr>
        <w:t>있는</w:t>
      </w:r>
      <w:r w:rsidR="0040290F">
        <w:rPr>
          <w:rFonts w:hint="eastAsia"/>
          <w:szCs w:val="22"/>
        </w:rPr>
        <w:t xml:space="preserve"> </w:t>
      </w:r>
      <w:r w:rsidR="0040290F">
        <w:rPr>
          <w:rFonts w:hint="eastAsia"/>
          <w:szCs w:val="22"/>
        </w:rPr>
        <w:t>한</w:t>
      </w:r>
      <w:r w:rsidR="0040290F">
        <w:rPr>
          <w:rFonts w:hint="eastAsia"/>
          <w:szCs w:val="22"/>
        </w:rPr>
        <w:t xml:space="preserve"> </w:t>
      </w:r>
      <w:r w:rsidR="00E53636" w:rsidRPr="00780255">
        <w:rPr>
          <w:rFonts w:cs="Times New Roman"/>
          <w:szCs w:val="22"/>
        </w:rPr>
        <w:t>그러한</w:t>
      </w:r>
      <w:r w:rsidR="00E53636" w:rsidRPr="00780255">
        <w:rPr>
          <w:rFonts w:cs="Times New Roman"/>
          <w:szCs w:val="22"/>
        </w:rPr>
        <w:t xml:space="preserve"> </w:t>
      </w:r>
      <w:r w:rsidR="00E53636" w:rsidRPr="00780255">
        <w:rPr>
          <w:rFonts w:cs="Times New Roman"/>
          <w:szCs w:val="22"/>
        </w:rPr>
        <w:t>소송이</w:t>
      </w:r>
      <w:r w:rsidR="00E53636" w:rsidRPr="00780255">
        <w:rPr>
          <w:rFonts w:cs="Times New Roman"/>
          <w:szCs w:val="22"/>
        </w:rPr>
        <w:t xml:space="preserve"> </w:t>
      </w:r>
      <w:r w:rsidR="00E53636" w:rsidRPr="00780255">
        <w:rPr>
          <w:rFonts w:cs="Times New Roman"/>
          <w:szCs w:val="22"/>
        </w:rPr>
        <w:t>제기될</w:t>
      </w:r>
      <w:r w:rsidR="00E53636" w:rsidRPr="00780255">
        <w:rPr>
          <w:rFonts w:cs="Times New Roman"/>
          <w:szCs w:val="22"/>
        </w:rPr>
        <w:t xml:space="preserve"> </w:t>
      </w:r>
      <w:r w:rsidR="00E53636" w:rsidRPr="00780255">
        <w:rPr>
          <w:rFonts w:cs="Times New Roman"/>
          <w:szCs w:val="22"/>
        </w:rPr>
        <w:t>우려도</w:t>
      </w:r>
      <w:r w:rsidR="00E53636" w:rsidRPr="00780255">
        <w:rPr>
          <w:rFonts w:cs="Times New Roman"/>
          <w:szCs w:val="22"/>
        </w:rPr>
        <w:t xml:space="preserve"> </w:t>
      </w:r>
      <w:r w:rsidR="00E53636" w:rsidRPr="00780255">
        <w:rPr>
          <w:rFonts w:cs="Times New Roman"/>
          <w:szCs w:val="22"/>
        </w:rPr>
        <w:t>없다</w:t>
      </w:r>
      <w:r w:rsidR="0022381D">
        <w:rPr>
          <w:rFonts w:cs="Times New Roman" w:hint="eastAsia"/>
          <w:szCs w:val="22"/>
        </w:rPr>
        <w:t>.</w:t>
      </w:r>
    </w:p>
    <w:p w14:paraId="3EA70C56" w14:textId="77777777" w:rsidR="009B0CF5" w:rsidRPr="00933D6F" w:rsidRDefault="00E53636" w:rsidP="009B0CF5">
      <w:pPr>
        <w:pStyle w:val="BKL"/>
        <w:ind w:left="854" w:hanging="826"/>
        <w:rPr>
          <w:rFonts w:cs="Times New Roman"/>
          <w:szCs w:val="22"/>
          <w:u w:val="single"/>
        </w:rPr>
      </w:pPr>
      <w:r w:rsidRPr="00933D6F">
        <w:rPr>
          <w:rFonts w:cs="Times New Roman"/>
          <w:szCs w:val="22"/>
          <w:u w:val="single"/>
        </w:rPr>
        <w:t>수수료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없음</w:t>
      </w:r>
    </w:p>
    <w:p w14:paraId="29911E41" w14:textId="77777777" w:rsidR="00E53636" w:rsidRPr="00933D6F" w:rsidRDefault="00E53636" w:rsidP="009B0CF5">
      <w:pPr>
        <w:pStyle w:val="BKL"/>
        <w:numPr>
          <w:ilvl w:val="0"/>
          <w:numId w:val="0"/>
        </w:numPr>
        <w:ind w:left="854"/>
        <w:rPr>
          <w:rFonts w:cs="Times New Roman"/>
          <w:szCs w:val="22"/>
          <w:u w:val="single"/>
        </w:rPr>
      </w:pPr>
      <w:r w:rsidRPr="00933D6F">
        <w:rPr>
          <w:rFonts w:cs="Times New Roman"/>
          <w:szCs w:val="22"/>
        </w:rPr>
        <w:t>대상회사</w:t>
      </w:r>
      <w:r w:rsidR="00826617" w:rsidRPr="00933D6F">
        <w:rPr>
          <w:rFonts w:cs="Times New Roman"/>
          <w:szCs w:val="22"/>
        </w:rPr>
        <w:t>등은</w:t>
      </w:r>
      <w:r w:rsidR="00826617"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본건</w:t>
      </w:r>
      <w:r w:rsidRPr="00933D6F">
        <w:rPr>
          <w:rFonts w:cs="Times New Roman"/>
          <w:szCs w:val="22"/>
        </w:rPr>
        <w:t xml:space="preserve"> </w:t>
      </w:r>
      <w:r w:rsidR="006C365F" w:rsidRPr="00933D6F">
        <w:rPr>
          <w:rFonts w:cs="Times New Roman" w:hint="eastAsia"/>
          <w:szCs w:val="22"/>
        </w:rPr>
        <w:t>전체</w:t>
      </w:r>
      <w:r w:rsidR="006C365F" w:rsidRPr="00933D6F">
        <w:rPr>
          <w:rFonts w:cs="Times New Roman" w:hint="eastAsia"/>
          <w:szCs w:val="22"/>
        </w:rPr>
        <w:t xml:space="preserve"> </w:t>
      </w:r>
      <w:r w:rsidRPr="00933D6F">
        <w:rPr>
          <w:rFonts w:cs="Times New Roman"/>
          <w:szCs w:val="22"/>
        </w:rPr>
        <w:t>거래와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관련하여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제</w:t>
      </w:r>
      <w:r w:rsidRPr="00933D6F">
        <w:rPr>
          <w:rFonts w:cs="Times New Roman"/>
          <w:szCs w:val="22"/>
        </w:rPr>
        <w:t>3</w:t>
      </w:r>
      <w:r w:rsidRPr="00933D6F">
        <w:rPr>
          <w:rFonts w:cs="Times New Roman"/>
          <w:szCs w:val="22"/>
        </w:rPr>
        <w:t>자에게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수수료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커미션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보수의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지급의무를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부담하지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아니하며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그러한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수수료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등을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청구할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권한을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부여하는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체결하거나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조치를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취한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없다</w:t>
      </w:r>
      <w:r w:rsidRPr="00933D6F">
        <w:rPr>
          <w:rFonts w:cs="Times New Roman"/>
          <w:szCs w:val="22"/>
        </w:rPr>
        <w:t>.</w:t>
      </w:r>
    </w:p>
    <w:p w14:paraId="3F426361" w14:textId="77777777" w:rsidR="009B0CF5" w:rsidRPr="00933D6F" w:rsidRDefault="00E53636" w:rsidP="009B0CF5">
      <w:pPr>
        <w:pStyle w:val="BKL"/>
        <w:ind w:left="854" w:hanging="826"/>
        <w:rPr>
          <w:rFonts w:cs="Times New Roman"/>
          <w:szCs w:val="22"/>
          <w:u w:val="single"/>
        </w:rPr>
      </w:pPr>
      <w:r w:rsidRPr="00933D6F">
        <w:rPr>
          <w:rFonts w:cs="Times New Roman"/>
          <w:szCs w:val="22"/>
          <w:u w:val="single"/>
        </w:rPr>
        <w:t>진실성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및</w:t>
      </w:r>
      <w:r w:rsidRPr="00933D6F">
        <w:rPr>
          <w:rFonts w:cs="Times New Roman"/>
          <w:szCs w:val="22"/>
          <w:u w:val="single"/>
        </w:rPr>
        <w:t xml:space="preserve"> </w:t>
      </w:r>
      <w:r w:rsidRPr="00933D6F">
        <w:rPr>
          <w:rFonts w:cs="Times New Roman"/>
          <w:szCs w:val="22"/>
          <w:u w:val="single"/>
        </w:rPr>
        <w:t>완전성</w:t>
      </w:r>
    </w:p>
    <w:p w14:paraId="70EB49D1" w14:textId="2246AD50" w:rsidR="00E53636" w:rsidRPr="00933D6F" w:rsidRDefault="00E53636" w:rsidP="009B0CF5">
      <w:pPr>
        <w:pStyle w:val="BKL"/>
        <w:numPr>
          <w:ilvl w:val="0"/>
          <w:numId w:val="0"/>
        </w:numPr>
        <w:ind w:left="854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포함된</w:t>
      </w:r>
      <w:r w:rsidRPr="00933D6F">
        <w:rPr>
          <w:rFonts w:cs="Times New Roman"/>
          <w:szCs w:val="22"/>
        </w:rPr>
        <w:t xml:space="preserve"> </w:t>
      </w:r>
      <w:r w:rsidR="00E63701">
        <w:rPr>
          <w:rFonts w:cs="Times New Roman"/>
          <w:szCs w:val="22"/>
        </w:rPr>
        <w:t>매도인</w:t>
      </w:r>
      <w:r w:rsidRPr="00933D6F">
        <w:rPr>
          <w:rFonts w:cs="Times New Roman"/>
          <w:szCs w:val="22"/>
        </w:rPr>
        <w:t>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진술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보장은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허위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진술을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아니하며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본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계약에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진술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내용을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오인할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정보가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포함되어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아니하며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중요한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사실을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누락하지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아니하였다</w:t>
      </w:r>
      <w:r w:rsidRPr="00933D6F">
        <w:rPr>
          <w:rFonts w:cs="Times New Roman"/>
          <w:szCs w:val="22"/>
        </w:rPr>
        <w:t xml:space="preserve">. </w:t>
      </w:r>
      <w:r w:rsidR="00E63701">
        <w:rPr>
          <w:rFonts w:cs="Times New Roman"/>
          <w:szCs w:val="22"/>
        </w:rPr>
        <w:t>매도인</w:t>
      </w:r>
      <w:r w:rsidR="00AC0CAB" w:rsidRPr="00933D6F">
        <w:rPr>
          <w:rFonts w:cs="Times New Roman"/>
          <w:szCs w:val="22"/>
        </w:rPr>
        <w:t>은</w:t>
      </w:r>
      <w:r w:rsidR="00AC0CAB" w:rsidRPr="00933D6F">
        <w:rPr>
          <w:rFonts w:cs="Times New Roman"/>
          <w:szCs w:val="22"/>
        </w:rPr>
        <w:t xml:space="preserve"> </w:t>
      </w:r>
      <w:r w:rsidR="00AC0CAB" w:rsidRPr="00933D6F">
        <w:rPr>
          <w:rFonts w:cs="Times New Roman"/>
          <w:szCs w:val="22"/>
        </w:rPr>
        <w:t>매수인이</w:t>
      </w:r>
      <w:r w:rsidR="00AC0CAB" w:rsidRPr="00933D6F">
        <w:rPr>
          <w:rFonts w:cs="Times New Roman"/>
          <w:szCs w:val="22"/>
        </w:rPr>
        <w:t xml:space="preserve"> </w:t>
      </w:r>
      <w:r w:rsidR="00AC0CAB" w:rsidRPr="00933D6F">
        <w:rPr>
          <w:rFonts w:cs="Times New Roman"/>
          <w:szCs w:val="22"/>
        </w:rPr>
        <w:t>본</w:t>
      </w:r>
      <w:r w:rsidR="00AC0CAB" w:rsidRPr="00933D6F">
        <w:rPr>
          <w:rFonts w:cs="Times New Roman"/>
          <w:szCs w:val="22"/>
        </w:rPr>
        <w:t xml:space="preserve"> </w:t>
      </w:r>
      <w:r w:rsidR="00AC0CAB" w:rsidRPr="00933D6F">
        <w:rPr>
          <w:rFonts w:cs="Times New Roman"/>
          <w:szCs w:val="22"/>
        </w:rPr>
        <w:t>계약에</w:t>
      </w:r>
      <w:r w:rsidR="00AC0CAB" w:rsidRPr="00933D6F">
        <w:rPr>
          <w:rFonts w:cs="Times New Roman"/>
          <w:szCs w:val="22"/>
        </w:rPr>
        <w:t xml:space="preserve"> </w:t>
      </w:r>
      <w:r w:rsidR="00AC0CAB" w:rsidRPr="00933D6F">
        <w:rPr>
          <w:rFonts w:cs="Times New Roman"/>
          <w:szCs w:val="22"/>
        </w:rPr>
        <w:t>기한</w:t>
      </w:r>
      <w:r w:rsidR="00AC0CAB" w:rsidRPr="00933D6F">
        <w:rPr>
          <w:rFonts w:cs="Times New Roman"/>
          <w:szCs w:val="22"/>
        </w:rPr>
        <w:t xml:space="preserve"> </w:t>
      </w:r>
      <w:r w:rsidR="00AC0CAB" w:rsidRPr="00933D6F">
        <w:rPr>
          <w:rFonts w:cs="Times New Roman"/>
          <w:szCs w:val="22"/>
        </w:rPr>
        <w:t>거래</w:t>
      </w:r>
      <w:r w:rsidR="00AC0CAB" w:rsidRPr="00933D6F">
        <w:rPr>
          <w:rFonts w:cs="Times New Roman"/>
          <w:szCs w:val="22"/>
        </w:rPr>
        <w:t xml:space="preserve"> </w:t>
      </w:r>
      <w:r w:rsidR="00AC0CAB" w:rsidRPr="00933D6F">
        <w:rPr>
          <w:rFonts w:cs="Times New Roman"/>
          <w:szCs w:val="22"/>
        </w:rPr>
        <w:t>여부를</w:t>
      </w:r>
      <w:r w:rsidR="00AC0CAB" w:rsidRPr="00933D6F">
        <w:rPr>
          <w:rFonts w:cs="Times New Roman"/>
          <w:szCs w:val="22"/>
        </w:rPr>
        <w:t xml:space="preserve"> </w:t>
      </w:r>
      <w:r w:rsidR="00AC0CAB" w:rsidRPr="00933D6F">
        <w:rPr>
          <w:rFonts w:cs="Times New Roman"/>
          <w:szCs w:val="22"/>
        </w:rPr>
        <w:t>판단하기</w:t>
      </w:r>
      <w:r w:rsidR="00AC0CAB" w:rsidRPr="00933D6F">
        <w:rPr>
          <w:rFonts w:cs="Times New Roman"/>
          <w:szCs w:val="22"/>
        </w:rPr>
        <w:t xml:space="preserve"> </w:t>
      </w:r>
      <w:r w:rsidR="00AC0CAB" w:rsidRPr="00933D6F">
        <w:rPr>
          <w:rFonts w:cs="Times New Roman"/>
          <w:szCs w:val="22"/>
        </w:rPr>
        <w:t>위하여</w:t>
      </w:r>
      <w:r w:rsidR="00AC0CAB" w:rsidRPr="00933D6F">
        <w:rPr>
          <w:rFonts w:cs="Times New Roman"/>
          <w:szCs w:val="22"/>
        </w:rPr>
        <w:t xml:space="preserve"> </w:t>
      </w:r>
      <w:r w:rsidR="00AC0CAB" w:rsidRPr="00933D6F">
        <w:rPr>
          <w:rFonts w:cs="Times New Roman"/>
          <w:szCs w:val="22"/>
        </w:rPr>
        <w:t>요구한</w:t>
      </w:r>
      <w:r w:rsidR="00AC0CAB" w:rsidRPr="00933D6F">
        <w:rPr>
          <w:rFonts w:cs="Times New Roman"/>
          <w:szCs w:val="22"/>
        </w:rPr>
        <w:t xml:space="preserve"> </w:t>
      </w:r>
      <w:r w:rsidR="00AC0CAB" w:rsidRPr="00933D6F">
        <w:rPr>
          <w:rFonts w:cs="Times New Roman"/>
          <w:szCs w:val="22"/>
        </w:rPr>
        <w:t>모든</w:t>
      </w:r>
      <w:r w:rsidR="00AC0CAB" w:rsidRPr="00933D6F">
        <w:rPr>
          <w:rFonts w:cs="Times New Roman"/>
          <w:szCs w:val="22"/>
        </w:rPr>
        <w:t xml:space="preserve"> </w:t>
      </w:r>
      <w:r w:rsidR="00AC0CAB" w:rsidRPr="00933D6F">
        <w:rPr>
          <w:rFonts w:cs="Times New Roman"/>
          <w:szCs w:val="22"/>
        </w:rPr>
        <w:t>중요한</w:t>
      </w:r>
      <w:r w:rsidR="00AC0CAB" w:rsidRPr="00933D6F">
        <w:rPr>
          <w:rFonts w:cs="Times New Roman"/>
          <w:szCs w:val="22"/>
        </w:rPr>
        <w:t xml:space="preserve"> </w:t>
      </w:r>
      <w:r w:rsidR="00AC0CAB" w:rsidRPr="00933D6F">
        <w:rPr>
          <w:rFonts w:cs="Times New Roman"/>
          <w:szCs w:val="22"/>
        </w:rPr>
        <w:t>서류</w:t>
      </w:r>
      <w:r w:rsidR="00AC0CAB" w:rsidRPr="00933D6F">
        <w:rPr>
          <w:rFonts w:cs="Times New Roman"/>
          <w:szCs w:val="22"/>
        </w:rPr>
        <w:t xml:space="preserve"> </w:t>
      </w:r>
      <w:r w:rsidR="00AC0CAB" w:rsidRPr="00933D6F">
        <w:rPr>
          <w:rFonts w:cs="Times New Roman"/>
          <w:szCs w:val="22"/>
        </w:rPr>
        <w:t>및</w:t>
      </w:r>
      <w:r w:rsidR="00AC0CAB" w:rsidRPr="00933D6F">
        <w:rPr>
          <w:rFonts w:cs="Times New Roman"/>
          <w:szCs w:val="22"/>
        </w:rPr>
        <w:t xml:space="preserve"> </w:t>
      </w:r>
      <w:r w:rsidR="00AC0CAB" w:rsidRPr="00933D6F">
        <w:rPr>
          <w:rFonts w:cs="Times New Roman"/>
          <w:szCs w:val="22"/>
        </w:rPr>
        <w:t>자료를</w:t>
      </w:r>
      <w:r w:rsidR="00AC0CAB" w:rsidRPr="00933D6F">
        <w:rPr>
          <w:rFonts w:cs="Times New Roman"/>
          <w:szCs w:val="22"/>
        </w:rPr>
        <w:t xml:space="preserve"> </w:t>
      </w:r>
      <w:r w:rsidR="00AC0CAB" w:rsidRPr="00933D6F">
        <w:rPr>
          <w:rFonts w:cs="Times New Roman"/>
          <w:szCs w:val="22"/>
        </w:rPr>
        <w:t>매수인에게</w:t>
      </w:r>
      <w:r w:rsidR="00AC0CAB" w:rsidRPr="00933D6F">
        <w:rPr>
          <w:rFonts w:cs="Times New Roman"/>
          <w:szCs w:val="22"/>
        </w:rPr>
        <w:t xml:space="preserve"> </w:t>
      </w:r>
      <w:r w:rsidR="00AC0CAB" w:rsidRPr="00933D6F">
        <w:rPr>
          <w:rFonts w:cs="Times New Roman"/>
          <w:szCs w:val="22"/>
        </w:rPr>
        <w:t>제공하였으며</w:t>
      </w:r>
      <w:r w:rsidR="00AC0CAB" w:rsidRPr="00933D6F">
        <w:rPr>
          <w:rFonts w:cs="Times New Roman"/>
          <w:szCs w:val="22"/>
        </w:rPr>
        <w:t xml:space="preserve"> </w:t>
      </w:r>
      <w:r w:rsidR="00E63701">
        <w:rPr>
          <w:rFonts w:cs="Times New Roman"/>
          <w:szCs w:val="22"/>
        </w:rPr>
        <w:t>매도인</w:t>
      </w:r>
      <w:r w:rsidRPr="00933D6F">
        <w:rPr>
          <w:rFonts w:cs="Times New Roman"/>
          <w:szCs w:val="22"/>
        </w:rPr>
        <w:t>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매수인에게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제공한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자료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정보에는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허위사실이나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사실의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부정확한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기재가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없으며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그러한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자료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및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정보에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내용을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오인할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수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있는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내용이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포함되어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있지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않고</w:t>
      </w:r>
      <w:r w:rsidRPr="00933D6F">
        <w:rPr>
          <w:rFonts w:cs="Times New Roman"/>
          <w:szCs w:val="22"/>
        </w:rPr>
        <w:t xml:space="preserve">, </w:t>
      </w:r>
      <w:r w:rsidRPr="00933D6F">
        <w:rPr>
          <w:rFonts w:cs="Times New Roman"/>
          <w:szCs w:val="22"/>
        </w:rPr>
        <w:t>그에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관해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중요한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내용을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누락한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것이</w:t>
      </w:r>
      <w:r w:rsidRPr="00933D6F">
        <w:rPr>
          <w:rFonts w:cs="Times New Roman"/>
          <w:szCs w:val="22"/>
        </w:rPr>
        <w:t xml:space="preserve"> </w:t>
      </w:r>
      <w:r w:rsidRPr="00933D6F">
        <w:rPr>
          <w:rFonts w:cs="Times New Roman"/>
          <w:szCs w:val="22"/>
        </w:rPr>
        <w:t>없다</w:t>
      </w:r>
      <w:r w:rsidRPr="00933D6F">
        <w:rPr>
          <w:rFonts w:cs="Times New Roman"/>
          <w:szCs w:val="22"/>
        </w:rPr>
        <w:t>.</w:t>
      </w:r>
    </w:p>
    <w:p w14:paraId="5CB92A9B" w14:textId="77777777" w:rsidR="00700A92" w:rsidRPr="00933D6F" w:rsidRDefault="00700A92" w:rsidP="00700A92"/>
    <w:p w14:paraId="15A122D1" w14:textId="77777777" w:rsidR="00717CA9" w:rsidRPr="00933D6F" w:rsidRDefault="00717CA9" w:rsidP="000856E7">
      <w:pPr>
        <w:pStyle w:val="BKL1"/>
        <w:jc w:val="center"/>
        <w:outlineLvl w:val="0"/>
        <w:rPr>
          <w:rFonts w:cs="Times New Roman"/>
          <w:szCs w:val="22"/>
        </w:rPr>
        <w:sectPr w:rsidR="00717CA9" w:rsidRPr="00933D6F" w:rsidSect="002603FA">
          <w:footerReference w:type="default" r:id="rId13"/>
          <w:pgSz w:w="11906" w:h="16838"/>
          <w:pgMar w:top="1418" w:right="1304" w:bottom="1418" w:left="1304" w:header="851" w:footer="567" w:gutter="0"/>
          <w:cols w:space="720"/>
          <w:docGrid w:type="lines" w:linePitch="360"/>
        </w:sectPr>
      </w:pPr>
    </w:p>
    <w:p w14:paraId="17A26FC1" w14:textId="54ACA1D8" w:rsidR="002367A0" w:rsidRDefault="002367A0" w:rsidP="002367A0">
      <w:pPr>
        <w:pStyle w:val="BKLH1-1"/>
        <w:numPr>
          <w:ilvl w:val="0"/>
          <w:numId w:val="0"/>
        </w:numPr>
        <w:jc w:val="center"/>
        <w:rPr>
          <w:rFonts w:cs="Times New Roman"/>
          <w:szCs w:val="22"/>
        </w:rPr>
      </w:pPr>
      <w:r w:rsidRPr="00933D6F">
        <w:rPr>
          <w:rFonts w:cs="Times New Roman"/>
          <w:szCs w:val="22"/>
        </w:rPr>
        <w:lastRenderedPageBreak/>
        <w:t>별지</w:t>
      </w:r>
      <w:r w:rsidRPr="00933D6F">
        <w:rPr>
          <w:rFonts w:cs="Times New Roman"/>
          <w:szCs w:val="22"/>
        </w:rPr>
        <w:t xml:space="preserve"> 6.</w:t>
      </w:r>
      <w:r w:rsidR="000F7D94">
        <w:rPr>
          <w:rFonts w:cs="Times New Roman" w:hint="eastAsia"/>
          <w:szCs w:val="22"/>
        </w:rPr>
        <w:t>2</w:t>
      </w:r>
      <w:r w:rsidRPr="00933D6F">
        <w:rPr>
          <w:rFonts w:cs="Times New Roman"/>
          <w:szCs w:val="22"/>
        </w:rPr>
        <w:t>(</w:t>
      </w:r>
      <w:r w:rsidR="000F7D94">
        <w:rPr>
          <w:rFonts w:cs="Times New Roman" w:hint="eastAsia"/>
          <w:szCs w:val="22"/>
        </w:rPr>
        <w:t>2</w:t>
      </w:r>
      <w:r w:rsidRPr="00933D6F">
        <w:rPr>
          <w:rFonts w:cs="Times New Roman"/>
          <w:szCs w:val="22"/>
        </w:rPr>
        <w:t>)</w:t>
      </w:r>
      <w:r w:rsidR="000F7D94">
        <w:rPr>
          <w:rFonts w:cs="Times New Roman" w:hint="eastAsia"/>
          <w:szCs w:val="22"/>
        </w:rPr>
        <w:t>5.</w:t>
      </w:r>
    </w:p>
    <w:p w14:paraId="4C5712CD" w14:textId="77777777" w:rsidR="00B75DA1" w:rsidRDefault="00416116" w:rsidP="00416116">
      <w:pPr>
        <w:pStyle w:val="BKLH1-1"/>
        <w:numPr>
          <w:ilvl w:val="0"/>
          <w:numId w:val="0"/>
        </w:numPr>
        <w:jc w:val="center"/>
        <w:rPr>
          <w:b w:val="0"/>
          <w:bCs/>
          <w:u w:val="single"/>
        </w:rPr>
      </w:pPr>
      <w:r>
        <w:rPr>
          <w:rFonts w:hint="eastAsia"/>
          <w:b w:val="0"/>
          <w:bCs/>
          <w:u w:val="single"/>
        </w:rPr>
        <w:t>본건</w:t>
      </w:r>
      <w:r>
        <w:rPr>
          <w:rFonts w:hint="eastAsia"/>
          <w:b w:val="0"/>
          <w:bCs/>
          <w:u w:val="single"/>
        </w:rPr>
        <w:t xml:space="preserve"> </w:t>
      </w:r>
      <w:r>
        <w:rPr>
          <w:rFonts w:hint="eastAsia"/>
          <w:b w:val="0"/>
          <w:bCs/>
          <w:u w:val="single"/>
        </w:rPr>
        <w:t>특정자산</w:t>
      </w:r>
      <w:r>
        <w:rPr>
          <w:rFonts w:hint="eastAsia"/>
          <w:b w:val="0"/>
          <w:bCs/>
          <w:u w:val="single"/>
        </w:rPr>
        <w:t xml:space="preserve"> </w:t>
      </w:r>
      <w:r>
        <w:rPr>
          <w:rFonts w:hint="eastAsia"/>
          <w:b w:val="0"/>
          <w:bCs/>
          <w:u w:val="single"/>
        </w:rPr>
        <w:t>목록</w:t>
      </w:r>
    </w:p>
    <w:p w14:paraId="1B0E9A68" w14:textId="7A05EE8E" w:rsidR="007841B8" w:rsidRPr="008D3E97" w:rsidRDefault="002A73FC" w:rsidP="00F65C17">
      <w:pPr>
        <w:jc w:val="right"/>
        <w:rPr>
          <w:sz w:val="20"/>
          <w:szCs w:val="18"/>
        </w:rPr>
      </w:pPr>
      <w:r w:rsidRPr="008D3E97">
        <w:rPr>
          <w:rFonts w:hint="eastAsia"/>
          <w:sz w:val="20"/>
          <w:szCs w:val="18"/>
        </w:rPr>
        <w:t>(</w:t>
      </w:r>
      <w:r w:rsidRPr="008D3E97">
        <w:rPr>
          <w:rFonts w:hint="eastAsia"/>
          <w:sz w:val="20"/>
          <w:szCs w:val="18"/>
        </w:rPr>
        <w:t>단위</w:t>
      </w:r>
      <w:r w:rsidRPr="008D3E97">
        <w:rPr>
          <w:rFonts w:hint="eastAsia"/>
          <w:sz w:val="20"/>
          <w:szCs w:val="18"/>
        </w:rPr>
        <w:t xml:space="preserve">: </w:t>
      </w:r>
      <w:r w:rsidRPr="008D3E97">
        <w:rPr>
          <w:rFonts w:hint="eastAsia"/>
          <w:sz w:val="20"/>
          <w:szCs w:val="18"/>
        </w:rPr>
        <w:t>백만원</w:t>
      </w:r>
      <w:r w:rsidRPr="008D3E97">
        <w:rPr>
          <w:rFonts w:hint="eastAsia"/>
          <w:sz w:val="20"/>
          <w:szCs w:val="18"/>
        </w:rPr>
        <w:t>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541"/>
        <w:gridCol w:w="1492"/>
        <w:gridCol w:w="1746"/>
        <w:gridCol w:w="3377"/>
        <w:gridCol w:w="1066"/>
        <w:gridCol w:w="1066"/>
      </w:tblGrid>
      <w:tr w:rsidR="00C33C71" w:rsidRPr="008D3E97" w14:paraId="32338DCA" w14:textId="33D3869B" w:rsidTr="00A41E8F">
        <w:trPr>
          <w:trHeight w:val="431"/>
        </w:trPr>
        <w:tc>
          <w:tcPr>
            <w:tcW w:w="291" w:type="pct"/>
            <w:shd w:val="clear" w:color="auto" w:fill="D9D9D9" w:themeFill="background1" w:themeFillShade="D9"/>
            <w:vAlign w:val="center"/>
          </w:tcPr>
          <w:p w14:paraId="4118CD00" w14:textId="766309E3" w:rsidR="00C33C71" w:rsidRPr="008D3E97" w:rsidRDefault="00C33C71" w:rsidP="00BE6B64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  <w:sz w:val="20"/>
                <w:szCs w:val="18"/>
              </w:rPr>
            </w:pPr>
            <w:r w:rsidRPr="008D3E97">
              <w:rPr>
                <w:rFonts w:hint="eastAsia"/>
                <w:b/>
                <w:sz w:val="20"/>
                <w:szCs w:val="18"/>
              </w:rPr>
              <w:t>No.</w:t>
            </w:r>
          </w:p>
        </w:tc>
        <w:tc>
          <w:tcPr>
            <w:tcW w:w="803" w:type="pct"/>
            <w:shd w:val="clear" w:color="auto" w:fill="D9D9D9" w:themeFill="background1" w:themeFillShade="D9"/>
            <w:vAlign w:val="center"/>
          </w:tcPr>
          <w:p w14:paraId="174CB0A6" w14:textId="76DD8BD7" w:rsidR="00C33C71" w:rsidRPr="008D3E97" w:rsidRDefault="00C33C71" w:rsidP="00E136E7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  <w:sz w:val="20"/>
                <w:szCs w:val="18"/>
              </w:rPr>
            </w:pPr>
            <w:r w:rsidRPr="008D3E97">
              <w:rPr>
                <w:rFonts w:hint="eastAsia"/>
                <w:b/>
                <w:sz w:val="20"/>
                <w:szCs w:val="18"/>
              </w:rPr>
              <w:t>계정과목</w:t>
            </w:r>
          </w:p>
        </w:tc>
        <w:tc>
          <w:tcPr>
            <w:tcW w:w="940" w:type="pct"/>
            <w:shd w:val="clear" w:color="auto" w:fill="D9D9D9" w:themeFill="background1" w:themeFillShade="D9"/>
            <w:vAlign w:val="center"/>
          </w:tcPr>
          <w:p w14:paraId="7421801B" w14:textId="77D9223A" w:rsidR="00C33C71" w:rsidRPr="008D3E97" w:rsidRDefault="00C33C71" w:rsidP="00E136E7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  <w:sz w:val="20"/>
                <w:szCs w:val="18"/>
              </w:rPr>
            </w:pPr>
            <w:r w:rsidRPr="008D3E97">
              <w:rPr>
                <w:rFonts w:hint="eastAsia"/>
                <w:b/>
                <w:sz w:val="20"/>
                <w:szCs w:val="18"/>
              </w:rPr>
              <w:t>자산구분</w:t>
            </w:r>
          </w:p>
        </w:tc>
        <w:tc>
          <w:tcPr>
            <w:tcW w:w="1818" w:type="pct"/>
            <w:shd w:val="clear" w:color="auto" w:fill="D9D9D9" w:themeFill="background1" w:themeFillShade="D9"/>
            <w:vAlign w:val="center"/>
          </w:tcPr>
          <w:p w14:paraId="443C87AA" w14:textId="73E510B5" w:rsidR="00C33C71" w:rsidRPr="008D3E97" w:rsidRDefault="00C33C71" w:rsidP="00E136E7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  <w:sz w:val="20"/>
                <w:szCs w:val="18"/>
              </w:rPr>
            </w:pPr>
            <w:r w:rsidRPr="008D3E97">
              <w:rPr>
                <w:rFonts w:hint="eastAsia"/>
                <w:b/>
                <w:sz w:val="20"/>
                <w:szCs w:val="18"/>
              </w:rPr>
              <w:t>주요내용</w:t>
            </w:r>
          </w:p>
        </w:tc>
        <w:tc>
          <w:tcPr>
            <w:tcW w:w="574" w:type="pct"/>
            <w:shd w:val="clear" w:color="auto" w:fill="D9D9D9" w:themeFill="background1" w:themeFillShade="D9"/>
            <w:vAlign w:val="center"/>
          </w:tcPr>
          <w:p w14:paraId="50AE75ED" w14:textId="68F4DFC6" w:rsidR="00C33C71" w:rsidRPr="008D3E97" w:rsidRDefault="00C33C71" w:rsidP="00A41E8F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  <w:sz w:val="20"/>
                <w:szCs w:val="18"/>
              </w:rPr>
            </w:pPr>
            <w:r w:rsidRPr="008D3E97">
              <w:rPr>
                <w:rFonts w:hint="eastAsia"/>
                <w:b/>
                <w:sz w:val="20"/>
                <w:szCs w:val="18"/>
              </w:rPr>
              <w:t>양도인</w:t>
            </w:r>
          </w:p>
        </w:tc>
        <w:tc>
          <w:tcPr>
            <w:tcW w:w="574" w:type="pct"/>
            <w:shd w:val="clear" w:color="auto" w:fill="D9D9D9" w:themeFill="background1" w:themeFillShade="D9"/>
            <w:vAlign w:val="center"/>
          </w:tcPr>
          <w:p w14:paraId="26089472" w14:textId="3F418C41" w:rsidR="00C33C71" w:rsidRPr="008D3E97" w:rsidRDefault="00C33C71" w:rsidP="00E136E7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  <w:sz w:val="20"/>
                <w:szCs w:val="18"/>
              </w:rPr>
            </w:pPr>
            <w:r w:rsidRPr="008D3E97">
              <w:rPr>
                <w:rFonts w:hint="eastAsia"/>
                <w:b/>
                <w:sz w:val="20"/>
                <w:szCs w:val="18"/>
              </w:rPr>
              <w:t>장부가액</w:t>
            </w:r>
          </w:p>
        </w:tc>
      </w:tr>
      <w:tr w:rsidR="00305F4E" w:rsidRPr="008D3E97" w14:paraId="4E6D790A" w14:textId="77777777" w:rsidTr="00A50A69">
        <w:trPr>
          <w:trHeight w:val="431"/>
        </w:trPr>
        <w:tc>
          <w:tcPr>
            <w:tcW w:w="291" w:type="pct"/>
            <w:vAlign w:val="center"/>
          </w:tcPr>
          <w:p w14:paraId="3D94BE31" w14:textId="77777777" w:rsidR="00305F4E" w:rsidRPr="008D3E97" w:rsidRDefault="00305F4E" w:rsidP="00F169CA">
            <w:pPr>
              <w:pStyle w:val="LK1"/>
              <w:numPr>
                <w:ilvl w:val="0"/>
                <w:numId w:val="24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</w:p>
        </w:tc>
        <w:tc>
          <w:tcPr>
            <w:tcW w:w="803" w:type="pct"/>
            <w:vMerge w:val="restart"/>
            <w:vAlign w:val="center"/>
          </w:tcPr>
          <w:p w14:paraId="28A96779" w14:textId="77777777" w:rsidR="0083361C" w:rsidRDefault="00305F4E" w:rsidP="005120E4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  <w:r w:rsidRPr="008D3E97">
              <w:rPr>
                <w:rFonts w:hint="eastAsia"/>
                <w:sz w:val="20"/>
                <w:szCs w:val="18"/>
              </w:rPr>
              <w:t>장단기</w:t>
            </w:r>
          </w:p>
          <w:p w14:paraId="0E513EB0" w14:textId="22015869" w:rsidR="00305F4E" w:rsidRPr="008D3E97" w:rsidRDefault="00305F4E" w:rsidP="005120E4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  <w:r w:rsidRPr="008D3E97">
              <w:rPr>
                <w:rFonts w:hint="eastAsia"/>
                <w:sz w:val="20"/>
                <w:szCs w:val="18"/>
              </w:rPr>
              <w:t>대여금</w:t>
            </w:r>
          </w:p>
        </w:tc>
        <w:tc>
          <w:tcPr>
            <w:tcW w:w="940" w:type="pct"/>
          </w:tcPr>
          <w:p w14:paraId="5DDE9418" w14:textId="75F529E6" w:rsidR="00305F4E" w:rsidRPr="008D3E97" w:rsidRDefault="00305F4E" w:rsidP="005120E4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  <w:r w:rsidRPr="008D3E97">
              <w:rPr>
                <w:rFonts w:hint="eastAsia"/>
                <w:sz w:val="20"/>
                <w:szCs w:val="18"/>
              </w:rPr>
              <w:t>명륜진사갈비</w:t>
            </w:r>
            <w:r w:rsidRPr="008D3E97">
              <w:rPr>
                <w:rFonts w:hint="eastAsia"/>
                <w:sz w:val="20"/>
                <w:szCs w:val="18"/>
              </w:rPr>
              <w:t xml:space="preserve"> </w:t>
            </w:r>
            <w:r w:rsidRPr="008D3E97">
              <w:rPr>
                <w:rFonts w:hint="eastAsia"/>
                <w:sz w:val="20"/>
                <w:szCs w:val="18"/>
              </w:rPr>
              <w:t>가맹점</w:t>
            </w:r>
            <w:r w:rsidRPr="008D3E97">
              <w:rPr>
                <w:rFonts w:hint="eastAsia"/>
                <w:sz w:val="20"/>
                <w:szCs w:val="18"/>
              </w:rPr>
              <w:t xml:space="preserve"> </w:t>
            </w:r>
            <w:r w:rsidRPr="008D3E97">
              <w:rPr>
                <w:rFonts w:hint="eastAsia"/>
                <w:sz w:val="20"/>
                <w:szCs w:val="18"/>
              </w:rPr>
              <w:t>대여금</w:t>
            </w:r>
          </w:p>
        </w:tc>
        <w:tc>
          <w:tcPr>
            <w:tcW w:w="1818" w:type="pct"/>
          </w:tcPr>
          <w:p w14:paraId="3EE4325D" w14:textId="05941023" w:rsidR="00305F4E" w:rsidRPr="008D3E97" w:rsidRDefault="00305F4E" w:rsidP="005120E4">
            <w:pPr>
              <w:pStyle w:val="LK1"/>
              <w:numPr>
                <w:ilvl w:val="0"/>
                <w:numId w:val="0"/>
              </w:numPr>
              <w:spacing w:after="0" w:line="240" w:lineRule="auto"/>
              <w:rPr>
                <w:sz w:val="20"/>
                <w:szCs w:val="18"/>
              </w:rPr>
            </w:pPr>
            <w:r w:rsidRPr="008D3E97">
              <w:rPr>
                <w:rFonts w:hint="eastAsia"/>
                <w:sz w:val="20"/>
                <w:szCs w:val="18"/>
              </w:rPr>
              <w:t>가맹점</w:t>
            </w:r>
            <w:r w:rsidRPr="008D3E97">
              <w:rPr>
                <w:rFonts w:hint="eastAsia"/>
                <w:sz w:val="20"/>
                <w:szCs w:val="18"/>
              </w:rPr>
              <w:t xml:space="preserve"> </w:t>
            </w:r>
            <w:r w:rsidRPr="008D3E97">
              <w:rPr>
                <w:rFonts w:hint="eastAsia"/>
                <w:sz w:val="20"/>
                <w:szCs w:val="18"/>
              </w:rPr>
              <w:t>대여금</w:t>
            </w:r>
          </w:p>
        </w:tc>
        <w:tc>
          <w:tcPr>
            <w:tcW w:w="574" w:type="pct"/>
            <w:vAlign w:val="center"/>
          </w:tcPr>
          <w:p w14:paraId="31E22C67" w14:textId="5EDB56B3" w:rsidR="00305F4E" w:rsidRPr="008D3E97" w:rsidRDefault="00305F4E" w:rsidP="00A50A69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  <w:r>
              <w:rPr>
                <w:rFonts w:hint="eastAsia"/>
                <w:sz w:val="20"/>
                <w:szCs w:val="18"/>
              </w:rPr>
              <w:t>펜플</w:t>
            </w:r>
          </w:p>
        </w:tc>
        <w:tc>
          <w:tcPr>
            <w:tcW w:w="574" w:type="pct"/>
            <w:vAlign w:val="center"/>
          </w:tcPr>
          <w:p w14:paraId="1394CC47" w14:textId="20DE38EC" w:rsidR="00305F4E" w:rsidRPr="008D3E97" w:rsidRDefault="00584F27" w:rsidP="00A850BA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  <w:rPr>
                <w:sz w:val="20"/>
                <w:szCs w:val="18"/>
              </w:rPr>
            </w:pPr>
            <w:r>
              <w:rPr>
                <w:rFonts w:hint="eastAsia"/>
                <w:sz w:val="20"/>
                <w:szCs w:val="18"/>
              </w:rPr>
              <w:t>[*]</w:t>
            </w:r>
          </w:p>
        </w:tc>
      </w:tr>
      <w:tr w:rsidR="00305F4E" w:rsidRPr="008D3E97" w14:paraId="2D9D5D25" w14:textId="77777777" w:rsidTr="00A50A69">
        <w:trPr>
          <w:trHeight w:val="431"/>
        </w:trPr>
        <w:tc>
          <w:tcPr>
            <w:tcW w:w="291" w:type="pct"/>
            <w:vAlign w:val="center"/>
          </w:tcPr>
          <w:p w14:paraId="2F5288E8" w14:textId="77777777" w:rsidR="00305F4E" w:rsidRPr="008D3E97" w:rsidRDefault="00305F4E" w:rsidP="00F169CA">
            <w:pPr>
              <w:pStyle w:val="LK1"/>
              <w:numPr>
                <w:ilvl w:val="0"/>
                <w:numId w:val="24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</w:p>
        </w:tc>
        <w:tc>
          <w:tcPr>
            <w:tcW w:w="803" w:type="pct"/>
            <w:vMerge/>
            <w:vAlign w:val="center"/>
          </w:tcPr>
          <w:p w14:paraId="0C5B00A7" w14:textId="458B1A55" w:rsidR="00305F4E" w:rsidRPr="008D3E97" w:rsidRDefault="00305F4E" w:rsidP="003D67EA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</w:p>
        </w:tc>
        <w:tc>
          <w:tcPr>
            <w:tcW w:w="940" w:type="pct"/>
          </w:tcPr>
          <w:p w14:paraId="1A34CE61" w14:textId="59555410" w:rsidR="00305F4E" w:rsidRPr="008D3E97" w:rsidRDefault="00305F4E" w:rsidP="003D67EA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  <w:r w:rsidRPr="008D3E97">
              <w:rPr>
                <w:rFonts w:hint="eastAsia"/>
                <w:sz w:val="20"/>
                <w:szCs w:val="18"/>
              </w:rPr>
              <w:t>집밥뚝딱</w:t>
            </w:r>
            <w:r w:rsidRPr="008D3E97">
              <w:rPr>
                <w:rFonts w:hint="eastAsia"/>
                <w:sz w:val="20"/>
                <w:szCs w:val="18"/>
              </w:rPr>
              <w:t xml:space="preserve"> </w:t>
            </w:r>
            <w:r w:rsidRPr="008D3E97">
              <w:rPr>
                <w:rFonts w:hint="eastAsia"/>
                <w:sz w:val="20"/>
                <w:szCs w:val="18"/>
              </w:rPr>
              <w:t>가맹점</w:t>
            </w:r>
            <w:r w:rsidRPr="008D3E97">
              <w:rPr>
                <w:rFonts w:hint="eastAsia"/>
                <w:sz w:val="20"/>
                <w:szCs w:val="18"/>
              </w:rPr>
              <w:t xml:space="preserve"> </w:t>
            </w:r>
            <w:r w:rsidRPr="008D3E97">
              <w:rPr>
                <w:rFonts w:hint="eastAsia"/>
                <w:sz w:val="20"/>
                <w:szCs w:val="18"/>
              </w:rPr>
              <w:t>대여금</w:t>
            </w:r>
          </w:p>
        </w:tc>
        <w:tc>
          <w:tcPr>
            <w:tcW w:w="1818" w:type="pct"/>
          </w:tcPr>
          <w:p w14:paraId="76DE0C31" w14:textId="087E75C9" w:rsidR="00305F4E" w:rsidRPr="008D3E97" w:rsidRDefault="00305F4E" w:rsidP="003D67EA">
            <w:pPr>
              <w:pStyle w:val="LK1"/>
              <w:numPr>
                <w:ilvl w:val="0"/>
                <w:numId w:val="0"/>
              </w:numPr>
              <w:spacing w:after="0" w:line="240" w:lineRule="auto"/>
              <w:rPr>
                <w:sz w:val="20"/>
                <w:szCs w:val="18"/>
              </w:rPr>
            </w:pPr>
            <w:r w:rsidRPr="008D3E97">
              <w:rPr>
                <w:rFonts w:hint="eastAsia"/>
                <w:sz w:val="20"/>
                <w:szCs w:val="18"/>
              </w:rPr>
              <w:t>가맹점</w:t>
            </w:r>
            <w:r w:rsidRPr="008D3E97">
              <w:rPr>
                <w:rFonts w:hint="eastAsia"/>
                <w:sz w:val="20"/>
                <w:szCs w:val="18"/>
              </w:rPr>
              <w:t xml:space="preserve"> </w:t>
            </w:r>
            <w:r w:rsidRPr="008D3E97">
              <w:rPr>
                <w:rFonts w:hint="eastAsia"/>
                <w:sz w:val="20"/>
                <w:szCs w:val="18"/>
              </w:rPr>
              <w:t>대여금</w:t>
            </w:r>
          </w:p>
        </w:tc>
        <w:tc>
          <w:tcPr>
            <w:tcW w:w="574" w:type="pct"/>
            <w:vAlign w:val="center"/>
          </w:tcPr>
          <w:p w14:paraId="1FA2CDE5" w14:textId="0A20C037" w:rsidR="00305F4E" w:rsidRPr="008D3E97" w:rsidRDefault="00305F4E" w:rsidP="00A50A69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  <w:r w:rsidRPr="00653D1F">
              <w:rPr>
                <w:rFonts w:hint="eastAsia"/>
                <w:sz w:val="20"/>
                <w:szCs w:val="18"/>
              </w:rPr>
              <w:t>펜플</w:t>
            </w:r>
          </w:p>
        </w:tc>
        <w:tc>
          <w:tcPr>
            <w:tcW w:w="574" w:type="pct"/>
            <w:vAlign w:val="center"/>
          </w:tcPr>
          <w:p w14:paraId="3F86B367" w14:textId="08A7E2B6" w:rsidR="00305F4E" w:rsidRPr="008D3E97" w:rsidRDefault="00305F4E" w:rsidP="00BC04CB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  <w:rPr>
                <w:sz w:val="20"/>
                <w:szCs w:val="18"/>
              </w:rPr>
            </w:pPr>
          </w:p>
        </w:tc>
      </w:tr>
      <w:tr w:rsidR="00305F4E" w:rsidRPr="008D3E97" w14:paraId="41147899" w14:textId="77777777" w:rsidTr="00A50A69">
        <w:trPr>
          <w:trHeight w:val="431"/>
        </w:trPr>
        <w:tc>
          <w:tcPr>
            <w:tcW w:w="291" w:type="pct"/>
            <w:vAlign w:val="center"/>
          </w:tcPr>
          <w:p w14:paraId="0F1D5AE2" w14:textId="77777777" w:rsidR="00305F4E" w:rsidRPr="008D3E97" w:rsidRDefault="00305F4E" w:rsidP="00F169CA">
            <w:pPr>
              <w:pStyle w:val="LK1"/>
              <w:numPr>
                <w:ilvl w:val="0"/>
                <w:numId w:val="24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</w:p>
        </w:tc>
        <w:tc>
          <w:tcPr>
            <w:tcW w:w="803" w:type="pct"/>
            <w:vMerge/>
            <w:vAlign w:val="center"/>
          </w:tcPr>
          <w:p w14:paraId="74343FFA" w14:textId="047E160F" w:rsidR="00305F4E" w:rsidRPr="008D3E97" w:rsidRDefault="00305F4E" w:rsidP="003D67EA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</w:p>
        </w:tc>
        <w:tc>
          <w:tcPr>
            <w:tcW w:w="940" w:type="pct"/>
          </w:tcPr>
          <w:p w14:paraId="13875CA6" w14:textId="3986DF3A" w:rsidR="00305F4E" w:rsidRPr="008D3E97" w:rsidRDefault="00305F4E" w:rsidP="003D67EA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  <w:r w:rsidRPr="008D3E97">
              <w:rPr>
                <w:rFonts w:hint="eastAsia"/>
                <w:sz w:val="20"/>
                <w:szCs w:val="18"/>
              </w:rPr>
              <w:t>개수리막국수</w:t>
            </w:r>
            <w:r w:rsidRPr="008D3E97">
              <w:rPr>
                <w:rFonts w:hint="eastAsia"/>
                <w:sz w:val="20"/>
                <w:szCs w:val="18"/>
              </w:rPr>
              <w:t xml:space="preserve"> </w:t>
            </w:r>
            <w:r w:rsidRPr="008D3E97">
              <w:rPr>
                <w:rFonts w:hint="eastAsia"/>
                <w:sz w:val="20"/>
                <w:szCs w:val="18"/>
              </w:rPr>
              <w:t>가맹점</w:t>
            </w:r>
            <w:r w:rsidRPr="008D3E97">
              <w:rPr>
                <w:rFonts w:hint="eastAsia"/>
                <w:sz w:val="20"/>
                <w:szCs w:val="18"/>
              </w:rPr>
              <w:t xml:space="preserve"> </w:t>
            </w:r>
            <w:r w:rsidRPr="008D3E97">
              <w:rPr>
                <w:rFonts w:hint="eastAsia"/>
                <w:sz w:val="20"/>
                <w:szCs w:val="18"/>
              </w:rPr>
              <w:t>대여금</w:t>
            </w:r>
          </w:p>
        </w:tc>
        <w:tc>
          <w:tcPr>
            <w:tcW w:w="1818" w:type="pct"/>
          </w:tcPr>
          <w:p w14:paraId="4AFA057A" w14:textId="767958E3" w:rsidR="00305F4E" w:rsidRPr="008D3E97" w:rsidRDefault="00305F4E" w:rsidP="003D67EA">
            <w:pPr>
              <w:pStyle w:val="LK1"/>
              <w:numPr>
                <w:ilvl w:val="0"/>
                <w:numId w:val="0"/>
              </w:numPr>
              <w:spacing w:after="0" w:line="240" w:lineRule="auto"/>
              <w:rPr>
                <w:sz w:val="20"/>
                <w:szCs w:val="18"/>
              </w:rPr>
            </w:pPr>
            <w:r w:rsidRPr="008D3E97">
              <w:rPr>
                <w:rFonts w:hint="eastAsia"/>
                <w:sz w:val="20"/>
                <w:szCs w:val="18"/>
              </w:rPr>
              <w:t>가맹점</w:t>
            </w:r>
            <w:r w:rsidRPr="008D3E97">
              <w:rPr>
                <w:rFonts w:hint="eastAsia"/>
                <w:sz w:val="20"/>
                <w:szCs w:val="18"/>
              </w:rPr>
              <w:t xml:space="preserve"> </w:t>
            </w:r>
            <w:r w:rsidRPr="008D3E97">
              <w:rPr>
                <w:rFonts w:hint="eastAsia"/>
                <w:sz w:val="20"/>
                <w:szCs w:val="18"/>
              </w:rPr>
              <w:t>대여금</w:t>
            </w:r>
          </w:p>
        </w:tc>
        <w:tc>
          <w:tcPr>
            <w:tcW w:w="574" w:type="pct"/>
            <w:vAlign w:val="center"/>
          </w:tcPr>
          <w:p w14:paraId="71049A88" w14:textId="257AC3E4" w:rsidR="00305F4E" w:rsidRPr="008D3E97" w:rsidRDefault="00305F4E" w:rsidP="00A50A69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  <w:r w:rsidRPr="00653D1F">
              <w:rPr>
                <w:rFonts w:hint="eastAsia"/>
                <w:sz w:val="20"/>
                <w:szCs w:val="18"/>
              </w:rPr>
              <w:t>펜플</w:t>
            </w:r>
          </w:p>
        </w:tc>
        <w:tc>
          <w:tcPr>
            <w:tcW w:w="574" w:type="pct"/>
            <w:vAlign w:val="center"/>
          </w:tcPr>
          <w:p w14:paraId="74B0E37F" w14:textId="16B2105B" w:rsidR="00305F4E" w:rsidRPr="008D3E97" w:rsidRDefault="00584F27" w:rsidP="003D67EA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  <w:rPr>
                <w:sz w:val="20"/>
                <w:szCs w:val="18"/>
              </w:rPr>
            </w:pPr>
            <w:r>
              <w:rPr>
                <w:rFonts w:hint="eastAsia"/>
                <w:sz w:val="20"/>
                <w:szCs w:val="18"/>
              </w:rPr>
              <w:t>[*]</w:t>
            </w:r>
          </w:p>
        </w:tc>
      </w:tr>
      <w:tr w:rsidR="00305F4E" w:rsidRPr="008D3E97" w14:paraId="5D21BD51" w14:textId="77777777" w:rsidTr="00A50A69">
        <w:trPr>
          <w:trHeight w:val="431"/>
        </w:trPr>
        <w:tc>
          <w:tcPr>
            <w:tcW w:w="291" w:type="pct"/>
            <w:vAlign w:val="center"/>
          </w:tcPr>
          <w:p w14:paraId="7099FAAB" w14:textId="77777777" w:rsidR="00305F4E" w:rsidRPr="008D3E97" w:rsidRDefault="00305F4E" w:rsidP="00F169CA">
            <w:pPr>
              <w:pStyle w:val="LK1"/>
              <w:numPr>
                <w:ilvl w:val="0"/>
                <w:numId w:val="24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</w:p>
        </w:tc>
        <w:tc>
          <w:tcPr>
            <w:tcW w:w="803" w:type="pct"/>
            <w:vMerge/>
            <w:vAlign w:val="center"/>
          </w:tcPr>
          <w:p w14:paraId="5E3261C3" w14:textId="7420F57E" w:rsidR="00305F4E" w:rsidRPr="008D3E97" w:rsidRDefault="00305F4E" w:rsidP="003D67EA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</w:p>
        </w:tc>
        <w:tc>
          <w:tcPr>
            <w:tcW w:w="940" w:type="pct"/>
          </w:tcPr>
          <w:p w14:paraId="4DDD688E" w14:textId="062E7FC0" w:rsidR="00305F4E" w:rsidRPr="008D3E97" w:rsidRDefault="00305F4E" w:rsidP="003D67EA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  <w:r w:rsidRPr="008D3E97">
              <w:rPr>
                <w:rFonts w:hint="eastAsia"/>
                <w:sz w:val="20"/>
                <w:szCs w:val="18"/>
              </w:rPr>
              <w:t>가맹점</w:t>
            </w:r>
            <w:r w:rsidRPr="008D3E97">
              <w:rPr>
                <w:rFonts w:hint="eastAsia"/>
                <w:sz w:val="20"/>
                <w:szCs w:val="18"/>
              </w:rPr>
              <w:t xml:space="preserve"> </w:t>
            </w:r>
            <w:r w:rsidRPr="008D3E97">
              <w:rPr>
                <w:rFonts w:hint="eastAsia"/>
                <w:sz w:val="20"/>
                <w:szCs w:val="18"/>
              </w:rPr>
              <w:t>대여금</w:t>
            </w:r>
            <w:r w:rsidRPr="008D3E97">
              <w:rPr>
                <w:rFonts w:hint="eastAsia"/>
                <w:sz w:val="20"/>
                <w:szCs w:val="18"/>
              </w:rPr>
              <w:t xml:space="preserve"> </w:t>
            </w:r>
            <w:r w:rsidRPr="008D3E97">
              <w:rPr>
                <w:rFonts w:hint="eastAsia"/>
                <w:sz w:val="20"/>
                <w:szCs w:val="18"/>
              </w:rPr>
              <w:t>대손충당금</w:t>
            </w:r>
          </w:p>
        </w:tc>
        <w:tc>
          <w:tcPr>
            <w:tcW w:w="1818" w:type="pct"/>
          </w:tcPr>
          <w:p w14:paraId="4200ECF2" w14:textId="1BAFD0AB" w:rsidR="00305F4E" w:rsidRPr="008D3E97" w:rsidRDefault="00305F4E" w:rsidP="003D67EA">
            <w:pPr>
              <w:pStyle w:val="LK1"/>
              <w:numPr>
                <w:ilvl w:val="0"/>
                <w:numId w:val="0"/>
              </w:numPr>
              <w:spacing w:after="0" w:line="240" w:lineRule="auto"/>
              <w:rPr>
                <w:sz w:val="20"/>
                <w:szCs w:val="18"/>
              </w:rPr>
            </w:pPr>
            <w:r w:rsidRPr="008D3E97">
              <w:rPr>
                <w:sz w:val="20"/>
                <w:szCs w:val="18"/>
              </w:rPr>
              <w:t>가맹점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대여금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전반에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대한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대손충당금</w:t>
            </w:r>
          </w:p>
        </w:tc>
        <w:tc>
          <w:tcPr>
            <w:tcW w:w="574" w:type="pct"/>
            <w:vAlign w:val="center"/>
          </w:tcPr>
          <w:p w14:paraId="71ABE86B" w14:textId="71B9C75C" w:rsidR="00305F4E" w:rsidRPr="008D3E97" w:rsidRDefault="00305F4E" w:rsidP="00A50A69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  <w:r w:rsidRPr="00653D1F">
              <w:rPr>
                <w:rFonts w:hint="eastAsia"/>
                <w:sz w:val="20"/>
                <w:szCs w:val="18"/>
              </w:rPr>
              <w:t>펜플</w:t>
            </w:r>
          </w:p>
        </w:tc>
        <w:tc>
          <w:tcPr>
            <w:tcW w:w="574" w:type="pct"/>
            <w:vAlign w:val="center"/>
          </w:tcPr>
          <w:p w14:paraId="388EE631" w14:textId="322AF72C" w:rsidR="00305F4E" w:rsidRPr="008D3E97" w:rsidRDefault="00584F27" w:rsidP="003D67EA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  <w:rPr>
                <w:sz w:val="20"/>
                <w:szCs w:val="18"/>
              </w:rPr>
            </w:pPr>
            <w:r>
              <w:rPr>
                <w:rFonts w:hint="eastAsia"/>
                <w:sz w:val="20"/>
                <w:szCs w:val="18"/>
              </w:rPr>
              <w:t>[*]</w:t>
            </w:r>
          </w:p>
        </w:tc>
      </w:tr>
      <w:tr w:rsidR="00305F4E" w:rsidRPr="008D3E97" w14:paraId="5B07CFE4" w14:textId="77777777" w:rsidTr="00A50A69">
        <w:trPr>
          <w:trHeight w:val="431"/>
        </w:trPr>
        <w:tc>
          <w:tcPr>
            <w:tcW w:w="291" w:type="pct"/>
            <w:vAlign w:val="center"/>
          </w:tcPr>
          <w:p w14:paraId="6C0A162F" w14:textId="77777777" w:rsidR="00305F4E" w:rsidRPr="008D3E97" w:rsidRDefault="00305F4E" w:rsidP="00F169CA">
            <w:pPr>
              <w:pStyle w:val="LK1"/>
              <w:numPr>
                <w:ilvl w:val="0"/>
                <w:numId w:val="24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</w:p>
        </w:tc>
        <w:tc>
          <w:tcPr>
            <w:tcW w:w="803" w:type="pct"/>
            <w:vMerge/>
            <w:vAlign w:val="center"/>
          </w:tcPr>
          <w:p w14:paraId="5A0204DB" w14:textId="2F76DDE2" w:rsidR="00305F4E" w:rsidRPr="008D3E97" w:rsidRDefault="00305F4E" w:rsidP="003D67EA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</w:p>
        </w:tc>
        <w:tc>
          <w:tcPr>
            <w:tcW w:w="940" w:type="pct"/>
          </w:tcPr>
          <w:p w14:paraId="1A812219" w14:textId="3E89F2BC" w:rsidR="00305F4E" w:rsidRPr="008D3E97" w:rsidRDefault="00305F4E" w:rsidP="003D67EA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  <w:r w:rsidRPr="008D3E97">
              <w:rPr>
                <w:rFonts w:hint="eastAsia"/>
                <w:sz w:val="20"/>
                <w:szCs w:val="18"/>
              </w:rPr>
              <w:t>황인준</w:t>
            </w:r>
            <w:r w:rsidRPr="008D3E97">
              <w:rPr>
                <w:rFonts w:hint="eastAsia"/>
                <w:sz w:val="20"/>
                <w:szCs w:val="18"/>
              </w:rPr>
              <w:t>(</w:t>
            </w:r>
            <w:r w:rsidRPr="008D3E97">
              <w:rPr>
                <w:rFonts w:hint="eastAsia"/>
                <w:sz w:val="20"/>
                <w:szCs w:val="18"/>
              </w:rPr>
              <w:t>직원</w:t>
            </w:r>
            <w:r w:rsidRPr="008D3E97">
              <w:rPr>
                <w:rFonts w:hint="eastAsia"/>
                <w:sz w:val="20"/>
                <w:szCs w:val="18"/>
              </w:rPr>
              <w:t>)</w:t>
            </w:r>
            <w:r w:rsidRPr="008D3E97">
              <w:rPr>
                <w:rFonts w:cstheme="minorBidi"/>
                <w:snapToGrid w:val="0"/>
                <w:kern w:val="2"/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주택자금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대여금</w:t>
            </w:r>
          </w:p>
        </w:tc>
        <w:tc>
          <w:tcPr>
            <w:tcW w:w="1818" w:type="pct"/>
          </w:tcPr>
          <w:p w14:paraId="6705D912" w14:textId="1B2333BF" w:rsidR="00305F4E" w:rsidRPr="008D3E97" w:rsidRDefault="00305F4E" w:rsidP="003D67EA">
            <w:pPr>
              <w:pStyle w:val="LK1"/>
              <w:numPr>
                <w:ilvl w:val="0"/>
                <w:numId w:val="0"/>
              </w:numPr>
              <w:spacing w:after="0" w:line="240" w:lineRule="auto"/>
              <w:rPr>
                <w:sz w:val="20"/>
                <w:szCs w:val="18"/>
              </w:rPr>
            </w:pPr>
            <w:r w:rsidRPr="008D3E97">
              <w:rPr>
                <w:sz w:val="20"/>
                <w:szCs w:val="18"/>
              </w:rPr>
              <w:t>직원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황인준의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주택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구매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자금을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위한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무이자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대여금</w:t>
            </w:r>
          </w:p>
        </w:tc>
        <w:tc>
          <w:tcPr>
            <w:tcW w:w="574" w:type="pct"/>
            <w:vAlign w:val="center"/>
          </w:tcPr>
          <w:p w14:paraId="0413D02C" w14:textId="7F2203D6" w:rsidR="00305F4E" w:rsidRPr="008D3E97" w:rsidRDefault="00305F4E" w:rsidP="00A50A69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  <w:r w:rsidRPr="00653D1F">
              <w:rPr>
                <w:rFonts w:hint="eastAsia"/>
                <w:sz w:val="20"/>
                <w:szCs w:val="18"/>
              </w:rPr>
              <w:t>펜플</w:t>
            </w:r>
          </w:p>
        </w:tc>
        <w:tc>
          <w:tcPr>
            <w:tcW w:w="574" w:type="pct"/>
            <w:vAlign w:val="center"/>
          </w:tcPr>
          <w:p w14:paraId="66656606" w14:textId="6B0042E9" w:rsidR="00305F4E" w:rsidRPr="008D3E97" w:rsidRDefault="00305F4E" w:rsidP="003D67EA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  <w:rPr>
                <w:sz w:val="20"/>
                <w:szCs w:val="18"/>
              </w:rPr>
            </w:pPr>
            <w:r w:rsidRPr="008D3E97">
              <w:rPr>
                <w:sz w:val="20"/>
                <w:szCs w:val="18"/>
              </w:rPr>
              <w:t>209</w:t>
            </w:r>
          </w:p>
        </w:tc>
      </w:tr>
      <w:tr w:rsidR="00305F4E" w:rsidRPr="008D3E97" w14:paraId="53801D75" w14:textId="77777777" w:rsidTr="00A50A69">
        <w:trPr>
          <w:trHeight w:val="431"/>
        </w:trPr>
        <w:tc>
          <w:tcPr>
            <w:tcW w:w="291" w:type="pct"/>
            <w:vAlign w:val="center"/>
          </w:tcPr>
          <w:p w14:paraId="2217CDF2" w14:textId="77777777" w:rsidR="00305F4E" w:rsidRPr="008D3E97" w:rsidRDefault="00305F4E" w:rsidP="00F169CA">
            <w:pPr>
              <w:pStyle w:val="LK1"/>
              <w:numPr>
                <w:ilvl w:val="0"/>
                <w:numId w:val="24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</w:p>
        </w:tc>
        <w:tc>
          <w:tcPr>
            <w:tcW w:w="803" w:type="pct"/>
            <w:vMerge/>
            <w:vAlign w:val="center"/>
          </w:tcPr>
          <w:p w14:paraId="0644945C" w14:textId="7E2AEB5C" w:rsidR="00305F4E" w:rsidRPr="008D3E97" w:rsidRDefault="00305F4E" w:rsidP="003D67EA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</w:p>
        </w:tc>
        <w:tc>
          <w:tcPr>
            <w:tcW w:w="940" w:type="pct"/>
          </w:tcPr>
          <w:p w14:paraId="0FFC3FED" w14:textId="3513FB36" w:rsidR="00305F4E" w:rsidRPr="008D3E97" w:rsidRDefault="00305F4E" w:rsidP="003D67EA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  <w:r w:rsidRPr="008D3E97">
              <w:rPr>
                <w:rFonts w:hint="eastAsia"/>
                <w:sz w:val="20"/>
                <w:szCs w:val="18"/>
              </w:rPr>
              <w:t>노윤선</w:t>
            </w:r>
            <w:r w:rsidRPr="008D3E97">
              <w:rPr>
                <w:rFonts w:hint="eastAsia"/>
                <w:sz w:val="20"/>
                <w:szCs w:val="18"/>
              </w:rPr>
              <w:t>(</w:t>
            </w:r>
            <w:r w:rsidRPr="008D3E97">
              <w:rPr>
                <w:rFonts w:hint="eastAsia"/>
                <w:sz w:val="20"/>
                <w:szCs w:val="18"/>
              </w:rPr>
              <w:t>직원</w:t>
            </w:r>
            <w:r w:rsidRPr="008D3E97">
              <w:rPr>
                <w:rFonts w:hint="eastAsia"/>
                <w:sz w:val="20"/>
                <w:szCs w:val="18"/>
              </w:rPr>
              <w:t>)</w:t>
            </w:r>
            <w:r w:rsidRPr="008D3E97">
              <w:rPr>
                <w:rFonts w:cstheme="minorBidi"/>
                <w:snapToGrid w:val="0"/>
                <w:kern w:val="2"/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주택자금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대여금</w:t>
            </w:r>
          </w:p>
        </w:tc>
        <w:tc>
          <w:tcPr>
            <w:tcW w:w="1818" w:type="pct"/>
          </w:tcPr>
          <w:p w14:paraId="5B2D2AE8" w14:textId="0BF885FF" w:rsidR="00305F4E" w:rsidRPr="008D3E97" w:rsidRDefault="00305F4E" w:rsidP="003D67EA">
            <w:pPr>
              <w:pStyle w:val="LK1"/>
              <w:numPr>
                <w:ilvl w:val="0"/>
                <w:numId w:val="0"/>
              </w:numPr>
              <w:spacing w:after="0" w:line="240" w:lineRule="auto"/>
              <w:rPr>
                <w:sz w:val="20"/>
                <w:szCs w:val="18"/>
              </w:rPr>
            </w:pPr>
            <w:r w:rsidRPr="008D3E97">
              <w:rPr>
                <w:sz w:val="20"/>
                <w:szCs w:val="18"/>
              </w:rPr>
              <w:t>직원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노운선의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주택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구매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자금을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위한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무이자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대여금</w:t>
            </w:r>
          </w:p>
        </w:tc>
        <w:tc>
          <w:tcPr>
            <w:tcW w:w="574" w:type="pct"/>
            <w:vAlign w:val="center"/>
          </w:tcPr>
          <w:p w14:paraId="5067264D" w14:textId="56FA2CD7" w:rsidR="00305F4E" w:rsidRPr="008D3E97" w:rsidRDefault="00305F4E" w:rsidP="00A50A69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  <w:r w:rsidRPr="00653D1F">
              <w:rPr>
                <w:rFonts w:hint="eastAsia"/>
                <w:sz w:val="20"/>
                <w:szCs w:val="18"/>
              </w:rPr>
              <w:t>펜플</w:t>
            </w:r>
          </w:p>
        </w:tc>
        <w:tc>
          <w:tcPr>
            <w:tcW w:w="574" w:type="pct"/>
            <w:vAlign w:val="center"/>
          </w:tcPr>
          <w:p w14:paraId="6ED3EEE1" w14:textId="0725CE47" w:rsidR="00305F4E" w:rsidRPr="008D3E97" w:rsidRDefault="00305F4E" w:rsidP="003D67EA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  <w:rPr>
                <w:sz w:val="20"/>
                <w:szCs w:val="18"/>
              </w:rPr>
            </w:pPr>
            <w:r w:rsidRPr="008D3E97">
              <w:rPr>
                <w:sz w:val="20"/>
                <w:szCs w:val="18"/>
              </w:rPr>
              <w:t>432</w:t>
            </w:r>
          </w:p>
        </w:tc>
      </w:tr>
      <w:tr w:rsidR="00305F4E" w:rsidRPr="008D3E97" w14:paraId="3ECA9B6C" w14:textId="77777777" w:rsidTr="00A50A69">
        <w:trPr>
          <w:trHeight w:val="431"/>
        </w:trPr>
        <w:tc>
          <w:tcPr>
            <w:tcW w:w="291" w:type="pct"/>
            <w:vAlign w:val="center"/>
          </w:tcPr>
          <w:p w14:paraId="2756720C" w14:textId="77777777" w:rsidR="00305F4E" w:rsidRPr="008D3E97" w:rsidRDefault="00305F4E" w:rsidP="00F169CA">
            <w:pPr>
              <w:pStyle w:val="LK1"/>
              <w:numPr>
                <w:ilvl w:val="0"/>
                <w:numId w:val="24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</w:p>
        </w:tc>
        <w:tc>
          <w:tcPr>
            <w:tcW w:w="803" w:type="pct"/>
            <w:vMerge/>
            <w:vAlign w:val="center"/>
          </w:tcPr>
          <w:p w14:paraId="3A620D94" w14:textId="4F941478" w:rsidR="00305F4E" w:rsidRPr="008D3E97" w:rsidRDefault="00305F4E" w:rsidP="003D67EA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</w:p>
        </w:tc>
        <w:tc>
          <w:tcPr>
            <w:tcW w:w="940" w:type="pct"/>
          </w:tcPr>
          <w:p w14:paraId="5EAFAAB9" w14:textId="36D687D4" w:rsidR="00305F4E" w:rsidRPr="008D3E97" w:rsidRDefault="00305F4E" w:rsidP="003D67EA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  <w:r w:rsidRPr="008D3E97">
              <w:rPr>
                <w:rFonts w:hint="eastAsia"/>
                <w:sz w:val="20"/>
                <w:szCs w:val="18"/>
              </w:rPr>
              <w:t>김기훈</w:t>
            </w:r>
            <w:r w:rsidRPr="008D3E97">
              <w:rPr>
                <w:rFonts w:hint="eastAsia"/>
                <w:sz w:val="20"/>
                <w:szCs w:val="18"/>
              </w:rPr>
              <w:t>(</w:t>
            </w:r>
            <w:r w:rsidRPr="008D3E97">
              <w:rPr>
                <w:rFonts w:hint="eastAsia"/>
                <w:sz w:val="20"/>
                <w:szCs w:val="18"/>
              </w:rPr>
              <w:t>직원</w:t>
            </w:r>
            <w:r w:rsidRPr="008D3E97">
              <w:rPr>
                <w:rFonts w:hint="eastAsia"/>
                <w:sz w:val="20"/>
                <w:szCs w:val="18"/>
              </w:rPr>
              <w:t xml:space="preserve">) </w:t>
            </w:r>
            <w:r w:rsidRPr="008D3E97">
              <w:rPr>
                <w:sz w:val="20"/>
                <w:szCs w:val="18"/>
              </w:rPr>
              <w:t>주택자금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대여금</w:t>
            </w:r>
          </w:p>
        </w:tc>
        <w:tc>
          <w:tcPr>
            <w:tcW w:w="1818" w:type="pct"/>
          </w:tcPr>
          <w:p w14:paraId="143571BF" w14:textId="371464FB" w:rsidR="00305F4E" w:rsidRPr="008D3E97" w:rsidRDefault="00305F4E" w:rsidP="003D67EA">
            <w:pPr>
              <w:pStyle w:val="LK1"/>
              <w:numPr>
                <w:ilvl w:val="0"/>
                <w:numId w:val="0"/>
              </w:numPr>
              <w:spacing w:after="0" w:line="240" w:lineRule="auto"/>
              <w:rPr>
                <w:sz w:val="20"/>
                <w:szCs w:val="18"/>
              </w:rPr>
            </w:pPr>
            <w:r w:rsidRPr="008D3E97">
              <w:rPr>
                <w:sz w:val="20"/>
                <w:szCs w:val="18"/>
              </w:rPr>
              <w:t>직원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김기훈의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주택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구매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자금을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위한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무이자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대여금</w:t>
            </w:r>
          </w:p>
        </w:tc>
        <w:tc>
          <w:tcPr>
            <w:tcW w:w="574" w:type="pct"/>
            <w:vAlign w:val="center"/>
          </w:tcPr>
          <w:p w14:paraId="33299138" w14:textId="569716EF" w:rsidR="00305F4E" w:rsidRPr="008D3E97" w:rsidRDefault="00305F4E" w:rsidP="00A50A69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  <w:r w:rsidRPr="00653D1F">
              <w:rPr>
                <w:rFonts w:hint="eastAsia"/>
                <w:sz w:val="20"/>
                <w:szCs w:val="18"/>
              </w:rPr>
              <w:t>펜플</w:t>
            </w:r>
          </w:p>
        </w:tc>
        <w:tc>
          <w:tcPr>
            <w:tcW w:w="574" w:type="pct"/>
            <w:vAlign w:val="center"/>
          </w:tcPr>
          <w:p w14:paraId="61596D7F" w14:textId="20352DC5" w:rsidR="00305F4E" w:rsidRPr="008D3E97" w:rsidRDefault="00305F4E" w:rsidP="003D67EA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  <w:rPr>
                <w:sz w:val="20"/>
                <w:szCs w:val="18"/>
              </w:rPr>
            </w:pPr>
            <w:r w:rsidRPr="008D3E97">
              <w:rPr>
                <w:sz w:val="20"/>
                <w:szCs w:val="18"/>
              </w:rPr>
              <w:t>300</w:t>
            </w:r>
          </w:p>
        </w:tc>
      </w:tr>
      <w:tr w:rsidR="00305F4E" w:rsidRPr="008D3E97" w14:paraId="6F872EC0" w14:textId="77777777" w:rsidTr="00A50A69">
        <w:trPr>
          <w:trHeight w:val="431"/>
        </w:trPr>
        <w:tc>
          <w:tcPr>
            <w:tcW w:w="291" w:type="pct"/>
            <w:vAlign w:val="center"/>
          </w:tcPr>
          <w:p w14:paraId="4568D24F" w14:textId="77777777" w:rsidR="00305F4E" w:rsidRPr="008D3E97" w:rsidRDefault="00305F4E" w:rsidP="00F169CA">
            <w:pPr>
              <w:pStyle w:val="LK1"/>
              <w:numPr>
                <w:ilvl w:val="0"/>
                <w:numId w:val="24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</w:p>
        </w:tc>
        <w:tc>
          <w:tcPr>
            <w:tcW w:w="803" w:type="pct"/>
            <w:vMerge/>
            <w:vAlign w:val="center"/>
          </w:tcPr>
          <w:p w14:paraId="6158FD75" w14:textId="7EE216BB" w:rsidR="00305F4E" w:rsidRPr="008D3E97" w:rsidRDefault="00305F4E" w:rsidP="003D67EA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</w:p>
        </w:tc>
        <w:tc>
          <w:tcPr>
            <w:tcW w:w="940" w:type="pct"/>
          </w:tcPr>
          <w:p w14:paraId="2E006CC3" w14:textId="169EF76A" w:rsidR="00305F4E" w:rsidRPr="008D3E97" w:rsidRDefault="00305F4E" w:rsidP="003D67EA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  <w:r w:rsidRPr="008D3E97">
              <w:rPr>
                <w:rFonts w:hint="eastAsia"/>
                <w:sz w:val="20"/>
                <w:szCs w:val="18"/>
              </w:rPr>
              <w:t>유진숙</w:t>
            </w:r>
            <w:r w:rsidRPr="008D3E97">
              <w:rPr>
                <w:rFonts w:hint="eastAsia"/>
                <w:sz w:val="20"/>
                <w:szCs w:val="18"/>
              </w:rPr>
              <w:t xml:space="preserve"> </w:t>
            </w:r>
            <w:r w:rsidRPr="008D3E97">
              <w:rPr>
                <w:rFonts w:hint="eastAsia"/>
                <w:sz w:val="20"/>
                <w:szCs w:val="18"/>
              </w:rPr>
              <w:t>대여금</w:t>
            </w:r>
          </w:p>
        </w:tc>
        <w:tc>
          <w:tcPr>
            <w:tcW w:w="1818" w:type="pct"/>
          </w:tcPr>
          <w:p w14:paraId="615946F6" w14:textId="3E4F4AC9" w:rsidR="00305F4E" w:rsidRPr="008D3E97" w:rsidRDefault="00305F4E" w:rsidP="003D67EA">
            <w:pPr>
              <w:pStyle w:val="LK1"/>
              <w:numPr>
                <w:ilvl w:val="0"/>
                <w:numId w:val="0"/>
              </w:numPr>
              <w:spacing w:after="0" w:line="240" w:lineRule="auto"/>
              <w:rPr>
                <w:sz w:val="20"/>
                <w:szCs w:val="18"/>
              </w:rPr>
            </w:pPr>
            <w:r w:rsidRPr="008D3E97">
              <w:rPr>
                <w:sz w:val="20"/>
                <w:szCs w:val="18"/>
              </w:rPr>
              <w:t>유진농원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종자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관련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자금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대여</w:t>
            </w:r>
          </w:p>
        </w:tc>
        <w:tc>
          <w:tcPr>
            <w:tcW w:w="574" w:type="pct"/>
            <w:vAlign w:val="center"/>
          </w:tcPr>
          <w:p w14:paraId="2278C9B7" w14:textId="7D57BF10" w:rsidR="00305F4E" w:rsidRPr="008D3E97" w:rsidRDefault="00305F4E" w:rsidP="00A50A69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  <w:r w:rsidRPr="00653D1F">
              <w:rPr>
                <w:rFonts w:hint="eastAsia"/>
                <w:sz w:val="20"/>
                <w:szCs w:val="18"/>
              </w:rPr>
              <w:t>펜플</w:t>
            </w:r>
          </w:p>
        </w:tc>
        <w:tc>
          <w:tcPr>
            <w:tcW w:w="574" w:type="pct"/>
            <w:vAlign w:val="center"/>
          </w:tcPr>
          <w:p w14:paraId="39042834" w14:textId="5CB4E317" w:rsidR="00305F4E" w:rsidRPr="008D3E97" w:rsidRDefault="00305F4E" w:rsidP="003D67EA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  <w:rPr>
                <w:sz w:val="20"/>
                <w:szCs w:val="18"/>
              </w:rPr>
            </w:pPr>
            <w:r w:rsidRPr="008D3E97">
              <w:rPr>
                <w:sz w:val="20"/>
                <w:szCs w:val="18"/>
              </w:rPr>
              <w:t>645</w:t>
            </w:r>
          </w:p>
        </w:tc>
      </w:tr>
      <w:tr w:rsidR="00305F4E" w:rsidRPr="008D3E97" w14:paraId="16BCB6AD" w14:textId="77777777" w:rsidTr="00A50A69">
        <w:trPr>
          <w:trHeight w:val="431"/>
        </w:trPr>
        <w:tc>
          <w:tcPr>
            <w:tcW w:w="291" w:type="pct"/>
            <w:vAlign w:val="center"/>
          </w:tcPr>
          <w:p w14:paraId="1ED1B860" w14:textId="77777777" w:rsidR="00305F4E" w:rsidRPr="008D3E97" w:rsidRDefault="00305F4E" w:rsidP="00F169CA">
            <w:pPr>
              <w:pStyle w:val="LK1"/>
              <w:numPr>
                <w:ilvl w:val="0"/>
                <w:numId w:val="24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</w:p>
        </w:tc>
        <w:tc>
          <w:tcPr>
            <w:tcW w:w="803" w:type="pct"/>
            <w:vMerge/>
            <w:vAlign w:val="center"/>
          </w:tcPr>
          <w:p w14:paraId="6E9AEB6D" w14:textId="428F0DA7" w:rsidR="00305F4E" w:rsidRPr="008D3E97" w:rsidRDefault="00305F4E" w:rsidP="003D67EA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</w:p>
        </w:tc>
        <w:tc>
          <w:tcPr>
            <w:tcW w:w="940" w:type="pct"/>
          </w:tcPr>
          <w:p w14:paraId="4846A969" w14:textId="1DAB9AF1" w:rsidR="00305F4E" w:rsidRPr="008D3E97" w:rsidRDefault="00305F4E" w:rsidP="003D67EA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  <w:r w:rsidRPr="008D3E97">
              <w:rPr>
                <w:sz w:val="20"/>
                <w:szCs w:val="18"/>
              </w:rPr>
              <w:t>강형준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대여금</w:t>
            </w:r>
          </w:p>
        </w:tc>
        <w:tc>
          <w:tcPr>
            <w:tcW w:w="1818" w:type="pct"/>
          </w:tcPr>
          <w:p w14:paraId="59DE01E0" w14:textId="274F0A48" w:rsidR="00305F4E" w:rsidRPr="008D3E97" w:rsidRDefault="00305F4E" w:rsidP="003D67EA">
            <w:pPr>
              <w:pStyle w:val="LK1"/>
              <w:numPr>
                <w:ilvl w:val="0"/>
                <w:numId w:val="0"/>
              </w:numPr>
              <w:spacing w:after="0" w:line="240" w:lineRule="auto"/>
              <w:rPr>
                <w:sz w:val="20"/>
                <w:szCs w:val="18"/>
              </w:rPr>
            </w:pPr>
            <w:r w:rsidRPr="008D3E97">
              <w:rPr>
                <w:sz w:val="20"/>
                <w:szCs w:val="18"/>
              </w:rPr>
              <w:t>기타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사업자금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대출</w:t>
            </w:r>
          </w:p>
        </w:tc>
        <w:tc>
          <w:tcPr>
            <w:tcW w:w="574" w:type="pct"/>
            <w:vAlign w:val="center"/>
          </w:tcPr>
          <w:p w14:paraId="24FDB59F" w14:textId="2A49CCC3" w:rsidR="00305F4E" w:rsidRPr="008D3E97" w:rsidRDefault="00305F4E" w:rsidP="00A50A69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  <w:r w:rsidRPr="00653D1F">
              <w:rPr>
                <w:rFonts w:hint="eastAsia"/>
                <w:sz w:val="20"/>
                <w:szCs w:val="18"/>
              </w:rPr>
              <w:t>펜플</w:t>
            </w:r>
          </w:p>
        </w:tc>
        <w:tc>
          <w:tcPr>
            <w:tcW w:w="574" w:type="pct"/>
            <w:vAlign w:val="center"/>
          </w:tcPr>
          <w:p w14:paraId="34FADB52" w14:textId="0EDF3B96" w:rsidR="00305F4E" w:rsidRPr="008D3E97" w:rsidRDefault="00305F4E" w:rsidP="003D67EA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  <w:rPr>
                <w:sz w:val="20"/>
                <w:szCs w:val="18"/>
              </w:rPr>
            </w:pPr>
            <w:r w:rsidRPr="008D3E97">
              <w:rPr>
                <w:sz w:val="20"/>
                <w:szCs w:val="18"/>
              </w:rPr>
              <w:t>450</w:t>
            </w:r>
          </w:p>
        </w:tc>
      </w:tr>
      <w:tr w:rsidR="00305F4E" w:rsidRPr="008D3E97" w14:paraId="0507D363" w14:textId="77777777" w:rsidTr="00A50A69">
        <w:trPr>
          <w:trHeight w:val="431"/>
        </w:trPr>
        <w:tc>
          <w:tcPr>
            <w:tcW w:w="291" w:type="pct"/>
            <w:vMerge w:val="restart"/>
            <w:vAlign w:val="center"/>
          </w:tcPr>
          <w:p w14:paraId="76111395" w14:textId="77777777" w:rsidR="00305F4E" w:rsidRPr="008D3E97" w:rsidRDefault="00305F4E" w:rsidP="00F169CA">
            <w:pPr>
              <w:pStyle w:val="LK1"/>
              <w:numPr>
                <w:ilvl w:val="0"/>
                <w:numId w:val="24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</w:p>
        </w:tc>
        <w:tc>
          <w:tcPr>
            <w:tcW w:w="803" w:type="pct"/>
            <w:vMerge/>
            <w:vAlign w:val="center"/>
          </w:tcPr>
          <w:p w14:paraId="08292468" w14:textId="050B941E" w:rsidR="00305F4E" w:rsidRPr="008D3E97" w:rsidRDefault="00305F4E" w:rsidP="003D67EA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</w:p>
        </w:tc>
        <w:tc>
          <w:tcPr>
            <w:tcW w:w="940" w:type="pct"/>
          </w:tcPr>
          <w:p w14:paraId="2D666533" w14:textId="3CB2F308" w:rsidR="00305F4E" w:rsidRPr="008D3E97" w:rsidRDefault="00305F4E" w:rsidP="003D67EA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  <w:r w:rsidRPr="008D3E97">
              <w:rPr>
                <w:sz w:val="20"/>
                <w:szCs w:val="18"/>
              </w:rPr>
              <w:t xml:space="preserve">MSF </w:t>
            </w:r>
            <w:r w:rsidRPr="008D3E97">
              <w:rPr>
                <w:sz w:val="20"/>
                <w:szCs w:val="18"/>
              </w:rPr>
              <w:t>대여금</w:t>
            </w:r>
            <w:r w:rsidRPr="008D3E97">
              <w:rPr>
                <w:sz w:val="20"/>
                <w:szCs w:val="18"/>
              </w:rPr>
              <w:t>(</w:t>
            </w:r>
            <w:r w:rsidRPr="008D3E97">
              <w:rPr>
                <w:sz w:val="20"/>
                <w:szCs w:val="18"/>
              </w:rPr>
              <w:t>원육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수입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관련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투자금액</w:t>
            </w:r>
            <w:r w:rsidRPr="008D3E97">
              <w:rPr>
                <w:sz w:val="20"/>
                <w:szCs w:val="18"/>
              </w:rPr>
              <w:t>)</w:t>
            </w:r>
          </w:p>
        </w:tc>
        <w:tc>
          <w:tcPr>
            <w:tcW w:w="1818" w:type="pct"/>
          </w:tcPr>
          <w:p w14:paraId="4C4530F0" w14:textId="04B0BA0E" w:rsidR="00305F4E" w:rsidRPr="008D3E97" w:rsidRDefault="00305F4E" w:rsidP="003D67EA">
            <w:pPr>
              <w:pStyle w:val="LK1"/>
              <w:numPr>
                <w:ilvl w:val="0"/>
                <w:numId w:val="0"/>
              </w:numPr>
              <w:spacing w:after="0" w:line="240" w:lineRule="auto"/>
              <w:rPr>
                <w:sz w:val="20"/>
                <w:szCs w:val="18"/>
              </w:rPr>
            </w:pPr>
            <w:r w:rsidRPr="008D3E97">
              <w:rPr>
                <w:sz w:val="20"/>
                <w:szCs w:val="18"/>
              </w:rPr>
              <w:t>MSF</w:t>
            </w:r>
            <w:r w:rsidRPr="008D3E97">
              <w:rPr>
                <w:sz w:val="20"/>
                <w:szCs w:val="18"/>
              </w:rPr>
              <w:t>에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대한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원육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수입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관련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투자금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성격의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무이자</w:t>
            </w:r>
            <w:r w:rsidRPr="008D3E97">
              <w:rPr>
                <w:sz w:val="20"/>
                <w:szCs w:val="18"/>
              </w:rPr>
              <w:t xml:space="preserve"> </w:t>
            </w:r>
            <w:r w:rsidRPr="008D3E97">
              <w:rPr>
                <w:sz w:val="20"/>
                <w:szCs w:val="18"/>
              </w:rPr>
              <w:t>대여금</w:t>
            </w:r>
          </w:p>
        </w:tc>
        <w:tc>
          <w:tcPr>
            <w:tcW w:w="574" w:type="pct"/>
            <w:vAlign w:val="center"/>
          </w:tcPr>
          <w:p w14:paraId="4B5DF99F" w14:textId="6C4129BB" w:rsidR="00305F4E" w:rsidRPr="008D3E97" w:rsidRDefault="00305F4E" w:rsidP="00A50A69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  <w:r w:rsidRPr="00653D1F">
              <w:rPr>
                <w:rFonts w:hint="eastAsia"/>
                <w:sz w:val="20"/>
                <w:szCs w:val="18"/>
              </w:rPr>
              <w:t>펜플</w:t>
            </w:r>
          </w:p>
        </w:tc>
        <w:tc>
          <w:tcPr>
            <w:tcW w:w="574" w:type="pct"/>
            <w:vAlign w:val="center"/>
          </w:tcPr>
          <w:p w14:paraId="1573581B" w14:textId="342D5D38" w:rsidR="00305F4E" w:rsidRPr="008D3E97" w:rsidRDefault="00305F4E" w:rsidP="003D67EA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  <w:rPr>
                <w:sz w:val="20"/>
                <w:szCs w:val="18"/>
              </w:rPr>
            </w:pPr>
            <w:r w:rsidRPr="008D3E97">
              <w:rPr>
                <w:sz w:val="20"/>
                <w:szCs w:val="18"/>
              </w:rPr>
              <w:t>1,000</w:t>
            </w:r>
          </w:p>
        </w:tc>
      </w:tr>
      <w:tr w:rsidR="00495BAC" w:rsidRPr="008D3E97" w14:paraId="7A19A991" w14:textId="77777777" w:rsidTr="00E2436B">
        <w:trPr>
          <w:trHeight w:val="431"/>
        </w:trPr>
        <w:tc>
          <w:tcPr>
            <w:tcW w:w="291" w:type="pct"/>
            <w:vMerge/>
            <w:vAlign w:val="center"/>
          </w:tcPr>
          <w:p w14:paraId="45262379" w14:textId="77777777" w:rsidR="00495BAC" w:rsidRPr="008D3E97" w:rsidRDefault="00495BAC" w:rsidP="00495BAC">
            <w:pPr>
              <w:pStyle w:val="LK1"/>
              <w:numPr>
                <w:ilvl w:val="0"/>
                <w:numId w:val="24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</w:p>
        </w:tc>
        <w:tc>
          <w:tcPr>
            <w:tcW w:w="803" w:type="pct"/>
            <w:vMerge/>
          </w:tcPr>
          <w:p w14:paraId="632BA169" w14:textId="77777777" w:rsidR="00495BAC" w:rsidRPr="008D3E97" w:rsidRDefault="00495BAC" w:rsidP="00495BAC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</w:p>
        </w:tc>
        <w:tc>
          <w:tcPr>
            <w:tcW w:w="2758" w:type="pct"/>
            <w:gridSpan w:val="2"/>
            <w:vAlign w:val="center"/>
          </w:tcPr>
          <w:p w14:paraId="68889469" w14:textId="799188FC" w:rsidR="00495BAC" w:rsidRPr="008D3E97" w:rsidRDefault="00495BAC" w:rsidP="00495BAC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sz w:val="20"/>
                <w:szCs w:val="18"/>
              </w:rPr>
            </w:pPr>
            <w:r>
              <w:rPr>
                <w:rFonts w:hint="eastAsia"/>
                <w:sz w:val="20"/>
                <w:szCs w:val="18"/>
              </w:rPr>
              <w:t>소</w:t>
            </w:r>
            <w:r>
              <w:rPr>
                <w:rFonts w:hint="eastAsia"/>
                <w:sz w:val="20"/>
                <w:szCs w:val="18"/>
              </w:rPr>
              <w:t xml:space="preserve"> </w:t>
            </w:r>
            <w:r>
              <w:rPr>
                <w:rFonts w:hint="eastAsia"/>
                <w:sz w:val="20"/>
                <w:szCs w:val="18"/>
              </w:rPr>
              <w:t>계</w:t>
            </w:r>
          </w:p>
        </w:tc>
        <w:tc>
          <w:tcPr>
            <w:tcW w:w="1148" w:type="pct"/>
            <w:gridSpan w:val="2"/>
            <w:vAlign w:val="center"/>
          </w:tcPr>
          <w:p w14:paraId="09AE2DA4" w14:textId="620A9BC0" w:rsidR="00495BAC" w:rsidRPr="008D3E97" w:rsidRDefault="00495BAC" w:rsidP="00495BAC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  <w:rPr>
                <w:sz w:val="20"/>
                <w:szCs w:val="18"/>
              </w:rPr>
            </w:pPr>
            <w:r>
              <w:rPr>
                <w:rFonts w:hint="eastAsia"/>
                <w:sz w:val="20"/>
                <w:szCs w:val="18"/>
              </w:rPr>
              <w:t>[*]</w:t>
            </w:r>
          </w:p>
        </w:tc>
      </w:tr>
      <w:tr w:rsidR="00495BAC" w:rsidRPr="008D3E97" w14:paraId="4C595A09" w14:textId="77777777" w:rsidTr="00E2436B">
        <w:trPr>
          <w:trHeight w:val="431"/>
        </w:trPr>
        <w:tc>
          <w:tcPr>
            <w:tcW w:w="3852" w:type="pct"/>
            <w:gridSpan w:val="4"/>
            <w:vAlign w:val="center"/>
          </w:tcPr>
          <w:p w14:paraId="5ED4B95A" w14:textId="03C0DF1D" w:rsidR="00495BAC" w:rsidRPr="002E7EDF" w:rsidRDefault="00495BAC" w:rsidP="00495BAC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  <w:bCs/>
                <w:sz w:val="20"/>
                <w:szCs w:val="18"/>
              </w:rPr>
            </w:pPr>
            <w:r w:rsidRPr="002E7EDF">
              <w:rPr>
                <w:rFonts w:hint="eastAsia"/>
                <w:b/>
                <w:bCs/>
                <w:sz w:val="20"/>
                <w:szCs w:val="18"/>
              </w:rPr>
              <w:t>합</w:t>
            </w:r>
            <w:r w:rsidRPr="002E7EDF">
              <w:rPr>
                <w:rFonts w:hint="eastAsia"/>
                <w:b/>
                <w:bCs/>
                <w:sz w:val="20"/>
                <w:szCs w:val="18"/>
              </w:rPr>
              <w:t xml:space="preserve"> </w:t>
            </w:r>
            <w:r w:rsidRPr="002E7EDF">
              <w:rPr>
                <w:rFonts w:hint="eastAsia"/>
                <w:b/>
                <w:bCs/>
                <w:sz w:val="20"/>
                <w:szCs w:val="18"/>
              </w:rPr>
              <w:t>계</w:t>
            </w:r>
          </w:p>
        </w:tc>
        <w:tc>
          <w:tcPr>
            <w:tcW w:w="1148" w:type="pct"/>
            <w:gridSpan w:val="2"/>
          </w:tcPr>
          <w:p w14:paraId="65501598" w14:textId="44DFF7C6" w:rsidR="00495BAC" w:rsidRPr="008D3E97" w:rsidRDefault="00495BAC" w:rsidP="00495BAC">
            <w:pPr>
              <w:pStyle w:val="LK1"/>
              <w:numPr>
                <w:ilvl w:val="0"/>
                <w:numId w:val="0"/>
              </w:numPr>
              <w:spacing w:after="0" w:line="240" w:lineRule="auto"/>
              <w:jc w:val="right"/>
              <w:rPr>
                <w:sz w:val="20"/>
                <w:szCs w:val="18"/>
              </w:rPr>
            </w:pPr>
            <w:r w:rsidRPr="00E02121">
              <w:rPr>
                <w:rFonts w:hint="eastAsia"/>
                <w:sz w:val="20"/>
                <w:szCs w:val="18"/>
              </w:rPr>
              <w:t>[*]</w:t>
            </w:r>
          </w:p>
        </w:tc>
      </w:tr>
    </w:tbl>
    <w:p w14:paraId="51B17302" w14:textId="77777777" w:rsidR="00BE3483" w:rsidRDefault="00BE3483" w:rsidP="007841B8"/>
    <w:p w14:paraId="144009AB" w14:textId="77777777" w:rsidR="00FB48E8" w:rsidRDefault="00FB48E8">
      <w:pPr>
        <w:wordWrap/>
        <w:autoSpaceDE/>
        <w:autoSpaceDN/>
        <w:adjustRightInd/>
        <w:snapToGrid/>
        <w:spacing w:line="240" w:lineRule="auto"/>
        <w:jc w:val="left"/>
        <w:rPr>
          <w:rFonts w:cs="Times New Roman"/>
          <w:b/>
          <w:szCs w:val="22"/>
        </w:rPr>
      </w:pPr>
      <w:r>
        <w:rPr>
          <w:rFonts w:cs="Times New Roman"/>
          <w:szCs w:val="22"/>
        </w:rPr>
        <w:br w:type="page"/>
      </w:r>
    </w:p>
    <w:p w14:paraId="5581798F" w14:textId="6FE73743" w:rsidR="002D79E9" w:rsidRPr="00933D6F" w:rsidRDefault="002D79E9" w:rsidP="002D79E9">
      <w:pPr>
        <w:pStyle w:val="BKLH1-1"/>
        <w:numPr>
          <w:ilvl w:val="0"/>
          <w:numId w:val="0"/>
        </w:numPr>
        <w:jc w:val="center"/>
        <w:rPr>
          <w:rFonts w:cs="Times New Roman"/>
          <w:b w:val="0"/>
          <w:szCs w:val="22"/>
          <w:u w:val="single"/>
        </w:rPr>
      </w:pPr>
      <w:r w:rsidRPr="00933D6F">
        <w:rPr>
          <w:rFonts w:cs="Times New Roman"/>
          <w:szCs w:val="22"/>
        </w:rPr>
        <w:lastRenderedPageBreak/>
        <w:t>별지</w:t>
      </w:r>
      <w:r w:rsidRPr="00933D6F">
        <w:rPr>
          <w:rFonts w:cs="Times New Roman"/>
          <w:szCs w:val="22"/>
        </w:rPr>
        <w:t xml:space="preserve"> 6.</w:t>
      </w:r>
      <w:r w:rsidRPr="00933D6F">
        <w:rPr>
          <w:rFonts w:cs="Times New Roman" w:hint="eastAsia"/>
          <w:szCs w:val="22"/>
        </w:rPr>
        <w:t>2</w:t>
      </w:r>
      <w:r w:rsidRPr="00933D6F">
        <w:rPr>
          <w:rFonts w:cs="Times New Roman"/>
          <w:szCs w:val="22"/>
        </w:rPr>
        <w:t>(</w:t>
      </w:r>
      <w:r>
        <w:rPr>
          <w:rFonts w:cs="Times New Roman"/>
          <w:szCs w:val="22"/>
        </w:rPr>
        <w:t>5</w:t>
      </w:r>
      <w:r w:rsidRPr="00933D6F">
        <w:rPr>
          <w:rFonts w:cs="Times New Roman"/>
          <w:szCs w:val="22"/>
        </w:rPr>
        <w:t>)</w:t>
      </w:r>
      <w:r w:rsidR="00654B8D">
        <w:rPr>
          <w:rFonts w:cs="Times New Roman" w:hint="eastAsia"/>
          <w:szCs w:val="22"/>
        </w:rPr>
        <w:t>(i)</w:t>
      </w:r>
    </w:p>
    <w:p w14:paraId="36DC65DC" w14:textId="3838A2FE" w:rsidR="008036C9" w:rsidRPr="00933D6F" w:rsidRDefault="002D79E9" w:rsidP="00CA13CC">
      <w:pPr>
        <w:pStyle w:val="BKLH1-1"/>
        <w:numPr>
          <w:ilvl w:val="0"/>
          <w:numId w:val="0"/>
        </w:numPr>
        <w:jc w:val="center"/>
        <w:rPr>
          <w:rFonts w:eastAsia="바탕체"/>
        </w:rPr>
      </w:pPr>
      <w:r>
        <w:rPr>
          <w:rFonts w:hint="eastAsia"/>
          <w:b w:val="0"/>
          <w:bCs/>
          <w:u w:val="single"/>
        </w:rPr>
        <w:t>기존</w:t>
      </w:r>
      <w:r>
        <w:rPr>
          <w:rFonts w:hint="eastAsia"/>
          <w:b w:val="0"/>
          <w:bCs/>
          <w:u w:val="single"/>
        </w:rPr>
        <w:t xml:space="preserve"> </w:t>
      </w:r>
      <w:r>
        <w:rPr>
          <w:rFonts w:hint="eastAsia"/>
          <w:b w:val="0"/>
          <w:bCs/>
          <w:u w:val="single"/>
        </w:rPr>
        <w:t>보증의무</w:t>
      </w:r>
    </w:p>
    <w:sectPr w:rsidR="008036C9" w:rsidRPr="00933D6F" w:rsidSect="002603FA">
      <w:footerReference w:type="default" r:id="rId14"/>
      <w:pgSz w:w="11906" w:h="16838"/>
      <w:pgMar w:top="1418" w:right="1304" w:bottom="1418" w:left="1304" w:header="851" w:footer="567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C4C14" w14:textId="77777777" w:rsidR="00361FE9" w:rsidRDefault="00361FE9" w:rsidP="008A71F0">
      <w:pPr>
        <w:spacing w:line="240" w:lineRule="auto"/>
      </w:pPr>
      <w:r>
        <w:separator/>
      </w:r>
    </w:p>
  </w:endnote>
  <w:endnote w:type="continuationSeparator" w:id="0">
    <w:p w14:paraId="502D638A" w14:textId="77777777" w:rsidR="00361FE9" w:rsidRDefault="00361FE9" w:rsidP="008A71F0">
      <w:pPr>
        <w:spacing w:line="240" w:lineRule="auto"/>
      </w:pPr>
      <w:r>
        <w:continuationSeparator/>
      </w:r>
    </w:p>
  </w:endnote>
  <w:endnote w:type="continuationNotice" w:id="1">
    <w:p w14:paraId="452950DA" w14:textId="77777777" w:rsidR="00361FE9" w:rsidRDefault="00361FE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가는둥근제목체">
    <w:altName w:val="돋움체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B1A03" w14:textId="77777777" w:rsidR="007A3815" w:rsidRPr="000C2274" w:rsidRDefault="007A3815" w:rsidP="00E25160">
    <w:pPr>
      <w:spacing w:line="240" w:lineRule="auto"/>
      <w:jc w:val="center"/>
      <w:rPr>
        <w:rFonts w:eastAsia="맑은 고딕"/>
        <w:szCs w:val="22"/>
      </w:rPr>
    </w:pPr>
    <w:r>
      <w:rPr>
        <w:rFonts w:hint="eastAsia"/>
        <w:szCs w:val="22"/>
      </w:rPr>
      <w:t xml:space="preserve">- </w:t>
    </w:r>
    <w:r w:rsidRPr="000C2274">
      <w:rPr>
        <w:szCs w:val="22"/>
      </w:rPr>
      <w:fldChar w:fldCharType="begin"/>
    </w:r>
    <w:r w:rsidRPr="000C2274">
      <w:rPr>
        <w:szCs w:val="22"/>
      </w:rPr>
      <w:instrText>PAGE   \* MERGEFORMAT</w:instrText>
    </w:r>
    <w:r w:rsidRPr="000C2274">
      <w:rPr>
        <w:szCs w:val="22"/>
      </w:rPr>
      <w:fldChar w:fldCharType="separate"/>
    </w:r>
    <w:r w:rsidRPr="00102587">
      <w:rPr>
        <w:noProof/>
        <w:szCs w:val="22"/>
        <w:lang w:val="ko-KR"/>
      </w:rPr>
      <w:t>20</w:t>
    </w:r>
    <w:r w:rsidRPr="000C2274">
      <w:rPr>
        <w:szCs w:val="22"/>
      </w:rPr>
      <w:fldChar w:fldCharType="end"/>
    </w:r>
    <w:r w:rsidRPr="000C2274">
      <w:rPr>
        <w:rFonts w:eastAsia="맑은 고딕"/>
        <w:szCs w:val="22"/>
      </w:rPr>
      <w:t xml:space="preserve"> </w:t>
    </w:r>
    <w:r w:rsidRPr="000C2274">
      <w:rPr>
        <w:rFonts w:eastAsia="맑은 고딕" w:hint="eastAsia"/>
        <w:szCs w:val="22"/>
      </w:rPr>
      <w:t>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A3FB4" w14:textId="79B3471F" w:rsidR="007A3815" w:rsidRPr="0040290F" w:rsidRDefault="007A3815" w:rsidP="0040290F">
    <w:pPr>
      <w:spacing w:line="240" w:lineRule="auto"/>
      <w:jc w:val="center"/>
      <w:rPr>
        <w:rFonts w:cs="Times New Roman"/>
        <w:szCs w:val="22"/>
      </w:rPr>
    </w:pPr>
    <w:r w:rsidRPr="0040290F">
      <w:rPr>
        <w:rFonts w:cs="Times New Roman"/>
        <w:szCs w:val="22"/>
      </w:rPr>
      <w:t>[</w:t>
    </w:r>
    <w:bookmarkStart w:id="268" w:name="_Hlk199950205"/>
    <w:r w:rsidRPr="0040290F">
      <w:rPr>
        <w:rFonts w:cs="Times New Roman"/>
        <w:szCs w:val="22"/>
      </w:rPr>
      <w:t>주식매매계약서</w:t>
    </w:r>
    <w:r w:rsidRPr="0040290F">
      <w:rPr>
        <w:rFonts w:cs="Times New Roman"/>
        <w:szCs w:val="22"/>
      </w:rPr>
      <w:t xml:space="preserve"> </w:t>
    </w:r>
    <w:r w:rsidRPr="0040290F">
      <w:rPr>
        <w:rFonts w:cs="Times New Roman"/>
        <w:szCs w:val="22"/>
      </w:rPr>
      <w:t>기명날인</w:t>
    </w:r>
    <w:r w:rsidRPr="0040290F">
      <w:rPr>
        <w:rFonts w:cs="Times New Roman"/>
        <w:szCs w:val="22"/>
      </w:rPr>
      <w:t xml:space="preserve"> </w:t>
    </w:r>
    <w:r w:rsidRPr="0040290F">
      <w:rPr>
        <w:rFonts w:cs="Times New Roman"/>
        <w:szCs w:val="22"/>
      </w:rPr>
      <w:t>페이지</w:t>
    </w:r>
    <w:bookmarkEnd w:id="268"/>
    <w:r w:rsidRPr="0040290F">
      <w:rPr>
        <w:rFonts w:cs="Times New Roman"/>
        <w:szCs w:val="22"/>
      </w:rPr>
      <w:t>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3B138" w14:textId="7BD3C241" w:rsidR="007A3815" w:rsidRDefault="007A3815" w:rsidP="0040290F">
    <w:pPr>
      <w:pStyle w:val="ab"/>
      <w:jc w:val="center"/>
    </w:pPr>
    <w:r w:rsidRPr="0040290F">
      <w:rPr>
        <w:rFonts w:cs="Times New Roman"/>
        <w:szCs w:val="22"/>
      </w:rPr>
      <w:t>[</w:t>
    </w:r>
    <w:r>
      <w:rPr>
        <w:rFonts w:cs="Times New Roman" w:hint="eastAsia"/>
        <w:szCs w:val="22"/>
      </w:rPr>
      <w:t>별지</w:t>
    </w:r>
    <w:r>
      <w:rPr>
        <w:rFonts w:cs="Times New Roman"/>
        <w:szCs w:val="22"/>
      </w:rPr>
      <w:t xml:space="preserve"> 1</w:t>
    </w:r>
    <w:r w:rsidRPr="0040290F">
      <w:rPr>
        <w:rFonts w:cs="Times New Roman"/>
        <w:szCs w:val="22"/>
      </w:rPr>
      <w:t>]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67697" w14:textId="6318B5D0" w:rsidR="007A3815" w:rsidRDefault="00EF3F8C" w:rsidP="00EF3F8C">
    <w:pPr>
      <w:pStyle w:val="ab"/>
      <w:tabs>
        <w:tab w:val="clear" w:pos="4513"/>
        <w:tab w:val="center" w:pos="4535"/>
        <w:tab w:val="left" w:pos="5754"/>
      </w:tabs>
      <w:jc w:val="left"/>
    </w:pPr>
    <w:r>
      <w:rPr>
        <w:rFonts w:eastAsia="바탕체"/>
        <w:szCs w:val="22"/>
      </w:rPr>
      <w:tab/>
    </w:r>
    <w:r w:rsidR="007A3815" w:rsidRPr="00E25160">
      <w:rPr>
        <w:rFonts w:eastAsia="바탕체" w:hint="eastAsia"/>
        <w:szCs w:val="22"/>
      </w:rPr>
      <w:t>[</w:t>
    </w:r>
    <w:r w:rsidR="007A3815" w:rsidRPr="00E25160">
      <w:rPr>
        <w:rFonts w:ascii="바탕" w:hAnsi="바탕" w:hint="eastAsia"/>
        <w:szCs w:val="22"/>
      </w:rPr>
      <w:t>별지</w:t>
    </w:r>
    <w:r w:rsidR="007A3815" w:rsidRPr="00E25160">
      <w:rPr>
        <w:rFonts w:eastAsia="바탕체" w:hint="eastAsia"/>
        <w:szCs w:val="22"/>
      </w:rPr>
      <w:t xml:space="preserve"> </w:t>
    </w:r>
    <w:r w:rsidR="007A3815">
      <w:rPr>
        <w:rFonts w:eastAsia="바탕체"/>
        <w:szCs w:val="22"/>
      </w:rPr>
      <w:t>3.3(5)</w:t>
    </w:r>
    <w:r w:rsidR="007A3815" w:rsidRPr="00E25160">
      <w:rPr>
        <w:rFonts w:eastAsia="바탕체"/>
        <w:szCs w:val="22"/>
      </w:rPr>
      <w:t>]</w:t>
    </w:r>
    <w:r>
      <w:rPr>
        <w:rFonts w:eastAsia="바탕체"/>
        <w:szCs w:val="22"/>
      </w:rP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3FF22" w14:textId="72D7DD5F" w:rsidR="007A3815" w:rsidRDefault="007A3815" w:rsidP="0040290F">
    <w:pPr>
      <w:pStyle w:val="ab"/>
      <w:jc w:val="center"/>
    </w:pPr>
    <w:r w:rsidRPr="00E25160">
      <w:rPr>
        <w:rFonts w:eastAsia="바탕체" w:hint="eastAsia"/>
        <w:szCs w:val="22"/>
      </w:rPr>
      <w:t>[</w:t>
    </w:r>
    <w:r w:rsidRPr="00E25160">
      <w:rPr>
        <w:rFonts w:ascii="바탕" w:hAnsi="바탕" w:hint="eastAsia"/>
        <w:szCs w:val="22"/>
      </w:rPr>
      <w:t>별지</w:t>
    </w:r>
    <w:r w:rsidRPr="00E25160">
      <w:rPr>
        <w:rFonts w:eastAsia="바탕체" w:hint="eastAsia"/>
        <w:szCs w:val="22"/>
      </w:rPr>
      <w:t xml:space="preserve"> </w:t>
    </w:r>
    <w:r>
      <w:rPr>
        <w:rFonts w:eastAsia="바탕체"/>
        <w:szCs w:val="22"/>
      </w:rPr>
      <w:t>5.1(7)</w:t>
    </w:r>
    <w:r w:rsidRPr="00E25160">
      <w:rPr>
        <w:rFonts w:eastAsia="바탕체"/>
        <w:szCs w:val="22"/>
      </w:rPr>
      <w:t>]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615DA" w14:textId="2F775917" w:rsidR="007A3815" w:rsidRDefault="007A3815" w:rsidP="00771197">
    <w:pPr>
      <w:jc w:val="center"/>
    </w:pPr>
    <w:r w:rsidRPr="00216F9B">
      <w:rPr>
        <w:rFonts w:hint="eastAsia"/>
        <w:szCs w:val="22"/>
      </w:rPr>
      <w:t>[</w:t>
    </w:r>
    <w:r>
      <w:rPr>
        <w:rFonts w:hint="eastAsia"/>
        <w:szCs w:val="22"/>
      </w:rPr>
      <w:t>별지</w:t>
    </w:r>
    <w:r>
      <w:rPr>
        <w:rFonts w:hint="eastAsia"/>
        <w:szCs w:val="22"/>
      </w:rPr>
      <w:t xml:space="preserve"> </w:t>
    </w:r>
    <w:r w:rsidR="00B75DA1" w:rsidRPr="00B75DA1">
      <w:rPr>
        <w:szCs w:val="22"/>
      </w:rPr>
      <w:t>6.2(5)(i)</w:t>
    </w:r>
    <w:r w:rsidRPr="00216F9B">
      <w:rPr>
        <w:szCs w:val="22"/>
      </w:rPr>
      <w:t>]</w:t>
    </w:r>
    <w:r w:rsidRPr="00216F9B">
      <w:rPr>
        <w:rFonts w:hint="eastAsia"/>
        <w:szCs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76DF8" w14:textId="77777777" w:rsidR="00361FE9" w:rsidRDefault="00361FE9" w:rsidP="008A71F0">
      <w:pPr>
        <w:spacing w:line="240" w:lineRule="auto"/>
      </w:pPr>
      <w:r>
        <w:separator/>
      </w:r>
    </w:p>
  </w:footnote>
  <w:footnote w:type="continuationSeparator" w:id="0">
    <w:p w14:paraId="50B56DB9" w14:textId="77777777" w:rsidR="00361FE9" w:rsidRDefault="00361FE9" w:rsidP="008A71F0">
      <w:pPr>
        <w:spacing w:line="240" w:lineRule="auto"/>
      </w:pPr>
      <w:r>
        <w:continuationSeparator/>
      </w:r>
    </w:p>
  </w:footnote>
  <w:footnote w:type="continuationNotice" w:id="1">
    <w:p w14:paraId="20E2E189" w14:textId="77777777" w:rsidR="00361FE9" w:rsidRDefault="00361FE9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B93E1B4C"/>
    <w:lvl w:ilvl="0">
      <w:start w:val="1"/>
      <w:numFmt w:val="none"/>
      <w:lvlText w:val=""/>
      <w:lvlJc w:val="left"/>
      <w:pPr>
        <w:tabs>
          <w:tab w:val="num" w:pos="360"/>
        </w:tabs>
      </w:pPr>
      <w:rPr>
        <w:rFonts w:ascii="바탕체" w:eastAsia="바탕체" w:cs="Times New Roman" w:hint="eastAsia"/>
        <w:sz w:val="28"/>
      </w:rPr>
    </w:lvl>
    <w:lvl w:ilvl="1">
      <w:start w:val="1"/>
      <w:numFmt w:val="decimal"/>
      <w:lvlText w:val="8.%2."/>
      <w:lvlJc w:val="left"/>
      <w:pPr>
        <w:tabs>
          <w:tab w:val="num" w:pos="454"/>
        </w:tabs>
        <w:ind w:left="454" w:hanging="454"/>
      </w:pPr>
      <w:rPr>
        <w:rFonts w:ascii="Times New Roman" w:hAnsi="Times New Roman" w:hint="default"/>
        <w:b w:val="0"/>
        <w:i w:val="0"/>
        <w:sz w:val="22"/>
      </w:rPr>
    </w:lvl>
    <w:lvl w:ilvl="2">
      <w:start w:val="1"/>
      <w:numFmt w:val="ganada"/>
      <w:lvlText w:val="%3."/>
      <w:lvlJc w:val="left"/>
      <w:pPr>
        <w:tabs>
          <w:tab w:val="num" w:pos="794"/>
        </w:tabs>
        <w:ind w:left="794" w:hanging="510"/>
      </w:pPr>
      <w:rPr>
        <w:rFonts w:ascii="바탕체" w:eastAsia="바탕체" w:cs="Times New Roman" w:hint="eastAsia"/>
        <w:b/>
        <w:i w:val="0"/>
        <w:spacing w:val="-4"/>
        <w:w w:val="95"/>
        <w:sz w:val="28"/>
      </w:rPr>
    </w:lvl>
    <w:lvl w:ilvl="3">
      <w:start w:val="1"/>
      <w:numFmt w:val="decimalFullWidth"/>
      <w:lvlText w:val="(%4)"/>
      <w:lvlJc w:val="left"/>
      <w:pPr>
        <w:tabs>
          <w:tab w:val="num" w:pos="1077"/>
        </w:tabs>
        <w:ind w:left="1077" w:hanging="567"/>
      </w:pPr>
      <w:rPr>
        <w:rFonts w:ascii="바탕체" w:eastAsia="바탕체" w:cs="Times New Roman" w:hint="eastAsia"/>
        <w:b/>
        <w:i w:val="0"/>
        <w:spacing w:val="-10"/>
        <w:w w:val="95"/>
        <w:sz w:val="28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1191"/>
        </w:tabs>
        <w:ind w:left="1191" w:hanging="454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3175"/>
        </w:tabs>
        <w:ind w:left="3175" w:hanging="708"/>
      </w:pPr>
      <w:rPr>
        <w:rFonts w:cs="Times New Roman" w:hint="eastAsia"/>
      </w:rPr>
    </w:lvl>
    <w:lvl w:ilvl="6">
      <w:start w:val="1"/>
      <w:numFmt w:val="decimal"/>
      <w:pStyle w:val="7"/>
      <w:lvlText w:val="(%4).%5.%6.%7"/>
      <w:lvlJc w:val="left"/>
      <w:pPr>
        <w:tabs>
          <w:tab w:val="num" w:pos="0"/>
        </w:tabs>
        <w:ind w:left="3883" w:hanging="708"/>
      </w:pPr>
      <w:rPr>
        <w:rFonts w:cs="Times New Roman" w:hint="eastAsia"/>
      </w:rPr>
    </w:lvl>
    <w:lvl w:ilvl="7">
      <w:start w:val="1"/>
      <w:numFmt w:val="decimal"/>
      <w:pStyle w:val="8"/>
      <w:lvlText w:val="(%4).%5.%6.%7.%8"/>
      <w:lvlJc w:val="left"/>
      <w:pPr>
        <w:tabs>
          <w:tab w:val="num" w:pos="0"/>
        </w:tabs>
        <w:ind w:left="4591" w:hanging="708"/>
      </w:pPr>
      <w:rPr>
        <w:rFonts w:cs="Times New Roman" w:hint="eastAsia"/>
      </w:rPr>
    </w:lvl>
    <w:lvl w:ilvl="8">
      <w:start w:val="1"/>
      <w:numFmt w:val="decimal"/>
      <w:pStyle w:val="9"/>
      <w:lvlText w:val="(%4).%5.%6.%7.%8.%9"/>
      <w:lvlJc w:val="left"/>
      <w:pPr>
        <w:tabs>
          <w:tab w:val="num" w:pos="0"/>
        </w:tabs>
        <w:ind w:left="5299" w:hanging="708"/>
      </w:pPr>
      <w:rPr>
        <w:rFonts w:cs="Times New Roman" w:hint="eastAsia"/>
      </w:rPr>
    </w:lvl>
  </w:abstractNum>
  <w:abstractNum w:abstractNumId="1" w15:restartNumberingAfterBreak="0">
    <w:nsid w:val="00000001"/>
    <w:multiLevelType w:val="hybridMultilevel"/>
    <w:tmpl w:val="E0884FC8"/>
    <w:lvl w:ilvl="0" w:tplc="27729EBE">
      <w:start w:val="242"/>
      <w:numFmt w:val="bullet"/>
      <w:pStyle w:val="table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color w:val="999999"/>
        <w:sz w:val="20"/>
      </w:rPr>
    </w:lvl>
    <w:lvl w:ilvl="1" w:tplc="8AA415EC">
      <w:start w:val="242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999999"/>
        <w:sz w:val="20"/>
      </w:rPr>
    </w:lvl>
    <w:lvl w:ilvl="2" w:tplc="16DC436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D2823F1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59C6EE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8BC280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3CA520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ED5EBA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36CC916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042B1E09"/>
    <w:multiLevelType w:val="hybridMultilevel"/>
    <w:tmpl w:val="CB502F3A"/>
    <w:lvl w:ilvl="0" w:tplc="259AF24C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3" w15:restartNumberingAfterBreak="0">
    <w:nsid w:val="0C9C5C21"/>
    <w:multiLevelType w:val="hybridMultilevel"/>
    <w:tmpl w:val="B31259E0"/>
    <w:lvl w:ilvl="0" w:tplc="4D62F774">
      <w:start w:val="1"/>
      <w:numFmt w:val="lowerRoman"/>
      <w:lvlText w:val="(%1)"/>
      <w:lvlJc w:val="left"/>
      <w:pPr>
        <w:ind w:left="1651" w:hanging="400"/>
      </w:pPr>
      <w:rPr>
        <w:rFonts w:hint="eastAsia"/>
      </w:rPr>
    </w:lvl>
    <w:lvl w:ilvl="1" w:tplc="60AC3C0C">
      <w:start w:val="1"/>
      <w:numFmt w:val="ganada"/>
      <w:lvlText w:val="%2."/>
      <w:lvlJc w:val="left"/>
      <w:pPr>
        <w:ind w:left="360" w:hanging="360"/>
      </w:pPr>
      <w:rPr>
        <w:rFonts w:hint="default"/>
      </w:rPr>
    </w:lvl>
    <w:lvl w:ilvl="2" w:tplc="4D62F774">
      <w:start w:val="1"/>
      <w:numFmt w:val="lowerRoman"/>
      <w:lvlText w:val="(%3)"/>
      <w:lvlJc w:val="left"/>
      <w:pPr>
        <w:ind w:left="2451" w:hanging="40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400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4" w15:restartNumberingAfterBreak="0">
    <w:nsid w:val="168A6674"/>
    <w:multiLevelType w:val="hybridMultilevel"/>
    <w:tmpl w:val="B868F882"/>
    <w:lvl w:ilvl="0" w:tplc="782CD2DC">
      <w:start w:val="1"/>
      <w:numFmt w:val="lowerRoman"/>
      <w:lvlText w:val="(%1)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5" w15:restartNumberingAfterBreak="0">
    <w:nsid w:val="231232AA"/>
    <w:multiLevelType w:val="multilevel"/>
    <w:tmpl w:val="FD9E5ADE"/>
    <w:lvl w:ilvl="0">
      <w:start w:val="1"/>
      <w:numFmt w:val="decimal"/>
      <w:pStyle w:val="BKLH1-1"/>
      <w:lvlText w:val="제%1조"/>
      <w:lvlJc w:val="left"/>
      <w:pPr>
        <w:tabs>
          <w:tab w:val="num" w:pos="851"/>
        </w:tabs>
        <w:ind w:left="851" w:hanging="851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BKLH2-11"/>
      <w:lvlText w:val="%1.%2"/>
      <w:lvlJc w:val="left"/>
      <w:pPr>
        <w:tabs>
          <w:tab w:val="num" w:pos="851"/>
        </w:tabs>
        <w:ind w:left="851" w:hanging="851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BKLH3-1"/>
      <w:lvlText w:val="(%3)"/>
      <w:lvlJc w:val="left"/>
      <w:pPr>
        <w:tabs>
          <w:tab w:val="num" w:pos="1701"/>
        </w:tabs>
        <w:ind w:left="1701" w:hanging="85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BKLH4-1"/>
      <w:lvlText w:val="%4."/>
      <w:lvlJc w:val="left"/>
      <w:pPr>
        <w:ind w:left="2410" w:hanging="708"/>
      </w:pPr>
      <w:rPr>
        <w:rFonts w:ascii="Times New Roman" w:eastAsia="바탕" w:hAnsi="Times New Roman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4">
      <w:start w:val="1"/>
      <w:numFmt w:val="decimal"/>
      <w:lvlText w:val="%1.%2.%3.%4.%5"/>
      <w:lvlJc w:val="left"/>
      <w:pPr>
        <w:ind w:left="2977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6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3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20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8" w:hanging="1700"/>
      </w:pPr>
      <w:rPr>
        <w:rFonts w:hint="eastAsia"/>
      </w:rPr>
    </w:lvl>
  </w:abstractNum>
  <w:abstractNum w:abstractNumId="6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7" w15:restartNumberingAfterBreak="0">
    <w:nsid w:val="27C315CC"/>
    <w:multiLevelType w:val="hybridMultilevel"/>
    <w:tmpl w:val="68EED5C8"/>
    <w:lvl w:ilvl="0" w:tplc="259AF24C">
      <w:start w:val="1"/>
      <w:numFmt w:val="decimal"/>
      <w:lvlText w:val="%1."/>
      <w:lvlJc w:val="left"/>
      <w:pPr>
        <w:ind w:left="1651" w:hanging="400"/>
      </w:pPr>
    </w:lvl>
    <w:lvl w:ilvl="1" w:tplc="4782BF8C">
      <w:start w:val="1"/>
      <w:numFmt w:val="lowerRoman"/>
      <w:lvlText w:val="(%2)"/>
      <w:lvlJc w:val="left"/>
      <w:pPr>
        <w:ind w:left="2371" w:hanging="720"/>
      </w:pPr>
      <w:rPr>
        <w:rFonts w:hint="default"/>
      </w:rPr>
    </w:lvl>
    <w:lvl w:ilvl="2" w:tplc="E91A1A14">
      <w:start w:val="1"/>
      <w:numFmt w:val="lowerLetter"/>
      <w:lvlText w:val="(%3)"/>
      <w:lvlJc w:val="left"/>
      <w:pPr>
        <w:ind w:left="2419" w:hanging="368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8" w15:restartNumberingAfterBreak="0">
    <w:nsid w:val="32186F99"/>
    <w:multiLevelType w:val="hybridMultilevel"/>
    <w:tmpl w:val="CC1A7EE0"/>
    <w:lvl w:ilvl="0" w:tplc="F6548992">
      <w:start w:val="1"/>
      <w:numFmt w:val="decimal"/>
      <w:pStyle w:val="BKLCP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b w:val="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9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10" w15:restartNumberingAfterBreak="0">
    <w:nsid w:val="39AC3430"/>
    <w:multiLevelType w:val="multilevel"/>
    <w:tmpl w:val="0456BC2C"/>
    <w:lvl w:ilvl="0">
      <w:start w:val="1"/>
      <w:numFmt w:val="decimal"/>
      <w:pStyle w:val="1"/>
      <w:lvlText w:val="%1."/>
      <w:lvlJc w:val="left"/>
      <w:pPr>
        <w:tabs>
          <w:tab w:val="num" w:pos="454"/>
        </w:tabs>
        <w:ind w:left="454" w:hanging="454"/>
      </w:pPr>
      <w:rPr>
        <w:rFonts w:asciiTheme="minorEastAsia" w:eastAsia="바탕" w:hAnsiTheme="minorEastAsia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1">
      <w:start w:val="1"/>
      <w:numFmt w:val="ganada"/>
      <w:pStyle w:val="2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(%3)"/>
      <w:lvlJc w:val="left"/>
      <w:pPr>
        <w:tabs>
          <w:tab w:val="num" w:pos="907"/>
        </w:tabs>
        <w:ind w:left="907" w:hanging="453"/>
      </w:pPr>
      <w:rPr>
        <w:rFonts w:asciiTheme="majorHAnsi" w:eastAsia="맑은 고딕" w:hAnsiTheme="majorHAnsi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ganada"/>
      <w:pStyle w:val="4"/>
      <w:lvlText w:val="(%4)"/>
      <w:lvlJc w:val="left"/>
      <w:pPr>
        <w:tabs>
          <w:tab w:val="num" w:pos="992"/>
        </w:tabs>
        <w:ind w:left="992" w:hanging="538"/>
      </w:pPr>
      <w:rPr>
        <w:rFonts w:asciiTheme="majorHAnsi" w:eastAsia="바탕체" w:hAnsiTheme="majorHAnsi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pStyle w:val="50"/>
      <w:lvlText w:val="%5)"/>
      <w:lvlJc w:val="left"/>
      <w:pPr>
        <w:tabs>
          <w:tab w:val="num" w:pos="851"/>
        </w:tabs>
        <w:ind w:left="851" w:hanging="397"/>
      </w:pPr>
      <w:rPr>
        <w:rFonts w:asciiTheme="majorHAnsi" w:eastAsia="맑은 고딕" w:hAnsiTheme="majorHAnsi" w:hint="default"/>
        <w:b w:val="0"/>
        <w:i w:val="0"/>
        <w:sz w:val="23"/>
      </w:rPr>
    </w:lvl>
    <w:lvl w:ilvl="5">
      <w:start w:val="1"/>
      <w:numFmt w:val="ganada"/>
      <w:pStyle w:val="6"/>
      <w:lvlText w:val="%6)"/>
      <w:lvlJc w:val="left"/>
      <w:pPr>
        <w:tabs>
          <w:tab w:val="num" w:pos="919"/>
        </w:tabs>
        <w:ind w:left="919" w:hanging="465"/>
      </w:pPr>
      <w:rPr>
        <w:rFonts w:asciiTheme="majorHAnsi" w:eastAsia="바탕" w:hAnsiTheme="majorHAnsi" w:hint="eastAsia"/>
      </w:rPr>
    </w:lvl>
    <w:lvl w:ilvl="6">
      <w:start w:val="1"/>
      <w:numFmt w:val="decimalEnclosedCircle"/>
      <w:pStyle w:val="70"/>
      <w:lvlText w:val="%7"/>
      <w:lvlJc w:val="left"/>
      <w:pPr>
        <w:tabs>
          <w:tab w:val="num" w:pos="851"/>
        </w:tabs>
        <w:ind w:left="851" w:hanging="397"/>
      </w:pPr>
      <w:rPr>
        <w:rFonts w:asciiTheme="majorHAnsi" w:eastAsia="맑은 고딕" w:hAnsiTheme="majorHAnsi" w:hint="default"/>
        <w:b w:val="0"/>
        <w:i w:val="0"/>
        <w:sz w:val="23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1" w15:restartNumberingAfterBreak="0">
    <w:nsid w:val="3AF86C47"/>
    <w:multiLevelType w:val="multilevel"/>
    <w:tmpl w:val="133C594A"/>
    <w:lvl w:ilvl="0">
      <w:start w:val="1"/>
      <w:numFmt w:val="none"/>
      <w:pStyle w:val="LK"/>
      <w:suff w:val="nothing"/>
      <w:lvlText w:val=""/>
      <w:lvlJc w:val="center"/>
      <w:pPr>
        <w:ind w:left="0" w:firstLine="0"/>
      </w:pPr>
      <w:rPr>
        <w:rFonts w:ascii="Times New Roman" w:eastAsia="바탕" w:hAnsi="Times New Roman" w:hint="default"/>
        <w:b/>
        <w:i w:val="0"/>
        <w:sz w:val="22"/>
      </w:rPr>
    </w:lvl>
    <w:lvl w:ilvl="1">
      <w:start w:val="1"/>
      <w:numFmt w:val="decimal"/>
      <w:pStyle w:val="LK1"/>
      <w:lvlText w:val="%1%2."/>
      <w:lvlJc w:val="left"/>
      <w:pPr>
        <w:ind w:left="794" w:hanging="794"/>
      </w:pPr>
      <w:rPr>
        <w:rFonts w:hint="eastAsia"/>
      </w:rPr>
    </w:lvl>
    <w:lvl w:ilvl="2">
      <w:start w:val="1"/>
      <w:numFmt w:val="decimal"/>
      <w:lvlText w:val="%1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3CB36C89"/>
    <w:multiLevelType w:val="singleLevel"/>
    <w:tmpl w:val="B8A2A1A2"/>
    <w:lvl w:ilvl="0">
      <w:start w:val="1"/>
      <w:numFmt w:val="decimal"/>
      <w:pStyle w:val="10"/>
      <w:lvlText w:val="%1."/>
      <w:lvlJc w:val="left"/>
      <w:pPr>
        <w:tabs>
          <w:tab w:val="num" w:pos="624"/>
        </w:tabs>
        <w:ind w:left="624" w:hanging="511"/>
      </w:pPr>
      <w:rPr>
        <w:rFonts w:ascii="굴림체" w:eastAsia="굴림체" w:cs="Times New Roman" w:hint="eastAsia"/>
        <w:b/>
        <w:i w:val="0"/>
        <w:sz w:val="28"/>
      </w:rPr>
    </w:lvl>
  </w:abstractNum>
  <w:abstractNum w:abstractNumId="13" w15:restartNumberingAfterBreak="0">
    <w:nsid w:val="46493451"/>
    <w:multiLevelType w:val="singleLevel"/>
    <w:tmpl w:val="EACC1E2A"/>
    <w:lvl w:ilvl="0">
      <w:start w:val="1"/>
      <w:numFmt w:val="bullet"/>
      <w:pStyle w:val="14-4"/>
      <w:lvlText w:val="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</w:abstractNum>
  <w:abstractNum w:abstractNumId="14" w15:restartNumberingAfterBreak="0">
    <w:nsid w:val="471536C8"/>
    <w:multiLevelType w:val="singleLevel"/>
    <w:tmpl w:val="40BC01E8"/>
    <w:lvl w:ilvl="0">
      <w:start w:val="1"/>
      <w:numFmt w:val="bullet"/>
      <w:pStyle w:val="3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sz w:val="20"/>
      </w:rPr>
    </w:lvl>
  </w:abstractNum>
  <w:abstractNum w:abstractNumId="15" w15:restartNumberingAfterBreak="0">
    <w:nsid w:val="48010AF1"/>
    <w:multiLevelType w:val="hybridMultilevel"/>
    <w:tmpl w:val="C6B0C74A"/>
    <w:lvl w:ilvl="0" w:tplc="13D662B0">
      <w:start w:val="1"/>
      <w:numFmt w:val="decimal"/>
      <w:pStyle w:val="BKL"/>
      <w:lvlText w:val="(%1)"/>
      <w:lvlJc w:val="left"/>
      <w:pPr>
        <w:ind w:left="684" w:hanging="400"/>
      </w:pPr>
      <w:rPr>
        <w:rFonts w:hint="default"/>
        <w:b w:val="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6" w15:restartNumberingAfterBreak="0">
    <w:nsid w:val="4ACD63BD"/>
    <w:multiLevelType w:val="hybridMultilevel"/>
    <w:tmpl w:val="505C455C"/>
    <w:lvl w:ilvl="0" w:tplc="2E9C9A50">
      <w:start w:val="1"/>
      <w:numFmt w:val="decimal"/>
      <w:pStyle w:val="BKLRW1"/>
      <w:lvlText w:val="(%1)"/>
      <w:lvlJc w:val="left"/>
      <w:pPr>
        <w:ind w:left="-50" w:hanging="400"/>
      </w:pPr>
      <w:rPr>
        <w:rFonts w:hint="default"/>
        <w:b w:val="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350" w:hanging="400"/>
      </w:pPr>
    </w:lvl>
    <w:lvl w:ilvl="2" w:tplc="0409001B" w:tentative="1">
      <w:start w:val="1"/>
      <w:numFmt w:val="lowerRoman"/>
      <w:lvlText w:val="%3."/>
      <w:lvlJc w:val="right"/>
      <w:pPr>
        <w:ind w:left="750" w:hanging="400"/>
      </w:pPr>
    </w:lvl>
    <w:lvl w:ilvl="3" w:tplc="0409000F" w:tentative="1">
      <w:start w:val="1"/>
      <w:numFmt w:val="decimal"/>
      <w:lvlText w:val="%4."/>
      <w:lvlJc w:val="left"/>
      <w:pPr>
        <w:ind w:left="1150" w:hanging="400"/>
      </w:pPr>
    </w:lvl>
    <w:lvl w:ilvl="4" w:tplc="04090019" w:tentative="1">
      <w:start w:val="1"/>
      <w:numFmt w:val="upperLetter"/>
      <w:lvlText w:val="%5."/>
      <w:lvlJc w:val="left"/>
      <w:pPr>
        <w:ind w:left="1550" w:hanging="400"/>
      </w:pPr>
    </w:lvl>
    <w:lvl w:ilvl="5" w:tplc="0409001B" w:tentative="1">
      <w:start w:val="1"/>
      <w:numFmt w:val="lowerRoman"/>
      <w:lvlText w:val="%6."/>
      <w:lvlJc w:val="right"/>
      <w:pPr>
        <w:ind w:left="1950" w:hanging="400"/>
      </w:pPr>
    </w:lvl>
    <w:lvl w:ilvl="6" w:tplc="0409000F" w:tentative="1">
      <w:start w:val="1"/>
      <w:numFmt w:val="decimal"/>
      <w:lvlText w:val="%7."/>
      <w:lvlJc w:val="left"/>
      <w:pPr>
        <w:ind w:left="2350" w:hanging="400"/>
      </w:pPr>
    </w:lvl>
    <w:lvl w:ilvl="7" w:tplc="04090019" w:tentative="1">
      <w:start w:val="1"/>
      <w:numFmt w:val="upperLetter"/>
      <w:lvlText w:val="%8."/>
      <w:lvlJc w:val="left"/>
      <w:pPr>
        <w:ind w:left="2750" w:hanging="400"/>
      </w:pPr>
    </w:lvl>
    <w:lvl w:ilvl="8" w:tplc="0409001B" w:tentative="1">
      <w:start w:val="1"/>
      <w:numFmt w:val="lowerRoman"/>
      <w:lvlText w:val="%9."/>
      <w:lvlJc w:val="right"/>
      <w:pPr>
        <w:ind w:left="3150" w:hanging="400"/>
      </w:pPr>
    </w:lvl>
  </w:abstractNum>
  <w:abstractNum w:abstractNumId="17" w15:restartNumberingAfterBreak="0">
    <w:nsid w:val="4C9E0780"/>
    <w:multiLevelType w:val="hybridMultilevel"/>
    <w:tmpl w:val="E87C5C7C"/>
    <w:lvl w:ilvl="0" w:tplc="E312A850">
      <w:start w:val="1"/>
      <w:numFmt w:val="bullet"/>
      <w:pStyle w:val="a"/>
      <w:lvlText w:val="-"/>
      <w:lvlJc w:val="left"/>
      <w:pPr>
        <w:tabs>
          <w:tab w:val="num" w:pos="652"/>
        </w:tabs>
        <w:ind w:left="652" w:hanging="397"/>
      </w:pPr>
      <w:rPr>
        <w:rFonts w:ascii="바탕체" w:eastAsia="바탕체" w:hAnsi="바탕체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E374BDC"/>
    <w:multiLevelType w:val="multilevel"/>
    <w:tmpl w:val="F758834A"/>
    <w:lvl w:ilvl="0">
      <w:start w:val="1"/>
      <w:numFmt w:val="decimal"/>
      <w:pStyle w:val="LKLevel1"/>
      <w:lvlText w:val="제%1조"/>
      <w:lvlJc w:val="left"/>
      <w:pPr>
        <w:ind w:left="794" w:hanging="794"/>
      </w:pPr>
      <w:rPr>
        <w:rFonts w:ascii="Times New Roman" w:eastAsia="바탕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auto"/>
        <w:spacing w:val="0"/>
        <w:position w:val="0"/>
        <w:sz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LKLevel2"/>
      <w:isLgl/>
      <w:lvlText w:val="%1.%2"/>
      <w:lvlJc w:val="left"/>
      <w:pPr>
        <w:ind w:left="794" w:hanging="794"/>
      </w:pPr>
      <w:rPr>
        <w:rFonts w:ascii="Times New Roman" w:eastAsia="바탕" w:hAnsi="Times New Roman" w:cs="Times New Roman" w:hint="default"/>
        <w:b w:val="0"/>
        <w:i w:val="0"/>
        <w:strike w:val="0"/>
        <w:dstrike w:val="0"/>
        <w:color w:val="auto"/>
        <w:sz w:val="22"/>
        <w:u w:val="none"/>
        <w:effect w:val="none"/>
      </w:rPr>
    </w:lvl>
    <w:lvl w:ilvl="2">
      <w:start w:val="1"/>
      <w:numFmt w:val="decimal"/>
      <w:pStyle w:val="LKLevel3"/>
      <w:lvlText w:val="(%3)"/>
      <w:lvlJc w:val="left"/>
      <w:pPr>
        <w:ind w:left="1588" w:hanging="794"/>
      </w:pPr>
      <w:rPr>
        <w:rFonts w:ascii="Times New Roman" w:eastAsia="바탕" w:hAnsi="Times New Roman" w:cs="Times New Roman" w:hint="default"/>
        <w:b w:val="0"/>
        <w:i w:val="0"/>
        <w:strike w:val="0"/>
        <w:dstrike w:val="0"/>
        <w:color w:val="auto"/>
        <w:sz w:val="22"/>
        <w:u w:val="none"/>
        <w:effect w:val="none"/>
      </w:rPr>
    </w:lvl>
    <w:lvl w:ilvl="3">
      <w:start w:val="1"/>
      <w:numFmt w:val="lowerRoman"/>
      <w:pStyle w:val="LKLevel4"/>
      <w:lvlText w:val="(%4)"/>
      <w:lvlJc w:val="left"/>
      <w:pPr>
        <w:ind w:left="2155" w:hanging="56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5"/>
      <w:lvlJc w:val="left"/>
      <w:pPr>
        <w:ind w:left="0" w:firstLine="216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auto"/>
        <w:sz w:val="22"/>
        <w:u w:val="none"/>
        <w:effect w:val="none"/>
      </w:rPr>
    </w:lvl>
    <w:lvl w:ilvl="5">
      <w:start w:val="1"/>
      <w:numFmt w:val="none"/>
      <w:lvlText w:val=""/>
      <w:lvlJc w:val="right"/>
      <w:pPr>
        <w:ind w:left="2800" w:hanging="400"/>
      </w:pPr>
    </w:lvl>
    <w:lvl w:ilvl="6">
      <w:start w:val="1"/>
      <w:numFmt w:val="none"/>
      <w:lvlText w:val=""/>
      <w:lvlJc w:val="left"/>
      <w:pPr>
        <w:ind w:left="3200" w:hanging="400"/>
      </w:pPr>
    </w:lvl>
    <w:lvl w:ilvl="7">
      <w:start w:val="1"/>
      <w:numFmt w:val="none"/>
      <w:lvlText w:val=""/>
      <w:lvlJc w:val="left"/>
      <w:pPr>
        <w:ind w:left="3600" w:hanging="400"/>
      </w:pPr>
    </w:lvl>
    <w:lvl w:ilvl="8">
      <w:start w:val="1"/>
      <w:numFmt w:val="none"/>
      <w:lvlText w:val=""/>
      <w:lvlJc w:val="right"/>
      <w:pPr>
        <w:ind w:left="4000" w:hanging="400"/>
      </w:pPr>
    </w:lvl>
  </w:abstractNum>
  <w:abstractNum w:abstractNumId="19" w15:restartNumberingAfterBreak="0">
    <w:nsid w:val="63E104B0"/>
    <w:multiLevelType w:val="hybridMultilevel"/>
    <w:tmpl w:val="6268AF5A"/>
    <w:lvl w:ilvl="0" w:tplc="FFFFFFFF">
      <w:start w:val="1"/>
      <w:numFmt w:val="decimal"/>
      <w:lvlText w:val="%1."/>
      <w:lvlJc w:val="left"/>
      <w:pPr>
        <w:ind w:left="400" w:hanging="400"/>
      </w:pPr>
    </w:lvl>
    <w:lvl w:ilvl="1" w:tplc="FFFFFFFF">
      <w:start w:val="1"/>
      <w:numFmt w:val="bullet"/>
      <w:lvlText w:val="-"/>
      <w:lvlJc w:val="left"/>
      <w:pPr>
        <w:ind w:left="760" w:hanging="360"/>
      </w:pPr>
      <w:rPr>
        <w:rFonts w:ascii="Times New Roman" w:eastAsia="바탕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1200" w:hanging="400"/>
      </w:pPr>
    </w:lvl>
    <w:lvl w:ilvl="3" w:tplc="FFFFFFFF">
      <w:start w:val="1"/>
      <w:numFmt w:val="decimal"/>
      <w:lvlText w:val="%4."/>
      <w:lvlJc w:val="left"/>
      <w:pPr>
        <w:ind w:left="1640" w:hanging="44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69565A6E"/>
    <w:multiLevelType w:val="hybridMultilevel"/>
    <w:tmpl w:val="243425F4"/>
    <w:lvl w:ilvl="0" w:tplc="0409000F">
      <w:start w:val="1"/>
      <w:numFmt w:val="decimal"/>
      <w:lvlText w:val="%1."/>
      <w:lvlJc w:val="left"/>
      <w:pPr>
        <w:ind w:left="2141" w:hanging="440"/>
      </w:pPr>
    </w:lvl>
    <w:lvl w:ilvl="1" w:tplc="04090019">
      <w:start w:val="1"/>
      <w:numFmt w:val="upperLetter"/>
      <w:lvlText w:val="%2."/>
      <w:lvlJc w:val="left"/>
      <w:pPr>
        <w:ind w:left="2581" w:hanging="440"/>
      </w:pPr>
    </w:lvl>
    <w:lvl w:ilvl="2" w:tplc="0409000F">
      <w:start w:val="1"/>
      <w:numFmt w:val="decimal"/>
      <w:lvlText w:val="%3."/>
      <w:lvlJc w:val="left"/>
      <w:pPr>
        <w:ind w:left="3021" w:hanging="440"/>
      </w:pPr>
    </w:lvl>
    <w:lvl w:ilvl="3" w:tplc="0409000F" w:tentative="1">
      <w:start w:val="1"/>
      <w:numFmt w:val="decimal"/>
      <w:lvlText w:val="%4."/>
      <w:lvlJc w:val="left"/>
      <w:pPr>
        <w:ind w:left="3461" w:hanging="440"/>
      </w:pPr>
    </w:lvl>
    <w:lvl w:ilvl="4" w:tplc="04090019" w:tentative="1">
      <w:start w:val="1"/>
      <w:numFmt w:val="upperLetter"/>
      <w:lvlText w:val="%5."/>
      <w:lvlJc w:val="left"/>
      <w:pPr>
        <w:ind w:left="3901" w:hanging="440"/>
      </w:pPr>
    </w:lvl>
    <w:lvl w:ilvl="5" w:tplc="0409001B" w:tentative="1">
      <w:start w:val="1"/>
      <w:numFmt w:val="lowerRoman"/>
      <w:lvlText w:val="%6."/>
      <w:lvlJc w:val="right"/>
      <w:pPr>
        <w:ind w:left="4341" w:hanging="440"/>
      </w:pPr>
    </w:lvl>
    <w:lvl w:ilvl="6" w:tplc="0409000F" w:tentative="1">
      <w:start w:val="1"/>
      <w:numFmt w:val="decimal"/>
      <w:lvlText w:val="%7."/>
      <w:lvlJc w:val="left"/>
      <w:pPr>
        <w:ind w:left="4781" w:hanging="440"/>
      </w:pPr>
    </w:lvl>
    <w:lvl w:ilvl="7" w:tplc="04090019" w:tentative="1">
      <w:start w:val="1"/>
      <w:numFmt w:val="upperLetter"/>
      <w:lvlText w:val="%8."/>
      <w:lvlJc w:val="left"/>
      <w:pPr>
        <w:ind w:left="5221" w:hanging="440"/>
      </w:pPr>
    </w:lvl>
    <w:lvl w:ilvl="8" w:tplc="0409001B" w:tentative="1">
      <w:start w:val="1"/>
      <w:numFmt w:val="lowerRoman"/>
      <w:lvlText w:val="%9."/>
      <w:lvlJc w:val="right"/>
      <w:pPr>
        <w:ind w:left="5661" w:hanging="440"/>
      </w:pPr>
    </w:lvl>
  </w:abstractNum>
  <w:abstractNum w:abstractNumId="21" w15:restartNumberingAfterBreak="0">
    <w:nsid w:val="71D7128E"/>
    <w:multiLevelType w:val="hybridMultilevel"/>
    <w:tmpl w:val="6268AF5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3272A6B8">
      <w:start w:val="1"/>
      <w:numFmt w:val="bullet"/>
      <w:lvlText w:val="-"/>
      <w:lvlJc w:val="left"/>
      <w:pPr>
        <w:ind w:left="1160" w:hanging="360"/>
      </w:pPr>
      <w:rPr>
        <w:rFonts w:ascii="Times New Roman" w:eastAsia="바탕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4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79092064"/>
    <w:multiLevelType w:val="hybridMultilevel"/>
    <w:tmpl w:val="A1AA9720"/>
    <w:lvl w:ilvl="0" w:tplc="0E424022">
      <w:start w:val="1"/>
      <w:numFmt w:val="lowerRoman"/>
      <w:pStyle w:val="BKLRWi"/>
      <w:lvlText w:val="(%1)"/>
      <w:lvlJc w:val="left"/>
      <w:pPr>
        <w:ind w:left="12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835219115">
    <w:abstractNumId w:val="0"/>
  </w:num>
  <w:num w:numId="2" w16cid:durableId="1127161098">
    <w:abstractNumId w:val="8"/>
  </w:num>
  <w:num w:numId="3" w16cid:durableId="977954877">
    <w:abstractNumId w:val="16"/>
  </w:num>
  <w:num w:numId="4" w16cid:durableId="818762527">
    <w:abstractNumId w:val="22"/>
  </w:num>
  <w:num w:numId="5" w16cid:durableId="1568615757">
    <w:abstractNumId w:val="15"/>
  </w:num>
  <w:num w:numId="6" w16cid:durableId="34307887">
    <w:abstractNumId w:val="12"/>
  </w:num>
  <w:num w:numId="7" w16cid:durableId="1823964976">
    <w:abstractNumId w:val="5"/>
  </w:num>
  <w:num w:numId="8" w16cid:durableId="1069890727">
    <w:abstractNumId w:val="13"/>
  </w:num>
  <w:num w:numId="9" w16cid:durableId="2021615567">
    <w:abstractNumId w:val="6"/>
  </w:num>
  <w:num w:numId="10" w16cid:durableId="1961109617">
    <w:abstractNumId w:val="3"/>
  </w:num>
  <w:num w:numId="11" w16cid:durableId="1637880116">
    <w:abstractNumId w:val="2"/>
  </w:num>
  <w:num w:numId="12" w16cid:durableId="67233955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58998954">
    <w:abstractNumId w:val="17"/>
  </w:num>
  <w:num w:numId="14" w16cid:durableId="1704742911">
    <w:abstractNumId w:val="10"/>
  </w:num>
  <w:num w:numId="15" w16cid:durableId="361325212">
    <w:abstractNumId w:val="1"/>
  </w:num>
  <w:num w:numId="16" w16cid:durableId="654989378">
    <w:abstractNumId w:val="9"/>
  </w:num>
  <w:num w:numId="17" w16cid:durableId="2084907361">
    <w:abstractNumId w:val="7"/>
  </w:num>
  <w:num w:numId="18" w16cid:durableId="290210594">
    <w:abstractNumId w:val="11"/>
  </w:num>
  <w:num w:numId="19" w16cid:durableId="51747567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8423789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86455468">
    <w:abstractNumId w:val="21"/>
  </w:num>
  <w:num w:numId="22" w16cid:durableId="1842894655">
    <w:abstractNumId w:val="4"/>
  </w:num>
  <w:num w:numId="23" w16cid:durableId="1647783644">
    <w:abstractNumId w:val="20"/>
  </w:num>
  <w:num w:numId="24" w16cid:durableId="381369106">
    <w:abstractNumId w:val="19"/>
  </w:num>
  <w:num w:numId="25" w16cid:durableId="406343403">
    <w:abstractNumId w:val="14"/>
  </w:num>
  <w:num w:numId="26" w16cid:durableId="269629174">
    <w:abstractNumId w:val="5"/>
  </w:num>
  <w:numIdMacAtCleanup w:val="2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L Partners">
    <w15:presenceInfo w15:providerId="None" w15:userId="SL Partner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trackRevisions/>
  <w:doNotTrackFormatting/>
  <w:defaultTabStop w:val="800"/>
  <w:drawingGridHorizontalSpacing w:val="110"/>
  <w:drawingGridVerticalSpacing w:val="19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WAFVersion" w:val="5.0"/>
  </w:docVars>
  <w:rsids>
    <w:rsidRoot w:val="00A76EA4"/>
    <w:rsid w:val="00000164"/>
    <w:rsid w:val="0000135E"/>
    <w:rsid w:val="00001719"/>
    <w:rsid w:val="0000212E"/>
    <w:rsid w:val="00002618"/>
    <w:rsid w:val="000029A8"/>
    <w:rsid w:val="00002C21"/>
    <w:rsid w:val="0000341E"/>
    <w:rsid w:val="00004082"/>
    <w:rsid w:val="000047FD"/>
    <w:rsid w:val="00004857"/>
    <w:rsid w:val="00005081"/>
    <w:rsid w:val="00005198"/>
    <w:rsid w:val="00005792"/>
    <w:rsid w:val="00005C5C"/>
    <w:rsid w:val="00006363"/>
    <w:rsid w:val="0000660A"/>
    <w:rsid w:val="00006E06"/>
    <w:rsid w:val="00007210"/>
    <w:rsid w:val="00007220"/>
    <w:rsid w:val="00007B11"/>
    <w:rsid w:val="0001088D"/>
    <w:rsid w:val="0001089B"/>
    <w:rsid w:val="00010F95"/>
    <w:rsid w:val="0001124E"/>
    <w:rsid w:val="00011300"/>
    <w:rsid w:val="000114D0"/>
    <w:rsid w:val="00011810"/>
    <w:rsid w:val="000120FD"/>
    <w:rsid w:val="00012769"/>
    <w:rsid w:val="00012A98"/>
    <w:rsid w:val="00012D35"/>
    <w:rsid w:val="00013447"/>
    <w:rsid w:val="0001359B"/>
    <w:rsid w:val="00013B32"/>
    <w:rsid w:val="00013B41"/>
    <w:rsid w:val="00013D67"/>
    <w:rsid w:val="0001483E"/>
    <w:rsid w:val="00014CF3"/>
    <w:rsid w:val="00014E94"/>
    <w:rsid w:val="00017F1B"/>
    <w:rsid w:val="000200EA"/>
    <w:rsid w:val="0002097A"/>
    <w:rsid w:val="00020DB2"/>
    <w:rsid w:val="00021AE0"/>
    <w:rsid w:val="000222BF"/>
    <w:rsid w:val="00022BB7"/>
    <w:rsid w:val="00022F05"/>
    <w:rsid w:val="00022F92"/>
    <w:rsid w:val="000235DA"/>
    <w:rsid w:val="000239C0"/>
    <w:rsid w:val="000240E7"/>
    <w:rsid w:val="00024235"/>
    <w:rsid w:val="00024240"/>
    <w:rsid w:val="00024534"/>
    <w:rsid w:val="0002530A"/>
    <w:rsid w:val="000257AA"/>
    <w:rsid w:val="00026AD4"/>
    <w:rsid w:val="00026C59"/>
    <w:rsid w:val="00026CDF"/>
    <w:rsid w:val="00030279"/>
    <w:rsid w:val="00030E0D"/>
    <w:rsid w:val="00031512"/>
    <w:rsid w:val="00031921"/>
    <w:rsid w:val="00031DA3"/>
    <w:rsid w:val="00031E3D"/>
    <w:rsid w:val="00032139"/>
    <w:rsid w:val="00032D38"/>
    <w:rsid w:val="00033338"/>
    <w:rsid w:val="00033ACD"/>
    <w:rsid w:val="0003437A"/>
    <w:rsid w:val="000348A8"/>
    <w:rsid w:val="00035167"/>
    <w:rsid w:val="000352C6"/>
    <w:rsid w:val="00036565"/>
    <w:rsid w:val="0003674B"/>
    <w:rsid w:val="00036BA8"/>
    <w:rsid w:val="00037A96"/>
    <w:rsid w:val="00037E79"/>
    <w:rsid w:val="000400F5"/>
    <w:rsid w:val="00040166"/>
    <w:rsid w:val="000405DC"/>
    <w:rsid w:val="000407D2"/>
    <w:rsid w:val="000408B5"/>
    <w:rsid w:val="00040F5A"/>
    <w:rsid w:val="000416B8"/>
    <w:rsid w:val="00041711"/>
    <w:rsid w:val="0004199B"/>
    <w:rsid w:val="00041E3F"/>
    <w:rsid w:val="000433EE"/>
    <w:rsid w:val="000433F2"/>
    <w:rsid w:val="0004361E"/>
    <w:rsid w:val="00044577"/>
    <w:rsid w:val="00044894"/>
    <w:rsid w:val="00044A32"/>
    <w:rsid w:val="0004503C"/>
    <w:rsid w:val="00045486"/>
    <w:rsid w:val="000454E2"/>
    <w:rsid w:val="00046238"/>
    <w:rsid w:val="00046805"/>
    <w:rsid w:val="000479B4"/>
    <w:rsid w:val="00050097"/>
    <w:rsid w:val="000501EC"/>
    <w:rsid w:val="000512F9"/>
    <w:rsid w:val="00051FE2"/>
    <w:rsid w:val="00052446"/>
    <w:rsid w:val="00052CA3"/>
    <w:rsid w:val="0005326F"/>
    <w:rsid w:val="0005410B"/>
    <w:rsid w:val="00054D06"/>
    <w:rsid w:val="0005570B"/>
    <w:rsid w:val="0005575F"/>
    <w:rsid w:val="000558C2"/>
    <w:rsid w:val="00055AE3"/>
    <w:rsid w:val="00055AE6"/>
    <w:rsid w:val="00055D56"/>
    <w:rsid w:val="00055F48"/>
    <w:rsid w:val="00056123"/>
    <w:rsid w:val="000563FF"/>
    <w:rsid w:val="0005641B"/>
    <w:rsid w:val="000565F7"/>
    <w:rsid w:val="00056902"/>
    <w:rsid w:val="00056C6B"/>
    <w:rsid w:val="00057307"/>
    <w:rsid w:val="00060930"/>
    <w:rsid w:val="00060D6E"/>
    <w:rsid w:val="00061F82"/>
    <w:rsid w:val="00062B33"/>
    <w:rsid w:val="00062E7F"/>
    <w:rsid w:val="0006309C"/>
    <w:rsid w:val="000630C4"/>
    <w:rsid w:val="000633C4"/>
    <w:rsid w:val="00063401"/>
    <w:rsid w:val="00063D88"/>
    <w:rsid w:val="00064D7E"/>
    <w:rsid w:val="00064DBE"/>
    <w:rsid w:val="000651FD"/>
    <w:rsid w:val="000654AB"/>
    <w:rsid w:val="00065F7C"/>
    <w:rsid w:val="000662B4"/>
    <w:rsid w:val="0006657D"/>
    <w:rsid w:val="00066824"/>
    <w:rsid w:val="000679DB"/>
    <w:rsid w:val="00067F55"/>
    <w:rsid w:val="0007052C"/>
    <w:rsid w:val="00070B2C"/>
    <w:rsid w:val="00071102"/>
    <w:rsid w:val="000715E1"/>
    <w:rsid w:val="0007194F"/>
    <w:rsid w:val="00072278"/>
    <w:rsid w:val="0007289A"/>
    <w:rsid w:val="00072B9A"/>
    <w:rsid w:val="00072ECF"/>
    <w:rsid w:val="00073C67"/>
    <w:rsid w:val="00073DEC"/>
    <w:rsid w:val="00075108"/>
    <w:rsid w:val="00075FC6"/>
    <w:rsid w:val="000762B3"/>
    <w:rsid w:val="000767F6"/>
    <w:rsid w:val="00076920"/>
    <w:rsid w:val="00076C31"/>
    <w:rsid w:val="0008042C"/>
    <w:rsid w:val="0008061E"/>
    <w:rsid w:val="000819B2"/>
    <w:rsid w:val="000835A7"/>
    <w:rsid w:val="0008392B"/>
    <w:rsid w:val="00083A96"/>
    <w:rsid w:val="00084B8F"/>
    <w:rsid w:val="00084EBF"/>
    <w:rsid w:val="00085384"/>
    <w:rsid w:val="000853BB"/>
    <w:rsid w:val="000856E7"/>
    <w:rsid w:val="00085771"/>
    <w:rsid w:val="00085D57"/>
    <w:rsid w:val="00085F49"/>
    <w:rsid w:val="00085F7E"/>
    <w:rsid w:val="00086740"/>
    <w:rsid w:val="00086E08"/>
    <w:rsid w:val="00086F9A"/>
    <w:rsid w:val="00086FFB"/>
    <w:rsid w:val="00087C50"/>
    <w:rsid w:val="00087E23"/>
    <w:rsid w:val="0009049C"/>
    <w:rsid w:val="00090825"/>
    <w:rsid w:val="00090D13"/>
    <w:rsid w:val="000910DB"/>
    <w:rsid w:val="000915C9"/>
    <w:rsid w:val="000915D1"/>
    <w:rsid w:val="00092BFE"/>
    <w:rsid w:val="00092F5E"/>
    <w:rsid w:val="00093658"/>
    <w:rsid w:val="0009367E"/>
    <w:rsid w:val="00093E0D"/>
    <w:rsid w:val="00094D27"/>
    <w:rsid w:val="000950FC"/>
    <w:rsid w:val="0009553F"/>
    <w:rsid w:val="000958D1"/>
    <w:rsid w:val="00096A42"/>
    <w:rsid w:val="00096E42"/>
    <w:rsid w:val="000973F5"/>
    <w:rsid w:val="00097C50"/>
    <w:rsid w:val="00097CD8"/>
    <w:rsid w:val="00097EAC"/>
    <w:rsid w:val="000A00EB"/>
    <w:rsid w:val="000A01D9"/>
    <w:rsid w:val="000A1187"/>
    <w:rsid w:val="000A1A5B"/>
    <w:rsid w:val="000A238A"/>
    <w:rsid w:val="000A2ABE"/>
    <w:rsid w:val="000A2B89"/>
    <w:rsid w:val="000A3163"/>
    <w:rsid w:val="000A32D4"/>
    <w:rsid w:val="000A35C7"/>
    <w:rsid w:val="000A40D2"/>
    <w:rsid w:val="000A4343"/>
    <w:rsid w:val="000A532E"/>
    <w:rsid w:val="000A5454"/>
    <w:rsid w:val="000A58E3"/>
    <w:rsid w:val="000A5B04"/>
    <w:rsid w:val="000A61A2"/>
    <w:rsid w:val="000A6915"/>
    <w:rsid w:val="000A73E2"/>
    <w:rsid w:val="000B0087"/>
    <w:rsid w:val="000B039C"/>
    <w:rsid w:val="000B08EA"/>
    <w:rsid w:val="000B0EB0"/>
    <w:rsid w:val="000B0F76"/>
    <w:rsid w:val="000B1151"/>
    <w:rsid w:val="000B1FAF"/>
    <w:rsid w:val="000B27E1"/>
    <w:rsid w:val="000B280E"/>
    <w:rsid w:val="000B36F9"/>
    <w:rsid w:val="000B4113"/>
    <w:rsid w:val="000B440D"/>
    <w:rsid w:val="000B596C"/>
    <w:rsid w:val="000B5AA0"/>
    <w:rsid w:val="000B5E81"/>
    <w:rsid w:val="000B6028"/>
    <w:rsid w:val="000B6655"/>
    <w:rsid w:val="000B70FF"/>
    <w:rsid w:val="000C0256"/>
    <w:rsid w:val="000C0799"/>
    <w:rsid w:val="000C0972"/>
    <w:rsid w:val="000C10A1"/>
    <w:rsid w:val="000C1B35"/>
    <w:rsid w:val="000C2274"/>
    <w:rsid w:val="000C29AF"/>
    <w:rsid w:val="000C2D6B"/>
    <w:rsid w:val="000C2E39"/>
    <w:rsid w:val="000C3AA6"/>
    <w:rsid w:val="000C3FDD"/>
    <w:rsid w:val="000C4B5C"/>
    <w:rsid w:val="000C4EB4"/>
    <w:rsid w:val="000C5138"/>
    <w:rsid w:val="000C5762"/>
    <w:rsid w:val="000C610D"/>
    <w:rsid w:val="000C773D"/>
    <w:rsid w:val="000C7E55"/>
    <w:rsid w:val="000D0004"/>
    <w:rsid w:val="000D0065"/>
    <w:rsid w:val="000D00C2"/>
    <w:rsid w:val="000D0360"/>
    <w:rsid w:val="000D0687"/>
    <w:rsid w:val="000D0A6F"/>
    <w:rsid w:val="000D125B"/>
    <w:rsid w:val="000D12ED"/>
    <w:rsid w:val="000D1630"/>
    <w:rsid w:val="000D196E"/>
    <w:rsid w:val="000D19A5"/>
    <w:rsid w:val="000D1FA5"/>
    <w:rsid w:val="000D232F"/>
    <w:rsid w:val="000D2553"/>
    <w:rsid w:val="000D3279"/>
    <w:rsid w:val="000D3DCB"/>
    <w:rsid w:val="000D4C7D"/>
    <w:rsid w:val="000D4C82"/>
    <w:rsid w:val="000D4FDA"/>
    <w:rsid w:val="000D5247"/>
    <w:rsid w:val="000D5A53"/>
    <w:rsid w:val="000D5D8C"/>
    <w:rsid w:val="000D61E5"/>
    <w:rsid w:val="000D6989"/>
    <w:rsid w:val="000D7198"/>
    <w:rsid w:val="000D7398"/>
    <w:rsid w:val="000D7D77"/>
    <w:rsid w:val="000D7F3A"/>
    <w:rsid w:val="000E01DD"/>
    <w:rsid w:val="000E0465"/>
    <w:rsid w:val="000E05E5"/>
    <w:rsid w:val="000E0913"/>
    <w:rsid w:val="000E1105"/>
    <w:rsid w:val="000E1BE3"/>
    <w:rsid w:val="000E1DE1"/>
    <w:rsid w:val="000E239A"/>
    <w:rsid w:val="000E25B3"/>
    <w:rsid w:val="000E2878"/>
    <w:rsid w:val="000E2BC3"/>
    <w:rsid w:val="000E2CC0"/>
    <w:rsid w:val="000E371A"/>
    <w:rsid w:val="000E37E9"/>
    <w:rsid w:val="000E3D35"/>
    <w:rsid w:val="000E3E01"/>
    <w:rsid w:val="000E4698"/>
    <w:rsid w:val="000E482C"/>
    <w:rsid w:val="000E4EF6"/>
    <w:rsid w:val="000E5726"/>
    <w:rsid w:val="000E5887"/>
    <w:rsid w:val="000E5A4C"/>
    <w:rsid w:val="000E6527"/>
    <w:rsid w:val="000E6C06"/>
    <w:rsid w:val="000E6F48"/>
    <w:rsid w:val="000E7356"/>
    <w:rsid w:val="000E76C7"/>
    <w:rsid w:val="000F0825"/>
    <w:rsid w:val="000F0E45"/>
    <w:rsid w:val="000F1128"/>
    <w:rsid w:val="000F1194"/>
    <w:rsid w:val="000F11A4"/>
    <w:rsid w:val="000F194D"/>
    <w:rsid w:val="000F244E"/>
    <w:rsid w:val="000F284B"/>
    <w:rsid w:val="000F2B05"/>
    <w:rsid w:val="000F2C96"/>
    <w:rsid w:val="000F2E1F"/>
    <w:rsid w:val="000F31AA"/>
    <w:rsid w:val="000F41D1"/>
    <w:rsid w:val="000F42E9"/>
    <w:rsid w:val="000F4376"/>
    <w:rsid w:val="000F448A"/>
    <w:rsid w:val="000F4498"/>
    <w:rsid w:val="000F4ABE"/>
    <w:rsid w:val="000F5B2E"/>
    <w:rsid w:val="000F65A4"/>
    <w:rsid w:val="000F6A7B"/>
    <w:rsid w:val="000F708E"/>
    <w:rsid w:val="000F7543"/>
    <w:rsid w:val="000F7D94"/>
    <w:rsid w:val="001001E7"/>
    <w:rsid w:val="001006A8"/>
    <w:rsid w:val="00101329"/>
    <w:rsid w:val="001018AA"/>
    <w:rsid w:val="00101AD5"/>
    <w:rsid w:val="00101DF7"/>
    <w:rsid w:val="00102587"/>
    <w:rsid w:val="00102CB5"/>
    <w:rsid w:val="00102E9B"/>
    <w:rsid w:val="001040C4"/>
    <w:rsid w:val="00104ABB"/>
    <w:rsid w:val="00104F22"/>
    <w:rsid w:val="001057EF"/>
    <w:rsid w:val="001059AB"/>
    <w:rsid w:val="00105BC8"/>
    <w:rsid w:val="00105FA3"/>
    <w:rsid w:val="00107153"/>
    <w:rsid w:val="001071B3"/>
    <w:rsid w:val="00107C54"/>
    <w:rsid w:val="00107EFA"/>
    <w:rsid w:val="00110115"/>
    <w:rsid w:val="001111E5"/>
    <w:rsid w:val="00111513"/>
    <w:rsid w:val="0011154E"/>
    <w:rsid w:val="00112810"/>
    <w:rsid w:val="00113131"/>
    <w:rsid w:val="00113B85"/>
    <w:rsid w:val="00114917"/>
    <w:rsid w:val="00114A11"/>
    <w:rsid w:val="00114C85"/>
    <w:rsid w:val="001159D1"/>
    <w:rsid w:val="00115C7C"/>
    <w:rsid w:val="00115CE1"/>
    <w:rsid w:val="00115F1E"/>
    <w:rsid w:val="0011691B"/>
    <w:rsid w:val="00116980"/>
    <w:rsid w:val="00116A2D"/>
    <w:rsid w:val="00116B01"/>
    <w:rsid w:val="00116EF2"/>
    <w:rsid w:val="00117ABE"/>
    <w:rsid w:val="00117B4E"/>
    <w:rsid w:val="0012006C"/>
    <w:rsid w:val="001200BF"/>
    <w:rsid w:val="001208CF"/>
    <w:rsid w:val="00120A73"/>
    <w:rsid w:val="00120D31"/>
    <w:rsid w:val="00120D93"/>
    <w:rsid w:val="001213A0"/>
    <w:rsid w:val="001214E4"/>
    <w:rsid w:val="00121891"/>
    <w:rsid w:val="001219C6"/>
    <w:rsid w:val="00121B7B"/>
    <w:rsid w:val="0012271E"/>
    <w:rsid w:val="00122A10"/>
    <w:rsid w:val="00122A4E"/>
    <w:rsid w:val="001235A1"/>
    <w:rsid w:val="0012383B"/>
    <w:rsid w:val="001238B7"/>
    <w:rsid w:val="00123C53"/>
    <w:rsid w:val="0012468B"/>
    <w:rsid w:val="001249AA"/>
    <w:rsid w:val="00124A6B"/>
    <w:rsid w:val="00124AF4"/>
    <w:rsid w:val="00124EFC"/>
    <w:rsid w:val="001251E3"/>
    <w:rsid w:val="00126431"/>
    <w:rsid w:val="00126538"/>
    <w:rsid w:val="00126947"/>
    <w:rsid w:val="00126BEC"/>
    <w:rsid w:val="00126C81"/>
    <w:rsid w:val="0012767B"/>
    <w:rsid w:val="00127883"/>
    <w:rsid w:val="001279D6"/>
    <w:rsid w:val="00127A79"/>
    <w:rsid w:val="001301CF"/>
    <w:rsid w:val="00130890"/>
    <w:rsid w:val="00131F1F"/>
    <w:rsid w:val="0013245D"/>
    <w:rsid w:val="001325E7"/>
    <w:rsid w:val="00132649"/>
    <w:rsid w:val="001330E3"/>
    <w:rsid w:val="001334BE"/>
    <w:rsid w:val="001336BC"/>
    <w:rsid w:val="001340BB"/>
    <w:rsid w:val="001343C3"/>
    <w:rsid w:val="00134801"/>
    <w:rsid w:val="0013482E"/>
    <w:rsid w:val="00134B8C"/>
    <w:rsid w:val="00134FBA"/>
    <w:rsid w:val="00135F9A"/>
    <w:rsid w:val="00136571"/>
    <w:rsid w:val="00137566"/>
    <w:rsid w:val="00137D66"/>
    <w:rsid w:val="001403A1"/>
    <w:rsid w:val="001406BF"/>
    <w:rsid w:val="00140A69"/>
    <w:rsid w:val="00140B69"/>
    <w:rsid w:val="00140C02"/>
    <w:rsid w:val="00140C9E"/>
    <w:rsid w:val="00140E30"/>
    <w:rsid w:val="00141277"/>
    <w:rsid w:val="00141441"/>
    <w:rsid w:val="00141C83"/>
    <w:rsid w:val="00141F24"/>
    <w:rsid w:val="00141FED"/>
    <w:rsid w:val="001426C8"/>
    <w:rsid w:val="001429B5"/>
    <w:rsid w:val="00142C0C"/>
    <w:rsid w:val="00142C35"/>
    <w:rsid w:val="00142D14"/>
    <w:rsid w:val="00143056"/>
    <w:rsid w:val="00143398"/>
    <w:rsid w:val="001435DD"/>
    <w:rsid w:val="00143759"/>
    <w:rsid w:val="00143C90"/>
    <w:rsid w:val="0014450C"/>
    <w:rsid w:val="001453B4"/>
    <w:rsid w:val="001463D0"/>
    <w:rsid w:val="00146643"/>
    <w:rsid w:val="0014691A"/>
    <w:rsid w:val="00146928"/>
    <w:rsid w:val="001469AB"/>
    <w:rsid w:val="00146B6F"/>
    <w:rsid w:val="0014718A"/>
    <w:rsid w:val="00147D98"/>
    <w:rsid w:val="00147DAB"/>
    <w:rsid w:val="0015087F"/>
    <w:rsid w:val="001513C6"/>
    <w:rsid w:val="0015157F"/>
    <w:rsid w:val="0015181C"/>
    <w:rsid w:val="001523E3"/>
    <w:rsid w:val="00152689"/>
    <w:rsid w:val="0015271F"/>
    <w:rsid w:val="00152746"/>
    <w:rsid w:val="00152822"/>
    <w:rsid w:val="001529DF"/>
    <w:rsid w:val="00153099"/>
    <w:rsid w:val="0015313E"/>
    <w:rsid w:val="00153F6A"/>
    <w:rsid w:val="00154244"/>
    <w:rsid w:val="001544EC"/>
    <w:rsid w:val="0015541C"/>
    <w:rsid w:val="001558A2"/>
    <w:rsid w:val="00155F3D"/>
    <w:rsid w:val="00156CE7"/>
    <w:rsid w:val="00156DF1"/>
    <w:rsid w:val="00156E9C"/>
    <w:rsid w:val="00156F31"/>
    <w:rsid w:val="00157FB7"/>
    <w:rsid w:val="0016032B"/>
    <w:rsid w:val="00160888"/>
    <w:rsid w:val="0016096C"/>
    <w:rsid w:val="00160994"/>
    <w:rsid w:val="001617D3"/>
    <w:rsid w:val="00161B17"/>
    <w:rsid w:val="00162694"/>
    <w:rsid w:val="001629D8"/>
    <w:rsid w:val="0016319F"/>
    <w:rsid w:val="0016324F"/>
    <w:rsid w:val="00163D8B"/>
    <w:rsid w:val="00163E27"/>
    <w:rsid w:val="0016452A"/>
    <w:rsid w:val="00164669"/>
    <w:rsid w:val="00164A92"/>
    <w:rsid w:val="001655B9"/>
    <w:rsid w:val="001659E0"/>
    <w:rsid w:val="00165D46"/>
    <w:rsid w:val="0016613C"/>
    <w:rsid w:val="00166804"/>
    <w:rsid w:val="00166D49"/>
    <w:rsid w:val="0016719A"/>
    <w:rsid w:val="001671B4"/>
    <w:rsid w:val="00167611"/>
    <w:rsid w:val="001700E7"/>
    <w:rsid w:val="00170320"/>
    <w:rsid w:val="00170596"/>
    <w:rsid w:val="00170EE1"/>
    <w:rsid w:val="00170F2C"/>
    <w:rsid w:val="00170FC7"/>
    <w:rsid w:val="0017112F"/>
    <w:rsid w:val="0017121F"/>
    <w:rsid w:val="00171495"/>
    <w:rsid w:val="001716DF"/>
    <w:rsid w:val="00171BEE"/>
    <w:rsid w:val="001725D0"/>
    <w:rsid w:val="00172662"/>
    <w:rsid w:val="00172811"/>
    <w:rsid w:val="00174248"/>
    <w:rsid w:val="00174990"/>
    <w:rsid w:val="00175A5A"/>
    <w:rsid w:val="00175C53"/>
    <w:rsid w:val="001760FD"/>
    <w:rsid w:val="00176134"/>
    <w:rsid w:val="00176F28"/>
    <w:rsid w:val="00177181"/>
    <w:rsid w:val="00177A12"/>
    <w:rsid w:val="00177C55"/>
    <w:rsid w:val="0018018C"/>
    <w:rsid w:val="001801FC"/>
    <w:rsid w:val="001806D5"/>
    <w:rsid w:val="001818AC"/>
    <w:rsid w:val="001818D5"/>
    <w:rsid w:val="00182017"/>
    <w:rsid w:val="0018205F"/>
    <w:rsid w:val="00182643"/>
    <w:rsid w:val="00182724"/>
    <w:rsid w:val="00182811"/>
    <w:rsid w:val="0018296C"/>
    <w:rsid w:val="00182C1F"/>
    <w:rsid w:val="001832AA"/>
    <w:rsid w:val="00183888"/>
    <w:rsid w:val="00183C68"/>
    <w:rsid w:val="00184F08"/>
    <w:rsid w:val="00185B4E"/>
    <w:rsid w:val="001862BC"/>
    <w:rsid w:val="0018730D"/>
    <w:rsid w:val="001877CE"/>
    <w:rsid w:val="00187CC4"/>
    <w:rsid w:val="00190587"/>
    <w:rsid w:val="00192103"/>
    <w:rsid w:val="00192E7F"/>
    <w:rsid w:val="00193757"/>
    <w:rsid w:val="0019377F"/>
    <w:rsid w:val="00193865"/>
    <w:rsid w:val="00193BA1"/>
    <w:rsid w:val="00193E24"/>
    <w:rsid w:val="00193EFE"/>
    <w:rsid w:val="00194172"/>
    <w:rsid w:val="0019435F"/>
    <w:rsid w:val="001950C4"/>
    <w:rsid w:val="001959E4"/>
    <w:rsid w:val="00196306"/>
    <w:rsid w:val="00196B17"/>
    <w:rsid w:val="00197ADB"/>
    <w:rsid w:val="00197B83"/>
    <w:rsid w:val="001A03D0"/>
    <w:rsid w:val="001A0664"/>
    <w:rsid w:val="001A14BA"/>
    <w:rsid w:val="001A1794"/>
    <w:rsid w:val="001A17C1"/>
    <w:rsid w:val="001A1AF7"/>
    <w:rsid w:val="001A25CF"/>
    <w:rsid w:val="001A475C"/>
    <w:rsid w:val="001A4AF4"/>
    <w:rsid w:val="001A4CB5"/>
    <w:rsid w:val="001A51E9"/>
    <w:rsid w:val="001A5D9C"/>
    <w:rsid w:val="001A5FC6"/>
    <w:rsid w:val="001A6188"/>
    <w:rsid w:val="001A61C3"/>
    <w:rsid w:val="001A6569"/>
    <w:rsid w:val="001A6BB2"/>
    <w:rsid w:val="001A6CD2"/>
    <w:rsid w:val="001A7045"/>
    <w:rsid w:val="001A7195"/>
    <w:rsid w:val="001A71C7"/>
    <w:rsid w:val="001A7D0B"/>
    <w:rsid w:val="001B0196"/>
    <w:rsid w:val="001B032A"/>
    <w:rsid w:val="001B0347"/>
    <w:rsid w:val="001B0CFE"/>
    <w:rsid w:val="001B103E"/>
    <w:rsid w:val="001B20B2"/>
    <w:rsid w:val="001B29F2"/>
    <w:rsid w:val="001B2BDA"/>
    <w:rsid w:val="001B448C"/>
    <w:rsid w:val="001B44D3"/>
    <w:rsid w:val="001B4F70"/>
    <w:rsid w:val="001B513C"/>
    <w:rsid w:val="001B5171"/>
    <w:rsid w:val="001B60C1"/>
    <w:rsid w:val="001B6634"/>
    <w:rsid w:val="001B6DB2"/>
    <w:rsid w:val="001B6F32"/>
    <w:rsid w:val="001B751F"/>
    <w:rsid w:val="001B7619"/>
    <w:rsid w:val="001C002A"/>
    <w:rsid w:val="001C0CDB"/>
    <w:rsid w:val="001C102F"/>
    <w:rsid w:val="001C1273"/>
    <w:rsid w:val="001C2256"/>
    <w:rsid w:val="001C2383"/>
    <w:rsid w:val="001C2BD4"/>
    <w:rsid w:val="001C31D6"/>
    <w:rsid w:val="001C355C"/>
    <w:rsid w:val="001C384B"/>
    <w:rsid w:val="001C397E"/>
    <w:rsid w:val="001C4839"/>
    <w:rsid w:val="001C4D49"/>
    <w:rsid w:val="001C531A"/>
    <w:rsid w:val="001C5AF9"/>
    <w:rsid w:val="001C6FD6"/>
    <w:rsid w:val="001D0209"/>
    <w:rsid w:val="001D0285"/>
    <w:rsid w:val="001D1246"/>
    <w:rsid w:val="001D133F"/>
    <w:rsid w:val="001D1990"/>
    <w:rsid w:val="001D2368"/>
    <w:rsid w:val="001D2569"/>
    <w:rsid w:val="001D2A69"/>
    <w:rsid w:val="001D326D"/>
    <w:rsid w:val="001D34DA"/>
    <w:rsid w:val="001D381F"/>
    <w:rsid w:val="001D3BD7"/>
    <w:rsid w:val="001D40F6"/>
    <w:rsid w:val="001D4221"/>
    <w:rsid w:val="001D4830"/>
    <w:rsid w:val="001D4A1F"/>
    <w:rsid w:val="001D4C36"/>
    <w:rsid w:val="001D4E80"/>
    <w:rsid w:val="001D682C"/>
    <w:rsid w:val="001D74B1"/>
    <w:rsid w:val="001D7E27"/>
    <w:rsid w:val="001D7ECB"/>
    <w:rsid w:val="001E052B"/>
    <w:rsid w:val="001E242B"/>
    <w:rsid w:val="001E281F"/>
    <w:rsid w:val="001E2921"/>
    <w:rsid w:val="001E2F89"/>
    <w:rsid w:val="001E36EA"/>
    <w:rsid w:val="001E3E3A"/>
    <w:rsid w:val="001E419D"/>
    <w:rsid w:val="001E41CB"/>
    <w:rsid w:val="001E463B"/>
    <w:rsid w:val="001E6298"/>
    <w:rsid w:val="001E664E"/>
    <w:rsid w:val="001E69C6"/>
    <w:rsid w:val="001E7208"/>
    <w:rsid w:val="001E7341"/>
    <w:rsid w:val="001E7E74"/>
    <w:rsid w:val="001F027F"/>
    <w:rsid w:val="001F0D01"/>
    <w:rsid w:val="001F1242"/>
    <w:rsid w:val="001F13C5"/>
    <w:rsid w:val="001F1D3E"/>
    <w:rsid w:val="001F219E"/>
    <w:rsid w:val="001F2A35"/>
    <w:rsid w:val="001F2AEC"/>
    <w:rsid w:val="001F3414"/>
    <w:rsid w:val="001F3C0A"/>
    <w:rsid w:val="001F42DC"/>
    <w:rsid w:val="001F4443"/>
    <w:rsid w:val="001F4720"/>
    <w:rsid w:val="001F4FAC"/>
    <w:rsid w:val="001F5542"/>
    <w:rsid w:val="001F59A5"/>
    <w:rsid w:val="001F6252"/>
    <w:rsid w:val="001F73BD"/>
    <w:rsid w:val="001F7B8F"/>
    <w:rsid w:val="001F7E35"/>
    <w:rsid w:val="002002C1"/>
    <w:rsid w:val="00200B1C"/>
    <w:rsid w:val="00200F8D"/>
    <w:rsid w:val="00200FFF"/>
    <w:rsid w:val="00201DB9"/>
    <w:rsid w:val="002027F5"/>
    <w:rsid w:val="00202B1B"/>
    <w:rsid w:val="00202CAB"/>
    <w:rsid w:val="00202DA7"/>
    <w:rsid w:val="00202F5F"/>
    <w:rsid w:val="0020369C"/>
    <w:rsid w:val="002036FF"/>
    <w:rsid w:val="00204D36"/>
    <w:rsid w:val="00205270"/>
    <w:rsid w:val="00205843"/>
    <w:rsid w:val="00205846"/>
    <w:rsid w:val="0020597D"/>
    <w:rsid w:val="00206B70"/>
    <w:rsid w:val="00206DEC"/>
    <w:rsid w:val="00207407"/>
    <w:rsid w:val="00207D06"/>
    <w:rsid w:val="002103D7"/>
    <w:rsid w:val="00210A72"/>
    <w:rsid w:val="002111D3"/>
    <w:rsid w:val="00211AEC"/>
    <w:rsid w:val="00211DC3"/>
    <w:rsid w:val="00211F5B"/>
    <w:rsid w:val="00211FBE"/>
    <w:rsid w:val="00211FFA"/>
    <w:rsid w:val="002123F8"/>
    <w:rsid w:val="00212AB1"/>
    <w:rsid w:val="00213318"/>
    <w:rsid w:val="002133F3"/>
    <w:rsid w:val="00213A3F"/>
    <w:rsid w:val="00213BE7"/>
    <w:rsid w:val="00214244"/>
    <w:rsid w:val="00214C25"/>
    <w:rsid w:val="00214EC0"/>
    <w:rsid w:val="002150C1"/>
    <w:rsid w:val="00215A4C"/>
    <w:rsid w:val="00215BC7"/>
    <w:rsid w:val="0021613D"/>
    <w:rsid w:val="00216A05"/>
    <w:rsid w:val="00216F9B"/>
    <w:rsid w:val="00217576"/>
    <w:rsid w:val="00217641"/>
    <w:rsid w:val="00217DAC"/>
    <w:rsid w:val="00217F0D"/>
    <w:rsid w:val="002207AD"/>
    <w:rsid w:val="002207B5"/>
    <w:rsid w:val="00221073"/>
    <w:rsid w:val="002217B5"/>
    <w:rsid w:val="00221D14"/>
    <w:rsid w:val="00222621"/>
    <w:rsid w:val="002228D3"/>
    <w:rsid w:val="0022381D"/>
    <w:rsid w:val="00223BA3"/>
    <w:rsid w:val="00224695"/>
    <w:rsid w:val="00224F73"/>
    <w:rsid w:val="0022522D"/>
    <w:rsid w:val="002255AF"/>
    <w:rsid w:val="002257EF"/>
    <w:rsid w:val="002258D8"/>
    <w:rsid w:val="00226B41"/>
    <w:rsid w:val="0022724F"/>
    <w:rsid w:val="0022746B"/>
    <w:rsid w:val="002302CB"/>
    <w:rsid w:val="002302D5"/>
    <w:rsid w:val="002304F7"/>
    <w:rsid w:val="00230567"/>
    <w:rsid w:val="0023061D"/>
    <w:rsid w:val="00230909"/>
    <w:rsid w:val="00230A37"/>
    <w:rsid w:val="0023122E"/>
    <w:rsid w:val="002315E0"/>
    <w:rsid w:val="0023193F"/>
    <w:rsid w:val="00231AE4"/>
    <w:rsid w:val="0023261D"/>
    <w:rsid w:val="00232908"/>
    <w:rsid w:val="00232BB4"/>
    <w:rsid w:val="00233A76"/>
    <w:rsid w:val="00233F4A"/>
    <w:rsid w:val="002340C6"/>
    <w:rsid w:val="00234AAD"/>
    <w:rsid w:val="002356B2"/>
    <w:rsid w:val="002361BC"/>
    <w:rsid w:val="00236538"/>
    <w:rsid w:val="002367A0"/>
    <w:rsid w:val="00237E0D"/>
    <w:rsid w:val="00240968"/>
    <w:rsid w:val="0024111F"/>
    <w:rsid w:val="00241544"/>
    <w:rsid w:val="00242116"/>
    <w:rsid w:val="00242739"/>
    <w:rsid w:val="00242D39"/>
    <w:rsid w:val="00242E92"/>
    <w:rsid w:val="002437C0"/>
    <w:rsid w:val="002439FF"/>
    <w:rsid w:val="00244CF0"/>
    <w:rsid w:val="00245729"/>
    <w:rsid w:val="00245B65"/>
    <w:rsid w:val="00246102"/>
    <w:rsid w:val="00246738"/>
    <w:rsid w:val="0024680D"/>
    <w:rsid w:val="00246C1D"/>
    <w:rsid w:val="00246FEE"/>
    <w:rsid w:val="002479B5"/>
    <w:rsid w:val="00250062"/>
    <w:rsid w:val="002501D4"/>
    <w:rsid w:val="00250F68"/>
    <w:rsid w:val="00251460"/>
    <w:rsid w:val="002515AB"/>
    <w:rsid w:val="002517EA"/>
    <w:rsid w:val="00251D09"/>
    <w:rsid w:val="00252314"/>
    <w:rsid w:val="00252973"/>
    <w:rsid w:val="0025420F"/>
    <w:rsid w:val="00254408"/>
    <w:rsid w:val="0025462D"/>
    <w:rsid w:val="0025493D"/>
    <w:rsid w:val="00255069"/>
    <w:rsid w:val="00256213"/>
    <w:rsid w:val="002566D9"/>
    <w:rsid w:val="00256DDD"/>
    <w:rsid w:val="00257062"/>
    <w:rsid w:val="002575DA"/>
    <w:rsid w:val="002576C7"/>
    <w:rsid w:val="002578FD"/>
    <w:rsid w:val="002603FA"/>
    <w:rsid w:val="002604C0"/>
    <w:rsid w:val="00260CDC"/>
    <w:rsid w:val="0026171D"/>
    <w:rsid w:val="0026199F"/>
    <w:rsid w:val="00261CE7"/>
    <w:rsid w:val="002621AE"/>
    <w:rsid w:val="00262A3F"/>
    <w:rsid w:val="00263971"/>
    <w:rsid w:val="00263BFB"/>
    <w:rsid w:val="00264395"/>
    <w:rsid w:val="00264EF3"/>
    <w:rsid w:val="00265BED"/>
    <w:rsid w:val="00265DAD"/>
    <w:rsid w:val="002662E5"/>
    <w:rsid w:val="0026650F"/>
    <w:rsid w:val="00266550"/>
    <w:rsid w:val="002668D5"/>
    <w:rsid w:val="002705E9"/>
    <w:rsid w:val="002707A3"/>
    <w:rsid w:val="002718A3"/>
    <w:rsid w:val="00271C84"/>
    <w:rsid w:val="00271D64"/>
    <w:rsid w:val="00272542"/>
    <w:rsid w:val="00272E3B"/>
    <w:rsid w:val="00273656"/>
    <w:rsid w:val="002739CE"/>
    <w:rsid w:val="00273C63"/>
    <w:rsid w:val="00274151"/>
    <w:rsid w:val="00274281"/>
    <w:rsid w:val="002742EB"/>
    <w:rsid w:val="00274E69"/>
    <w:rsid w:val="00274EAE"/>
    <w:rsid w:val="002757A4"/>
    <w:rsid w:val="00275CF7"/>
    <w:rsid w:val="00276A31"/>
    <w:rsid w:val="00276E89"/>
    <w:rsid w:val="00276FD8"/>
    <w:rsid w:val="00277B9A"/>
    <w:rsid w:val="00280477"/>
    <w:rsid w:val="00281657"/>
    <w:rsid w:val="00281B6B"/>
    <w:rsid w:val="00281D29"/>
    <w:rsid w:val="00281F65"/>
    <w:rsid w:val="002822F2"/>
    <w:rsid w:val="00282A39"/>
    <w:rsid w:val="0028395C"/>
    <w:rsid w:val="00283FA5"/>
    <w:rsid w:val="00283FCF"/>
    <w:rsid w:val="002841ED"/>
    <w:rsid w:val="0028438D"/>
    <w:rsid w:val="00286572"/>
    <w:rsid w:val="002875E8"/>
    <w:rsid w:val="002900C5"/>
    <w:rsid w:val="00291C51"/>
    <w:rsid w:val="002920C2"/>
    <w:rsid w:val="00292C8B"/>
    <w:rsid w:val="00292DA2"/>
    <w:rsid w:val="00293578"/>
    <w:rsid w:val="002946B4"/>
    <w:rsid w:val="00294C9F"/>
    <w:rsid w:val="00296879"/>
    <w:rsid w:val="00296E33"/>
    <w:rsid w:val="0029799A"/>
    <w:rsid w:val="00297B4B"/>
    <w:rsid w:val="002A062C"/>
    <w:rsid w:val="002A1798"/>
    <w:rsid w:val="002A2EF7"/>
    <w:rsid w:val="002A2F53"/>
    <w:rsid w:val="002A37FA"/>
    <w:rsid w:val="002A3C52"/>
    <w:rsid w:val="002A3E78"/>
    <w:rsid w:val="002A459F"/>
    <w:rsid w:val="002A4AD9"/>
    <w:rsid w:val="002A4E58"/>
    <w:rsid w:val="002A5A1F"/>
    <w:rsid w:val="002A6000"/>
    <w:rsid w:val="002A73DF"/>
    <w:rsid w:val="002A73FC"/>
    <w:rsid w:val="002A7AD0"/>
    <w:rsid w:val="002A7E64"/>
    <w:rsid w:val="002B0593"/>
    <w:rsid w:val="002B0ABB"/>
    <w:rsid w:val="002B0D05"/>
    <w:rsid w:val="002B0F85"/>
    <w:rsid w:val="002B1AB0"/>
    <w:rsid w:val="002B2E4F"/>
    <w:rsid w:val="002B37B1"/>
    <w:rsid w:val="002B4737"/>
    <w:rsid w:val="002B4D68"/>
    <w:rsid w:val="002B4EC0"/>
    <w:rsid w:val="002B6642"/>
    <w:rsid w:val="002B6942"/>
    <w:rsid w:val="002B72D3"/>
    <w:rsid w:val="002B757E"/>
    <w:rsid w:val="002C02C2"/>
    <w:rsid w:val="002C0407"/>
    <w:rsid w:val="002C0AB2"/>
    <w:rsid w:val="002C0D7B"/>
    <w:rsid w:val="002C13F1"/>
    <w:rsid w:val="002C1461"/>
    <w:rsid w:val="002C1572"/>
    <w:rsid w:val="002C16B3"/>
    <w:rsid w:val="002C241F"/>
    <w:rsid w:val="002C2793"/>
    <w:rsid w:val="002C32C4"/>
    <w:rsid w:val="002C352D"/>
    <w:rsid w:val="002C3EA1"/>
    <w:rsid w:val="002C3EDA"/>
    <w:rsid w:val="002C4363"/>
    <w:rsid w:val="002C44F9"/>
    <w:rsid w:val="002C46BD"/>
    <w:rsid w:val="002C49BE"/>
    <w:rsid w:val="002C617D"/>
    <w:rsid w:val="002C629A"/>
    <w:rsid w:val="002C65A4"/>
    <w:rsid w:val="002C677F"/>
    <w:rsid w:val="002C7AF4"/>
    <w:rsid w:val="002D0DFD"/>
    <w:rsid w:val="002D1325"/>
    <w:rsid w:val="002D1503"/>
    <w:rsid w:val="002D19E2"/>
    <w:rsid w:val="002D1E12"/>
    <w:rsid w:val="002D2895"/>
    <w:rsid w:val="002D358F"/>
    <w:rsid w:val="002D37FB"/>
    <w:rsid w:val="002D3848"/>
    <w:rsid w:val="002D3F81"/>
    <w:rsid w:val="002D45CC"/>
    <w:rsid w:val="002D46D8"/>
    <w:rsid w:val="002D4AD8"/>
    <w:rsid w:val="002D5DA9"/>
    <w:rsid w:val="002D7234"/>
    <w:rsid w:val="002D7366"/>
    <w:rsid w:val="002D7407"/>
    <w:rsid w:val="002D79E9"/>
    <w:rsid w:val="002D7CB0"/>
    <w:rsid w:val="002D7DD4"/>
    <w:rsid w:val="002D7E4F"/>
    <w:rsid w:val="002E10D2"/>
    <w:rsid w:val="002E2C5C"/>
    <w:rsid w:val="002E2FAA"/>
    <w:rsid w:val="002E3085"/>
    <w:rsid w:val="002E3195"/>
    <w:rsid w:val="002E3223"/>
    <w:rsid w:val="002E3DD5"/>
    <w:rsid w:val="002E4DA3"/>
    <w:rsid w:val="002E5127"/>
    <w:rsid w:val="002E59D1"/>
    <w:rsid w:val="002E6DE1"/>
    <w:rsid w:val="002E6DF7"/>
    <w:rsid w:val="002E7626"/>
    <w:rsid w:val="002E7EDF"/>
    <w:rsid w:val="002E7F0E"/>
    <w:rsid w:val="002F034F"/>
    <w:rsid w:val="002F0A5A"/>
    <w:rsid w:val="002F1545"/>
    <w:rsid w:val="002F18CF"/>
    <w:rsid w:val="002F2753"/>
    <w:rsid w:val="002F2CBC"/>
    <w:rsid w:val="002F3B0F"/>
    <w:rsid w:val="002F3C74"/>
    <w:rsid w:val="002F4057"/>
    <w:rsid w:val="002F5059"/>
    <w:rsid w:val="002F5534"/>
    <w:rsid w:val="002F618B"/>
    <w:rsid w:val="002F6364"/>
    <w:rsid w:val="002F638C"/>
    <w:rsid w:val="002F64BC"/>
    <w:rsid w:val="002F67C6"/>
    <w:rsid w:val="002F6D1F"/>
    <w:rsid w:val="002F6E49"/>
    <w:rsid w:val="002F71FB"/>
    <w:rsid w:val="002F7ECD"/>
    <w:rsid w:val="00300235"/>
    <w:rsid w:val="003004DC"/>
    <w:rsid w:val="00300AFD"/>
    <w:rsid w:val="00300BDD"/>
    <w:rsid w:val="00300EC9"/>
    <w:rsid w:val="003018E2"/>
    <w:rsid w:val="00302525"/>
    <w:rsid w:val="003025D5"/>
    <w:rsid w:val="00302731"/>
    <w:rsid w:val="003035FE"/>
    <w:rsid w:val="0030399C"/>
    <w:rsid w:val="00303A83"/>
    <w:rsid w:val="00303D19"/>
    <w:rsid w:val="00304BFD"/>
    <w:rsid w:val="00305390"/>
    <w:rsid w:val="003056F4"/>
    <w:rsid w:val="00305F4E"/>
    <w:rsid w:val="0030651C"/>
    <w:rsid w:val="00306F24"/>
    <w:rsid w:val="00307676"/>
    <w:rsid w:val="00307D94"/>
    <w:rsid w:val="00307FD5"/>
    <w:rsid w:val="0031044F"/>
    <w:rsid w:val="003112AD"/>
    <w:rsid w:val="003115FB"/>
    <w:rsid w:val="00311657"/>
    <w:rsid w:val="00311906"/>
    <w:rsid w:val="00311F94"/>
    <w:rsid w:val="00312C1A"/>
    <w:rsid w:val="00312EBD"/>
    <w:rsid w:val="00314025"/>
    <w:rsid w:val="003142B2"/>
    <w:rsid w:val="003144B2"/>
    <w:rsid w:val="0031469A"/>
    <w:rsid w:val="00314C89"/>
    <w:rsid w:val="003153CB"/>
    <w:rsid w:val="0031657F"/>
    <w:rsid w:val="00316B20"/>
    <w:rsid w:val="00316C3A"/>
    <w:rsid w:val="0031733D"/>
    <w:rsid w:val="0031759F"/>
    <w:rsid w:val="00317AA1"/>
    <w:rsid w:val="00320044"/>
    <w:rsid w:val="00320B8C"/>
    <w:rsid w:val="00320CA3"/>
    <w:rsid w:val="003213AE"/>
    <w:rsid w:val="0032175D"/>
    <w:rsid w:val="003218B3"/>
    <w:rsid w:val="00321AFF"/>
    <w:rsid w:val="00321E65"/>
    <w:rsid w:val="00322391"/>
    <w:rsid w:val="00322796"/>
    <w:rsid w:val="00323317"/>
    <w:rsid w:val="00323EBF"/>
    <w:rsid w:val="00324B6F"/>
    <w:rsid w:val="003250AE"/>
    <w:rsid w:val="00325880"/>
    <w:rsid w:val="0032599B"/>
    <w:rsid w:val="003259A7"/>
    <w:rsid w:val="00325CA7"/>
    <w:rsid w:val="00326643"/>
    <w:rsid w:val="00326D8F"/>
    <w:rsid w:val="00326E66"/>
    <w:rsid w:val="003277A4"/>
    <w:rsid w:val="00327B20"/>
    <w:rsid w:val="00327FCB"/>
    <w:rsid w:val="0033059E"/>
    <w:rsid w:val="003305BA"/>
    <w:rsid w:val="0033067B"/>
    <w:rsid w:val="00330D97"/>
    <w:rsid w:val="00331001"/>
    <w:rsid w:val="00331B50"/>
    <w:rsid w:val="00332711"/>
    <w:rsid w:val="0033340E"/>
    <w:rsid w:val="003334C5"/>
    <w:rsid w:val="00333635"/>
    <w:rsid w:val="0033363D"/>
    <w:rsid w:val="003336C3"/>
    <w:rsid w:val="00334579"/>
    <w:rsid w:val="003350A0"/>
    <w:rsid w:val="0033513D"/>
    <w:rsid w:val="003351F3"/>
    <w:rsid w:val="003358C8"/>
    <w:rsid w:val="00335ECF"/>
    <w:rsid w:val="00335FA2"/>
    <w:rsid w:val="0033606D"/>
    <w:rsid w:val="00336DC4"/>
    <w:rsid w:val="00337800"/>
    <w:rsid w:val="00337FF0"/>
    <w:rsid w:val="00340962"/>
    <w:rsid w:val="003411E8"/>
    <w:rsid w:val="003417B1"/>
    <w:rsid w:val="003419D5"/>
    <w:rsid w:val="00341BB3"/>
    <w:rsid w:val="00342018"/>
    <w:rsid w:val="0034299D"/>
    <w:rsid w:val="00342BDD"/>
    <w:rsid w:val="0034460B"/>
    <w:rsid w:val="00344AAB"/>
    <w:rsid w:val="00345F63"/>
    <w:rsid w:val="00346141"/>
    <w:rsid w:val="003464C7"/>
    <w:rsid w:val="00346702"/>
    <w:rsid w:val="00346BAF"/>
    <w:rsid w:val="00347288"/>
    <w:rsid w:val="00347543"/>
    <w:rsid w:val="00347B52"/>
    <w:rsid w:val="003501ED"/>
    <w:rsid w:val="0035027A"/>
    <w:rsid w:val="003503B7"/>
    <w:rsid w:val="00350660"/>
    <w:rsid w:val="003506E2"/>
    <w:rsid w:val="00350764"/>
    <w:rsid w:val="003519FD"/>
    <w:rsid w:val="00351AC6"/>
    <w:rsid w:val="00351BC5"/>
    <w:rsid w:val="0035201E"/>
    <w:rsid w:val="00352305"/>
    <w:rsid w:val="0035259A"/>
    <w:rsid w:val="00353579"/>
    <w:rsid w:val="0035437B"/>
    <w:rsid w:val="003545C8"/>
    <w:rsid w:val="00355229"/>
    <w:rsid w:val="00355342"/>
    <w:rsid w:val="00355F70"/>
    <w:rsid w:val="00356D87"/>
    <w:rsid w:val="00356E7C"/>
    <w:rsid w:val="003575EE"/>
    <w:rsid w:val="00357731"/>
    <w:rsid w:val="0035794F"/>
    <w:rsid w:val="00360866"/>
    <w:rsid w:val="00360ACD"/>
    <w:rsid w:val="00360BE6"/>
    <w:rsid w:val="00361FE9"/>
    <w:rsid w:val="00362246"/>
    <w:rsid w:val="0036297E"/>
    <w:rsid w:val="00363819"/>
    <w:rsid w:val="003639BB"/>
    <w:rsid w:val="00363C17"/>
    <w:rsid w:val="00364844"/>
    <w:rsid w:val="0036495B"/>
    <w:rsid w:val="00364AED"/>
    <w:rsid w:val="00364E3E"/>
    <w:rsid w:val="00365436"/>
    <w:rsid w:val="003659BC"/>
    <w:rsid w:val="0036662C"/>
    <w:rsid w:val="00366657"/>
    <w:rsid w:val="0036732B"/>
    <w:rsid w:val="003676F1"/>
    <w:rsid w:val="003700BD"/>
    <w:rsid w:val="003711C7"/>
    <w:rsid w:val="00371311"/>
    <w:rsid w:val="003718CE"/>
    <w:rsid w:val="00371B85"/>
    <w:rsid w:val="00371B92"/>
    <w:rsid w:val="00371DD4"/>
    <w:rsid w:val="003724EA"/>
    <w:rsid w:val="003729D4"/>
    <w:rsid w:val="003733DB"/>
    <w:rsid w:val="0037362B"/>
    <w:rsid w:val="003738F3"/>
    <w:rsid w:val="00375546"/>
    <w:rsid w:val="003755D6"/>
    <w:rsid w:val="003758F2"/>
    <w:rsid w:val="00375D61"/>
    <w:rsid w:val="0037789C"/>
    <w:rsid w:val="00377A79"/>
    <w:rsid w:val="00377C95"/>
    <w:rsid w:val="0038057C"/>
    <w:rsid w:val="00380889"/>
    <w:rsid w:val="00380B8B"/>
    <w:rsid w:val="00380EDF"/>
    <w:rsid w:val="0038135E"/>
    <w:rsid w:val="00381622"/>
    <w:rsid w:val="00381BEA"/>
    <w:rsid w:val="003823AE"/>
    <w:rsid w:val="00383577"/>
    <w:rsid w:val="00383C58"/>
    <w:rsid w:val="00383C75"/>
    <w:rsid w:val="003846AF"/>
    <w:rsid w:val="003846B9"/>
    <w:rsid w:val="0038489F"/>
    <w:rsid w:val="00384A15"/>
    <w:rsid w:val="00385964"/>
    <w:rsid w:val="00385E48"/>
    <w:rsid w:val="0038602A"/>
    <w:rsid w:val="00386117"/>
    <w:rsid w:val="00386133"/>
    <w:rsid w:val="00386BB3"/>
    <w:rsid w:val="003871CC"/>
    <w:rsid w:val="0038724F"/>
    <w:rsid w:val="003878FB"/>
    <w:rsid w:val="00387B2E"/>
    <w:rsid w:val="003900F9"/>
    <w:rsid w:val="0039018E"/>
    <w:rsid w:val="0039065B"/>
    <w:rsid w:val="00391FFF"/>
    <w:rsid w:val="00392A7F"/>
    <w:rsid w:val="00392D6B"/>
    <w:rsid w:val="003938E1"/>
    <w:rsid w:val="00394DB7"/>
    <w:rsid w:val="003952B7"/>
    <w:rsid w:val="0039577F"/>
    <w:rsid w:val="00395C4B"/>
    <w:rsid w:val="00395C51"/>
    <w:rsid w:val="00396463"/>
    <w:rsid w:val="00396642"/>
    <w:rsid w:val="003968B9"/>
    <w:rsid w:val="00396BD0"/>
    <w:rsid w:val="00396D09"/>
    <w:rsid w:val="00396D61"/>
    <w:rsid w:val="003A0440"/>
    <w:rsid w:val="003A10FC"/>
    <w:rsid w:val="003A1371"/>
    <w:rsid w:val="003A1B44"/>
    <w:rsid w:val="003A1C91"/>
    <w:rsid w:val="003A2210"/>
    <w:rsid w:val="003A23E0"/>
    <w:rsid w:val="003A2C77"/>
    <w:rsid w:val="003A2C7F"/>
    <w:rsid w:val="003A2D3D"/>
    <w:rsid w:val="003A2F37"/>
    <w:rsid w:val="003A372A"/>
    <w:rsid w:val="003A403F"/>
    <w:rsid w:val="003A47EF"/>
    <w:rsid w:val="003A4874"/>
    <w:rsid w:val="003A5DE6"/>
    <w:rsid w:val="003A698E"/>
    <w:rsid w:val="003A6B7A"/>
    <w:rsid w:val="003A6E68"/>
    <w:rsid w:val="003A7B5C"/>
    <w:rsid w:val="003A7D75"/>
    <w:rsid w:val="003A7FDD"/>
    <w:rsid w:val="003B08CF"/>
    <w:rsid w:val="003B2373"/>
    <w:rsid w:val="003B2409"/>
    <w:rsid w:val="003B2B97"/>
    <w:rsid w:val="003B32CD"/>
    <w:rsid w:val="003B3921"/>
    <w:rsid w:val="003B47EE"/>
    <w:rsid w:val="003B47F1"/>
    <w:rsid w:val="003B4F42"/>
    <w:rsid w:val="003B52E1"/>
    <w:rsid w:val="003B5A74"/>
    <w:rsid w:val="003B5C83"/>
    <w:rsid w:val="003B5EF1"/>
    <w:rsid w:val="003B6A1A"/>
    <w:rsid w:val="003B6E24"/>
    <w:rsid w:val="003C0080"/>
    <w:rsid w:val="003C0383"/>
    <w:rsid w:val="003C06CD"/>
    <w:rsid w:val="003C0AD4"/>
    <w:rsid w:val="003C155A"/>
    <w:rsid w:val="003C163E"/>
    <w:rsid w:val="003C1872"/>
    <w:rsid w:val="003C1FD0"/>
    <w:rsid w:val="003C2444"/>
    <w:rsid w:val="003C2486"/>
    <w:rsid w:val="003C26BF"/>
    <w:rsid w:val="003C2979"/>
    <w:rsid w:val="003C332E"/>
    <w:rsid w:val="003C34D8"/>
    <w:rsid w:val="003C4414"/>
    <w:rsid w:val="003C4D40"/>
    <w:rsid w:val="003C506C"/>
    <w:rsid w:val="003C5139"/>
    <w:rsid w:val="003C5869"/>
    <w:rsid w:val="003C5B65"/>
    <w:rsid w:val="003C5DF5"/>
    <w:rsid w:val="003C5E58"/>
    <w:rsid w:val="003C601E"/>
    <w:rsid w:val="003C68E4"/>
    <w:rsid w:val="003C7D13"/>
    <w:rsid w:val="003D013D"/>
    <w:rsid w:val="003D04FF"/>
    <w:rsid w:val="003D1621"/>
    <w:rsid w:val="003D1B2E"/>
    <w:rsid w:val="003D1EA9"/>
    <w:rsid w:val="003D2258"/>
    <w:rsid w:val="003D2502"/>
    <w:rsid w:val="003D2613"/>
    <w:rsid w:val="003D28BF"/>
    <w:rsid w:val="003D2EE3"/>
    <w:rsid w:val="003D3344"/>
    <w:rsid w:val="003D3FD1"/>
    <w:rsid w:val="003D4967"/>
    <w:rsid w:val="003D4F2E"/>
    <w:rsid w:val="003D5308"/>
    <w:rsid w:val="003D622F"/>
    <w:rsid w:val="003D67EA"/>
    <w:rsid w:val="003D684F"/>
    <w:rsid w:val="003D7078"/>
    <w:rsid w:val="003D7851"/>
    <w:rsid w:val="003D7A5F"/>
    <w:rsid w:val="003D7F17"/>
    <w:rsid w:val="003E00D8"/>
    <w:rsid w:val="003E0E40"/>
    <w:rsid w:val="003E1881"/>
    <w:rsid w:val="003E23B5"/>
    <w:rsid w:val="003E2693"/>
    <w:rsid w:val="003E3493"/>
    <w:rsid w:val="003E36FC"/>
    <w:rsid w:val="003E4D55"/>
    <w:rsid w:val="003E4DE9"/>
    <w:rsid w:val="003E4F0C"/>
    <w:rsid w:val="003E55DF"/>
    <w:rsid w:val="003E587F"/>
    <w:rsid w:val="003E5DF0"/>
    <w:rsid w:val="003E5F73"/>
    <w:rsid w:val="003E6D58"/>
    <w:rsid w:val="003E6D87"/>
    <w:rsid w:val="003E7473"/>
    <w:rsid w:val="003E78FA"/>
    <w:rsid w:val="003F021C"/>
    <w:rsid w:val="003F0525"/>
    <w:rsid w:val="003F0718"/>
    <w:rsid w:val="003F0BE6"/>
    <w:rsid w:val="003F0E8D"/>
    <w:rsid w:val="003F1CE9"/>
    <w:rsid w:val="003F1D34"/>
    <w:rsid w:val="003F1D47"/>
    <w:rsid w:val="003F21D2"/>
    <w:rsid w:val="003F2409"/>
    <w:rsid w:val="003F2FE3"/>
    <w:rsid w:val="003F322A"/>
    <w:rsid w:val="003F347C"/>
    <w:rsid w:val="003F38E1"/>
    <w:rsid w:val="003F3D6A"/>
    <w:rsid w:val="003F458F"/>
    <w:rsid w:val="003F4645"/>
    <w:rsid w:val="003F4C7E"/>
    <w:rsid w:val="003F56D5"/>
    <w:rsid w:val="003F5786"/>
    <w:rsid w:val="003F5A74"/>
    <w:rsid w:val="003F5B6E"/>
    <w:rsid w:val="003F5B8A"/>
    <w:rsid w:val="003F6085"/>
    <w:rsid w:val="003F68DD"/>
    <w:rsid w:val="003F7B9A"/>
    <w:rsid w:val="00400304"/>
    <w:rsid w:val="00400366"/>
    <w:rsid w:val="00400600"/>
    <w:rsid w:val="004008FC"/>
    <w:rsid w:val="00400925"/>
    <w:rsid w:val="004012FB"/>
    <w:rsid w:val="00401328"/>
    <w:rsid w:val="004015E2"/>
    <w:rsid w:val="00401813"/>
    <w:rsid w:val="004024E1"/>
    <w:rsid w:val="0040265E"/>
    <w:rsid w:val="004026F0"/>
    <w:rsid w:val="00402796"/>
    <w:rsid w:val="0040290F"/>
    <w:rsid w:val="0040308F"/>
    <w:rsid w:val="00404559"/>
    <w:rsid w:val="00404BB4"/>
    <w:rsid w:val="00405701"/>
    <w:rsid w:val="0040642A"/>
    <w:rsid w:val="00406740"/>
    <w:rsid w:val="00406828"/>
    <w:rsid w:val="00407039"/>
    <w:rsid w:val="0040744F"/>
    <w:rsid w:val="00407456"/>
    <w:rsid w:val="004074FD"/>
    <w:rsid w:val="00407943"/>
    <w:rsid w:val="00407BEE"/>
    <w:rsid w:val="00407DE4"/>
    <w:rsid w:val="00410EBD"/>
    <w:rsid w:val="00411131"/>
    <w:rsid w:val="00411D75"/>
    <w:rsid w:val="00412416"/>
    <w:rsid w:val="0041275D"/>
    <w:rsid w:val="00412D02"/>
    <w:rsid w:val="004130FD"/>
    <w:rsid w:val="00413338"/>
    <w:rsid w:val="00413460"/>
    <w:rsid w:val="00413B0D"/>
    <w:rsid w:val="0041412C"/>
    <w:rsid w:val="0041431C"/>
    <w:rsid w:val="00414AC2"/>
    <w:rsid w:val="00415149"/>
    <w:rsid w:val="004154AE"/>
    <w:rsid w:val="004158B9"/>
    <w:rsid w:val="00416045"/>
    <w:rsid w:val="00416116"/>
    <w:rsid w:val="004164A9"/>
    <w:rsid w:val="004171AA"/>
    <w:rsid w:val="00420BF3"/>
    <w:rsid w:val="00420D93"/>
    <w:rsid w:val="00420E45"/>
    <w:rsid w:val="00421AB8"/>
    <w:rsid w:val="00421B14"/>
    <w:rsid w:val="00421BDE"/>
    <w:rsid w:val="00421C69"/>
    <w:rsid w:val="00422950"/>
    <w:rsid w:val="004233E8"/>
    <w:rsid w:val="004237EF"/>
    <w:rsid w:val="004241D5"/>
    <w:rsid w:val="004248F2"/>
    <w:rsid w:val="00424C0E"/>
    <w:rsid w:val="00425B75"/>
    <w:rsid w:val="00426916"/>
    <w:rsid w:val="00426C37"/>
    <w:rsid w:val="0042762C"/>
    <w:rsid w:val="0042778A"/>
    <w:rsid w:val="00427960"/>
    <w:rsid w:val="00427D26"/>
    <w:rsid w:val="0043067B"/>
    <w:rsid w:val="00430C39"/>
    <w:rsid w:val="00431C9C"/>
    <w:rsid w:val="00431EBE"/>
    <w:rsid w:val="004334B6"/>
    <w:rsid w:val="004334EE"/>
    <w:rsid w:val="004336D1"/>
    <w:rsid w:val="00433875"/>
    <w:rsid w:val="0043390C"/>
    <w:rsid w:val="004339AD"/>
    <w:rsid w:val="00433C5E"/>
    <w:rsid w:val="00435F56"/>
    <w:rsid w:val="00435FC0"/>
    <w:rsid w:val="004360D3"/>
    <w:rsid w:val="0043627B"/>
    <w:rsid w:val="00436A07"/>
    <w:rsid w:val="00436C2A"/>
    <w:rsid w:val="004379F5"/>
    <w:rsid w:val="00437ACC"/>
    <w:rsid w:val="00437BD7"/>
    <w:rsid w:val="00437C67"/>
    <w:rsid w:val="004400BA"/>
    <w:rsid w:val="004401D4"/>
    <w:rsid w:val="00441317"/>
    <w:rsid w:val="00441594"/>
    <w:rsid w:val="00441D0F"/>
    <w:rsid w:val="0044246B"/>
    <w:rsid w:val="004425DA"/>
    <w:rsid w:val="00442AE6"/>
    <w:rsid w:val="00442F8D"/>
    <w:rsid w:val="00443181"/>
    <w:rsid w:val="00443441"/>
    <w:rsid w:val="004439BA"/>
    <w:rsid w:val="0044439E"/>
    <w:rsid w:val="00445005"/>
    <w:rsid w:val="00445567"/>
    <w:rsid w:val="00445833"/>
    <w:rsid w:val="00445F10"/>
    <w:rsid w:val="004460A8"/>
    <w:rsid w:val="00446440"/>
    <w:rsid w:val="00446860"/>
    <w:rsid w:val="00446ACE"/>
    <w:rsid w:val="0044755C"/>
    <w:rsid w:val="00447DE1"/>
    <w:rsid w:val="00450EF1"/>
    <w:rsid w:val="00451115"/>
    <w:rsid w:val="004511CD"/>
    <w:rsid w:val="00451440"/>
    <w:rsid w:val="0045156E"/>
    <w:rsid w:val="004515D9"/>
    <w:rsid w:val="004519A8"/>
    <w:rsid w:val="00451ED2"/>
    <w:rsid w:val="00451F2F"/>
    <w:rsid w:val="004524FB"/>
    <w:rsid w:val="00452A86"/>
    <w:rsid w:val="00452D77"/>
    <w:rsid w:val="004539F4"/>
    <w:rsid w:val="00453B20"/>
    <w:rsid w:val="00453C5C"/>
    <w:rsid w:val="00453EEC"/>
    <w:rsid w:val="004543C1"/>
    <w:rsid w:val="00454A34"/>
    <w:rsid w:val="004550CC"/>
    <w:rsid w:val="00455230"/>
    <w:rsid w:val="00455C5D"/>
    <w:rsid w:val="0045611F"/>
    <w:rsid w:val="00456252"/>
    <w:rsid w:val="004567CC"/>
    <w:rsid w:val="00457371"/>
    <w:rsid w:val="004573D0"/>
    <w:rsid w:val="0045741F"/>
    <w:rsid w:val="00457929"/>
    <w:rsid w:val="00457D2C"/>
    <w:rsid w:val="00457DA4"/>
    <w:rsid w:val="004600D0"/>
    <w:rsid w:val="00460132"/>
    <w:rsid w:val="004605C5"/>
    <w:rsid w:val="00460D4A"/>
    <w:rsid w:val="0046159D"/>
    <w:rsid w:val="00461CA1"/>
    <w:rsid w:val="00462814"/>
    <w:rsid w:val="00463607"/>
    <w:rsid w:val="004637E4"/>
    <w:rsid w:val="00463A52"/>
    <w:rsid w:val="00463C04"/>
    <w:rsid w:val="00463D2A"/>
    <w:rsid w:val="00463D76"/>
    <w:rsid w:val="00463EE1"/>
    <w:rsid w:val="00465372"/>
    <w:rsid w:val="0046539F"/>
    <w:rsid w:val="00465871"/>
    <w:rsid w:val="00465C66"/>
    <w:rsid w:val="00465ED7"/>
    <w:rsid w:val="00466A7A"/>
    <w:rsid w:val="00466CA2"/>
    <w:rsid w:val="00466D81"/>
    <w:rsid w:val="00466F51"/>
    <w:rsid w:val="00467228"/>
    <w:rsid w:val="0046795D"/>
    <w:rsid w:val="004679D7"/>
    <w:rsid w:val="00470275"/>
    <w:rsid w:val="00470287"/>
    <w:rsid w:val="004708A3"/>
    <w:rsid w:val="00470C84"/>
    <w:rsid w:val="00471220"/>
    <w:rsid w:val="004712E5"/>
    <w:rsid w:val="00471D8E"/>
    <w:rsid w:val="00472CDC"/>
    <w:rsid w:val="00472DC2"/>
    <w:rsid w:val="00472F21"/>
    <w:rsid w:val="00473538"/>
    <w:rsid w:val="0047387B"/>
    <w:rsid w:val="00473B7C"/>
    <w:rsid w:val="00474B7A"/>
    <w:rsid w:val="0047507D"/>
    <w:rsid w:val="00475729"/>
    <w:rsid w:val="0047582A"/>
    <w:rsid w:val="00476944"/>
    <w:rsid w:val="00476B88"/>
    <w:rsid w:val="00477129"/>
    <w:rsid w:val="00477877"/>
    <w:rsid w:val="00480571"/>
    <w:rsid w:val="004816FD"/>
    <w:rsid w:val="00482368"/>
    <w:rsid w:val="00482BD8"/>
    <w:rsid w:val="00483054"/>
    <w:rsid w:val="00483406"/>
    <w:rsid w:val="004836D4"/>
    <w:rsid w:val="00483AD7"/>
    <w:rsid w:val="00483EC3"/>
    <w:rsid w:val="0048439E"/>
    <w:rsid w:val="00484BD2"/>
    <w:rsid w:val="00484BE9"/>
    <w:rsid w:val="00484D85"/>
    <w:rsid w:val="00484F67"/>
    <w:rsid w:val="004854E7"/>
    <w:rsid w:val="00485626"/>
    <w:rsid w:val="004858AE"/>
    <w:rsid w:val="0048594E"/>
    <w:rsid w:val="00486118"/>
    <w:rsid w:val="0048651B"/>
    <w:rsid w:val="004866FC"/>
    <w:rsid w:val="0048692F"/>
    <w:rsid w:val="00487926"/>
    <w:rsid w:val="0049082A"/>
    <w:rsid w:val="00490B6D"/>
    <w:rsid w:val="00490F92"/>
    <w:rsid w:val="004916F5"/>
    <w:rsid w:val="00491944"/>
    <w:rsid w:val="00493007"/>
    <w:rsid w:val="0049385E"/>
    <w:rsid w:val="004939D8"/>
    <w:rsid w:val="00493F99"/>
    <w:rsid w:val="00494234"/>
    <w:rsid w:val="004943CC"/>
    <w:rsid w:val="00494E0E"/>
    <w:rsid w:val="00495BAC"/>
    <w:rsid w:val="00495FA8"/>
    <w:rsid w:val="004961CE"/>
    <w:rsid w:val="00496A1B"/>
    <w:rsid w:val="00496BE2"/>
    <w:rsid w:val="00496E36"/>
    <w:rsid w:val="00496F08"/>
    <w:rsid w:val="00497B6B"/>
    <w:rsid w:val="004A00DE"/>
    <w:rsid w:val="004A05DC"/>
    <w:rsid w:val="004A0AC8"/>
    <w:rsid w:val="004A0B8F"/>
    <w:rsid w:val="004A12C5"/>
    <w:rsid w:val="004A14A9"/>
    <w:rsid w:val="004A14AB"/>
    <w:rsid w:val="004A19BA"/>
    <w:rsid w:val="004A2706"/>
    <w:rsid w:val="004A28AD"/>
    <w:rsid w:val="004A2949"/>
    <w:rsid w:val="004A2E03"/>
    <w:rsid w:val="004A3590"/>
    <w:rsid w:val="004A3593"/>
    <w:rsid w:val="004A3691"/>
    <w:rsid w:val="004A39EC"/>
    <w:rsid w:val="004A55D3"/>
    <w:rsid w:val="004A5930"/>
    <w:rsid w:val="004A5C3F"/>
    <w:rsid w:val="004A5DD6"/>
    <w:rsid w:val="004A6060"/>
    <w:rsid w:val="004A6227"/>
    <w:rsid w:val="004A6413"/>
    <w:rsid w:val="004A66C0"/>
    <w:rsid w:val="004A7181"/>
    <w:rsid w:val="004A7220"/>
    <w:rsid w:val="004A748C"/>
    <w:rsid w:val="004A7CB8"/>
    <w:rsid w:val="004A7CFD"/>
    <w:rsid w:val="004A7F34"/>
    <w:rsid w:val="004A7FB7"/>
    <w:rsid w:val="004B0684"/>
    <w:rsid w:val="004B08DB"/>
    <w:rsid w:val="004B090F"/>
    <w:rsid w:val="004B09F7"/>
    <w:rsid w:val="004B0E45"/>
    <w:rsid w:val="004B0E92"/>
    <w:rsid w:val="004B12A2"/>
    <w:rsid w:val="004B155C"/>
    <w:rsid w:val="004B1B05"/>
    <w:rsid w:val="004B1D72"/>
    <w:rsid w:val="004B2074"/>
    <w:rsid w:val="004B2223"/>
    <w:rsid w:val="004B22A8"/>
    <w:rsid w:val="004B2DF2"/>
    <w:rsid w:val="004B3091"/>
    <w:rsid w:val="004B333D"/>
    <w:rsid w:val="004B33A2"/>
    <w:rsid w:val="004B378A"/>
    <w:rsid w:val="004B3AF0"/>
    <w:rsid w:val="004B45E7"/>
    <w:rsid w:val="004B583C"/>
    <w:rsid w:val="004B5E9A"/>
    <w:rsid w:val="004B6004"/>
    <w:rsid w:val="004B6411"/>
    <w:rsid w:val="004B7584"/>
    <w:rsid w:val="004B78BD"/>
    <w:rsid w:val="004B7BC8"/>
    <w:rsid w:val="004C005C"/>
    <w:rsid w:val="004C02A3"/>
    <w:rsid w:val="004C0345"/>
    <w:rsid w:val="004C0562"/>
    <w:rsid w:val="004C0F69"/>
    <w:rsid w:val="004C10B3"/>
    <w:rsid w:val="004C10BE"/>
    <w:rsid w:val="004C2176"/>
    <w:rsid w:val="004C250B"/>
    <w:rsid w:val="004C2A19"/>
    <w:rsid w:val="004C3199"/>
    <w:rsid w:val="004C3447"/>
    <w:rsid w:val="004C37EA"/>
    <w:rsid w:val="004C40B7"/>
    <w:rsid w:val="004C4188"/>
    <w:rsid w:val="004C4351"/>
    <w:rsid w:val="004C4C6A"/>
    <w:rsid w:val="004C51E2"/>
    <w:rsid w:val="004C562D"/>
    <w:rsid w:val="004C5976"/>
    <w:rsid w:val="004C5CBC"/>
    <w:rsid w:val="004C6596"/>
    <w:rsid w:val="004C7C1F"/>
    <w:rsid w:val="004C7FA1"/>
    <w:rsid w:val="004D00B8"/>
    <w:rsid w:val="004D02E3"/>
    <w:rsid w:val="004D0397"/>
    <w:rsid w:val="004D0804"/>
    <w:rsid w:val="004D108D"/>
    <w:rsid w:val="004D1485"/>
    <w:rsid w:val="004D1B6A"/>
    <w:rsid w:val="004D2CB4"/>
    <w:rsid w:val="004D32D4"/>
    <w:rsid w:val="004D3368"/>
    <w:rsid w:val="004D4080"/>
    <w:rsid w:val="004D4350"/>
    <w:rsid w:val="004D45D3"/>
    <w:rsid w:val="004D48F2"/>
    <w:rsid w:val="004D56EF"/>
    <w:rsid w:val="004D5822"/>
    <w:rsid w:val="004D5FED"/>
    <w:rsid w:val="004D635E"/>
    <w:rsid w:val="004D671A"/>
    <w:rsid w:val="004D6A9D"/>
    <w:rsid w:val="004D6D3B"/>
    <w:rsid w:val="004D6DA5"/>
    <w:rsid w:val="004D6E8E"/>
    <w:rsid w:val="004D71AA"/>
    <w:rsid w:val="004D787F"/>
    <w:rsid w:val="004E0378"/>
    <w:rsid w:val="004E04F2"/>
    <w:rsid w:val="004E058F"/>
    <w:rsid w:val="004E08F7"/>
    <w:rsid w:val="004E10EE"/>
    <w:rsid w:val="004E124C"/>
    <w:rsid w:val="004E1666"/>
    <w:rsid w:val="004E17F6"/>
    <w:rsid w:val="004E1E70"/>
    <w:rsid w:val="004E1FEF"/>
    <w:rsid w:val="004E2711"/>
    <w:rsid w:val="004E2F46"/>
    <w:rsid w:val="004E3618"/>
    <w:rsid w:val="004E4A90"/>
    <w:rsid w:val="004E53EA"/>
    <w:rsid w:val="004E5FB1"/>
    <w:rsid w:val="004E654C"/>
    <w:rsid w:val="004E77EC"/>
    <w:rsid w:val="004E7C1C"/>
    <w:rsid w:val="004E7EF7"/>
    <w:rsid w:val="004F022C"/>
    <w:rsid w:val="004F051A"/>
    <w:rsid w:val="004F0551"/>
    <w:rsid w:val="004F0A1E"/>
    <w:rsid w:val="004F1614"/>
    <w:rsid w:val="004F1630"/>
    <w:rsid w:val="004F1BEA"/>
    <w:rsid w:val="004F255C"/>
    <w:rsid w:val="004F2706"/>
    <w:rsid w:val="004F2AF2"/>
    <w:rsid w:val="004F3C66"/>
    <w:rsid w:val="004F4392"/>
    <w:rsid w:val="004F44FD"/>
    <w:rsid w:val="004F4812"/>
    <w:rsid w:val="004F4F89"/>
    <w:rsid w:val="004F5065"/>
    <w:rsid w:val="004F5132"/>
    <w:rsid w:val="004F51F3"/>
    <w:rsid w:val="004F5B9A"/>
    <w:rsid w:val="004F5CD5"/>
    <w:rsid w:val="004F5E4C"/>
    <w:rsid w:val="004F6309"/>
    <w:rsid w:val="004F6C7A"/>
    <w:rsid w:val="004F7752"/>
    <w:rsid w:val="004F7987"/>
    <w:rsid w:val="004F7AA0"/>
    <w:rsid w:val="004F7D60"/>
    <w:rsid w:val="00500B08"/>
    <w:rsid w:val="005011FE"/>
    <w:rsid w:val="005015A9"/>
    <w:rsid w:val="0050160E"/>
    <w:rsid w:val="0050192A"/>
    <w:rsid w:val="00501BA0"/>
    <w:rsid w:val="00502195"/>
    <w:rsid w:val="005024F3"/>
    <w:rsid w:val="00502DD2"/>
    <w:rsid w:val="00502EF9"/>
    <w:rsid w:val="005038FB"/>
    <w:rsid w:val="00503C59"/>
    <w:rsid w:val="00504E93"/>
    <w:rsid w:val="00504F35"/>
    <w:rsid w:val="00505060"/>
    <w:rsid w:val="00505AD2"/>
    <w:rsid w:val="00506E87"/>
    <w:rsid w:val="005070AB"/>
    <w:rsid w:val="005071DD"/>
    <w:rsid w:val="00507513"/>
    <w:rsid w:val="005078D9"/>
    <w:rsid w:val="0051084C"/>
    <w:rsid w:val="00510C11"/>
    <w:rsid w:val="005120E4"/>
    <w:rsid w:val="005124D8"/>
    <w:rsid w:val="00512514"/>
    <w:rsid w:val="005125A1"/>
    <w:rsid w:val="005126A0"/>
    <w:rsid w:val="00512775"/>
    <w:rsid w:val="005144C1"/>
    <w:rsid w:val="00514E87"/>
    <w:rsid w:val="005151A7"/>
    <w:rsid w:val="0051533B"/>
    <w:rsid w:val="005157DB"/>
    <w:rsid w:val="00515B95"/>
    <w:rsid w:val="00515BD4"/>
    <w:rsid w:val="00515C48"/>
    <w:rsid w:val="00515E86"/>
    <w:rsid w:val="00516530"/>
    <w:rsid w:val="00516E6A"/>
    <w:rsid w:val="005216F5"/>
    <w:rsid w:val="00521884"/>
    <w:rsid w:val="00521BDF"/>
    <w:rsid w:val="0052250B"/>
    <w:rsid w:val="00522844"/>
    <w:rsid w:val="00522FC3"/>
    <w:rsid w:val="005232A0"/>
    <w:rsid w:val="00523859"/>
    <w:rsid w:val="00524045"/>
    <w:rsid w:val="005242CD"/>
    <w:rsid w:val="00524EA7"/>
    <w:rsid w:val="00525CBB"/>
    <w:rsid w:val="005261C7"/>
    <w:rsid w:val="005263A2"/>
    <w:rsid w:val="005265A3"/>
    <w:rsid w:val="00526E43"/>
    <w:rsid w:val="00527DB8"/>
    <w:rsid w:val="00527DD4"/>
    <w:rsid w:val="005302AF"/>
    <w:rsid w:val="005306BE"/>
    <w:rsid w:val="005308AD"/>
    <w:rsid w:val="00530E99"/>
    <w:rsid w:val="005324AE"/>
    <w:rsid w:val="005325D4"/>
    <w:rsid w:val="00532A6D"/>
    <w:rsid w:val="00532E7F"/>
    <w:rsid w:val="00533381"/>
    <w:rsid w:val="00533A2C"/>
    <w:rsid w:val="00534821"/>
    <w:rsid w:val="00534CD4"/>
    <w:rsid w:val="005353F7"/>
    <w:rsid w:val="00536170"/>
    <w:rsid w:val="00536184"/>
    <w:rsid w:val="00536331"/>
    <w:rsid w:val="00536499"/>
    <w:rsid w:val="005366CF"/>
    <w:rsid w:val="0053679F"/>
    <w:rsid w:val="00536C63"/>
    <w:rsid w:val="00537D75"/>
    <w:rsid w:val="00540047"/>
    <w:rsid w:val="00540778"/>
    <w:rsid w:val="00540887"/>
    <w:rsid w:val="0054090F"/>
    <w:rsid w:val="0054093B"/>
    <w:rsid w:val="00540E13"/>
    <w:rsid w:val="0054117F"/>
    <w:rsid w:val="00541368"/>
    <w:rsid w:val="00541AFC"/>
    <w:rsid w:val="005421AF"/>
    <w:rsid w:val="005426F5"/>
    <w:rsid w:val="00542FE8"/>
    <w:rsid w:val="005436BE"/>
    <w:rsid w:val="00543A15"/>
    <w:rsid w:val="00543B6D"/>
    <w:rsid w:val="00543C18"/>
    <w:rsid w:val="00543C80"/>
    <w:rsid w:val="00543F2E"/>
    <w:rsid w:val="005448C2"/>
    <w:rsid w:val="00544A49"/>
    <w:rsid w:val="00544C92"/>
    <w:rsid w:val="005451BB"/>
    <w:rsid w:val="0054527F"/>
    <w:rsid w:val="0054589F"/>
    <w:rsid w:val="00545B7E"/>
    <w:rsid w:val="00545BDD"/>
    <w:rsid w:val="00545C2C"/>
    <w:rsid w:val="00546807"/>
    <w:rsid w:val="00546901"/>
    <w:rsid w:val="00546E31"/>
    <w:rsid w:val="00547125"/>
    <w:rsid w:val="005476FB"/>
    <w:rsid w:val="005502D8"/>
    <w:rsid w:val="00550756"/>
    <w:rsid w:val="0055139F"/>
    <w:rsid w:val="005527EC"/>
    <w:rsid w:val="005529D4"/>
    <w:rsid w:val="00552EC6"/>
    <w:rsid w:val="00553259"/>
    <w:rsid w:val="0055351F"/>
    <w:rsid w:val="00553768"/>
    <w:rsid w:val="00553E5E"/>
    <w:rsid w:val="00553F80"/>
    <w:rsid w:val="0055418C"/>
    <w:rsid w:val="0055476C"/>
    <w:rsid w:val="00554A58"/>
    <w:rsid w:val="00555053"/>
    <w:rsid w:val="00555BAD"/>
    <w:rsid w:val="00556B79"/>
    <w:rsid w:val="00557133"/>
    <w:rsid w:val="00557326"/>
    <w:rsid w:val="00560358"/>
    <w:rsid w:val="00561D69"/>
    <w:rsid w:val="005625BC"/>
    <w:rsid w:val="00562FCA"/>
    <w:rsid w:val="00563D70"/>
    <w:rsid w:val="005643B9"/>
    <w:rsid w:val="005646D6"/>
    <w:rsid w:val="00564AE9"/>
    <w:rsid w:val="0056564E"/>
    <w:rsid w:val="00565919"/>
    <w:rsid w:val="00565D32"/>
    <w:rsid w:val="00565E4D"/>
    <w:rsid w:val="00565F05"/>
    <w:rsid w:val="00566289"/>
    <w:rsid w:val="005665BC"/>
    <w:rsid w:val="00566685"/>
    <w:rsid w:val="00567467"/>
    <w:rsid w:val="00567640"/>
    <w:rsid w:val="00567929"/>
    <w:rsid w:val="00567C7E"/>
    <w:rsid w:val="00567F0A"/>
    <w:rsid w:val="005705D5"/>
    <w:rsid w:val="005705FF"/>
    <w:rsid w:val="005710B6"/>
    <w:rsid w:val="005713A2"/>
    <w:rsid w:val="00571962"/>
    <w:rsid w:val="005720AF"/>
    <w:rsid w:val="0057290E"/>
    <w:rsid w:val="00573805"/>
    <w:rsid w:val="00573936"/>
    <w:rsid w:val="00573A69"/>
    <w:rsid w:val="00573AA9"/>
    <w:rsid w:val="00573E58"/>
    <w:rsid w:val="005742D7"/>
    <w:rsid w:val="00575318"/>
    <w:rsid w:val="005759DD"/>
    <w:rsid w:val="00575A29"/>
    <w:rsid w:val="00575E8C"/>
    <w:rsid w:val="0057670B"/>
    <w:rsid w:val="00577395"/>
    <w:rsid w:val="00577AFE"/>
    <w:rsid w:val="005800CA"/>
    <w:rsid w:val="00580987"/>
    <w:rsid w:val="00580DDA"/>
    <w:rsid w:val="00581385"/>
    <w:rsid w:val="0058169A"/>
    <w:rsid w:val="00581D41"/>
    <w:rsid w:val="00581EA8"/>
    <w:rsid w:val="00581EAC"/>
    <w:rsid w:val="0058201B"/>
    <w:rsid w:val="0058209E"/>
    <w:rsid w:val="005823BB"/>
    <w:rsid w:val="00582862"/>
    <w:rsid w:val="00582C83"/>
    <w:rsid w:val="00582DCD"/>
    <w:rsid w:val="00582FE2"/>
    <w:rsid w:val="00583926"/>
    <w:rsid w:val="005839E3"/>
    <w:rsid w:val="00583A8C"/>
    <w:rsid w:val="00583BE4"/>
    <w:rsid w:val="00583D33"/>
    <w:rsid w:val="005847BC"/>
    <w:rsid w:val="00584C71"/>
    <w:rsid w:val="00584F27"/>
    <w:rsid w:val="00585BAF"/>
    <w:rsid w:val="00585BCA"/>
    <w:rsid w:val="00585E8D"/>
    <w:rsid w:val="005860F6"/>
    <w:rsid w:val="00586806"/>
    <w:rsid w:val="00586E1B"/>
    <w:rsid w:val="00587488"/>
    <w:rsid w:val="0059030E"/>
    <w:rsid w:val="005904E6"/>
    <w:rsid w:val="00590CD4"/>
    <w:rsid w:val="005915AD"/>
    <w:rsid w:val="005915E5"/>
    <w:rsid w:val="00591785"/>
    <w:rsid w:val="0059232C"/>
    <w:rsid w:val="005926DB"/>
    <w:rsid w:val="00592958"/>
    <w:rsid w:val="00592DF7"/>
    <w:rsid w:val="00592E72"/>
    <w:rsid w:val="00593067"/>
    <w:rsid w:val="00593536"/>
    <w:rsid w:val="00593A75"/>
    <w:rsid w:val="00593D3D"/>
    <w:rsid w:val="00593F4A"/>
    <w:rsid w:val="005944FB"/>
    <w:rsid w:val="00594BC6"/>
    <w:rsid w:val="005952C4"/>
    <w:rsid w:val="0059568F"/>
    <w:rsid w:val="00595C38"/>
    <w:rsid w:val="00595CD2"/>
    <w:rsid w:val="0059650B"/>
    <w:rsid w:val="00596595"/>
    <w:rsid w:val="0059663C"/>
    <w:rsid w:val="00596760"/>
    <w:rsid w:val="00596E64"/>
    <w:rsid w:val="005A0323"/>
    <w:rsid w:val="005A0FB1"/>
    <w:rsid w:val="005A15BE"/>
    <w:rsid w:val="005A192A"/>
    <w:rsid w:val="005A1930"/>
    <w:rsid w:val="005A1F8E"/>
    <w:rsid w:val="005A2425"/>
    <w:rsid w:val="005A28D3"/>
    <w:rsid w:val="005A2CDD"/>
    <w:rsid w:val="005A3843"/>
    <w:rsid w:val="005A4227"/>
    <w:rsid w:val="005A4B46"/>
    <w:rsid w:val="005A5120"/>
    <w:rsid w:val="005A654D"/>
    <w:rsid w:val="005A6B4E"/>
    <w:rsid w:val="005B026F"/>
    <w:rsid w:val="005B042F"/>
    <w:rsid w:val="005B0712"/>
    <w:rsid w:val="005B1230"/>
    <w:rsid w:val="005B1385"/>
    <w:rsid w:val="005B1C3D"/>
    <w:rsid w:val="005B1E07"/>
    <w:rsid w:val="005B1F8B"/>
    <w:rsid w:val="005B2204"/>
    <w:rsid w:val="005B30C8"/>
    <w:rsid w:val="005B3C88"/>
    <w:rsid w:val="005B3CB1"/>
    <w:rsid w:val="005B43E1"/>
    <w:rsid w:val="005B4C3C"/>
    <w:rsid w:val="005B4F9A"/>
    <w:rsid w:val="005B51BA"/>
    <w:rsid w:val="005B59BE"/>
    <w:rsid w:val="005B659C"/>
    <w:rsid w:val="005B65AE"/>
    <w:rsid w:val="005B7091"/>
    <w:rsid w:val="005B71BC"/>
    <w:rsid w:val="005B77C7"/>
    <w:rsid w:val="005C14A6"/>
    <w:rsid w:val="005C1C9D"/>
    <w:rsid w:val="005C2558"/>
    <w:rsid w:val="005C2643"/>
    <w:rsid w:val="005C3646"/>
    <w:rsid w:val="005C3987"/>
    <w:rsid w:val="005C3B16"/>
    <w:rsid w:val="005C3C27"/>
    <w:rsid w:val="005C3C5D"/>
    <w:rsid w:val="005C437F"/>
    <w:rsid w:val="005C44F4"/>
    <w:rsid w:val="005C4692"/>
    <w:rsid w:val="005C47BE"/>
    <w:rsid w:val="005C4F19"/>
    <w:rsid w:val="005C514A"/>
    <w:rsid w:val="005C5A68"/>
    <w:rsid w:val="005C5D2D"/>
    <w:rsid w:val="005C622F"/>
    <w:rsid w:val="005C6E83"/>
    <w:rsid w:val="005C705E"/>
    <w:rsid w:val="005C71E7"/>
    <w:rsid w:val="005D081C"/>
    <w:rsid w:val="005D0917"/>
    <w:rsid w:val="005D0BE2"/>
    <w:rsid w:val="005D0E5B"/>
    <w:rsid w:val="005D105D"/>
    <w:rsid w:val="005D109A"/>
    <w:rsid w:val="005D1C4B"/>
    <w:rsid w:val="005D24B1"/>
    <w:rsid w:val="005D29C6"/>
    <w:rsid w:val="005D2BD3"/>
    <w:rsid w:val="005D3124"/>
    <w:rsid w:val="005D330E"/>
    <w:rsid w:val="005D36D9"/>
    <w:rsid w:val="005D3980"/>
    <w:rsid w:val="005D3A5E"/>
    <w:rsid w:val="005D475B"/>
    <w:rsid w:val="005D4A00"/>
    <w:rsid w:val="005D4BA5"/>
    <w:rsid w:val="005D5913"/>
    <w:rsid w:val="005D5F7D"/>
    <w:rsid w:val="005D60F8"/>
    <w:rsid w:val="005D68A6"/>
    <w:rsid w:val="005D7030"/>
    <w:rsid w:val="005D72D0"/>
    <w:rsid w:val="005D7301"/>
    <w:rsid w:val="005D7415"/>
    <w:rsid w:val="005D7768"/>
    <w:rsid w:val="005D785E"/>
    <w:rsid w:val="005D7B2C"/>
    <w:rsid w:val="005E195A"/>
    <w:rsid w:val="005E1CD1"/>
    <w:rsid w:val="005E2D5B"/>
    <w:rsid w:val="005E2EE4"/>
    <w:rsid w:val="005E32D3"/>
    <w:rsid w:val="005E3A37"/>
    <w:rsid w:val="005E3C56"/>
    <w:rsid w:val="005E4EDD"/>
    <w:rsid w:val="005E4F71"/>
    <w:rsid w:val="005E5003"/>
    <w:rsid w:val="005E6F8C"/>
    <w:rsid w:val="005E77EB"/>
    <w:rsid w:val="005E780D"/>
    <w:rsid w:val="005E7C3C"/>
    <w:rsid w:val="005F0A2F"/>
    <w:rsid w:val="005F14DB"/>
    <w:rsid w:val="005F157F"/>
    <w:rsid w:val="005F16A1"/>
    <w:rsid w:val="005F17AE"/>
    <w:rsid w:val="005F1C1B"/>
    <w:rsid w:val="005F243A"/>
    <w:rsid w:val="005F296E"/>
    <w:rsid w:val="005F3540"/>
    <w:rsid w:val="005F35F0"/>
    <w:rsid w:val="005F4668"/>
    <w:rsid w:val="005F50C4"/>
    <w:rsid w:val="005F52BB"/>
    <w:rsid w:val="005F5511"/>
    <w:rsid w:val="005F6333"/>
    <w:rsid w:val="005F664D"/>
    <w:rsid w:val="005F6AFB"/>
    <w:rsid w:val="005F6D11"/>
    <w:rsid w:val="005F7250"/>
    <w:rsid w:val="005F72A6"/>
    <w:rsid w:val="005F7597"/>
    <w:rsid w:val="005F761B"/>
    <w:rsid w:val="005F7B2C"/>
    <w:rsid w:val="005F7DFA"/>
    <w:rsid w:val="00600AFE"/>
    <w:rsid w:val="00600C16"/>
    <w:rsid w:val="0060111D"/>
    <w:rsid w:val="0060145A"/>
    <w:rsid w:val="00602148"/>
    <w:rsid w:val="0060248B"/>
    <w:rsid w:val="00602750"/>
    <w:rsid w:val="006047D1"/>
    <w:rsid w:val="00605042"/>
    <w:rsid w:val="0060509E"/>
    <w:rsid w:val="006063F7"/>
    <w:rsid w:val="0060729B"/>
    <w:rsid w:val="0060747C"/>
    <w:rsid w:val="00610B12"/>
    <w:rsid w:val="00611C6D"/>
    <w:rsid w:val="00611CBE"/>
    <w:rsid w:val="00611CF5"/>
    <w:rsid w:val="00613769"/>
    <w:rsid w:val="00613EB1"/>
    <w:rsid w:val="00614785"/>
    <w:rsid w:val="00614A04"/>
    <w:rsid w:val="00615247"/>
    <w:rsid w:val="00615386"/>
    <w:rsid w:val="00615507"/>
    <w:rsid w:val="0061569A"/>
    <w:rsid w:val="0061655B"/>
    <w:rsid w:val="006165DB"/>
    <w:rsid w:val="0061667B"/>
    <w:rsid w:val="00616F03"/>
    <w:rsid w:val="0062015A"/>
    <w:rsid w:val="006202DC"/>
    <w:rsid w:val="00620F0A"/>
    <w:rsid w:val="0062194F"/>
    <w:rsid w:val="00622AB5"/>
    <w:rsid w:val="00622B13"/>
    <w:rsid w:val="00622B66"/>
    <w:rsid w:val="00623114"/>
    <w:rsid w:val="00623327"/>
    <w:rsid w:val="00623411"/>
    <w:rsid w:val="00623578"/>
    <w:rsid w:val="00623C66"/>
    <w:rsid w:val="00625A31"/>
    <w:rsid w:val="006263D9"/>
    <w:rsid w:val="00626429"/>
    <w:rsid w:val="006267F9"/>
    <w:rsid w:val="00627401"/>
    <w:rsid w:val="00630453"/>
    <w:rsid w:val="00630755"/>
    <w:rsid w:val="00631577"/>
    <w:rsid w:val="00631CEE"/>
    <w:rsid w:val="00631D37"/>
    <w:rsid w:val="006329C9"/>
    <w:rsid w:val="00632F06"/>
    <w:rsid w:val="006336A2"/>
    <w:rsid w:val="006336A9"/>
    <w:rsid w:val="00633A6E"/>
    <w:rsid w:val="00633B40"/>
    <w:rsid w:val="00634309"/>
    <w:rsid w:val="00634323"/>
    <w:rsid w:val="00634325"/>
    <w:rsid w:val="006344B9"/>
    <w:rsid w:val="00634513"/>
    <w:rsid w:val="0063457A"/>
    <w:rsid w:val="0063462E"/>
    <w:rsid w:val="006347C2"/>
    <w:rsid w:val="00634B8A"/>
    <w:rsid w:val="00634F38"/>
    <w:rsid w:val="006361B5"/>
    <w:rsid w:val="00636561"/>
    <w:rsid w:val="00636703"/>
    <w:rsid w:val="00636820"/>
    <w:rsid w:val="006373B1"/>
    <w:rsid w:val="0063752A"/>
    <w:rsid w:val="00637DAA"/>
    <w:rsid w:val="00640010"/>
    <w:rsid w:val="00640014"/>
    <w:rsid w:val="0064008A"/>
    <w:rsid w:val="006408BF"/>
    <w:rsid w:val="00640AB9"/>
    <w:rsid w:val="00640C4E"/>
    <w:rsid w:val="00640FC6"/>
    <w:rsid w:val="006419EE"/>
    <w:rsid w:val="00641D0A"/>
    <w:rsid w:val="00641D53"/>
    <w:rsid w:val="0064225B"/>
    <w:rsid w:val="00643A31"/>
    <w:rsid w:val="00643FCA"/>
    <w:rsid w:val="00644527"/>
    <w:rsid w:val="00644E29"/>
    <w:rsid w:val="0064556C"/>
    <w:rsid w:val="00645674"/>
    <w:rsid w:val="00645DE4"/>
    <w:rsid w:val="00645EEC"/>
    <w:rsid w:val="006466FB"/>
    <w:rsid w:val="00646D33"/>
    <w:rsid w:val="00646DDD"/>
    <w:rsid w:val="006477B4"/>
    <w:rsid w:val="00647FB3"/>
    <w:rsid w:val="00651260"/>
    <w:rsid w:val="0065128D"/>
    <w:rsid w:val="006512D9"/>
    <w:rsid w:val="00651544"/>
    <w:rsid w:val="00651933"/>
    <w:rsid w:val="00651B7C"/>
    <w:rsid w:val="00651FAC"/>
    <w:rsid w:val="006527D0"/>
    <w:rsid w:val="00652B44"/>
    <w:rsid w:val="00652FA3"/>
    <w:rsid w:val="00653489"/>
    <w:rsid w:val="00653605"/>
    <w:rsid w:val="006537C2"/>
    <w:rsid w:val="006541F9"/>
    <w:rsid w:val="00654257"/>
    <w:rsid w:val="00654B8D"/>
    <w:rsid w:val="00654F56"/>
    <w:rsid w:val="00654F9D"/>
    <w:rsid w:val="00655080"/>
    <w:rsid w:val="00655483"/>
    <w:rsid w:val="00655585"/>
    <w:rsid w:val="00655B6B"/>
    <w:rsid w:val="00656748"/>
    <w:rsid w:val="00656D6E"/>
    <w:rsid w:val="00656EF8"/>
    <w:rsid w:val="00657407"/>
    <w:rsid w:val="00657E1B"/>
    <w:rsid w:val="006600B6"/>
    <w:rsid w:val="006600F6"/>
    <w:rsid w:val="00660148"/>
    <w:rsid w:val="00660327"/>
    <w:rsid w:val="006604D3"/>
    <w:rsid w:val="006605C3"/>
    <w:rsid w:val="00660C54"/>
    <w:rsid w:val="00660EBA"/>
    <w:rsid w:val="00660EF0"/>
    <w:rsid w:val="006611FB"/>
    <w:rsid w:val="00661474"/>
    <w:rsid w:val="006614CD"/>
    <w:rsid w:val="00661B95"/>
    <w:rsid w:val="0066217B"/>
    <w:rsid w:val="00662A39"/>
    <w:rsid w:val="0066335B"/>
    <w:rsid w:val="00663553"/>
    <w:rsid w:val="0066360E"/>
    <w:rsid w:val="00664227"/>
    <w:rsid w:val="0066442F"/>
    <w:rsid w:val="006649CE"/>
    <w:rsid w:val="0066537F"/>
    <w:rsid w:val="006653AC"/>
    <w:rsid w:val="00665614"/>
    <w:rsid w:val="00665E5B"/>
    <w:rsid w:val="00666114"/>
    <w:rsid w:val="0066655A"/>
    <w:rsid w:val="00666566"/>
    <w:rsid w:val="00666965"/>
    <w:rsid w:val="00666B61"/>
    <w:rsid w:val="00666F5D"/>
    <w:rsid w:val="00667292"/>
    <w:rsid w:val="00667660"/>
    <w:rsid w:val="00667F9C"/>
    <w:rsid w:val="0067052B"/>
    <w:rsid w:val="006709CA"/>
    <w:rsid w:val="00670CF6"/>
    <w:rsid w:val="00670DDB"/>
    <w:rsid w:val="00670ED6"/>
    <w:rsid w:val="00671716"/>
    <w:rsid w:val="0067221C"/>
    <w:rsid w:val="00673289"/>
    <w:rsid w:val="00673BD5"/>
    <w:rsid w:val="006742D3"/>
    <w:rsid w:val="00674548"/>
    <w:rsid w:val="006746FC"/>
    <w:rsid w:val="00674FD4"/>
    <w:rsid w:val="00675173"/>
    <w:rsid w:val="006761CD"/>
    <w:rsid w:val="00676493"/>
    <w:rsid w:val="00677976"/>
    <w:rsid w:val="00680417"/>
    <w:rsid w:val="00680C47"/>
    <w:rsid w:val="006820A0"/>
    <w:rsid w:val="006826EC"/>
    <w:rsid w:val="00684BB1"/>
    <w:rsid w:val="00684E8D"/>
    <w:rsid w:val="00684EC9"/>
    <w:rsid w:val="006859D6"/>
    <w:rsid w:val="006859E8"/>
    <w:rsid w:val="00685B04"/>
    <w:rsid w:val="00685B7A"/>
    <w:rsid w:val="00685CAA"/>
    <w:rsid w:val="00686184"/>
    <w:rsid w:val="006863DA"/>
    <w:rsid w:val="0068660C"/>
    <w:rsid w:val="006867FB"/>
    <w:rsid w:val="00686AF2"/>
    <w:rsid w:val="006875B4"/>
    <w:rsid w:val="00687A47"/>
    <w:rsid w:val="00687BDA"/>
    <w:rsid w:val="00687D04"/>
    <w:rsid w:val="00690D8F"/>
    <w:rsid w:val="00690E51"/>
    <w:rsid w:val="0069135C"/>
    <w:rsid w:val="006918E2"/>
    <w:rsid w:val="00691A0E"/>
    <w:rsid w:val="00693E62"/>
    <w:rsid w:val="0069440E"/>
    <w:rsid w:val="006944B0"/>
    <w:rsid w:val="00694B05"/>
    <w:rsid w:val="00694B2E"/>
    <w:rsid w:val="00694F7B"/>
    <w:rsid w:val="00695635"/>
    <w:rsid w:val="00695EDC"/>
    <w:rsid w:val="006961C6"/>
    <w:rsid w:val="0069621D"/>
    <w:rsid w:val="00696453"/>
    <w:rsid w:val="006964EE"/>
    <w:rsid w:val="00697570"/>
    <w:rsid w:val="00697C79"/>
    <w:rsid w:val="00697E3E"/>
    <w:rsid w:val="006A0B96"/>
    <w:rsid w:val="006A0C4F"/>
    <w:rsid w:val="006A0FCA"/>
    <w:rsid w:val="006A11A9"/>
    <w:rsid w:val="006A14E2"/>
    <w:rsid w:val="006A18EF"/>
    <w:rsid w:val="006A19DF"/>
    <w:rsid w:val="006A20E0"/>
    <w:rsid w:val="006A23F2"/>
    <w:rsid w:val="006A2C4C"/>
    <w:rsid w:val="006A36D5"/>
    <w:rsid w:val="006A3A2B"/>
    <w:rsid w:val="006A431F"/>
    <w:rsid w:val="006A47DB"/>
    <w:rsid w:val="006A4F4D"/>
    <w:rsid w:val="006A5524"/>
    <w:rsid w:val="006A5B96"/>
    <w:rsid w:val="006A6516"/>
    <w:rsid w:val="006A66BD"/>
    <w:rsid w:val="006A6AE2"/>
    <w:rsid w:val="006A6BA8"/>
    <w:rsid w:val="006A6CCF"/>
    <w:rsid w:val="006A7495"/>
    <w:rsid w:val="006B0C4A"/>
    <w:rsid w:val="006B0F23"/>
    <w:rsid w:val="006B164F"/>
    <w:rsid w:val="006B21F8"/>
    <w:rsid w:val="006B286D"/>
    <w:rsid w:val="006B2A41"/>
    <w:rsid w:val="006B2A6E"/>
    <w:rsid w:val="006B306C"/>
    <w:rsid w:val="006B3A77"/>
    <w:rsid w:val="006B3AEE"/>
    <w:rsid w:val="006B3EB3"/>
    <w:rsid w:val="006B4757"/>
    <w:rsid w:val="006B48E1"/>
    <w:rsid w:val="006B4D10"/>
    <w:rsid w:val="006B5627"/>
    <w:rsid w:val="006B580B"/>
    <w:rsid w:val="006B591E"/>
    <w:rsid w:val="006B59CE"/>
    <w:rsid w:val="006B5E28"/>
    <w:rsid w:val="006B6065"/>
    <w:rsid w:val="006B6139"/>
    <w:rsid w:val="006B6AD9"/>
    <w:rsid w:val="006B723D"/>
    <w:rsid w:val="006C0FA9"/>
    <w:rsid w:val="006C1050"/>
    <w:rsid w:val="006C1377"/>
    <w:rsid w:val="006C186A"/>
    <w:rsid w:val="006C20DA"/>
    <w:rsid w:val="006C22AD"/>
    <w:rsid w:val="006C25C3"/>
    <w:rsid w:val="006C264D"/>
    <w:rsid w:val="006C3357"/>
    <w:rsid w:val="006C365F"/>
    <w:rsid w:val="006C3665"/>
    <w:rsid w:val="006C38F5"/>
    <w:rsid w:val="006C3A05"/>
    <w:rsid w:val="006C3DB3"/>
    <w:rsid w:val="006C42DB"/>
    <w:rsid w:val="006C4556"/>
    <w:rsid w:val="006C462B"/>
    <w:rsid w:val="006C4726"/>
    <w:rsid w:val="006C50D3"/>
    <w:rsid w:val="006C5156"/>
    <w:rsid w:val="006C52B6"/>
    <w:rsid w:val="006C535E"/>
    <w:rsid w:val="006C61B5"/>
    <w:rsid w:val="006C697D"/>
    <w:rsid w:val="006C6DE0"/>
    <w:rsid w:val="006C765F"/>
    <w:rsid w:val="006D02C8"/>
    <w:rsid w:val="006D07B2"/>
    <w:rsid w:val="006D154B"/>
    <w:rsid w:val="006D1DF2"/>
    <w:rsid w:val="006D227B"/>
    <w:rsid w:val="006D3EAA"/>
    <w:rsid w:val="006D43B6"/>
    <w:rsid w:val="006D441E"/>
    <w:rsid w:val="006D4A26"/>
    <w:rsid w:val="006D4C74"/>
    <w:rsid w:val="006D4FA9"/>
    <w:rsid w:val="006D5606"/>
    <w:rsid w:val="006D6CC3"/>
    <w:rsid w:val="006D7441"/>
    <w:rsid w:val="006E074B"/>
    <w:rsid w:val="006E08F8"/>
    <w:rsid w:val="006E0BFC"/>
    <w:rsid w:val="006E0C8D"/>
    <w:rsid w:val="006E1A11"/>
    <w:rsid w:val="006E1AC8"/>
    <w:rsid w:val="006E1E1D"/>
    <w:rsid w:val="006E22E1"/>
    <w:rsid w:val="006E32DB"/>
    <w:rsid w:val="006E47B8"/>
    <w:rsid w:val="006E4D1D"/>
    <w:rsid w:val="006E50F7"/>
    <w:rsid w:val="006E5336"/>
    <w:rsid w:val="006E54A5"/>
    <w:rsid w:val="006E58B0"/>
    <w:rsid w:val="006E5A5F"/>
    <w:rsid w:val="006E5C99"/>
    <w:rsid w:val="006E5F8D"/>
    <w:rsid w:val="006E6329"/>
    <w:rsid w:val="006E6B58"/>
    <w:rsid w:val="006E7064"/>
    <w:rsid w:val="006E7915"/>
    <w:rsid w:val="006E7A5E"/>
    <w:rsid w:val="006E7ED1"/>
    <w:rsid w:val="006F01D1"/>
    <w:rsid w:val="006F01FA"/>
    <w:rsid w:val="006F0261"/>
    <w:rsid w:val="006F0D4B"/>
    <w:rsid w:val="006F0F4F"/>
    <w:rsid w:val="006F1237"/>
    <w:rsid w:val="006F29DA"/>
    <w:rsid w:val="006F2DC0"/>
    <w:rsid w:val="006F34EA"/>
    <w:rsid w:val="006F4B17"/>
    <w:rsid w:val="006F4E1D"/>
    <w:rsid w:val="006F4ED8"/>
    <w:rsid w:val="006F5092"/>
    <w:rsid w:val="006F54FC"/>
    <w:rsid w:val="006F6A52"/>
    <w:rsid w:val="006F6A6A"/>
    <w:rsid w:val="006F6F41"/>
    <w:rsid w:val="006F7279"/>
    <w:rsid w:val="006F72D0"/>
    <w:rsid w:val="006F77C2"/>
    <w:rsid w:val="00700A92"/>
    <w:rsid w:val="00700B87"/>
    <w:rsid w:val="00700EAA"/>
    <w:rsid w:val="0070136E"/>
    <w:rsid w:val="007014E4"/>
    <w:rsid w:val="00701678"/>
    <w:rsid w:val="00701AD7"/>
    <w:rsid w:val="007020D3"/>
    <w:rsid w:val="00702480"/>
    <w:rsid w:val="00703BAC"/>
    <w:rsid w:val="0070402C"/>
    <w:rsid w:val="007042D5"/>
    <w:rsid w:val="00704D5D"/>
    <w:rsid w:val="00705187"/>
    <w:rsid w:val="00705584"/>
    <w:rsid w:val="007057CC"/>
    <w:rsid w:val="0070595C"/>
    <w:rsid w:val="0070668E"/>
    <w:rsid w:val="00706F37"/>
    <w:rsid w:val="007072D3"/>
    <w:rsid w:val="00707317"/>
    <w:rsid w:val="00707DA8"/>
    <w:rsid w:val="00710536"/>
    <w:rsid w:val="007110BE"/>
    <w:rsid w:val="00711316"/>
    <w:rsid w:val="007117C9"/>
    <w:rsid w:val="00711FFA"/>
    <w:rsid w:val="00712423"/>
    <w:rsid w:val="00712C6A"/>
    <w:rsid w:val="00712F07"/>
    <w:rsid w:val="007131C6"/>
    <w:rsid w:val="00713522"/>
    <w:rsid w:val="007136E2"/>
    <w:rsid w:val="007141ED"/>
    <w:rsid w:val="007151AD"/>
    <w:rsid w:val="00715732"/>
    <w:rsid w:val="00715977"/>
    <w:rsid w:val="00715B51"/>
    <w:rsid w:val="00715C62"/>
    <w:rsid w:val="00715CF2"/>
    <w:rsid w:val="00716A27"/>
    <w:rsid w:val="00717564"/>
    <w:rsid w:val="007175D5"/>
    <w:rsid w:val="0071771D"/>
    <w:rsid w:val="0071790D"/>
    <w:rsid w:val="00717B0C"/>
    <w:rsid w:val="00717CA9"/>
    <w:rsid w:val="00717DE3"/>
    <w:rsid w:val="00720588"/>
    <w:rsid w:val="00720634"/>
    <w:rsid w:val="00720A67"/>
    <w:rsid w:val="00721492"/>
    <w:rsid w:val="00721AD2"/>
    <w:rsid w:val="00721BEF"/>
    <w:rsid w:val="00721C53"/>
    <w:rsid w:val="00721F94"/>
    <w:rsid w:val="0072200C"/>
    <w:rsid w:val="0072214F"/>
    <w:rsid w:val="007226B7"/>
    <w:rsid w:val="00722E55"/>
    <w:rsid w:val="007230E8"/>
    <w:rsid w:val="0072376D"/>
    <w:rsid w:val="007237A6"/>
    <w:rsid w:val="0072380E"/>
    <w:rsid w:val="00723911"/>
    <w:rsid w:val="00724317"/>
    <w:rsid w:val="007248DC"/>
    <w:rsid w:val="00725B02"/>
    <w:rsid w:val="00726838"/>
    <w:rsid w:val="00726A82"/>
    <w:rsid w:val="00727851"/>
    <w:rsid w:val="00727D18"/>
    <w:rsid w:val="00727DA1"/>
    <w:rsid w:val="007308D0"/>
    <w:rsid w:val="00731974"/>
    <w:rsid w:val="007320BD"/>
    <w:rsid w:val="00732742"/>
    <w:rsid w:val="00732A6C"/>
    <w:rsid w:val="00733D67"/>
    <w:rsid w:val="00733F56"/>
    <w:rsid w:val="00734350"/>
    <w:rsid w:val="007349EC"/>
    <w:rsid w:val="007367BF"/>
    <w:rsid w:val="00736F10"/>
    <w:rsid w:val="0073732D"/>
    <w:rsid w:val="00737397"/>
    <w:rsid w:val="00737BB9"/>
    <w:rsid w:val="00737C84"/>
    <w:rsid w:val="00740AF3"/>
    <w:rsid w:val="00740E15"/>
    <w:rsid w:val="00741242"/>
    <w:rsid w:val="0074249A"/>
    <w:rsid w:val="007426D7"/>
    <w:rsid w:val="007427B9"/>
    <w:rsid w:val="0074284E"/>
    <w:rsid w:val="007429EC"/>
    <w:rsid w:val="00742E63"/>
    <w:rsid w:val="007436B8"/>
    <w:rsid w:val="007436FE"/>
    <w:rsid w:val="00743C5B"/>
    <w:rsid w:val="00743DED"/>
    <w:rsid w:val="00743F64"/>
    <w:rsid w:val="0074442C"/>
    <w:rsid w:val="007448AC"/>
    <w:rsid w:val="00744EA3"/>
    <w:rsid w:val="007454BE"/>
    <w:rsid w:val="00745A04"/>
    <w:rsid w:val="00745AC7"/>
    <w:rsid w:val="00746CEB"/>
    <w:rsid w:val="00746EB2"/>
    <w:rsid w:val="0074706A"/>
    <w:rsid w:val="00747133"/>
    <w:rsid w:val="00747F00"/>
    <w:rsid w:val="00750109"/>
    <w:rsid w:val="007503A7"/>
    <w:rsid w:val="0075089E"/>
    <w:rsid w:val="007510F4"/>
    <w:rsid w:val="007512CD"/>
    <w:rsid w:val="00751717"/>
    <w:rsid w:val="00751A49"/>
    <w:rsid w:val="00752110"/>
    <w:rsid w:val="007522E6"/>
    <w:rsid w:val="0075252D"/>
    <w:rsid w:val="007525D9"/>
    <w:rsid w:val="007529C1"/>
    <w:rsid w:val="00752F48"/>
    <w:rsid w:val="0075357E"/>
    <w:rsid w:val="0075399C"/>
    <w:rsid w:val="00753A91"/>
    <w:rsid w:val="00753EAA"/>
    <w:rsid w:val="00754266"/>
    <w:rsid w:val="007542C9"/>
    <w:rsid w:val="0075474E"/>
    <w:rsid w:val="00755468"/>
    <w:rsid w:val="007555F1"/>
    <w:rsid w:val="00755852"/>
    <w:rsid w:val="00755893"/>
    <w:rsid w:val="00755AE3"/>
    <w:rsid w:val="00756061"/>
    <w:rsid w:val="00756110"/>
    <w:rsid w:val="007561B7"/>
    <w:rsid w:val="00756F44"/>
    <w:rsid w:val="00757660"/>
    <w:rsid w:val="00757E47"/>
    <w:rsid w:val="007627C1"/>
    <w:rsid w:val="00763449"/>
    <w:rsid w:val="00763AA3"/>
    <w:rsid w:val="00763E0F"/>
    <w:rsid w:val="007644CD"/>
    <w:rsid w:val="00764901"/>
    <w:rsid w:val="00764CA1"/>
    <w:rsid w:val="00764F79"/>
    <w:rsid w:val="0076507D"/>
    <w:rsid w:val="00765660"/>
    <w:rsid w:val="00765799"/>
    <w:rsid w:val="0076635D"/>
    <w:rsid w:val="00766837"/>
    <w:rsid w:val="00767736"/>
    <w:rsid w:val="00767B94"/>
    <w:rsid w:val="00770168"/>
    <w:rsid w:val="007704CF"/>
    <w:rsid w:val="00770ADD"/>
    <w:rsid w:val="00771197"/>
    <w:rsid w:val="0077167E"/>
    <w:rsid w:val="0077271B"/>
    <w:rsid w:val="00772B5B"/>
    <w:rsid w:val="00774019"/>
    <w:rsid w:val="00774AFF"/>
    <w:rsid w:val="00774FC4"/>
    <w:rsid w:val="0077559C"/>
    <w:rsid w:val="00775ADB"/>
    <w:rsid w:val="007767A5"/>
    <w:rsid w:val="00776BB6"/>
    <w:rsid w:val="00776EC3"/>
    <w:rsid w:val="0077704C"/>
    <w:rsid w:val="007775B9"/>
    <w:rsid w:val="00777AF0"/>
    <w:rsid w:val="00780255"/>
    <w:rsid w:val="00780B21"/>
    <w:rsid w:val="00781725"/>
    <w:rsid w:val="007817D9"/>
    <w:rsid w:val="007819E9"/>
    <w:rsid w:val="007821C6"/>
    <w:rsid w:val="00782296"/>
    <w:rsid w:val="0078276B"/>
    <w:rsid w:val="007833DF"/>
    <w:rsid w:val="007841B8"/>
    <w:rsid w:val="00784C23"/>
    <w:rsid w:val="00785FAB"/>
    <w:rsid w:val="007862E0"/>
    <w:rsid w:val="007862FA"/>
    <w:rsid w:val="007871A0"/>
    <w:rsid w:val="00787AB3"/>
    <w:rsid w:val="00787BB9"/>
    <w:rsid w:val="00787CA6"/>
    <w:rsid w:val="007902E2"/>
    <w:rsid w:val="0079050F"/>
    <w:rsid w:val="007907D7"/>
    <w:rsid w:val="00790BF4"/>
    <w:rsid w:val="00790DD1"/>
    <w:rsid w:val="00791EF1"/>
    <w:rsid w:val="007926E7"/>
    <w:rsid w:val="00792E16"/>
    <w:rsid w:val="00793E2E"/>
    <w:rsid w:val="00793FEB"/>
    <w:rsid w:val="007944FE"/>
    <w:rsid w:val="007945EB"/>
    <w:rsid w:val="00794728"/>
    <w:rsid w:val="00795D3E"/>
    <w:rsid w:val="00796DDB"/>
    <w:rsid w:val="007971E1"/>
    <w:rsid w:val="0079774A"/>
    <w:rsid w:val="007A1792"/>
    <w:rsid w:val="007A26BC"/>
    <w:rsid w:val="007A2939"/>
    <w:rsid w:val="007A3815"/>
    <w:rsid w:val="007A4048"/>
    <w:rsid w:val="007A4C04"/>
    <w:rsid w:val="007A5F9F"/>
    <w:rsid w:val="007A7134"/>
    <w:rsid w:val="007A718A"/>
    <w:rsid w:val="007A73E7"/>
    <w:rsid w:val="007A7773"/>
    <w:rsid w:val="007A78A2"/>
    <w:rsid w:val="007A7AED"/>
    <w:rsid w:val="007A7BC2"/>
    <w:rsid w:val="007A7EF6"/>
    <w:rsid w:val="007B0248"/>
    <w:rsid w:val="007B05A1"/>
    <w:rsid w:val="007B05E1"/>
    <w:rsid w:val="007B1480"/>
    <w:rsid w:val="007B16A9"/>
    <w:rsid w:val="007B1B4E"/>
    <w:rsid w:val="007B234F"/>
    <w:rsid w:val="007B3A61"/>
    <w:rsid w:val="007B40B6"/>
    <w:rsid w:val="007B49D6"/>
    <w:rsid w:val="007B4A65"/>
    <w:rsid w:val="007B5027"/>
    <w:rsid w:val="007B5646"/>
    <w:rsid w:val="007B6101"/>
    <w:rsid w:val="007B6892"/>
    <w:rsid w:val="007B7381"/>
    <w:rsid w:val="007B7844"/>
    <w:rsid w:val="007C0410"/>
    <w:rsid w:val="007C0546"/>
    <w:rsid w:val="007C0F4E"/>
    <w:rsid w:val="007C20EC"/>
    <w:rsid w:val="007C2646"/>
    <w:rsid w:val="007C2861"/>
    <w:rsid w:val="007C2BE1"/>
    <w:rsid w:val="007C300F"/>
    <w:rsid w:val="007C3196"/>
    <w:rsid w:val="007C5048"/>
    <w:rsid w:val="007C52A0"/>
    <w:rsid w:val="007C5828"/>
    <w:rsid w:val="007C58F6"/>
    <w:rsid w:val="007C5F7C"/>
    <w:rsid w:val="007C65A2"/>
    <w:rsid w:val="007C78B6"/>
    <w:rsid w:val="007C7B95"/>
    <w:rsid w:val="007C7C94"/>
    <w:rsid w:val="007D0798"/>
    <w:rsid w:val="007D120F"/>
    <w:rsid w:val="007D16A6"/>
    <w:rsid w:val="007D183A"/>
    <w:rsid w:val="007D1FC6"/>
    <w:rsid w:val="007D203A"/>
    <w:rsid w:val="007D22E6"/>
    <w:rsid w:val="007D237C"/>
    <w:rsid w:val="007D23CA"/>
    <w:rsid w:val="007D2663"/>
    <w:rsid w:val="007D2A0E"/>
    <w:rsid w:val="007D2C2E"/>
    <w:rsid w:val="007D37D1"/>
    <w:rsid w:val="007D3EBC"/>
    <w:rsid w:val="007D40F6"/>
    <w:rsid w:val="007D4A8F"/>
    <w:rsid w:val="007D4F43"/>
    <w:rsid w:val="007D51DA"/>
    <w:rsid w:val="007D5270"/>
    <w:rsid w:val="007D6084"/>
    <w:rsid w:val="007D616C"/>
    <w:rsid w:val="007D7106"/>
    <w:rsid w:val="007D7AFC"/>
    <w:rsid w:val="007D7E4F"/>
    <w:rsid w:val="007D7F01"/>
    <w:rsid w:val="007E0085"/>
    <w:rsid w:val="007E07BC"/>
    <w:rsid w:val="007E193A"/>
    <w:rsid w:val="007E2085"/>
    <w:rsid w:val="007E2096"/>
    <w:rsid w:val="007E2184"/>
    <w:rsid w:val="007E23BD"/>
    <w:rsid w:val="007E306F"/>
    <w:rsid w:val="007E3B11"/>
    <w:rsid w:val="007E3F05"/>
    <w:rsid w:val="007E3FA8"/>
    <w:rsid w:val="007E4127"/>
    <w:rsid w:val="007E4EAF"/>
    <w:rsid w:val="007E500D"/>
    <w:rsid w:val="007E5142"/>
    <w:rsid w:val="007E5728"/>
    <w:rsid w:val="007E5FFD"/>
    <w:rsid w:val="007E6156"/>
    <w:rsid w:val="007E72BB"/>
    <w:rsid w:val="007E7863"/>
    <w:rsid w:val="007E7ABC"/>
    <w:rsid w:val="007F080D"/>
    <w:rsid w:val="007F0CB9"/>
    <w:rsid w:val="007F0CD6"/>
    <w:rsid w:val="007F1B71"/>
    <w:rsid w:val="007F2020"/>
    <w:rsid w:val="007F2378"/>
    <w:rsid w:val="007F23CB"/>
    <w:rsid w:val="007F347B"/>
    <w:rsid w:val="007F3844"/>
    <w:rsid w:val="007F3B2C"/>
    <w:rsid w:val="007F40B0"/>
    <w:rsid w:val="007F43A6"/>
    <w:rsid w:val="007F4DA9"/>
    <w:rsid w:val="007F5963"/>
    <w:rsid w:val="007F6472"/>
    <w:rsid w:val="007F6625"/>
    <w:rsid w:val="007F7013"/>
    <w:rsid w:val="007F795E"/>
    <w:rsid w:val="007F7B7A"/>
    <w:rsid w:val="00800648"/>
    <w:rsid w:val="0080126F"/>
    <w:rsid w:val="00802332"/>
    <w:rsid w:val="00802C5F"/>
    <w:rsid w:val="008036C9"/>
    <w:rsid w:val="00803A26"/>
    <w:rsid w:val="00803F39"/>
    <w:rsid w:val="00803F4C"/>
    <w:rsid w:val="00803F5A"/>
    <w:rsid w:val="0080427B"/>
    <w:rsid w:val="008045F1"/>
    <w:rsid w:val="008047E2"/>
    <w:rsid w:val="00804933"/>
    <w:rsid w:val="00804A57"/>
    <w:rsid w:val="00804AC4"/>
    <w:rsid w:val="0080540D"/>
    <w:rsid w:val="00805C83"/>
    <w:rsid w:val="0080611C"/>
    <w:rsid w:val="008073B2"/>
    <w:rsid w:val="0080758A"/>
    <w:rsid w:val="008076D0"/>
    <w:rsid w:val="008077D9"/>
    <w:rsid w:val="00807CE6"/>
    <w:rsid w:val="00807D6F"/>
    <w:rsid w:val="00807E68"/>
    <w:rsid w:val="00807F9F"/>
    <w:rsid w:val="00810640"/>
    <w:rsid w:val="00810726"/>
    <w:rsid w:val="00810A5F"/>
    <w:rsid w:val="00811C37"/>
    <w:rsid w:val="00811E1C"/>
    <w:rsid w:val="00811EBD"/>
    <w:rsid w:val="00812C58"/>
    <w:rsid w:val="00813243"/>
    <w:rsid w:val="008138F5"/>
    <w:rsid w:val="00813920"/>
    <w:rsid w:val="00814195"/>
    <w:rsid w:val="008145B2"/>
    <w:rsid w:val="00815387"/>
    <w:rsid w:val="00815630"/>
    <w:rsid w:val="00815B8F"/>
    <w:rsid w:val="008161A1"/>
    <w:rsid w:val="00816E2C"/>
    <w:rsid w:val="008174F7"/>
    <w:rsid w:val="008179E7"/>
    <w:rsid w:val="00817B12"/>
    <w:rsid w:val="00817E2A"/>
    <w:rsid w:val="0082073B"/>
    <w:rsid w:val="00820932"/>
    <w:rsid w:val="00820D8E"/>
    <w:rsid w:val="008210F7"/>
    <w:rsid w:val="0082157C"/>
    <w:rsid w:val="008219F8"/>
    <w:rsid w:val="0082215A"/>
    <w:rsid w:val="00822A45"/>
    <w:rsid w:val="008235C8"/>
    <w:rsid w:val="00824937"/>
    <w:rsid w:val="00824EDB"/>
    <w:rsid w:val="00826617"/>
    <w:rsid w:val="00826B42"/>
    <w:rsid w:val="00827786"/>
    <w:rsid w:val="008279F4"/>
    <w:rsid w:val="00827A0E"/>
    <w:rsid w:val="00827C7B"/>
    <w:rsid w:val="00827EA2"/>
    <w:rsid w:val="00830998"/>
    <w:rsid w:val="00830A7F"/>
    <w:rsid w:val="00830F12"/>
    <w:rsid w:val="00831C8A"/>
    <w:rsid w:val="00831CE7"/>
    <w:rsid w:val="008324C2"/>
    <w:rsid w:val="008325C5"/>
    <w:rsid w:val="00832612"/>
    <w:rsid w:val="00833589"/>
    <w:rsid w:val="0083361C"/>
    <w:rsid w:val="00833E39"/>
    <w:rsid w:val="00833F40"/>
    <w:rsid w:val="00834376"/>
    <w:rsid w:val="00835799"/>
    <w:rsid w:val="00835AF7"/>
    <w:rsid w:val="00835E9B"/>
    <w:rsid w:val="00836356"/>
    <w:rsid w:val="00836677"/>
    <w:rsid w:val="008366DA"/>
    <w:rsid w:val="00836E32"/>
    <w:rsid w:val="008379AD"/>
    <w:rsid w:val="00837E60"/>
    <w:rsid w:val="008402AC"/>
    <w:rsid w:val="00840525"/>
    <w:rsid w:val="00840CF1"/>
    <w:rsid w:val="00840E0D"/>
    <w:rsid w:val="00840E2D"/>
    <w:rsid w:val="00840F68"/>
    <w:rsid w:val="0084115D"/>
    <w:rsid w:val="00841819"/>
    <w:rsid w:val="00842366"/>
    <w:rsid w:val="008423BA"/>
    <w:rsid w:val="00842AB6"/>
    <w:rsid w:val="008434FA"/>
    <w:rsid w:val="0084370C"/>
    <w:rsid w:val="0084372D"/>
    <w:rsid w:val="00843DE7"/>
    <w:rsid w:val="00844014"/>
    <w:rsid w:val="0084401A"/>
    <w:rsid w:val="00844901"/>
    <w:rsid w:val="00844E35"/>
    <w:rsid w:val="00844EBD"/>
    <w:rsid w:val="00844F0E"/>
    <w:rsid w:val="0084572A"/>
    <w:rsid w:val="00845EA6"/>
    <w:rsid w:val="00846435"/>
    <w:rsid w:val="008467ED"/>
    <w:rsid w:val="0084688E"/>
    <w:rsid w:val="00847013"/>
    <w:rsid w:val="0085096C"/>
    <w:rsid w:val="00850CA1"/>
    <w:rsid w:val="0085133C"/>
    <w:rsid w:val="0085189F"/>
    <w:rsid w:val="00851C31"/>
    <w:rsid w:val="00851D0B"/>
    <w:rsid w:val="0085358D"/>
    <w:rsid w:val="0085381E"/>
    <w:rsid w:val="00854B53"/>
    <w:rsid w:val="00854F93"/>
    <w:rsid w:val="0085571E"/>
    <w:rsid w:val="00855A77"/>
    <w:rsid w:val="0085644D"/>
    <w:rsid w:val="008577CE"/>
    <w:rsid w:val="00857AD1"/>
    <w:rsid w:val="00857B02"/>
    <w:rsid w:val="008605FE"/>
    <w:rsid w:val="008607DA"/>
    <w:rsid w:val="00861C53"/>
    <w:rsid w:val="0086283B"/>
    <w:rsid w:val="00862B56"/>
    <w:rsid w:val="00863CC8"/>
    <w:rsid w:val="00863F59"/>
    <w:rsid w:val="008645CE"/>
    <w:rsid w:val="00864D55"/>
    <w:rsid w:val="00864D66"/>
    <w:rsid w:val="00864EE7"/>
    <w:rsid w:val="008650B8"/>
    <w:rsid w:val="00865915"/>
    <w:rsid w:val="008664FF"/>
    <w:rsid w:val="00866526"/>
    <w:rsid w:val="008671DC"/>
    <w:rsid w:val="00867922"/>
    <w:rsid w:val="00867A9D"/>
    <w:rsid w:val="00870039"/>
    <w:rsid w:val="008701F3"/>
    <w:rsid w:val="008706CF"/>
    <w:rsid w:val="00870FFB"/>
    <w:rsid w:val="008713FA"/>
    <w:rsid w:val="00871DF3"/>
    <w:rsid w:val="00872082"/>
    <w:rsid w:val="008723D4"/>
    <w:rsid w:val="008728C6"/>
    <w:rsid w:val="0087353D"/>
    <w:rsid w:val="00873FF1"/>
    <w:rsid w:val="00874412"/>
    <w:rsid w:val="008745DA"/>
    <w:rsid w:val="008753C7"/>
    <w:rsid w:val="00875D86"/>
    <w:rsid w:val="00875F3C"/>
    <w:rsid w:val="0087627E"/>
    <w:rsid w:val="008767D7"/>
    <w:rsid w:val="00876B0D"/>
    <w:rsid w:val="00876F72"/>
    <w:rsid w:val="00877AB4"/>
    <w:rsid w:val="00877C12"/>
    <w:rsid w:val="00880262"/>
    <w:rsid w:val="00880592"/>
    <w:rsid w:val="008805A7"/>
    <w:rsid w:val="008805B9"/>
    <w:rsid w:val="00881091"/>
    <w:rsid w:val="008812C3"/>
    <w:rsid w:val="008817D1"/>
    <w:rsid w:val="00882B3B"/>
    <w:rsid w:val="00882B67"/>
    <w:rsid w:val="00883823"/>
    <w:rsid w:val="008843A4"/>
    <w:rsid w:val="008844FB"/>
    <w:rsid w:val="008848A2"/>
    <w:rsid w:val="00884BEA"/>
    <w:rsid w:val="00884C5A"/>
    <w:rsid w:val="008856AD"/>
    <w:rsid w:val="0088572B"/>
    <w:rsid w:val="0088593D"/>
    <w:rsid w:val="00885B16"/>
    <w:rsid w:val="00886F65"/>
    <w:rsid w:val="00887A36"/>
    <w:rsid w:val="00887D0F"/>
    <w:rsid w:val="00887E03"/>
    <w:rsid w:val="008906A0"/>
    <w:rsid w:val="00890996"/>
    <w:rsid w:val="0089100A"/>
    <w:rsid w:val="008915FF"/>
    <w:rsid w:val="00891FF4"/>
    <w:rsid w:val="00892AFC"/>
    <w:rsid w:val="00892F5E"/>
    <w:rsid w:val="008937CC"/>
    <w:rsid w:val="00893DC2"/>
    <w:rsid w:val="00894685"/>
    <w:rsid w:val="00894EA3"/>
    <w:rsid w:val="0089547C"/>
    <w:rsid w:val="008960C0"/>
    <w:rsid w:val="00896C68"/>
    <w:rsid w:val="00896CFB"/>
    <w:rsid w:val="008971A7"/>
    <w:rsid w:val="00897DF9"/>
    <w:rsid w:val="008A0C05"/>
    <w:rsid w:val="008A12B8"/>
    <w:rsid w:val="008A1B59"/>
    <w:rsid w:val="008A2C67"/>
    <w:rsid w:val="008A33F7"/>
    <w:rsid w:val="008A4360"/>
    <w:rsid w:val="008A5441"/>
    <w:rsid w:val="008A60B3"/>
    <w:rsid w:val="008A64B5"/>
    <w:rsid w:val="008A6B99"/>
    <w:rsid w:val="008A71F0"/>
    <w:rsid w:val="008A788E"/>
    <w:rsid w:val="008A7E15"/>
    <w:rsid w:val="008B0888"/>
    <w:rsid w:val="008B1442"/>
    <w:rsid w:val="008B1947"/>
    <w:rsid w:val="008B19B0"/>
    <w:rsid w:val="008B2457"/>
    <w:rsid w:val="008B291B"/>
    <w:rsid w:val="008B373A"/>
    <w:rsid w:val="008B3A78"/>
    <w:rsid w:val="008B3BF3"/>
    <w:rsid w:val="008B4124"/>
    <w:rsid w:val="008B4837"/>
    <w:rsid w:val="008B4852"/>
    <w:rsid w:val="008B5316"/>
    <w:rsid w:val="008B6514"/>
    <w:rsid w:val="008B668B"/>
    <w:rsid w:val="008B6773"/>
    <w:rsid w:val="008B690D"/>
    <w:rsid w:val="008B6988"/>
    <w:rsid w:val="008B6AC9"/>
    <w:rsid w:val="008B77F1"/>
    <w:rsid w:val="008B796E"/>
    <w:rsid w:val="008B7AB1"/>
    <w:rsid w:val="008B7B5D"/>
    <w:rsid w:val="008B7FE3"/>
    <w:rsid w:val="008C062A"/>
    <w:rsid w:val="008C0BE9"/>
    <w:rsid w:val="008C1083"/>
    <w:rsid w:val="008C1241"/>
    <w:rsid w:val="008C12C8"/>
    <w:rsid w:val="008C17F7"/>
    <w:rsid w:val="008C1AEE"/>
    <w:rsid w:val="008C1E0A"/>
    <w:rsid w:val="008C20A2"/>
    <w:rsid w:val="008C26B2"/>
    <w:rsid w:val="008C2970"/>
    <w:rsid w:val="008C303D"/>
    <w:rsid w:val="008C3543"/>
    <w:rsid w:val="008C42B5"/>
    <w:rsid w:val="008C4865"/>
    <w:rsid w:val="008C4BF8"/>
    <w:rsid w:val="008C56E8"/>
    <w:rsid w:val="008C61B0"/>
    <w:rsid w:val="008C6728"/>
    <w:rsid w:val="008C6C3A"/>
    <w:rsid w:val="008C7DC2"/>
    <w:rsid w:val="008D07AC"/>
    <w:rsid w:val="008D0D92"/>
    <w:rsid w:val="008D1373"/>
    <w:rsid w:val="008D13C0"/>
    <w:rsid w:val="008D2403"/>
    <w:rsid w:val="008D26A6"/>
    <w:rsid w:val="008D32D3"/>
    <w:rsid w:val="008D33F3"/>
    <w:rsid w:val="008D3D7E"/>
    <w:rsid w:val="008D3E97"/>
    <w:rsid w:val="008D4360"/>
    <w:rsid w:val="008D46D9"/>
    <w:rsid w:val="008D4B6C"/>
    <w:rsid w:val="008D4D93"/>
    <w:rsid w:val="008D4EBB"/>
    <w:rsid w:val="008D51EC"/>
    <w:rsid w:val="008D578A"/>
    <w:rsid w:val="008D583D"/>
    <w:rsid w:val="008D58B7"/>
    <w:rsid w:val="008D58E0"/>
    <w:rsid w:val="008D6194"/>
    <w:rsid w:val="008D6B90"/>
    <w:rsid w:val="008D6D1A"/>
    <w:rsid w:val="008D6E0D"/>
    <w:rsid w:val="008D7BC8"/>
    <w:rsid w:val="008E0552"/>
    <w:rsid w:val="008E0D26"/>
    <w:rsid w:val="008E1238"/>
    <w:rsid w:val="008E1AEA"/>
    <w:rsid w:val="008E282B"/>
    <w:rsid w:val="008E31FF"/>
    <w:rsid w:val="008E3627"/>
    <w:rsid w:val="008E3827"/>
    <w:rsid w:val="008E40BE"/>
    <w:rsid w:val="008E45C7"/>
    <w:rsid w:val="008E4854"/>
    <w:rsid w:val="008E4E2F"/>
    <w:rsid w:val="008E4F49"/>
    <w:rsid w:val="008E4FBE"/>
    <w:rsid w:val="008E5841"/>
    <w:rsid w:val="008E5C5A"/>
    <w:rsid w:val="008E5D86"/>
    <w:rsid w:val="008E5E0E"/>
    <w:rsid w:val="008E6037"/>
    <w:rsid w:val="008E60B9"/>
    <w:rsid w:val="008E635D"/>
    <w:rsid w:val="008E6CD3"/>
    <w:rsid w:val="008E7258"/>
    <w:rsid w:val="008E7464"/>
    <w:rsid w:val="008E7747"/>
    <w:rsid w:val="008F027E"/>
    <w:rsid w:val="008F0B03"/>
    <w:rsid w:val="008F0B19"/>
    <w:rsid w:val="008F0CFA"/>
    <w:rsid w:val="008F0EB6"/>
    <w:rsid w:val="008F37C7"/>
    <w:rsid w:val="008F391F"/>
    <w:rsid w:val="008F4053"/>
    <w:rsid w:val="008F4414"/>
    <w:rsid w:val="008F4B74"/>
    <w:rsid w:val="008F6AEC"/>
    <w:rsid w:val="008F77DD"/>
    <w:rsid w:val="009000B8"/>
    <w:rsid w:val="00900B3F"/>
    <w:rsid w:val="00901318"/>
    <w:rsid w:val="00901453"/>
    <w:rsid w:val="00901C0A"/>
    <w:rsid w:val="009022C0"/>
    <w:rsid w:val="0090243A"/>
    <w:rsid w:val="00902699"/>
    <w:rsid w:val="009029ED"/>
    <w:rsid w:val="0090308B"/>
    <w:rsid w:val="0090317A"/>
    <w:rsid w:val="0090320F"/>
    <w:rsid w:val="00903301"/>
    <w:rsid w:val="00903311"/>
    <w:rsid w:val="0090342E"/>
    <w:rsid w:val="00904017"/>
    <w:rsid w:val="009041B7"/>
    <w:rsid w:val="00904780"/>
    <w:rsid w:val="0090489F"/>
    <w:rsid w:val="00904A94"/>
    <w:rsid w:val="00904FE6"/>
    <w:rsid w:val="009052BD"/>
    <w:rsid w:val="00906AE2"/>
    <w:rsid w:val="00906C40"/>
    <w:rsid w:val="0090747D"/>
    <w:rsid w:val="009103DD"/>
    <w:rsid w:val="0091055D"/>
    <w:rsid w:val="00910690"/>
    <w:rsid w:val="00910806"/>
    <w:rsid w:val="00910914"/>
    <w:rsid w:val="00910F45"/>
    <w:rsid w:val="009112CD"/>
    <w:rsid w:val="009115F5"/>
    <w:rsid w:val="00911BAC"/>
    <w:rsid w:val="009123A2"/>
    <w:rsid w:val="0091241B"/>
    <w:rsid w:val="00912A21"/>
    <w:rsid w:val="00912AAA"/>
    <w:rsid w:val="00912C1B"/>
    <w:rsid w:val="00912E95"/>
    <w:rsid w:val="00913046"/>
    <w:rsid w:val="00913312"/>
    <w:rsid w:val="00913934"/>
    <w:rsid w:val="00913C5A"/>
    <w:rsid w:val="00913E67"/>
    <w:rsid w:val="00914390"/>
    <w:rsid w:val="009149BB"/>
    <w:rsid w:val="009154D6"/>
    <w:rsid w:val="00915890"/>
    <w:rsid w:val="00915B91"/>
    <w:rsid w:val="00915FC9"/>
    <w:rsid w:val="009165AA"/>
    <w:rsid w:val="00916712"/>
    <w:rsid w:val="00916C8E"/>
    <w:rsid w:val="00916DEF"/>
    <w:rsid w:val="00916FA1"/>
    <w:rsid w:val="00920698"/>
    <w:rsid w:val="00920759"/>
    <w:rsid w:val="00920AE8"/>
    <w:rsid w:val="00920FE0"/>
    <w:rsid w:val="00922111"/>
    <w:rsid w:val="009226BC"/>
    <w:rsid w:val="009232B8"/>
    <w:rsid w:val="00923711"/>
    <w:rsid w:val="00923A37"/>
    <w:rsid w:val="00923CFB"/>
    <w:rsid w:val="00924B4D"/>
    <w:rsid w:val="00924E10"/>
    <w:rsid w:val="0092513D"/>
    <w:rsid w:val="00925344"/>
    <w:rsid w:val="009254FC"/>
    <w:rsid w:val="00925881"/>
    <w:rsid w:val="009274D4"/>
    <w:rsid w:val="00927E08"/>
    <w:rsid w:val="00930705"/>
    <w:rsid w:val="00930DA4"/>
    <w:rsid w:val="00931216"/>
    <w:rsid w:val="00931845"/>
    <w:rsid w:val="00931896"/>
    <w:rsid w:val="00931B78"/>
    <w:rsid w:val="009320F8"/>
    <w:rsid w:val="0093241F"/>
    <w:rsid w:val="00932AA1"/>
    <w:rsid w:val="00933D6F"/>
    <w:rsid w:val="00934195"/>
    <w:rsid w:val="00934231"/>
    <w:rsid w:val="00934DFD"/>
    <w:rsid w:val="0093500C"/>
    <w:rsid w:val="009354FF"/>
    <w:rsid w:val="00935717"/>
    <w:rsid w:val="00935E67"/>
    <w:rsid w:val="0093616C"/>
    <w:rsid w:val="00936473"/>
    <w:rsid w:val="009366C4"/>
    <w:rsid w:val="00937075"/>
    <w:rsid w:val="009378D0"/>
    <w:rsid w:val="00937AD4"/>
    <w:rsid w:val="00937B69"/>
    <w:rsid w:val="00940E4E"/>
    <w:rsid w:val="00941A2C"/>
    <w:rsid w:val="009423EA"/>
    <w:rsid w:val="009427B6"/>
    <w:rsid w:val="009428A1"/>
    <w:rsid w:val="00942ACB"/>
    <w:rsid w:val="00942DE4"/>
    <w:rsid w:val="009434D3"/>
    <w:rsid w:val="00943AEB"/>
    <w:rsid w:val="00943E7F"/>
    <w:rsid w:val="009440A2"/>
    <w:rsid w:val="00944316"/>
    <w:rsid w:val="00944E41"/>
    <w:rsid w:val="00944FE1"/>
    <w:rsid w:val="009452E0"/>
    <w:rsid w:val="009464DD"/>
    <w:rsid w:val="009465A2"/>
    <w:rsid w:val="00946F82"/>
    <w:rsid w:val="009470FA"/>
    <w:rsid w:val="0094716D"/>
    <w:rsid w:val="00947BFA"/>
    <w:rsid w:val="00947CA9"/>
    <w:rsid w:val="00950A45"/>
    <w:rsid w:val="00950AAD"/>
    <w:rsid w:val="00951A05"/>
    <w:rsid w:val="00951BAE"/>
    <w:rsid w:val="00951EBF"/>
    <w:rsid w:val="00952BA5"/>
    <w:rsid w:val="00953717"/>
    <w:rsid w:val="00953AE3"/>
    <w:rsid w:val="00953FEE"/>
    <w:rsid w:val="00954104"/>
    <w:rsid w:val="009548DD"/>
    <w:rsid w:val="009551CE"/>
    <w:rsid w:val="00956475"/>
    <w:rsid w:val="00956692"/>
    <w:rsid w:val="0095681B"/>
    <w:rsid w:val="00956E5F"/>
    <w:rsid w:val="00956EB2"/>
    <w:rsid w:val="00957326"/>
    <w:rsid w:val="0095766D"/>
    <w:rsid w:val="00957A25"/>
    <w:rsid w:val="00960185"/>
    <w:rsid w:val="0096085A"/>
    <w:rsid w:val="009609E7"/>
    <w:rsid w:val="00961549"/>
    <w:rsid w:val="00961AD0"/>
    <w:rsid w:val="00961BA2"/>
    <w:rsid w:val="00961E02"/>
    <w:rsid w:val="00961F57"/>
    <w:rsid w:val="0096231E"/>
    <w:rsid w:val="00962B19"/>
    <w:rsid w:val="00963334"/>
    <w:rsid w:val="009649A3"/>
    <w:rsid w:val="00964B7C"/>
    <w:rsid w:val="00964D56"/>
    <w:rsid w:val="0096505D"/>
    <w:rsid w:val="009659F8"/>
    <w:rsid w:val="00965BEA"/>
    <w:rsid w:val="00966351"/>
    <w:rsid w:val="009664B5"/>
    <w:rsid w:val="00966740"/>
    <w:rsid w:val="00966EB4"/>
    <w:rsid w:val="00966F73"/>
    <w:rsid w:val="00967038"/>
    <w:rsid w:val="00967166"/>
    <w:rsid w:val="00967A48"/>
    <w:rsid w:val="00967B70"/>
    <w:rsid w:val="00967BC2"/>
    <w:rsid w:val="009709D3"/>
    <w:rsid w:val="00970C5F"/>
    <w:rsid w:val="00971487"/>
    <w:rsid w:val="00971927"/>
    <w:rsid w:val="00971AD5"/>
    <w:rsid w:val="009729F2"/>
    <w:rsid w:val="00972B95"/>
    <w:rsid w:val="00972FAD"/>
    <w:rsid w:val="00973032"/>
    <w:rsid w:val="009730CE"/>
    <w:rsid w:val="00973AEF"/>
    <w:rsid w:val="00973CC1"/>
    <w:rsid w:val="00973E70"/>
    <w:rsid w:val="0097419F"/>
    <w:rsid w:val="0097441B"/>
    <w:rsid w:val="0097451C"/>
    <w:rsid w:val="00975E1E"/>
    <w:rsid w:val="00976288"/>
    <w:rsid w:val="00976294"/>
    <w:rsid w:val="00976AF6"/>
    <w:rsid w:val="00976F81"/>
    <w:rsid w:val="00977F44"/>
    <w:rsid w:val="00977F95"/>
    <w:rsid w:val="00980216"/>
    <w:rsid w:val="00980373"/>
    <w:rsid w:val="00980CF0"/>
    <w:rsid w:val="00981D15"/>
    <w:rsid w:val="009820E3"/>
    <w:rsid w:val="009827B2"/>
    <w:rsid w:val="00982F16"/>
    <w:rsid w:val="00983D78"/>
    <w:rsid w:val="009840E5"/>
    <w:rsid w:val="00984416"/>
    <w:rsid w:val="0098453B"/>
    <w:rsid w:val="00984588"/>
    <w:rsid w:val="0098498C"/>
    <w:rsid w:val="00984E7E"/>
    <w:rsid w:val="00985077"/>
    <w:rsid w:val="0098516D"/>
    <w:rsid w:val="009851FD"/>
    <w:rsid w:val="00985955"/>
    <w:rsid w:val="009862DB"/>
    <w:rsid w:val="009863AF"/>
    <w:rsid w:val="009868E1"/>
    <w:rsid w:val="00986DC7"/>
    <w:rsid w:val="00986E36"/>
    <w:rsid w:val="009871A3"/>
    <w:rsid w:val="0098782C"/>
    <w:rsid w:val="00990CFF"/>
    <w:rsid w:val="009914C8"/>
    <w:rsid w:val="009915FC"/>
    <w:rsid w:val="00991CF9"/>
    <w:rsid w:val="00991F7C"/>
    <w:rsid w:val="00992D51"/>
    <w:rsid w:val="00993257"/>
    <w:rsid w:val="0099420A"/>
    <w:rsid w:val="00994415"/>
    <w:rsid w:val="00994B8C"/>
    <w:rsid w:val="00995170"/>
    <w:rsid w:val="00995924"/>
    <w:rsid w:val="009959F9"/>
    <w:rsid w:val="00995A77"/>
    <w:rsid w:val="00996D9A"/>
    <w:rsid w:val="009976C3"/>
    <w:rsid w:val="009A01E8"/>
    <w:rsid w:val="009A07A2"/>
    <w:rsid w:val="009A0C3F"/>
    <w:rsid w:val="009A0D0C"/>
    <w:rsid w:val="009A0DD3"/>
    <w:rsid w:val="009A1E50"/>
    <w:rsid w:val="009A1FC5"/>
    <w:rsid w:val="009A2157"/>
    <w:rsid w:val="009A2469"/>
    <w:rsid w:val="009A3065"/>
    <w:rsid w:val="009A30C8"/>
    <w:rsid w:val="009A3753"/>
    <w:rsid w:val="009A3ABF"/>
    <w:rsid w:val="009A4090"/>
    <w:rsid w:val="009A4D8C"/>
    <w:rsid w:val="009A5329"/>
    <w:rsid w:val="009A54D6"/>
    <w:rsid w:val="009A5682"/>
    <w:rsid w:val="009A6F4A"/>
    <w:rsid w:val="009A6FB7"/>
    <w:rsid w:val="009A700A"/>
    <w:rsid w:val="009A718C"/>
    <w:rsid w:val="009A74C4"/>
    <w:rsid w:val="009A7921"/>
    <w:rsid w:val="009A7C41"/>
    <w:rsid w:val="009A7FCE"/>
    <w:rsid w:val="009B0302"/>
    <w:rsid w:val="009B0731"/>
    <w:rsid w:val="009B0CF5"/>
    <w:rsid w:val="009B1523"/>
    <w:rsid w:val="009B1ECD"/>
    <w:rsid w:val="009B206F"/>
    <w:rsid w:val="009B3847"/>
    <w:rsid w:val="009B3CF0"/>
    <w:rsid w:val="009B3F5F"/>
    <w:rsid w:val="009B3F87"/>
    <w:rsid w:val="009B4F77"/>
    <w:rsid w:val="009B5EEB"/>
    <w:rsid w:val="009B6C2B"/>
    <w:rsid w:val="009B7044"/>
    <w:rsid w:val="009C05DC"/>
    <w:rsid w:val="009C192B"/>
    <w:rsid w:val="009C2249"/>
    <w:rsid w:val="009C231E"/>
    <w:rsid w:val="009C2943"/>
    <w:rsid w:val="009C29EB"/>
    <w:rsid w:val="009C2A77"/>
    <w:rsid w:val="009C328E"/>
    <w:rsid w:val="009C3790"/>
    <w:rsid w:val="009C44F8"/>
    <w:rsid w:val="009C6D42"/>
    <w:rsid w:val="009C70F1"/>
    <w:rsid w:val="009C75F6"/>
    <w:rsid w:val="009C7C14"/>
    <w:rsid w:val="009D06E2"/>
    <w:rsid w:val="009D08ED"/>
    <w:rsid w:val="009D12A6"/>
    <w:rsid w:val="009D12B7"/>
    <w:rsid w:val="009D159C"/>
    <w:rsid w:val="009D167B"/>
    <w:rsid w:val="009D173A"/>
    <w:rsid w:val="009D1E73"/>
    <w:rsid w:val="009D2008"/>
    <w:rsid w:val="009D2104"/>
    <w:rsid w:val="009D2464"/>
    <w:rsid w:val="009D29DC"/>
    <w:rsid w:val="009D2A10"/>
    <w:rsid w:val="009D2B55"/>
    <w:rsid w:val="009D3C80"/>
    <w:rsid w:val="009D3FD2"/>
    <w:rsid w:val="009D4BCC"/>
    <w:rsid w:val="009D4CD6"/>
    <w:rsid w:val="009D526C"/>
    <w:rsid w:val="009D52AE"/>
    <w:rsid w:val="009D5E79"/>
    <w:rsid w:val="009D5F58"/>
    <w:rsid w:val="009D61E3"/>
    <w:rsid w:val="009D660D"/>
    <w:rsid w:val="009D690F"/>
    <w:rsid w:val="009D6AB7"/>
    <w:rsid w:val="009D7E43"/>
    <w:rsid w:val="009D7E90"/>
    <w:rsid w:val="009E0ABC"/>
    <w:rsid w:val="009E0F90"/>
    <w:rsid w:val="009E1E2B"/>
    <w:rsid w:val="009E2843"/>
    <w:rsid w:val="009E3792"/>
    <w:rsid w:val="009E4172"/>
    <w:rsid w:val="009E43E9"/>
    <w:rsid w:val="009E46AC"/>
    <w:rsid w:val="009E4A6F"/>
    <w:rsid w:val="009E4C07"/>
    <w:rsid w:val="009E56BE"/>
    <w:rsid w:val="009E575A"/>
    <w:rsid w:val="009E5AB5"/>
    <w:rsid w:val="009E6027"/>
    <w:rsid w:val="009E624E"/>
    <w:rsid w:val="009E6306"/>
    <w:rsid w:val="009E635F"/>
    <w:rsid w:val="009E6B26"/>
    <w:rsid w:val="009E6EDD"/>
    <w:rsid w:val="009E730A"/>
    <w:rsid w:val="009F0028"/>
    <w:rsid w:val="009F0933"/>
    <w:rsid w:val="009F0A1A"/>
    <w:rsid w:val="009F0CCF"/>
    <w:rsid w:val="009F2A46"/>
    <w:rsid w:val="009F2B2A"/>
    <w:rsid w:val="009F3A8B"/>
    <w:rsid w:val="009F3E4E"/>
    <w:rsid w:val="009F3FE6"/>
    <w:rsid w:val="009F443A"/>
    <w:rsid w:val="009F493D"/>
    <w:rsid w:val="009F61AC"/>
    <w:rsid w:val="009F6AD1"/>
    <w:rsid w:val="009F7094"/>
    <w:rsid w:val="009F7768"/>
    <w:rsid w:val="009F7826"/>
    <w:rsid w:val="009F796A"/>
    <w:rsid w:val="009F7A76"/>
    <w:rsid w:val="009F7D13"/>
    <w:rsid w:val="00A00284"/>
    <w:rsid w:val="00A002D7"/>
    <w:rsid w:val="00A01042"/>
    <w:rsid w:val="00A01556"/>
    <w:rsid w:val="00A015D7"/>
    <w:rsid w:val="00A015DA"/>
    <w:rsid w:val="00A020FB"/>
    <w:rsid w:val="00A02284"/>
    <w:rsid w:val="00A029FF"/>
    <w:rsid w:val="00A03316"/>
    <w:rsid w:val="00A03C03"/>
    <w:rsid w:val="00A03F18"/>
    <w:rsid w:val="00A0440F"/>
    <w:rsid w:val="00A05999"/>
    <w:rsid w:val="00A066B4"/>
    <w:rsid w:val="00A06890"/>
    <w:rsid w:val="00A077D0"/>
    <w:rsid w:val="00A11750"/>
    <w:rsid w:val="00A1184C"/>
    <w:rsid w:val="00A11F6D"/>
    <w:rsid w:val="00A121D4"/>
    <w:rsid w:val="00A121DA"/>
    <w:rsid w:val="00A1220C"/>
    <w:rsid w:val="00A12746"/>
    <w:rsid w:val="00A13478"/>
    <w:rsid w:val="00A13824"/>
    <w:rsid w:val="00A13ABE"/>
    <w:rsid w:val="00A144A9"/>
    <w:rsid w:val="00A14A10"/>
    <w:rsid w:val="00A14F9C"/>
    <w:rsid w:val="00A156C6"/>
    <w:rsid w:val="00A156D9"/>
    <w:rsid w:val="00A158F3"/>
    <w:rsid w:val="00A15A43"/>
    <w:rsid w:val="00A16987"/>
    <w:rsid w:val="00A169B9"/>
    <w:rsid w:val="00A16F09"/>
    <w:rsid w:val="00A17531"/>
    <w:rsid w:val="00A178B1"/>
    <w:rsid w:val="00A17A52"/>
    <w:rsid w:val="00A17CD4"/>
    <w:rsid w:val="00A17E78"/>
    <w:rsid w:val="00A21224"/>
    <w:rsid w:val="00A2132C"/>
    <w:rsid w:val="00A213B2"/>
    <w:rsid w:val="00A21701"/>
    <w:rsid w:val="00A21FC8"/>
    <w:rsid w:val="00A2213D"/>
    <w:rsid w:val="00A2247B"/>
    <w:rsid w:val="00A2249E"/>
    <w:rsid w:val="00A225A8"/>
    <w:rsid w:val="00A228D6"/>
    <w:rsid w:val="00A22BC3"/>
    <w:rsid w:val="00A24EFB"/>
    <w:rsid w:val="00A250EB"/>
    <w:rsid w:val="00A25359"/>
    <w:rsid w:val="00A258F7"/>
    <w:rsid w:val="00A25A3E"/>
    <w:rsid w:val="00A2667E"/>
    <w:rsid w:val="00A26BA6"/>
    <w:rsid w:val="00A26CAB"/>
    <w:rsid w:val="00A276CA"/>
    <w:rsid w:val="00A277B8"/>
    <w:rsid w:val="00A3005C"/>
    <w:rsid w:val="00A30DDF"/>
    <w:rsid w:val="00A3102C"/>
    <w:rsid w:val="00A3250E"/>
    <w:rsid w:val="00A327F6"/>
    <w:rsid w:val="00A3309B"/>
    <w:rsid w:val="00A330E8"/>
    <w:rsid w:val="00A337D4"/>
    <w:rsid w:val="00A33AB5"/>
    <w:rsid w:val="00A33F65"/>
    <w:rsid w:val="00A348D1"/>
    <w:rsid w:val="00A34B80"/>
    <w:rsid w:val="00A35712"/>
    <w:rsid w:val="00A35D69"/>
    <w:rsid w:val="00A35E5F"/>
    <w:rsid w:val="00A3619F"/>
    <w:rsid w:val="00A36469"/>
    <w:rsid w:val="00A36B00"/>
    <w:rsid w:val="00A36EC4"/>
    <w:rsid w:val="00A377FB"/>
    <w:rsid w:val="00A37897"/>
    <w:rsid w:val="00A37D23"/>
    <w:rsid w:val="00A40797"/>
    <w:rsid w:val="00A40966"/>
    <w:rsid w:val="00A41037"/>
    <w:rsid w:val="00A413EA"/>
    <w:rsid w:val="00A41E8F"/>
    <w:rsid w:val="00A41F65"/>
    <w:rsid w:val="00A4219A"/>
    <w:rsid w:val="00A4281B"/>
    <w:rsid w:val="00A43205"/>
    <w:rsid w:val="00A436F2"/>
    <w:rsid w:val="00A43A1C"/>
    <w:rsid w:val="00A443D6"/>
    <w:rsid w:val="00A444AF"/>
    <w:rsid w:val="00A44C70"/>
    <w:rsid w:val="00A44F1C"/>
    <w:rsid w:val="00A45E4D"/>
    <w:rsid w:val="00A4659E"/>
    <w:rsid w:val="00A4686D"/>
    <w:rsid w:val="00A46C2C"/>
    <w:rsid w:val="00A46F98"/>
    <w:rsid w:val="00A47235"/>
    <w:rsid w:val="00A47E25"/>
    <w:rsid w:val="00A507FF"/>
    <w:rsid w:val="00A508ED"/>
    <w:rsid w:val="00A50987"/>
    <w:rsid w:val="00A50A69"/>
    <w:rsid w:val="00A50BFB"/>
    <w:rsid w:val="00A50F25"/>
    <w:rsid w:val="00A50FA3"/>
    <w:rsid w:val="00A51C28"/>
    <w:rsid w:val="00A5212A"/>
    <w:rsid w:val="00A531FA"/>
    <w:rsid w:val="00A533A6"/>
    <w:rsid w:val="00A53977"/>
    <w:rsid w:val="00A53B54"/>
    <w:rsid w:val="00A53FE7"/>
    <w:rsid w:val="00A54604"/>
    <w:rsid w:val="00A5557C"/>
    <w:rsid w:val="00A5632D"/>
    <w:rsid w:val="00A57084"/>
    <w:rsid w:val="00A57147"/>
    <w:rsid w:val="00A571A5"/>
    <w:rsid w:val="00A57286"/>
    <w:rsid w:val="00A5771F"/>
    <w:rsid w:val="00A57807"/>
    <w:rsid w:val="00A57A56"/>
    <w:rsid w:val="00A605EE"/>
    <w:rsid w:val="00A6066B"/>
    <w:rsid w:val="00A60AA5"/>
    <w:rsid w:val="00A60CD8"/>
    <w:rsid w:val="00A611DA"/>
    <w:rsid w:val="00A61FF2"/>
    <w:rsid w:val="00A6224B"/>
    <w:rsid w:val="00A622F9"/>
    <w:rsid w:val="00A62FEC"/>
    <w:rsid w:val="00A63448"/>
    <w:rsid w:val="00A636A3"/>
    <w:rsid w:val="00A6381A"/>
    <w:rsid w:val="00A63853"/>
    <w:rsid w:val="00A63F96"/>
    <w:rsid w:val="00A64433"/>
    <w:rsid w:val="00A6567D"/>
    <w:rsid w:val="00A656A1"/>
    <w:rsid w:val="00A65AD6"/>
    <w:rsid w:val="00A65E91"/>
    <w:rsid w:val="00A66184"/>
    <w:rsid w:val="00A6640B"/>
    <w:rsid w:val="00A66691"/>
    <w:rsid w:val="00A66CA0"/>
    <w:rsid w:val="00A66E47"/>
    <w:rsid w:val="00A66EE9"/>
    <w:rsid w:val="00A67240"/>
    <w:rsid w:val="00A672FD"/>
    <w:rsid w:val="00A6736A"/>
    <w:rsid w:val="00A67430"/>
    <w:rsid w:val="00A67579"/>
    <w:rsid w:val="00A67A1E"/>
    <w:rsid w:val="00A70391"/>
    <w:rsid w:val="00A70467"/>
    <w:rsid w:val="00A70542"/>
    <w:rsid w:val="00A70D87"/>
    <w:rsid w:val="00A720EC"/>
    <w:rsid w:val="00A72362"/>
    <w:rsid w:val="00A724E4"/>
    <w:rsid w:val="00A72754"/>
    <w:rsid w:val="00A734F3"/>
    <w:rsid w:val="00A736EF"/>
    <w:rsid w:val="00A73753"/>
    <w:rsid w:val="00A737D5"/>
    <w:rsid w:val="00A73A87"/>
    <w:rsid w:val="00A73FF6"/>
    <w:rsid w:val="00A743DF"/>
    <w:rsid w:val="00A755BB"/>
    <w:rsid w:val="00A75C19"/>
    <w:rsid w:val="00A75C49"/>
    <w:rsid w:val="00A75F2D"/>
    <w:rsid w:val="00A75F92"/>
    <w:rsid w:val="00A75FAF"/>
    <w:rsid w:val="00A762D4"/>
    <w:rsid w:val="00A76EA4"/>
    <w:rsid w:val="00A770CD"/>
    <w:rsid w:val="00A770F1"/>
    <w:rsid w:val="00A7719A"/>
    <w:rsid w:val="00A77388"/>
    <w:rsid w:val="00A77D4B"/>
    <w:rsid w:val="00A77DF3"/>
    <w:rsid w:val="00A80213"/>
    <w:rsid w:val="00A803C5"/>
    <w:rsid w:val="00A80577"/>
    <w:rsid w:val="00A805A6"/>
    <w:rsid w:val="00A8063F"/>
    <w:rsid w:val="00A80BA7"/>
    <w:rsid w:val="00A817E0"/>
    <w:rsid w:val="00A82CEA"/>
    <w:rsid w:val="00A83F74"/>
    <w:rsid w:val="00A841E2"/>
    <w:rsid w:val="00A8428F"/>
    <w:rsid w:val="00A84B9C"/>
    <w:rsid w:val="00A850BA"/>
    <w:rsid w:val="00A8575C"/>
    <w:rsid w:val="00A8597E"/>
    <w:rsid w:val="00A863A9"/>
    <w:rsid w:val="00A86A3B"/>
    <w:rsid w:val="00A86ED7"/>
    <w:rsid w:val="00A86FAD"/>
    <w:rsid w:val="00A87304"/>
    <w:rsid w:val="00A87416"/>
    <w:rsid w:val="00A876F6"/>
    <w:rsid w:val="00A87F7C"/>
    <w:rsid w:val="00A911C7"/>
    <w:rsid w:val="00A917F6"/>
    <w:rsid w:val="00A91BC6"/>
    <w:rsid w:val="00A92BEE"/>
    <w:rsid w:val="00A9372D"/>
    <w:rsid w:val="00A93731"/>
    <w:rsid w:val="00A93EDB"/>
    <w:rsid w:val="00A93F13"/>
    <w:rsid w:val="00A94085"/>
    <w:rsid w:val="00A941A6"/>
    <w:rsid w:val="00A950F5"/>
    <w:rsid w:val="00A95149"/>
    <w:rsid w:val="00A9571E"/>
    <w:rsid w:val="00A95EE7"/>
    <w:rsid w:val="00A9617B"/>
    <w:rsid w:val="00A96511"/>
    <w:rsid w:val="00A97E55"/>
    <w:rsid w:val="00AA0A3D"/>
    <w:rsid w:val="00AA0BB3"/>
    <w:rsid w:val="00AA12FD"/>
    <w:rsid w:val="00AA1A53"/>
    <w:rsid w:val="00AA1ABA"/>
    <w:rsid w:val="00AA1D18"/>
    <w:rsid w:val="00AA1E4A"/>
    <w:rsid w:val="00AA22D5"/>
    <w:rsid w:val="00AA26CA"/>
    <w:rsid w:val="00AA2E9F"/>
    <w:rsid w:val="00AA3439"/>
    <w:rsid w:val="00AA3C55"/>
    <w:rsid w:val="00AA46D5"/>
    <w:rsid w:val="00AA4B49"/>
    <w:rsid w:val="00AA6145"/>
    <w:rsid w:val="00AA636F"/>
    <w:rsid w:val="00AA6754"/>
    <w:rsid w:val="00AA6C0E"/>
    <w:rsid w:val="00AA73B7"/>
    <w:rsid w:val="00AA7555"/>
    <w:rsid w:val="00AA775E"/>
    <w:rsid w:val="00AB07C5"/>
    <w:rsid w:val="00AB1083"/>
    <w:rsid w:val="00AB10AE"/>
    <w:rsid w:val="00AB1A18"/>
    <w:rsid w:val="00AB1B84"/>
    <w:rsid w:val="00AB1D6E"/>
    <w:rsid w:val="00AB1F88"/>
    <w:rsid w:val="00AB1F9C"/>
    <w:rsid w:val="00AB22E8"/>
    <w:rsid w:val="00AB2939"/>
    <w:rsid w:val="00AB303D"/>
    <w:rsid w:val="00AB3336"/>
    <w:rsid w:val="00AB39F5"/>
    <w:rsid w:val="00AB4255"/>
    <w:rsid w:val="00AB5565"/>
    <w:rsid w:val="00AB5771"/>
    <w:rsid w:val="00AB6124"/>
    <w:rsid w:val="00AB6847"/>
    <w:rsid w:val="00AB6D69"/>
    <w:rsid w:val="00AB79A7"/>
    <w:rsid w:val="00AB7AE3"/>
    <w:rsid w:val="00AB7DD2"/>
    <w:rsid w:val="00AC03C0"/>
    <w:rsid w:val="00AC0CAB"/>
    <w:rsid w:val="00AC15A7"/>
    <w:rsid w:val="00AC2142"/>
    <w:rsid w:val="00AC2155"/>
    <w:rsid w:val="00AC23C8"/>
    <w:rsid w:val="00AC2488"/>
    <w:rsid w:val="00AC4AB2"/>
    <w:rsid w:val="00AC5A84"/>
    <w:rsid w:val="00AC5E4F"/>
    <w:rsid w:val="00AC622E"/>
    <w:rsid w:val="00AC69F0"/>
    <w:rsid w:val="00AC6C13"/>
    <w:rsid w:val="00AC6D4B"/>
    <w:rsid w:val="00AC6D94"/>
    <w:rsid w:val="00AC706F"/>
    <w:rsid w:val="00AC7F81"/>
    <w:rsid w:val="00AD058E"/>
    <w:rsid w:val="00AD078D"/>
    <w:rsid w:val="00AD12F6"/>
    <w:rsid w:val="00AD134B"/>
    <w:rsid w:val="00AD170B"/>
    <w:rsid w:val="00AD222E"/>
    <w:rsid w:val="00AD3C9C"/>
    <w:rsid w:val="00AD3CB2"/>
    <w:rsid w:val="00AD486E"/>
    <w:rsid w:val="00AD4E5B"/>
    <w:rsid w:val="00AD53E0"/>
    <w:rsid w:val="00AD5AD2"/>
    <w:rsid w:val="00AD5B3E"/>
    <w:rsid w:val="00AD5E62"/>
    <w:rsid w:val="00AD6346"/>
    <w:rsid w:val="00AD6457"/>
    <w:rsid w:val="00AD696C"/>
    <w:rsid w:val="00AD7370"/>
    <w:rsid w:val="00AD7A6F"/>
    <w:rsid w:val="00AE01B4"/>
    <w:rsid w:val="00AE0295"/>
    <w:rsid w:val="00AE050F"/>
    <w:rsid w:val="00AE06A7"/>
    <w:rsid w:val="00AE07B7"/>
    <w:rsid w:val="00AE0AC4"/>
    <w:rsid w:val="00AE0E3E"/>
    <w:rsid w:val="00AE1583"/>
    <w:rsid w:val="00AE1651"/>
    <w:rsid w:val="00AE17FF"/>
    <w:rsid w:val="00AE1A7E"/>
    <w:rsid w:val="00AE1CDE"/>
    <w:rsid w:val="00AE2097"/>
    <w:rsid w:val="00AE3638"/>
    <w:rsid w:val="00AE365E"/>
    <w:rsid w:val="00AE379E"/>
    <w:rsid w:val="00AE3FF1"/>
    <w:rsid w:val="00AE4CF3"/>
    <w:rsid w:val="00AE4F1F"/>
    <w:rsid w:val="00AE5035"/>
    <w:rsid w:val="00AE5397"/>
    <w:rsid w:val="00AE57E9"/>
    <w:rsid w:val="00AE59B3"/>
    <w:rsid w:val="00AE5BDC"/>
    <w:rsid w:val="00AE648C"/>
    <w:rsid w:val="00AE6786"/>
    <w:rsid w:val="00AE69F4"/>
    <w:rsid w:val="00AE7521"/>
    <w:rsid w:val="00AE7576"/>
    <w:rsid w:val="00AE766B"/>
    <w:rsid w:val="00AF0108"/>
    <w:rsid w:val="00AF0C82"/>
    <w:rsid w:val="00AF1197"/>
    <w:rsid w:val="00AF1B81"/>
    <w:rsid w:val="00AF1F4F"/>
    <w:rsid w:val="00AF4140"/>
    <w:rsid w:val="00AF42D9"/>
    <w:rsid w:val="00AF482D"/>
    <w:rsid w:val="00AF5224"/>
    <w:rsid w:val="00AF529C"/>
    <w:rsid w:val="00AF5409"/>
    <w:rsid w:val="00AF56B8"/>
    <w:rsid w:val="00AF590E"/>
    <w:rsid w:val="00AF5C88"/>
    <w:rsid w:val="00AF636C"/>
    <w:rsid w:val="00AF67D8"/>
    <w:rsid w:val="00AF68BC"/>
    <w:rsid w:val="00AF6FD0"/>
    <w:rsid w:val="00AF72B5"/>
    <w:rsid w:val="00B002CC"/>
    <w:rsid w:val="00B008C4"/>
    <w:rsid w:val="00B00E65"/>
    <w:rsid w:val="00B00E94"/>
    <w:rsid w:val="00B0162B"/>
    <w:rsid w:val="00B017DF"/>
    <w:rsid w:val="00B0188D"/>
    <w:rsid w:val="00B023AB"/>
    <w:rsid w:val="00B02FF5"/>
    <w:rsid w:val="00B03289"/>
    <w:rsid w:val="00B047A6"/>
    <w:rsid w:val="00B04E86"/>
    <w:rsid w:val="00B0552F"/>
    <w:rsid w:val="00B0570B"/>
    <w:rsid w:val="00B05AA4"/>
    <w:rsid w:val="00B06E50"/>
    <w:rsid w:val="00B0719E"/>
    <w:rsid w:val="00B074F4"/>
    <w:rsid w:val="00B10161"/>
    <w:rsid w:val="00B10943"/>
    <w:rsid w:val="00B11311"/>
    <w:rsid w:val="00B11522"/>
    <w:rsid w:val="00B117C2"/>
    <w:rsid w:val="00B12183"/>
    <w:rsid w:val="00B12447"/>
    <w:rsid w:val="00B131F8"/>
    <w:rsid w:val="00B1367C"/>
    <w:rsid w:val="00B13843"/>
    <w:rsid w:val="00B1461D"/>
    <w:rsid w:val="00B15116"/>
    <w:rsid w:val="00B157A6"/>
    <w:rsid w:val="00B15A42"/>
    <w:rsid w:val="00B15CEE"/>
    <w:rsid w:val="00B168CF"/>
    <w:rsid w:val="00B16DED"/>
    <w:rsid w:val="00B174EE"/>
    <w:rsid w:val="00B20CE5"/>
    <w:rsid w:val="00B20F83"/>
    <w:rsid w:val="00B20F8D"/>
    <w:rsid w:val="00B20FE4"/>
    <w:rsid w:val="00B21506"/>
    <w:rsid w:val="00B21696"/>
    <w:rsid w:val="00B21E97"/>
    <w:rsid w:val="00B220EE"/>
    <w:rsid w:val="00B221C0"/>
    <w:rsid w:val="00B222A5"/>
    <w:rsid w:val="00B22543"/>
    <w:rsid w:val="00B2275D"/>
    <w:rsid w:val="00B22811"/>
    <w:rsid w:val="00B22CC1"/>
    <w:rsid w:val="00B2387B"/>
    <w:rsid w:val="00B23A85"/>
    <w:rsid w:val="00B24241"/>
    <w:rsid w:val="00B2449E"/>
    <w:rsid w:val="00B24A92"/>
    <w:rsid w:val="00B258DE"/>
    <w:rsid w:val="00B259CA"/>
    <w:rsid w:val="00B25A57"/>
    <w:rsid w:val="00B26128"/>
    <w:rsid w:val="00B26244"/>
    <w:rsid w:val="00B268F8"/>
    <w:rsid w:val="00B26D47"/>
    <w:rsid w:val="00B27BE4"/>
    <w:rsid w:val="00B30352"/>
    <w:rsid w:val="00B3083D"/>
    <w:rsid w:val="00B30E4D"/>
    <w:rsid w:val="00B30E6A"/>
    <w:rsid w:val="00B31B78"/>
    <w:rsid w:val="00B3230F"/>
    <w:rsid w:val="00B32608"/>
    <w:rsid w:val="00B32BDE"/>
    <w:rsid w:val="00B33475"/>
    <w:rsid w:val="00B336A6"/>
    <w:rsid w:val="00B33FFE"/>
    <w:rsid w:val="00B34510"/>
    <w:rsid w:val="00B345CB"/>
    <w:rsid w:val="00B34629"/>
    <w:rsid w:val="00B34914"/>
    <w:rsid w:val="00B3553E"/>
    <w:rsid w:val="00B357C8"/>
    <w:rsid w:val="00B36661"/>
    <w:rsid w:val="00B371CD"/>
    <w:rsid w:val="00B42058"/>
    <w:rsid w:val="00B425C4"/>
    <w:rsid w:val="00B42CB3"/>
    <w:rsid w:val="00B4336C"/>
    <w:rsid w:val="00B43785"/>
    <w:rsid w:val="00B43E17"/>
    <w:rsid w:val="00B43EAD"/>
    <w:rsid w:val="00B44AB0"/>
    <w:rsid w:val="00B44EE3"/>
    <w:rsid w:val="00B44F24"/>
    <w:rsid w:val="00B467A4"/>
    <w:rsid w:val="00B46C15"/>
    <w:rsid w:val="00B46EA2"/>
    <w:rsid w:val="00B5030D"/>
    <w:rsid w:val="00B50395"/>
    <w:rsid w:val="00B508A8"/>
    <w:rsid w:val="00B51468"/>
    <w:rsid w:val="00B5201D"/>
    <w:rsid w:val="00B520A5"/>
    <w:rsid w:val="00B5212C"/>
    <w:rsid w:val="00B5247B"/>
    <w:rsid w:val="00B527C7"/>
    <w:rsid w:val="00B534A7"/>
    <w:rsid w:val="00B53500"/>
    <w:rsid w:val="00B536EE"/>
    <w:rsid w:val="00B53F57"/>
    <w:rsid w:val="00B54363"/>
    <w:rsid w:val="00B546ED"/>
    <w:rsid w:val="00B54790"/>
    <w:rsid w:val="00B5497C"/>
    <w:rsid w:val="00B5526D"/>
    <w:rsid w:val="00B5546D"/>
    <w:rsid w:val="00B55662"/>
    <w:rsid w:val="00B55A3B"/>
    <w:rsid w:val="00B56122"/>
    <w:rsid w:val="00B561C6"/>
    <w:rsid w:val="00B56607"/>
    <w:rsid w:val="00B56795"/>
    <w:rsid w:val="00B56D2F"/>
    <w:rsid w:val="00B57365"/>
    <w:rsid w:val="00B60710"/>
    <w:rsid w:val="00B61756"/>
    <w:rsid w:val="00B61FE9"/>
    <w:rsid w:val="00B623DD"/>
    <w:rsid w:val="00B63DDE"/>
    <w:rsid w:val="00B63E31"/>
    <w:rsid w:val="00B63F2B"/>
    <w:rsid w:val="00B6439D"/>
    <w:rsid w:val="00B645F2"/>
    <w:rsid w:val="00B64F50"/>
    <w:rsid w:val="00B66954"/>
    <w:rsid w:val="00B67B2D"/>
    <w:rsid w:val="00B67B35"/>
    <w:rsid w:val="00B67F69"/>
    <w:rsid w:val="00B70F05"/>
    <w:rsid w:val="00B710C0"/>
    <w:rsid w:val="00B71308"/>
    <w:rsid w:val="00B717BB"/>
    <w:rsid w:val="00B71E10"/>
    <w:rsid w:val="00B71F13"/>
    <w:rsid w:val="00B72127"/>
    <w:rsid w:val="00B728E4"/>
    <w:rsid w:val="00B72D9E"/>
    <w:rsid w:val="00B73400"/>
    <w:rsid w:val="00B73AEA"/>
    <w:rsid w:val="00B74473"/>
    <w:rsid w:val="00B74FA1"/>
    <w:rsid w:val="00B75DA1"/>
    <w:rsid w:val="00B75E60"/>
    <w:rsid w:val="00B76925"/>
    <w:rsid w:val="00B76C3E"/>
    <w:rsid w:val="00B77278"/>
    <w:rsid w:val="00B77682"/>
    <w:rsid w:val="00B77D70"/>
    <w:rsid w:val="00B809E6"/>
    <w:rsid w:val="00B812C7"/>
    <w:rsid w:val="00B8150C"/>
    <w:rsid w:val="00B81B16"/>
    <w:rsid w:val="00B82069"/>
    <w:rsid w:val="00B82CD5"/>
    <w:rsid w:val="00B831D7"/>
    <w:rsid w:val="00B83A2F"/>
    <w:rsid w:val="00B83D4B"/>
    <w:rsid w:val="00B84897"/>
    <w:rsid w:val="00B848B1"/>
    <w:rsid w:val="00B84A24"/>
    <w:rsid w:val="00B84D36"/>
    <w:rsid w:val="00B85130"/>
    <w:rsid w:val="00B85390"/>
    <w:rsid w:val="00B85B71"/>
    <w:rsid w:val="00B8645E"/>
    <w:rsid w:val="00B8673A"/>
    <w:rsid w:val="00B8679E"/>
    <w:rsid w:val="00B86A6F"/>
    <w:rsid w:val="00B86B6B"/>
    <w:rsid w:val="00B86C22"/>
    <w:rsid w:val="00B86FF1"/>
    <w:rsid w:val="00B873A2"/>
    <w:rsid w:val="00B87742"/>
    <w:rsid w:val="00B879D8"/>
    <w:rsid w:val="00B87DE0"/>
    <w:rsid w:val="00B90558"/>
    <w:rsid w:val="00B90F25"/>
    <w:rsid w:val="00B919EC"/>
    <w:rsid w:val="00B91F50"/>
    <w:rsid w:val="00B92199"/>
    <w:rsid w:val="00B923C6"/>
    <w:rsid w:val="00B92408"/>
    <w:rsid w:val="00B9349B"/>
    <w:rsid w:val="00B93534"/>
    <w:rsid w:val="00B93E07"/>
    <w:rsid w:val="00B94042"/>
    <w:rsid w:val="00B940B6"/>
    <w:rsid w:val="00B945F0"/>
    <w:rsid w:val="00B9469E"/>
    <w:rsid w:val="00B94745"/>
    <w:rsid w:val="00B94906"/>
    <w:rsid w:val="00B95DE5"/>
    <w:rsid w:val="00B964C7"/>
    <w:rsid w:val="00B96AD5"/>
    <w:rsid w:val="00B972D0"/>
    <w:rsid w:val="00B97468"/>
    <w:rsid w:val="00B9768C"/>
    <w:rsid w:val="00B977F9"/>
    <w:rsid w:val="00B9792A"/>
    <w:rsid w:val="00B97985"/>
    <w:rsid w:val="00B97E3F"/>
    <w:rsid w:val="00BA123E"/>
    <w:rsid w:val="00BA153B"/>
    <w:rsid w:val="00BA1848"/>
    <w:rsid w:val="00BA19A0"/>
    <w:rsid w:val="00BA1D18"/>
    <w:rsid w:val="00BA290E"/>
    <w:rsid w:val="00BA2CD9"/>
    <w:rsid w:val="00BA2E80"/>
    <w:rsid w:val="00BA3066"/>
    <w:rsid w:val="00BA30A4"/>
    <w:rsid w:val="00BA3279"/>
    <w:rsid w:val="00BA40C9"/>
    <w:rsid w:val="00BA4126"/>
    <w:rsid w:val="00BA4642"/>
    <w:rsid w:val="00BA4696"/>
    <w:rsid w:val="00BA4F12"/>
    <w:rsid w:val="00BA5F16"/>
    <w:rsid w:val="00BA6A71"/>
    <w:rsid w:val="00BA71C5"/>
    <w:rsid w:val="00BB01F4"/>
    <w:rsid w:val="00BB0258"/>
    <w:rsid w:val="00BB0597"/>
    <w:rsid w:val="00BB0CE1"/>
    <w:rsid w:val="00BB0F80"/>
    <w:rsid w:val="00BB115E"/>
    <w:rsid w:val="00BB123C"/>
    <w:rsid w:val="00BB14FB"/>
    <w:rsid w:val="00BB16A2"/>
    <w:rsid w:val="00BB175C"/>
    <w:rsid w:val="00BB1C2B"/>
    <w:rsid w:val="00BB2696"/>
    <w:rsid w:val="00BB278C"/>
    <w:rsid w:val="00BB2C65"/>
    <w:rsid w:val="00BB320F"/>
    <w:rsid w:val="00BB36CC"/>
    <w:rsid w:val="00BB38DD"/>
    <w:rsid w:val="00BB3C20"/>
    <w:rsid w:val="00BB3E08"/>
    <w:rsid w:val="00BB3EC6"/>
    <w:rsid w:val="00BB41A3"/>
    <w:rsid w:val="00BB4525"/>
    <w:rsid w:val="00BB5024"/>
    <w:rsid w:val="00BB51CA"/>
    <w:rsid w:val="00BB5A4C"/>
    <w:rsid w:val="00BB5ADA"/>
    <w:rsid w:val="00BB5D9E"/>
    <w:rsid w:val="00BB5F9C"/>
    <w:rsid w:val="00BB6748"/>
    <w:rsid w:val="00BB67EB"/>
    <w:rsid w:val="00BB7258"/>
    <w:rsid w:val="00BB74A5"/>
    <w:rsid w:val="00BB76B1"/>
    <w:rsid w:val="00BB77C9"/>
    <w:rsid w:val="00BC01F9"/>
    <w:rsid w:val="00BC04CB"/>
    <w:rsid w:val="00BC15AD"/>
    <w:rsid w:val="00BC22A0"/>
    <w:rsid w:val="00BC27E8"/>
    <w:rsid w:val="00BC2ADC"/>
    <w:rsid w:val="00BC2EEC"/>
    <w:rsid w:val="00BC3180"/>
    <w:rsid w:val="00BC4154"/>
    <w:rsid w:val="00BC4493"/>
    <w:rsid w:val="00BC52C0"/>
    <w:rsid w:val="00BC5362"/>
    <w:rsid w:val="00BC63BE"/>
    <w:rsid w:val="00BC63DF"/>
    <w:rsid w:val="00BC6B51"/>
    <w:rsid w:val="00BC7290"/>
    <w:rsid w:val="00BD00DC"/>
    <w:rsid w:val="00BD00F7"/>
    <w:rsid w:val="00BD027E"/>
    <w:rsid w:val="00BD0467"/>
    <w:rsid w:val="00BD0965"/>
    <w:rsid w:val="00BD1A6B"/>
    <w:rsid w:val="00BD1C50"/>
    <w:rsid w:val="00BD2161"/>
    <w:rsid w:val="00BD37E5"/>
    <w:rsid w:val="00BD3DCC"/>
    <w:rsid w:val="00BD3F4F"/>
    <w:rsid w:val="00BD3FA8"/>
    <w:rsid w:val="00BD4884"/>
    <w:rsid w:val="00BD5569"/>
    <w:rsid w:val="00BD5780"/>
    <w:rsid w:val="00BD5820"/>
    <w:rsid w:val="00BD596F"/>
    <w:rsid w:val="00BD6450"/>
    <w:rsid w:val="00BD66B4"/>
    <w:rsid w:val="00BD7AB3"/>
    <w:rsid w:val="00BE03AF"/>
    <w:rsid w:val="00BE05E5"/>
    <w:rsid w:val="00BE06D5"/>
    <w:rsid w:val="00BE0A10"/>
    <w:rsid w:val="00BE0D7D"/>
    <w:rsid w:val="00BE102C"/>
    <w:rsid w:val="00BE1C8A"/>
    <w:rsid w:val="00BE1E64"/>
    <w:rsid w:val="00BE23BC"/>
    <w:rsid w:val="00BE29D2"/>
    <w:rsid w:val="00BE2AEC"/>
    <w:rsid w:val="00BE2FFC"/>
    <w:rsid w:val="00BE33EA"/>
    <w:rsid w:val="00BE3483"/>
    <w:rsid w:val="00BE3A30"/>
    <w:rsid w:val="00BE4D1A"/>
    <w:rsid w:val="00BE4EE5"/>
    <w:rsid w:val="00BE4EF1"/>
    <w:rsid w:val="00BE5123"/>
    <w:rsid w:val="00BE6B64"/>
    <w:rsid w:val="00BE70C4"/>
    <w:rsid w:val="00BE7A7D"/>
    <w:rsid w:val="00BE7E5C"/>
    <w:rsid w:val="00BE7F9D"/>
    <w:rsid w:val="00BF0465"/>
    <w:rsid w:val="00BF0C9A"/>
    <w:rsid w:val="00BF0E49"/>
    <w:rsid w:val="00BF11EC"/>
    <w:rsid w:val="00BF163E"/>
    <w:rsid w:val="00BF1EE4"/>
    <w:rsid w:val="00BF28EA"/>
    <w:rsid w:val="00BF3095"/>
    <w:rsid w:val="00BF40EC"/>
    <w:rsid w:val="00BF468C"/>
    <w:rsid w:val="00BF4815"/>
    <w:rsid w:val="00BF4B8F"/>
    <w:rsid w:val="00BF4BC9"/>
    <w:rsid w:val="00BF5302"/>
    <w:rsid w:val="00BF561B"/>
    <w:rsid w:val="00BF5C04"/>
    <w:rsid w:val="00BF5C9B"/>
    <w:rsid w:val="00BF6DEE"/>
    <w:rsid w:val="00C006E4"/>
    <w:rsid w:val="00C0110F"/>
    <w:rsid w:val="00C017B6"/>
    <w:rsid w:val="00C01873"/>
    <w:rsid w:val="00C02ECF"/>
    <w:rsid w:val="00C02F85"/>
    <w:rsid w:val="00C030E6"/>
    <w:rsid w:val="00C034E8"/>
    <w:rsid w:val="00C03BFC"/>
    <w:rsid w:val="00C03C42"/>
    <w:rsid w:val="00C04A68"/>
    <w:rsid w:val="00C05145"/>
    <w:rsid w:val="00C05776"/>
    <w:rsid w:val="00C05A80"/>
    <w:rsid w:val="00C06A8E"/>
    <w:rsid w:val="00C074D1"/>
    <w:rsid w:val="00C078A8"/>
    <w:rsid w:val="00C100C8"/>
    <w:rsid w:val="00C10E5C"/>
    <w:rsid w:val="00C12937"/>
    <w:rsid w:val="00C13361"/>
    <w:rsid w:val="00C1357E"/>
    <w:rsid w:val="00C14020"/>
    <w:rsid w:val="00C14726"/>
    <w:rsid w:val="00C15ED9"/>
    <w:rsid w:val="00C16142"/>
    <w:rsid w:val="00C16187"/>
    <w:rsid w:val="00C164F6"/>
    <w:rsid w:val="00C16C76"/>
    <w:rsid w:val="00C17137"/>
    <w:rsid w:val="00C172F5"/>
    <w:rsid w:val="00C17C66"/>
    <w:rsid w:val="00C17F83"/>
    <w:rsid w:val="00C20044"/>
    <w:rsid w:val="00C202C2"/>
    <w:rsid w:val="00C20744"/>
    <w:rsid w:val="00C20FBD"/>
    <w:rsid w:val="00C213C2"/>
    <w:rsid w:val="00C21DF0"/>
    <w:rsid w:val="00C22998"/>
    <w:rsid w:val="00C23136"/>
    <w:rsid w:val="00C23178"/>
    <w:rsid w:val="00C237C5"/>
    <w:rsid w:val="00C243C7"/>
    <w:rsid w:val="00C24DAD"/>
    <w:rsid w:val="00C24FDD"/>
    <w:rsid w:val="00C25798"/>
    <w:rsid w:val="00C25F7A"/>
    <w:rsid w:val="00C2614E"/>
    <w:rsid w:val="00C26D72"/>
    <w:rsid w:val="00C27047"/>
    <w:rsid w:val="00C27533"/>
    <w:rsid w:val="00C27B18"/>
    <w:rsid w:val="00C31A16"/>
    <w:rsid w:val="00C31AF1"/>
    <w:rsid w:val="00C33332"/>
    <w:rsid w:val="00C33A4D"/>
    <w:rsid w:val="00C33C71"/>
    <w:rsid w:val="00C345CC"/>
    <w:rsid w:val="00C351D8"/>
    <w:rsid w:val="00C36539"/>
    <w:rsid w:val="00C405ED"/>
    <w:rsid w:val="00C40878"/>
    <w:rsid w:val="00C40A0F"/>
    <w:rsid w:val="00C40FC5"/>
    <w:rsid w:val="00C41F7B"/>
    <w:rsid w:val="00C420AD"/>
    <w:rsid w:val="00C42C77"/>
    <w:rsid w:val="00C42F3B"/>
    <w:rsid w:val="00C42F65"/>
    <w:rsid w:val="00C43FD9"/>
    <w:rsid w:val="00C451F7"/>
    <w:rsid w:val="00C453D2"/>
    <w:rsid w:val="00C45715"/>
    <w:rsid w:val="00C458C0"/>
    <w:rsid w:val="00C459F2"/>
    <w:rsid w:val="00C45E27"/>
    <w:rsid w:val="00C4681A"/>
    <w:rsid w:val="00C46C95"/>
    <w:rsid w:val="00C4790E"/>
    <w:rsid w:val="00C47C05"/>
    <w:rsid w:val="00C5011C"/>
    <w:rsid w:val="00C50840"/>
    <w:rsid w:val="00C50BB3"/>
    <w:rsid w:val="00C5114E"/>
    <w:rsid w:val="00C511B5"/>
    <w:rsid w:val="00C51CE3"/>
    <w:rsid w:val="00C51FBF"/>
    <w:rsid w:val="00C520D4"/>
    <w:rsid w:val="00C52141"/>
    <w:rsid w:val="00C52206"/>
    <w:rsid w:val="00C522EA"/>
    <w:rsid w:val="00C52B89"/>
    <w:rsid w:val="00C5377A"/>
    <w:rsid w:val="00C537EB"/>
    <w:rsid w:val="00C53BEA"/>
    <w:rsid w:val="00C53DFB"/>
    <w:rsid w:val="00C54E5C"/>
    <w:rsid w:val="00C5500E"/>
    <w:rsid w:val="00C5503C"/>
    <w:rsid w:val="00C55442"/>
    <w:rsid w:val="00C55973"/>
    <w:rsid w:val="00C578DA"/>
    <w:rsid w:val="00C602C1"/>
    <w:rsid w:val="00C602D4"/>
    <w:rsid w:val="00C60B51"/>
    <w:rsid w:val="00C60B73"/>
    <w:rsid w:val="00C60F8E"/>
    <w:rsid w:val="00C614A4"/>
    <w:rsid w:val="00C61695"/>
    <w:rsid w:val="00C6187A"/>
    <w:rsid w:val="00C61941"/>
    <w:rsid w:val="00C62193"/>
    <w:rsid w:val="00C624F8"/>
    <w:rsid w:val="00C625FD"/>
    <w:rsid w:val="00C63030"/>
    <w:rsid w:val="00C630D5"/>
    <w:rsid w:val="00C63490"/>
    <w:rsid w:val="00C634D5"/>
    <w:rsid w:val="00C637E1"/>
    <w:rsid w:val="00C6421B"/>
    <w:rsid w:val="00C6424D"/>
    <w:rsid w:val="00C64B82"/>
    <w:rsid w:val="00C64CCA"/>
    <w:rsid w:val="00C6557D"/>
    <w:rsid w:val="00C65EEB"/>
    <w:rsid w:val="00C6612D"/>
    <w:rsid w:val="00C662A6"/>
    <w:rsid w:val="00C66BC9"/>
    <w:rsid w:val="00C66CFF"/>
    <w:rsid w:val="00C675FD"/>
    <w:rsid w:val="00C67C98"/>
    <w:rsid w:val="00C67D9F"/>
    <w:rsid w:val="00C67DFC"/>
    <w:rsid w:val="00C704BB"/>
    <w:rsid w:val="00C71160"/>
    <w:rsid w:val="00C7141F"/>
    <w:rsid w:val="00C714A4"/>
    <w:rsid w:val="00C71FBE"/>
    <w:rsid w:val="00C73754"/>
    <w:rsid w:val="00C73DA9"/>
    <w:rsid w:val="00C73EB6"/>
    <w:rsid w:val="00C745E0"/>
    <w:rsid w:val="00C74D7A"/>
    <w:rsid w:val="00C751EE"/>
    <w:rsid w:val="00C7546B"/>
    <w:rsid w:val="00C754EE"/>
    <w:rsid w:val="00C756D5"/>
    <w:rsid w:val="00C75959"/>
    <w:rsid w:val="00C76455"/>
    <w:rsid w:val="00C7786B"/>
    <w:rsid w:val="00C8142B"/>
    <w:rsid w:val="00C814DB"/>
    <w:rsid w:val="00C81570"/>
    <w:rsid w:val="00C816BC"/>
    <w:rsid w:val="00C8183A"/>
    <w:rsid w:val="00C82C17"/>
    <w:rsid w:val="00C830A0"/>
    <w:rsid w:val="00C844E1"/>
    <w:rsid w:val="00C847CD"/>
    <w:rsid w:val="00C84D8B"/>
    <w:rsid w:val="00C853C2"/>
    <w:rsid w:val="00C857D8"/>
    <w:rsid w:val="00C85987"/>
    <w:rsid w:val="00C85A7C"/>
    <w:rsid w:val="00C864FF"/>
    <w:rsid w:val="00C86766"/>
    <w:rsid w:val="00C867BE"/>
    <w:rsid w:val="00C9056B"/>
    <w:rsid w:val="00C91AF1"/>
    <w:rsid w:val="00C91E62"/>
    <w:rsid w:val="00C92509"/>
    <w:rsid w:val="00C92524"/>
    <w:rsid w:val="00C92BD0"/>
    <w:rsid w:val="00C93228"/>
    <w:rsid w:val="00C93A10"/>
    <w:rsid w:val="00C94290"/>
    <w:rsid w:val="00C95199"/>
    <w:rsid w:val="00C95274"/>
    <w:rsid w:val="00C95B15"/>
    <w:rsid w:val="00C9622F"/>
    <w:rsid w:val="00C96336"/>
    <w:rsid w:val="00C96433"/>
    <w:rsid w:val="00C96A60"/>
    <w:rsid w:val="00C971AE"/>
    <w:rsid w:val="00C976EA"/>
    <w:rsid w:val="00C97902"/>
    <w:rsid w:val="00C97AE0"/>
    <w:rsid w:val="00C97D43"/>
    <w:rsid w:val="00CA0EA1"/>
    <w:rsid w:val="00CA0EB6"/>
    <w:rsid w:val="00CA0F37"/>
    <w:rsid w:val="00CA13CC"/>
    <w:rsid w:val="00CA1544"/>
    <w:rsid w:val="00CA1907"/>
    <w:rsid w:val="00CA1D38"/>
    <w:rsid w:val="00CA1E37"/>
    <w:rsid w:val="00CA21EF"/>
    <w:rsid w:val="00CA2733"/>
    <w:rsid w:val="00CA295B"/>
    <w:rsid w:val="00CA32CF"/>
    <w:rsid w:val="00CA34ED"/>
    <w:rsid w:val="00CA34FC"/>
    <w:rsid w:val="00CA3633"/>
    <w:rsid w:val="00CA3D13"/>
    <w:rsid w:val="00CA3DAF"/>
    <w:rsid w:val="00CA4354"/>
    <w:rsid w:val="00CA43B4"/>
    <w:rsid w:val="00CA459D"/>
    <w:rsid w:val="00CA4D84"/>
    <w:rsid w:val="00CA5323"/>
    <w:rsid w:val="00CA5D69"/>
    <w:rsid w:val="00CA61D3"/>
    <w:rsid w:val="00CA696F"/>
    <w:rsid w:val="00CA6D61"/>
    <w:rsid w:val="00CA6F91"/>
    <w:rsid w:val="00CA6FFB"/>
    <w:rsid w:val="00CA7E21"/>
    <w:rsid w:val="00CB0239"/>
    <w:rsid w:val="00CB02A6"/>
    <w:rsid w:val="00CB0AFE"/>
    <w:rsid w:val="00CB0C9F"/>
    <w:rsid w:val="00CB0D1E"/>
    <w:rsid w:val="00CB0FCA"/>
    <w:rsid w:val="00CB14FC"/>
    <w:rsid w:val="00CB19EA"/>
    <w:rsid w:val="00CB270E"/>
    <w:rsid w:val="00CB2989"/>
    <w:rsid w:val="00CB2C0F"/>
    <w:rsid w:val="00CB3292"/>
    <w:rsid w:val="00CB3DF1"/>
    <w:rsid w:val="00CB471A"/>
    <w:rsid w:val="00CB48DB"/>
    <w:rsid w:val="00CB5047"/>
    <w:rsid w:val="00CB55C9"/>
    <w:rsid w:val="00CB607F"/>
    <w:rsid w:val="00CB72BA"/>
    <w:rsid w:val="00CC0195"/>
    <w:rsid w:val="00CC17B2"/>
    <w:rsid w:val="00CC235E"/>
    <w:rsid w:val="00CC2DA7"/>
    <w:rsid w:val="00CC3298"/>
    <w:rsid w:val="00CC38D8"/>
    <w:rsid w:val="00CC3CA7"/>
    <w:rsid w:val="00CC3FFA"/>
    <w:rsid w:val="00CC4437"/>
    <w:rsid w:val="00CC4C62"/>
    <w:rsid w:val="00CC557E"/>
    <w:rsid w:val="00CC5966"/>
    <w:rsid w:val="00CC5B7B"/>
    <w:rsid w:val="00CC6722"/>
    <w:rsid w:val="00CC6A2E"/>
    <w:rsid w:val="00CC7132"/>
    <w:rsid w:val="00CC7190"/>
    <w:rsid w:val="00CC7C1C"/>
    <w:rsid w:val="00CD105D"/>
    <w:rsid w:val="00CD1485"/>
    <w:rsid w:val="00CD2566"/>
    <w:rsid w:val="00CD260B"/>
    <w:rsid w:val="00CD315D"/>
    <w:rsid w:val="00CD43A1"/>
    <w:rsid w:val="00CD43D1"/>
    <w:rsid w:val="00CD4CCF"/>
    <w:rsid w:val="00CD5061"/>
    <w:rsid w:val="00CD5341"/>
    <w:rsid w:val="00CD7339"/>
    <w:rsid w:val="00CD798E"/>
    <w:rsid w:val="00CE0222"/>
    <w:rsid w:val="00CE04C8"/>
    <w:rsid w:val="00CE0892"/>
    <w:rsid w:val="00CE0A6F"/>
    <w:rsid w:val="00CE127C"/>
    <w:rsid w:val="00CE1A0F"/>
    <w:rsid w:val="00CE1D38"/>
    <w:rsid w:val="00CE2A81"/>
    <w:rsid w:val="00CE37A8"/>
    <w:rsid w:val="00CE4224"/>
    <w:rsid w:val="00CE4418"/>
    <w:rsid w:val="00CE4609"/>
    <w:rsid w:val="00CE4B25"/>
    <w:rsid w:val="00CE502D"/>
    <w:rsid w:val="00CE542A"/>
    <w:rsid w:val="00CE571E"/>
    <w:rsid w:val="00CE5AEC"/>
    <w:rsid w:val="00CE6238"/>
    <w:rsid w:val="00CE6703"/>
    <w:rsid w:val="00CE6849"/>
    <w:rsid w:val="00CE6C88"/>
    <w:rsid w:val="00CE6EB2"/>
    <w:rsid w:val="00CE714F"/>
    <w:rsid w:val="00CE7690"/>
    <w:rsid w:val="00CE79F7"/>
    <w:rsid w:val="00CF0074"/>
    <w:rsid w:val="00CF0107"/>
    <w:rsid w:val="00CF0131"/>
    <w:rsid w:val="00CF06AD"/>
    <w:rsid w:val="00CF0C39"/>
    <w:rsid w:val="00CF0FB9"/>
    <w:rsid w:val="00CF1034"/>
    <w:rsid w:val="00CF10F4"/>
    <w:rsid w:val="00CF2354"/>
    <w:rsid w:val="00CF281C"/>
    <w:rsid w:val="00CF2C5C"/>
    <w:rsid w:val="00CF2E7F"/>
    <w:rsid w:val="00CF309F"/>
    <w:rsid w:val="00CF33F0"/>
    <w:rsid w:val="00CF3569"/>
    <w:rsid w:val="00CF3909"/>
    <w:rsid w:val="00CF4C20"/>
    <w:rsid w:val="00CF4CC9"/>
    <w:rsid w:val="00CF5924"/>
    <w:rsid w:val="00CF633C"/>
    <w:rsid w:val="00CF70BE"/>
    <w:rsid w:val="00CF73F9"/>
    <w:rsid w:val="00CF762A"/>
    <w:rsid w:val="00CF7B10"/>
    <w:rsid w:val="00CF7C73"/>
    <w:rsid w:val="00CF7DCA"/>
    <w:rsid w:val="00D01068"/>
    <w:rsid w:val="00D01A36"/>
    <w:rsid w:val="00D0269F"/>
    <w:rsid w:val="00D032C2"/>
    <w:rsid w:val="00D036AD"/>
    <w:rsid w:val="00D0394F"/>
    <w:rsid w:val="00D04144"/>
    <w:rsid w:val="00D042C2"/>
    <w:rsid w:val="00D044C3"/>
    <w:rsid w:val="00D04D06"/>
    <w:rsid w:val="00D05476"/>
    <w:rsid w:val="00D05C3D"/>
    <w:rsid w:val="00D07291"/>
    <w:rsid w:val="00D072FD"/>
    <w:rsid w:val="00D07413"/>
    <w:rsid w:val="00D07696"/>
    <w:rsid w:val="00D07782"/>
    <w:rsid w:val="00D079F9"/>
    <w:rsid w:val="00D10335"/>
    <w:rsid w:val="00D105F8"/>
    <w:rsid w:val="00D10B5F"/>
    <w:rsid w:val="00D12397"/>
    <w:rsid w:val="00D12444"/>
    <w:rsid w:val="00D12657"/>
    <w:rsid w:val="00D12836"/>
    <w:rsid w:val="00D12B10"/>
    <w:rsid w:val="00D12ED9"/>
    <w:rsid w:val="00D13590"/>
    <w:rsid w:val="00D13836"/>
    <w:rsid w:val="00D144FF"/>
    <w:rsid w:val="00D14703"/>
    <w:rsid w:val="00D1511A"/>
    <w:rsid w:val="00D1553D"/>
    <w:rsid w:val="00D156CA"/>
    <w:rsid w:val="00D20004"/>
    <w:rsid w:val="00D2048D"/>
    <w:rsid w:val="00D20AE4"/>
    <w:rsid w:val="00D20B1B"/>
    <w:rsid w:val="00D21677"/>
    <w:rsid w:val="00D216E4"/>
    <w:rsid w:val="00D219EF"/>
    <w:rsid w:val="00D22834"/>
    <w:rsid w:val="00D2292F"/>
    <w:rsid w:val="00D22F9D"/>
    <w:rsid w:val="00D22FF5"/>
    <w:rsid w:val="00D232C4"/>
    <w:rsid w:val="00D2366C"/>
    <w:rsid w:val="00D236C8"/>
    <w:rsid w:val="00D23995"/>
    <w:rsid w:val="00D23A92"/>
    <w:rsid w:val="00D23B43"/>
    <w:rsid w:val="00D242C5"/>
    <w:rsid w:val="00D245A8"/>
    <w:rsid w:val="00D250A3"/>
    <w:rsid w:val="00D26177"/>
    <w:rsid w:val="00D263F2"/>
    <w:rsid w:val="00D266E7"/>
    <w:rsid w:val="00D26894"/>
    <w:rsid w:val="00D26B05"/>
    <w:rsid w:val="00D26E71"/>
    <w:rsid w:val="00D26F19"/>
    <w:rsid w:val="00D27594"/>
    <w:rsid w:val="00D2779E"/>
    <w:rsid w:val="00D279E5"/>
    <w:rsid w:val="00D306A5"/>
    <w:rsid w:val="00D30D24"/>
    <w:rsid w:val="00D30E44"/>
    <w:rsid w:val="00D30F02"/>
    <w:rsid w:val="00D31B4B"/>
    <w:rsid w:val="00D31FCD"/>
    <w:rsid w:val="00D343A5"/>
    <w:rsid w:val="00D34846"/>
    <w:rsid w:val="00D34915"/>
    <w:rsid w:val="00D34970"/>
    <w:rsid w:val="00D34BF8"/>
    <w:rsid w:val="00D34E0E"/>
    <w:rsid w:val="00D34E57"/>
    <w:rsid w:val="00D34F07"/>
    <w:rsid w:val="00D35887"/>
    <w:rsid w:val="00D35F1A"/>
    <w:rsid w:val="00D3669B"/>
    <w:rsid w:val="00D36F8D"/>
    <w:rsid w:val="00D36FC0"/>
    <w:rsid w:val="00D37098"/>
    <w:rsid w:val="00D376F6"/>
    <w:rsid w:val="00D377BF"/>
    <w:rsid w:val="00D37CD8"/>
    <w:rsid w:val="00D40045"/>
    <w:rsid w:val="00D4017E"/>
    <w:rsid w:val="00D4082C"/>
    <w:rsid w:val="00D409C4"/>
    <w:rsid w:val="00D40DCB"/>
    <w:rsid w:val="00D411E5"/>
    <w:rsid w:val="00D41721"/>
    <w:rsid w:val="00D43548"/>
    <w:rsid w:val="00D435AA"/>
    <w:rsid w:val="00D4371B"/>
    <w:rsid w:val="00D442E1"/>
    <w:rsid w:val="00D4445A"/>
    <w:rsid w:val="00D44980"/>
    <w:rsid w:val="00D44A40"/>
    <w:rsid w:val="00D44A75"/>
    <w:rsid w:val="00D44AB7"/>
    <w:rsid w:val="00D44F25"/>
    <w:rsid w:val="00D456B1"/>
    <w:rsid w:val="00D45EA7"/>
    <w:rsid w:val="00D4767B"/>
    <w:rsid w:val="00D5028B"/>
    <w:rsid w:val="00D5102E"/>
    <w:rsid w:val="00D51201"/>
    <w:rsid w:val="00D514ED"/>
    <w:rsid w:val="00D521EC"/>
    <w:rsid w:val="00D526C8"/>
    <w:rsid w:val="00D52BA0"/>
    <w:rsid w:val="00D53316"/>
    <w:rsid w:val="00D533B6"/>
    <w:rsid w:val="00D536CD"/>
    <w:rsid w:val="00D54277"/>
    <w:rsid w:val="00D54703"/>
    <w:rsid w:val="00D54AA6"/>
    <w:rsid w:val="00D5630E"/>
    <w:rsid w:val="00D5631C"/>
    <w:rsid w:val="00D57190"/>
    <w:rsid w:val="00D572AC"/>
    <w:rsid w:val="00D57CC3"/>
    <w:rsid w:val="00D57ED0"/>
    <w:rsid w:val="00D60152"/>
    <w:rsid w:val="00D60E95"/>
    <w:rsid w:val="00D610FC"/>
    <w:rsid w:val="00D61A23"/>
    <w:rsid w:val="00D625E9"/>
    <w:rsid w:val="00D62CD1"/>
    <w:rsid w:val="00D63043"/>
    <w:rsid w:val="00D63155"/>
    <w:rsid w:val="00D631AF"/>
    <w:rsid w:val="00D63D3C"/>
    <w:rsid w:val="00D64A18"/>
    <w:rsid w:val="00D64A2F"/>
    <w:rsid w:val="00D64AA3"/>
    <w:rsid w:val="00D65749"/>
    <w:rsid w:val="00D658CB"/>
    <w:rsid w:val="00D66252"/>
    <w:rsid w:val="00D664AC"/>
    <w:rsid w:val="00D66AC1"/>
    <w:rsid w:val="00D66C12"/>
    <w:rsid w:val="00D66E27"/>
    <w:rsid w:val="00D67C88"/>
    <w:rsid w:val="00D67CCA"/>
    <w:rsid w:val="00D704FA"/>
    <w:rsid w:val="00D708A7"/>
    <w:rsid w:val="00D70EFE"/>
    <w:rsid w:val="00D71204"/>
    <w:rsid w:val="00D717A7"/>
    <w:rsid w:val="00D71AEB"/>
    <w:rsid w:val="00D7299C"/>
    <w:rsid w:val="00D72BDA"/>
    <w:rsid w:val="00D732A3"/>
    <w:rsid w:val="00D73675"/>
    <w:rsid w:val="00D73738"/>
    <w:rsid w:val="00D739FA"/>
    <w:rsid w:val="00D740C8"/>
    <w:rsid w:val="00D74215"/>
    <w:rsid w:val="00D7449C"/>
    <w:rsid w:val="00D75545"/>
    <w:rsid w:val="00D75EF4"/>
    <w:rsid w:val="00D76B26"/>
    <w:rsid w:val="00D76EA0"/>
    <w:rsid w:val="00D7704C"/>
    <w:rsid w:val="00D77086"/>
    <w:rsid w:val="00D77582"/>
    <w:rsid w:val="00D801A1"/>
    <w:rsid w:val="00D805E6"/>
    <w:rsid w:val="00D808C5"/>
    <w:rsid w:val="00D80AC2"/>
    <w:rsid w:val="00D81C0C"/>
    <w:rsid w:val="00D81E77"/>
    <w:rsid w:val="00D8244C"/>
    <w:rsid w:val="00D824C3"/>
    <w:rsid w:val="00D83DE2"/>
    <w:rsid w:val="00D84192"/>
    <w:rsid w:val="00D8422D"/>
    <w:rsid w:val="00D84256"/>
    <w:rsid w:val="00D842D9"/>
    <w:rsid w:val="00D8470A"/>
    <w:rsid w:val="00D84E96"/>
    <w:rsid w:val="00D85238"/>
    <w:rsid w:val="00D86496"/>
    <w:rsid w:val="00D8674B"/>
    <w:rsid w:val="00D86E9C"/>
    <w:rsid w:val="00D87037"/>
    <w:rsid w:val="00D9001E"/>
    <w:rsid w:val="00D90052"/>
    <w:rsid w:val="00D90118"/>
    <w:rsid w:val="00D905ED"/>
    <w:rsid w:val="00D9075D"/>
    <w:rsid w:val="00D907BB"/>
    <w:rsid w:val="00D9091D"/>
    <w:rsid w:val="00D90930"/>
    <w:rsid w:val="00D90D92"/>
    <w:rsid w:val="00D90E02"/>
    <w:rsid w:val="00D91479"/>
    <w:rsid w:val="00D923F4"/>
    <w:rsid w:val="00D9303A"/>
    <w:rsid w:val="00D939DB"/>
    <w:rsid w:val="00D939EE"/>
    <w:rsid w:val="00D939F5"/>
    <w:rsid w:val="00D94058"/>
    <w:rsid w:val="00D942D8"/>
    <w:rsid w:val="00D94517"/>
    <w:rsid w:val="00D94D43"/>
    <w:rsid w:val="00D957E5"/>
    <w:rsid w:val="00D959F1"/>
    <w:rsid w:val="00D95AB3"/>
    <w:rsid w:val="00D96CE2"/>
    <w:rsid w:val="00D96D19"/>
    <w:rsid w:val="00D97475"/>
    <w:rsid w:val="00D97838"/>
    <w:rsid w:val="00D979CD"/>
    <w:rsid w:val="00D97E7D"/>
    <w:rsid w:val="00DA0312"/>
    <w:rsid w:val="00DA0D2C"/>
    <w:rsid w:val="00DA0E1B"/>
    <w:rsid w:val="00DA1F44"/>
    <w:rsid w:val="00DA1F65"/>
    <w:rsid w:val="00DA2664"/>
    <w:rsid w:val="00DA2F72"/>
    <w:rsid w:val="00DA30E2"/>
    <w:rsid w:val="00DA33DA"/>
    <w:rsid w:val="00DA371E"/>
    <w:rsid w:val="00DA385F"/>
    <w:rsid w:val="00DA3A2B"/>
    <w:rsid w:val="00DA3C07"/>
    <w:rsid w:val="00DA3E91"/>
    <w:rsid w:val="00DA4172"/>
    <w:rsid w:val="00DA43B1"/>
    <w:rsid w:val="00DA4604"/>
    <w:rsid w:val="00DA4828"/>
    <w:rsid w:val="00DA4E44"/>
    <w:rsid w:val="00DA57A5"/>
    <w:rsid w:val="00DA59BB"/>
    <w:rsid w:val="00DA5DEF"/>
    <w:rsid w:val="00DA6916"/>
    <w:rsid w:val="00DA6FCE"/>
    <w:rsid w:val="00DA727E"/>
    <w:rsid w:val="00DA7298"/>
    <w:rsid w:val="00DA7998"/>
    <w:rsid w:val="00DA7CA2"/>
    <w:rsid w:val="00DB0004"/>
    <w:rsid w:val="00DB0BBC"/>
    <w:rsid w:val="00DB17F7"/>
    <w:rsid w:val="00DB182E"/>
    <w:rsid w:val="00DB18FC"/>
    <w:rsid w:val="00DB19B7"/>
    <w:rsid w:val="00DB1B60"/>
    <w:rsid w:val="00DB1FDB"/>
    <w:rsid w:val="00DB251C"/>
    <w:rsid w:val="00DB2F04"/>
    <w:rsid w:val="00DB365E"/>
    <w:rsid w:val="00DB37F4"/>
    <w:rsid w:val="00DB3943"/>
    <w:rsid w:val="00DB5761"/>
    <w:rsid w:val="00DB6422"/>
    <w:rsid w:val="00DB6950"/>
    <w:rsid w:val="00DB727D"/>
    <w:rsid w:val="00DB763C"/>
    <w:rsid w:val="00DB767F"/>
    <w:rsid w:val="00DC08E8"/>
    <w:rsid w:val="00DC092A"/>
    <w:rsid w:val="00DC0D47"/>
    <w:rsid w:val="00DC1019"/>
    <w:rsid w:val="00DC1147"/>
    <w:rsid w:val="00DC15BD"/>
    <w:rsid w:val="00DC16EE"/>
    <w:rsid w:val="00DC17BF"/>
    <w:rsid w:val="00DC193F"/>
    <w:rsid w:val="00DC1A48"/>
    <w:rsid w:val="00DC2263"/>
    <w:rsid w:val="00DC228D"/>
    <w:rsid w:val="00DC23F4"/>
    <w:rsid w:val="00DC2689"/>
    <w:rsid w:val="00DC2801"/>
    <w:rsid w:val="00DC2803"/>
    <w:rsid w:val="00DC2A76"/>
    <w:rsid w:val="00DC2C7B"/>
    <w:rsid w:val="00DC3744"/>
    <w:rsid w:val="00DC3C2E"/>
    <w:rsid w:val="00DC461C"/>
    <w:rsid w:val="00DC4F4B"/>
    <w:rsid w:val="00DC5270"/>
    <w:rsid w:val="00DC5EBA"/>
    <w:rsid w:val="00DC5FA2"/>
    <w:rsid w:val="00DC6846"/>
    <w:rsid w:val="00DC6EEB"/>
    <w:rsid w:val="00DC7030"/>
    <w:rsid w:val="00DC7F64"/>
    <w:rsid w:val="00DD009C"/>
    <w:rsid w:val="00DD0A2B"/>
    <w:rsid w:val="00DD0CA0"/>
    <w:rsid w:val="00DD0DE3"/>
    <w:rsid w:val="00DD121C"/>
    <w:rsid w:val="00DD14E6"/>
    <w:rsid w:val="00DD1E60"/>
    <w:rsid w:val="00DD1F34"/>
    <w:rsid w:val="00DD2C10"/>
    <w:rsid w:val="00DD2CCD"/>
    <w:rsid w:val="00DD3C44"/>
    <w:rsid w:val="00DD3E33"/>
    <w:rsid w:val="00DD4BAF"/>
    <w:rsid w:val="00DD4FC0"/>
    <w:rsid w:val="00DD5110"/>
    <w:rsid w:val="00DD5703"/>
    <w:rsid w:val="00DD63B3"/>
    <w:rsid w:val="00DD65FD"/>
    <w:rsid w:val="00DD6F34"/>
    <w:rsid w:val="00DD7C26"/>
    <w:rsid w:val="00DE045B"/>
    <w:rsid w:val="00DE0A9D"/>
    <w:rsid w:val="00DE0BD4"/>
    <w:rsid w:val="00DE0F7B"/>
    <w:rsid w:val="00DE1244"/>
    <w:rsid w:val="00DE1E37"/>
    <w:rsid w:val="00DE2A11"/>
    <w:rsid w:val="00DE2C39"/>
    <w:rsid w:val="00DE2FC7"/>
    <w:rsid w:val="00DE3AD8"/>
    <w:rsid w:val="00DE5FB4"/>
    <w:rsid w:val="00DE62E5"/>
    <w:rsid w:val="00DE6C04"/>
    <w:rsid w:val="00DE717B"/>
    <w:rsid w:val="00DE768A"/>
    <w:rsid w:val="00DF024B"/>
    <w:rsid w:val="00DF09B4"/>
    <w:rsid w:val="00DF0D92"/>
    <w:rsid w:val="00DF0F28"/>
    <w:rsid w:val="00DF1E10"/>
    <w:rsid w:val="00DF1EF4"/>
    <w:rsid w:val="00DF21A1"/>
    <w:rsid w:val="00DF2420"/>
    <w:rsid w:val="00DF32F7"/>
    <w:rsid w:val="00DF3611"/>
    <w:rsid w:val="00DF3AB1"/>
    <w:rsid w:val="00DF41BB"/>
    <w:rsid w:val="00DF43B1"/>
    <w:rsid w:val="00DF4A78"/>
    <w:rsid w:val="00DF4B8F"/>
    <w:rsid w:val="00DF4B9A"/>
    <w:rsid w:val="00DF4DF4"/>
    <w:rsid w:val="00DF59D5"/>
    <w:rsid w:val="00DF6102"/>
    <w:rsid w:val="00DF69F7"/>
    <w:rsid w:val="00DF6D60"/>
    <w:rsid w:val="00DF706F"/>
    <w:rsid w:val="00DF7070"/>
    <w:rsid w:val="00DF74D3"/>
    <w:rsid w:val="00DF7B98"/>
    <w:rsid w:val="00E00B78"/>
    <w:rsid w:val="00E00E03"/>
    <w:rsid w:val="00E01537"/>
    <w:rsid w:val="00E0162A"/>
    <w:rsid w:val="00E01C19"/>
    <w:rsid w:val="00E01CDA"/>
    <w:rsid w:val="00E02A11"/>
    <w:rsid w:val="00E02FCE"/>
    <w:rsid w:val="00E0309B"/>
    <w:rsid w:val="00E0400D"/>
    <w:rsid w:val="00E0517F"/>
    <w:rsid w:val="00E051A1"/>
    <w:rsid w:val="00E054E8"/>
    <w:rsid w:val="00E056BA"/>
    <w:rsid w:val="00E05729"/>
    <w:rsid w:val="00E05A60"/>
    <w:rsid w:val="00E066C1"/>
    <w:rsid w:val="00E071C3"/>
    <w:rsid w:val="00E073C1"/>
    <w:rsid w:val="00E07CE0"/>
    <w:rsid w:val="00E07F6D"/>
    <w:rsid w:val="00E10668"/>
    <w:rsid w:val="00E1126E"/>
    <w:rsid w:val="00E116B1"/>
    <w:rsid w:val="00E118DA"/>
    <w:rsid w:val="00E11AC5"/>
    <w:rsid w:val="00E11BF5"/>
    <w:rsid w:val="00E11C0A"/>
    <w:rsid w:val="00E11D1E"/>
    <w:rsid w:val="00E12147"/>
    <w:rsid w:val="00E122D8"/>
    <w:rsid w:val="00E12BAF"/>
    <w:rsid w:val="00E12C08"/>
    <w:rsid w:val="00E136E7"/>
    <w:rsid w:val="00E138E6"/>
    <w:rsid w:val="00E138F7"/>
    <w:rsid w:val="00E13D08"/>
    <w:rsid w:val="00E1405D"/>
    <w:rsid w:val="00E14873"/>
    <w:rsid w:val="00E149C5"/>
    <w:rsid w:val="00E15A28"/>
    <w:rsid w:val="00E16076"/>
    <w:rsid w:val="00E16446"/>
    <w:rsid w:val="00E17852"/>
    <w:rsid w:val="00E17947"/>
    <w:rsid w:val="00E17D64"/>
    <w:rsid w:val="00E20157"/>
    <w:rsid w:val="00E205FB"/>
    <w:rsid w:val="00E20ECB"/>
    <w:rsid w:val="00E20F2B"/>
    <w:rsid w:val="00E214B2"/>
    <w:rsid w:val="00E214D9"/>
    <w:rsid w:val="00E21682"/>
    <w:rsid w:val="00E21E08"/>
    <w:rsid w:val="00E221F3"/>
    <w:rsid w:val="00E22209"/>
    <w:rsid w:val="00E22740"/>
    <w:rsid w:val="00E2308B"/>
    <w:rsid w:val="00E23C7F"/>
    <w:rsid w:val="00E2436B"/>
    <w:rsid w:val="00E246CF"/>
    <w:rsid w:val="00E24978"/>
    <w:rsid w:val="00E2497E"/>
    <w:rsid w:val="00E2510E"/>
    <w:rsid w:val="00E25160"/>
    <w:rsid w:val="00E25481"/>
    <w:rsid w:val="00E2553F"/>
    <w:rsid w:val="00E2579B"/>
    <w:rsid w:val="00E2599F"/>
    <w:rsid w:val="00E25AD0"/>
    <w:rsid w:val="00E25EE2"/>
    <w:rsid w:val="00E2722D"/>
    <w:rsid w:val="00E274CD"/>
    <w:rsid w:val="00E27985"/>
    <w:rsid w:val="00E279A7"/>
    <w:rsid w:val="00E27F4C"/>
    <w:rsid w:val="00E302CC"/>
    <w:rsid w:val="00E3167C"/>
    <w:rsid w:val="00E320B6"/>
    <w:rsid w:val="00E32AE7"/>
    <w:rsid w:val="00E32FAF"/>
    <w:rsid w:val="00E33222"/>
    <w:rsid w:val="00E336D6"/>
    <w:rsid w:val="00E336E0"/>
    <w:rsid w:val="00E339F2"/>
    <w:rsid w:val="00E33D22"/>
    <w:rsid w:val="00E33ED2"/>
    <w:rsid w:val="00E3448D"/>
    <w:rsid w:val="00E34B84"/>
    <w:rsid w:val="00E354D0"/>
    <w:rsid w:val="00E35CF4"/>
    <w:rsid w:val="00E36BAA"/>
    <w:rsid w:val="00E372BC"/>
    <w:rsid w:val="00E37EE3"/>
    <w:rsid w:val="00E4084E"/>
    <w:rsid w:val="00E40DE5"/>
    <w:rsid w:val="00E42040"/>
    <w:rsid w:val="00E4253D"/>
    <w:rsid w:val="00E42799"/>
    <w:rsid w:val="00E429F6"/>
    <w:rsid w:val="00E42BB9"/>
    <w:rsid w:val="00E434B7"/>
    <w:rsid w:val="00E43648"/>
    <w:rsid w:val="00E447B1"/>
    <w:rsid w:val="00E44835"/>
    <w:rsid w:val="00E449B4"/>
    <w:rsid w:val="00E44DA0"/>
    <w:rsid w:val="00E45836"/>
    <w:rsid w:val="00E45F89"/>
    <w:rsid w:val="00E46167"/>
    <w:rsid w:val="00E466BE"/>
    <w:rsid w:val="00E46A16"/>
    <w:rsid w:val="00E46E06"/>
    <w:rsid w:val="00E501DF"/>
    <w:rsid w:val="00E508DF"/>
    <w:rsid w:val="00E50FE9"/>
    <w:rsid w:val="00E517EE"/>
    <w:rsid w:val="00E524A8"/>
    <w:rsid w:val="00E52929"/>
    <w:rsid w:val="00E52A14"/>
    <w:rsid w:val="00E52B32"/>
    <w:rsid w:val="00E52E10"/>
    <w:rsid w:val="00E52ED1"/>
    <w:rsid w:val="00E53636"/>
    <w:rsid w:val="00E53765"/>
    <w:rsid w:val="00E537F7"/>
    <w:rsid w:val="00E54D21"/>
    <w:rsid w:val="00E55B8C"/>
    <w:rsid w:val="00E5613B"/>
    <w:rsid w:val="00E5622C"/>
    <w:rsid w:val="00E563CC"/>
    <w:rsid w:val="00E5643E"/>
    <w:rsid w:val="00E56C27"/>
    <w:rsid w:val="00E5739F"/>
    <w:rsid w:val="00E57A58"/>
    <w:rsid w:val="00E57DF7"/>
    <w:rsid w:val="00E57EC7"/>
    <w:rsid w:val="00E606FE"/>
    <w:rsid w:val="00E60F27"/>
    <w:rsid w:val="00E61289"/>
    <w:rsid w:val="00E615C2"/>
    <w:rsid w:val="00E61639"/>
    <w:rsid w:val="00E61EB1"/>
    <w:rsid w:val="00E626CC"/>
    <w:rsid w:val="00E62B52"/>
    <w:rsid w:val="00E63701"/>
    <w:rsid w:val="00E63AC9"/>
    <w:rsid w:val="00E63AE9"/>
    <w:rsid w:val="00E64A86"/>
    <w:rsid w:val="00E64AFD"/>
    <w:rsid w:val="00E64C15"/>
    <w:rsid w:val="00E64F24"/>
    <w:rsid w:val="00E64FBD"/>
    <w:rsid w:val="00E650C1"/>
    <w:rsid w:val="00E654CC"/>
    <w:rsid w:val="00E65A4A"/>
    <w:rsid w:val="00E67C61"/>
    <w:rsid w:val="00E71010"/>
    <w:rsid w:val="00E71061"/>
    <w:rsid w:val="00E71355"/>
    <w:rsid w:val="00E72182"/>
    <w:rsid w:val="00E722AB"/>
    <w:rsid w:val="00E7232D"/>
    <w:rsid w:val="00E72A0A"/>
    <w:rsid w:val="00E72CE4"/>
    <w:rsid w:val="00E73660"/>
    <w:rsid w:val="00E74074"/>
    <w:rsid w:val="00E745BD"/>
    <w:rsid w:val="00E75397"/>
    <w:rsid w:val="00E7676C"/>
    <w:rsid w:val="00E76B0E"/>
    <w:rsid w:val="00E76E4F"/>
    <w:rsid w:val="00E7704B"/>
    <w:rsid w:val="00E7748A"/>
    <w:rsid w:val="00E800B1"/>
    <w:rsid w:val="00E80105"/>
    <w:rsid w:val="00E80661"/>
    <w:rsid w:val="00E807AA"/>
    <w:rsid w:val="00E836E1"/>
    <w:rsid w:val="00E84BAF"/>
    <w:rsid w:val="00E84CA5"/>
    <w:rsid w:val="00E84CCC"/>
    <w:rsid w:val="00E84DEA"/>
    <w:rsid w:val="00E85B5F"/>
    <w:rsid w:val="00E86DEC"/>
    <w:rsid w:val="00E87466"/>
    <w:rsid w:val="00E877AB"/>
    <w:rsid w:val="00E87ABA"/>
    <w:rsid w:val="00E909DC"/>
    <w:rsid w:val="00E914E5"/>
    <w:rsid w:val="00E9151C"/>
    <w:rsid w:val="00E91814"/>
    <w:rsid w:val="00E91B13"/>
    <w:rsid w:val="00E92458"/>
    <w:rsid w:val="00E924E5"/>
    <w:rsid w:val="00E9257B"/>
    <w:rsid w:val="00E92863"/>
    <w:rsid w:val="00E931A6"/>
    <w:rsid w:val="00E941B9"/>
    <w:rsid w:val="00E94532"/>
    <w:rsid w:val="00E9489D"/>
    <w:rsid w:val="00E94DD5"/>
    <w:rsid w:val="00E950C9"/>
    <w:rsid w:val="00E95221"/>
    <w:rsid w:val="00E95496"/>
    <w:rsid w:val="00E9630E"/>
    <w:rsid w:val="00E964F4"/>
    <w:rsid w:val="00E96890"/>
    <w:rsid w:val="00E96DC1"/>
    <w:rsid w:val="00E97197"/>
    <w:rsid w:val="00E97525"/>
    <w:rsid w:val="00E9795D"/>
    <w:rsid w:val="00EA1575"/>
    <w:rsid w:val="00EA1AFF"/>
    <w:rsid w:val="00EA1FC4"/>
    <w:rsid w:val="00EA290E"/>
    <w:rsid w:val="00EA34DA"/>
    <w:rsid w:val="00EA3AAB"/>
    <w:rsid w:val="00EA3AD7"/>
    <w:rsid w:val="00EA3B55"/>
    <w:rsid w:val="00EA3DE6"/>
    <w:rsid w:val="00EA4043"/>
    <w:rsid w:val="00EA407E"/>
    <w:rsid w:val="00EA4756"/>
    <w:rsid w:val="00EA4DB5"/>
    <w:rsid w:val="00EA524E"/>
    <w:rsid w:val="00EA52E3"/>
    <w:rsid w:val="00EA5BC5"/>
    <w:rsid w:val="00EA6043"/>
    <w:rsid w:val="00EA68AD"/>
    <w:rsid w:val="00EA6A1A"/>
    <w:rsid w:val="00EA6BE3"/>
    <w:rsid w:val="00EA6DAE"/>
    <w:rsid w:val="00EA6EE2"/>
    <w:rsid w:val="00EA7808"/>
    <w:rsid w:val="00EA7903"/>
    <w:rsid w:val="00EA7D60"/>
    <w:rsid w:val="00EB008D"/>
    <w:rsid w:val="00EB03BB"/>
    <w:rsid w:val="00EB0801"/>
    <w:rsid w:val="00EB0E23"/>
    <w:rsid w:val="00EB119A"/>
    <w:rsid w:val="00EB17AE"/>
    <w:rsid w:val="00EB27EC"/>
    <w:rsid w:val="00EB2858"/>
    <w:rsid w:val="00EB2DA5"/>
    <w:rsid w:val="00EB2F2E"/>
    <w:rsid w:val="00EB2FCD"/>
    <w:rsid w:val="00EB33EA"/>
    <w:rsid w:val="00EB3639"/>
    <w:rsid w:val="00EB3832"/>
    <w:rsid w:val="00EB38B3"/>
    <w:rsid w:val="00EB5128"/>
    <w:rsid w:val="00EB58FB"/>
    <w:rsid w:val="00EB5991"/>
    <w:rsid w:val="00EB59BE"/>
    <w:rsid w:val="00EB6606"/>
    <w:rsid w:val="00EB67D5"/>
    <w:rsid w:val="00EB6FED"/>
    <w:rsid w:val="00EB7072"/>
    <w:rsid w:val="00EB76F0"/>
    <w:rsid w:val="00EB7BB8"/>
    <w:rsid w:val="00EC012E"/>
    <w:rsid w:val="00EC118D"/>
    <w:rsid w:val="00EC18B6"/>
    <w:rsid w:val="00EC1B46"/>
    <w:rsid w:val="00EC2331"/>
    <w:rsid w:val="00EC29FA"/>
    <w:rsid w:val="00EC321A"/>
    <w:rsid w:val="00EC3FC4"/>
    <w:rsid w:val="00EC4E8E"/>
    <w:rsid w:val="00EC53C2"/>
    <w:rsid w:val="00EC6444"/>
    <w:rsid w:val="00EC6705"/>
    <w:rsid w:val="00EC6730"/>
    <w:rsid w:val="00EC6DDC"/>
    <w:rsid w:val="00EC71C1"/>
    <w:rsid w:val="00ED0262"/>
    <w:rsid w:val="00ED0A8E"/>
    <w:rsid w:val="00ED0B30"/>
    <w:rsid w:val="00ED0F1E"/>
    <w:rsid w:val="00ED1723"/>
    <w:rsid w:val="00ED17D0"/>
    <w:rsid w:val="00ED1B78"/>
    <w:rsid w:val="00ED1FA4"/>
    <w:rsid w:val="00ED245D"/>
    <w:rsid w:val="00ED2E25"/>
    <w:rsid w:val="00ED41FA"/>
    <w:rsid w:val="00ED4407"/>
    <w:rsid w:val="00ED47FE"/>
    <w:rsid w:val="00ED4D4A"/>
    <w:rsid w:val="00ED64B5"/>
    <w:rsid w:val="00EE07BD"/>
    <w:rsid w:val="00EE07CB"/>
    <w:rsid w:val="00EE0D62"/>
    <w:rsid w:val="00EE10CB"/>
    <w:rsid w:val="00EE1557"/>
    <w:rsid w:val="00EE1D81"/>
    <w:rsid w:val="00EE2F3C"/>
    <w:rsid w:val="00EE30EA"/>
    <w:rsid w:val="00EE3271"/>
    <w:rsid w:val="00EE339D"/>
    <w:rsid w:val="00EE3547"/>
    <w:rsid w:val="00EE35C8"/>
    <w:rsid w:val="00EE40D9"/>
    <w:rsid w:val="00EE4397"/>
    <w:rsid w:val="00EE43E1"/>
    <w:rsid w:val="00EE444F"/>
    <w:rsid w:val="00EE470A"/>
    <w:rsid w:val="00EE4A21"/>
    <w:rsid w:val="00EE4CA6"/>
    <w:rsid w:val="00EE4CD2"/>
    <w:rsid w:val="00EE4FB6"/>
    <w:rsid w:val="00EE5902"/>
    <w:rsid w:val="00EE5FA0"/>
    <w:rsid w:val="00EE6390"/>
    <w:rsid w:val="00EE6CD4"/>
    <w:rsid w:val="00EE6E31"/>
    <w:rsid w:val="00EE70AD"/>
    <w:rsid w:val="00EE7826"/>
    <w:rsid w:val="00EF08E6"/>
    <w:rsid w:val="00EF0B58"/>
    <w:rsid w:val="00EF0D8B"/>
    <w:rsid w:val="00EF0E45"/>
    <w:rsid w:val="00EF110E"/>
    <w:rsid w:val="00EF2184"/>
    <w:rsid w:val="00EF2620"/>
    <w:rsid w:val="00EF2656"/>
    <w:rsid w:val="00EF29A9"/>
    <w:rsid w:val="00EF3333"/>
    <w:rsid w:val="00EF344F"/>
    <w:rsid w:val="00EF3941"/>
    <w:rsid w:val="00EF3EE3"/>
    <w:rsid w:val="00EF3F8C"/>
    <w:rsid w:val="00EF3FB8"/>
    <w:rsid w:val="00EF400A"/>
    <w:rsid w:val="00EF438E"/>
    <w:rsid w:val="00EF4D79"/>
    <w:rsid w:val="00EF519D"/>
    <w:rsid w:val="00EF52DD"/>
    <w:rsid w:val="00EF5E90"/>
    <w:rsid w:val="00EF6DBD"/>
    <w:rsid w:val="00EF6EAE"/>
    <w:rsid w:val="00EF6F3D"/>
    <w:rsid w:val="00EF72B7"/>
    <w:rsid w:val="00EF7333"/>
    <w:rsid w:val="00F00C51"/>
    <w:rsid w:val="00F00D87"/>
    <w:rsid w:val="00F018A1"/>
    <w:rsid w:val="00F018D7"/>
    <w:rsid w:val="00F01CED"/>
    <w:rsid w:val="00F01D24"/>
    <w:rsid w:val="00F01D82"/>
    <w:rsid w:val="00F01E0F"/>
    <w:rsid w:val="00F021EC"/>
    <w:rsid w:val="00F02630"/>
    <w:rsid w:val="00F028B4"/>
    <w:rsid w:val="00F0340C"/>
    <w:rsid w:val="00F047A5"/>
    <w:rsid w:val="00F0570D"/>
    <w:rsid w:val="00F0584D"/>
    <w:rsid w:val="00F061A9"/>
    <w:rsid w:val="00F06E58"/>
    <w:rsid w:val="00F079A1"/>
    <w:rsid w:val="00F10172"/>
    <w:rsid w:val="00F10C69"/>
    <w:rsid w:val="00F10D78"/>
    <w:rsid w:val="00F1121D"/>
    <w:rsid w:val="00F11660"/>
    <w:rsid w:val="00F11E41"/>
    <w:rsid w:val="00F1203C"/>
    <w:rsid w:val="00F12502"/>
    <w:rsid w:val="00F12656"/>
    <w:rsid w:val="00F12872"/>
    <w:rsid w:val="00F12A88"/>
    <w:rsid w:val="00F12F1D"/>
    <w:rsid w:val="00F133D8"/>
    <w:rsid w:val="00F13A87"/>
    <w:rsid w:val="00F1421F"/>
    <w:rsid w:val="00F14880"/>
    <w:rsid w:val="00F148BB"/>
    <w:rsid w:val="00F153AB"/>
    <w:rsid w:val="00F15737"/>
    <w:rsid w:val="00F1578D"/>
    <w:rsid w:val="00F15F52"/>
    <w:rsid w:val="00F1693D"/>
    <w:rsid w:val="00F169CA"/>
    <w:rsid w:val="00F206F9"/>
    <w:rsid w:val="00F2158F"/>
    <w:rsid w:val="00F217EE"/>
    <w:rsid w:val="00F22313"/>
    <w:rsid w:val="00F22591"/>
    <w:rsid w:val="00F2286D"/>
    <w:rsid w:val="00F231EE"/>
    <w:rsid w:val="00F23B68"/>
    <w:rsid w:val="00F23F7E"/>
    <w:rsid w:val="00F24492"/>
    <w:rsid w:val="00F24D66"/>
    <w:rsid w:val="00F25A15"/>
    <w:rsid w:val="00F26F41"/>
    <w:rsid w:val="00F276E7"/>
    <w:rsid w:val="00F27A07"/>
    <w:rsid w:val="00F309AE"/>
    <w:rsid w:val="00F30B0B"/>
    <w:rsid w:val="00F30CA6"/>
    <w:rsid w:val="00F30D42"/>
    <w:rsid w:val="00F31FAF"/>
    <w:rsid w:val="00F3261F"/>
    <w:rsid w:val="00F33738"/>
    <w:rsid w:val="00F338D8"/>
    <w:rsid w:val="00F35381"/>
    <w:rsid w:val="00F35508"/>
    <w:rsid w:val="00F359AD"/>
    <w:rsid w:val="00F35A86"/>
    <w:rsid w:val="00F3612F"/>
    <w:rsid w:val="00F3746B"/>
    <w:rsid w:val="00F3770F"/>
    <w:rsid w:val="00F40081"/>
    <w:rsid w:val="00F410A6"/>
    <w:rsid w:val="00F4111B"/>
    <w:rsid w:val="00F4142D"/>
    <w:rsid w:val="00F414E4"/>
    <w:rsid w:val="00F41BC9"/>
    <w:rsid w:val="00F42455"/>
    <w:rsid w:val="00F42BF8"/>
    <w:rsid w:val="00F430A7"/>
    <w:rsid w:val="00F4323D"/>
    <w:rsid w:val="00F434A6"/>
    <w:rsid w:val="00F43AC0"/>
    <w:rsid w:val="00F43B5E"/>
    <w:rsid w:val="00F43D4E"/>
    <w:rsid w:val="00F43D6F"/>
    <w:rsid w:val="00F43E02"/>
    <w:rsid w:val="00F44357"/>
    <w:rsid w:val="00F443A3"/>
    <w:rsid w:val="00F44605"/>
    <w:rsid w:val="00F45061"/>
    <w:rsid w:val="00F45083"/>
    <w:rsid w:val="00F45841"/>
    <w:rsid w:val="00F4681C"/>
    <w:rsid w:val="00F4702B"/>
    <w:rsid w:val="00F47A77"/>
    <w:rsid w:val="00F47AB3"/>
    <w:rsid w:val="00F47CC0"/>
    <w:rsid w:val="00F51E75"/>
    <w:rsid w:val="00F51EAC"/>
    <w:rsid w:val="00F52C3D"/>
    <w:rsid w:val="00F55782"/>
    <w:rsid w:val="00F558D3"/>
    <w:rsid w:val="00F55A91"/>
    <w:rsid w:val="00F55EB1"/>
    <w:rsid w:val="00F56C96"/>
    <w:rsid w:val="00F5719C"/>
    <w:rsid w:val="00F57622"/>
    <w:rsid w:val="00F578B9"/>
    <w:rsid w:val="00F57ECE"/>
    <w:rsid w:val="00F60635"/>
    <w:rsid w:val="00F606DD"/>
    <w:rsid w:val="00F60812"/>
    <w:rsid w:val="00F60DE2"/>
    <w:rsid w:val="00F60E8E"/>
    <w:rsid w:val="00F60E96"/>
    <w:rsid w:val="00F6140E"/>
    <w:rsid w:val="00F618E5"/>
    <w:rsid w:val="00F61A0F"/>
    <w:rsid w:val="00F61A62"/>
    <w:rsid w:val="00F6200D"/>
    <w:rsid w:val="00F6279E"/>
    <w:rsid w:val="00F62866"/>
    <w:rsid w:val="00F629B5"/>
    <w:rsid w:val="00F63146"/>
    <w:rsid w:val="00F63393"/>
    <w:rsid w:val="00F6353B"/>
    <w:rsid w:val="00F6406B"/>
    <w:rsid w:val="00F64299"/>
    <w:rsid w:val="00F64349"/>
    <w:rsid w:val="00F65C17"/>
    <w:rsid w:val="00F65F93"/>
    <w:rsid w:val="00F677E0"/>
    <w:rsid w:val="00F67C51"/>
    <w:rsid w:val="00F701E0"/>
    <w:rsid w:val="00F7091C"/>
    <w:rsid w:val="00F7096B"/>
    <w:rsid w:val="00F70DCF"/>
    <w:rsid w:val="00F70EFE"/>
    <w:rsid w:val="00F7106C"/>
    <w:rsid w:val="00F71099"/>
    <w:rsid w:val="00F711BC"/>
    <w:rsid w:val="00F71E6B"/>
    <w:rsid w:val="00F71EFC"/>
    <w:rsid w:val="00F71FC8"/>
    <w:rsid w:val="00F72586"/>
    <w:rsid w:val="00F7431C"/>
    <w:rsid w:val="00F74BF5"/>
    <w:rsid w:val="00F74DBA"/>
    <w:rsid w:val="00F7504D"/>
    <w:rsid w:val="00F75527"/>
    <w:rsid w:val="00F764B3"/>
    <w:rsid w:val="00F76BE2"/>
    <w:rsid w:val="00F76FD6"/>
    <w:rsid w:val="00F77056"/>
    <w:rsid w:val="00F773A3"/>
    <w:rsid w:val="00F77CBF"/>
    <w:rsid w:val="00F8022A"/>
    <w:rsid w:val="00F8056B"/>
    <w:rsid w:val="00F8082A"/>
    <w:rsid w:val="00F80A4C"/>
    <w:rsid w:val="00F8151E"/>
    <w:rsid w:val="00F82D6B"/>
    <w:rsid w:val="00F8432F"/>
    <w:rsid w:val="00F845BF"/>
    <w:rsid w:val="00F849E8"/>
    <w:rsid w:val="00F852A8"/>
    <w:rsid w:val="00F85748"/>
    <w:rsid w:val="00F85DCF"/>
    <w:rsid w:val="00F8620F"/>
    <w:rsid w:val="00F86EBC"/>
    <w:rsid w:val="00F86FD1"/>
    <w:rsid w:val="00F871A9"/>
    <w:rsid w:val="00F9048C"/>
    <w:rsid w:val="00F904BB"/>
    <w:rsid w:val="00F90686"/>
    <w:rsid w:val="00F90952"/>
    <w:rsid w:val="00F90A97"/>
    <w:rsid w:val="00F91444"/>
    <w:rsid w:val="00F9151F"/>
    <w:rsid w:val="00F91FE6"/>
    <w:rsid w:val="00F925CE"/>
    <w:rsid w:val="00F938CE"/>
    <w:rsid w:val="00F93A91"/>
    <w:rsid w:val="00F94204"/>
    <w:rsid w:val="00F94B91"/>
    <w:rsid w:val="00F953FB"/>
    <w:rsid w:val="00F95AC3"/>
    <w:rsid w:val="00F965A8"/>
    <w:rsid w:val="00F9718C"/>
    <w:rsid w:val="00F972CE"/>
    <w:rsid w:val="00FA01D0"/>
    <w:rsid w:val="00FA040D"/>
    <w:rsid w:val="00FA0505"/>
    <w:rsid w:val="00FA08BA"/>
    <w:rsid w:val="00FA0A2D"/>
    <w:rsid w:val="00FA0C09"/>
    <w:rsid w:val="00FA0C98"/>
    <w:rsid w:val="00FA1295"/>
    <w:rsid w:val="00FA1334"/>
    <w:rsid w:val="00FA1AAE"/>
    <w:rsid w:val="00FA20CB"/>
    <w:rsid w:val="00FA210F"/>
    <w:rsid w:val="00FA226F"/>
    <w:rsid w:val="00FA26F3"/>
    <w:rsid w:val="00FA32B2"/>
    <w:rsid w:val="00FA3C5E"/>
    <w:rsid w:val="00FA4714"/>
    <w:rsid w:val="00FA479F"/>
    <w:rsid w:val="00FA4AC4"/>
    <w:rsid w:val="00FA4DD5"/>
    <w:rsid w:val="00FA507C"/>
    <w:rsid w:val="00FA55E9"/>
    <w:rsid w:val="00FA60BD"/>
    <w:rsid w:val="00FA60DA"/>
    <w:rsid w:val="00FA6B0C"/>
    <w:rsid w:val="00FA6B14"/>
    <w:rsid w:val="00FA6F7F"/>
    <w:rsid w:val="00FA710C"/>
    <w:rsid w:val="00FA7472"/>
    <w:rsid w:val="00FB08D9"/>
    <w:rsid w:val="00FB1A2E"/>
    <w:rsid w:val="00FB1D3E"/>
    <w:rsid w:val="00FB1D5D"/>
    <w:rsid w:val="00FB1E63"/>
    <w:rsid w:val="00FB2608"/>
    <w:rsid w:val="00FB2ADE"/>
    <w:rsid w:val="00FB2CF6"/>
    <w:rsid w:val="00FB3801"/>
    <w:rsid w:val="00FB3AC9"/>
    <w:rsid w:val="00FB3CCC"/>
    <w:rsid w:val="00FB48E8"/>
    <w:rsid w:val="00FB4A2F"/>
    <w:rsid w:val="00FB57D6"/>
    <w:rsid w:val="00FB621C"/>
    <w:rsid w:val="00FB6A05"/>
    <w:rsid w:val="00FB6A08"/>
    <w:rsid w:val="00FB6B5C"/>
    <w:rsid w:val="00FB717B"/>
    <w:rsid w:val="00FB74F0"/>
    <w:rsid w:val="00FB7888"/>
    <w:rsid w:val="00FC075A"/>
    <w:rsid w:val="00FC1B78"/>
    <w:rsid w:val="00FC2096"/>
    <w:rsid w:val="00FC2565"/>
    <w:rsid w:val="00FC2ECD"/>
    <w:rsid w:val="00FC4998"/>
    <w:rsid w:val="00FC4B27"/>
    <w:rsid w:val="00FC502E"/>
    <w:rsid w:val="00FC5413"/>
    <w:rsid w:val="00FC6137"/>
    <w:rsid w:val="00FC676B"/>
    <w:rsid w:val="00FC68C8"/>
    <w:rsid w:val="00FC6C3E"/>
    <w:rsid w:val="00FC6D2F"/>
    <w:rsid w:val="00FC6F53"/>
    <w:rsid w:val="00FC765F"/>
    <w:rsid w:val="00FC7883"/>
    <w:rsid w:val="00FD0840"/>
    <w:rsid w:val="00FD08A0"/>
    <w:rsid w:val="00FD13EF"/>
    <w:rsid w:val="00FD1559"/>
    <w:rsid w:val="00FD1A6B"/>
    <w:rsid w:val="00FD1A90"/>
    <w:rsid w:val="00FD1AC6"/>
    <w:rsid w:val="00FD1CFF"/>
    <w:rsid w:val="00FD1E8D"/>
    <w:rsid w:val="00FD2473"/>
    <w:rsid w:val="00FD251D"/>
    <w:rsid w:val="00FD2906"/>
    <w:rsid w:val="00FD33C5"/>
    <w:rsid w:val="00FD3551"/>
    <w:rsid w:val="00FD3564"/>
    <w:rsid w:val="00FD37B3"/>
    <w:rsid w:val="00FD4584"/>
    <w:rsid w:val="00FD47B9"/>
    <w:rsid w:val="00FD4F6D"/>
    <w:rsid w:val="00FD5AB5"/>
    <w:rsid w:val="00FD6A1E"/>
    <w:rsid w:val="00FD71AC"/>
    <w:rsid w:val="00FD76B7"/>
    <w:rsid w:val="00FD7CE5"/>
    <w:rsid w:val="00FE116E"/>
    <w:rsid w:val="00FE2197"/>
    <w:rsid w:val="00FE23CC"/>
    <w:rsid w:val="00FE2C44"/>
    <w:rsid w:val="00FE37CE"/>
    <w:rsid w:val="00FE3A8E"/>
    <w:rsid w:val="00FE3B02"/>
    <w:rsid w:val="00FE3C14"/>
    <w:rsid w:val="00FE3D48"/>
    <w:rsid w:val="00FE45AA"/>
    <w:rsid w:val="00FE465F"/>
    <w:rsid w:val="00FE488B"/>
    <w:rsid w:val="00FE48F0"/>
    <w:rsid w:val="00FE5E5B"/>
    <w:rsid w:val="00FE64BC"/>
    <w:rsid w:val="00FE6A6D"/>
    <w:rsid w:val="00FF019C"/>
    <w:rsid w:val="00FF10D7"/>
    <w:rsid w:val="00FF1548"/>
    <w:rsid w:val="00FF1E9C"/>
    <w:rsid w:val="00FF218C"/>
    <w:rsid w:val="00FF2B45"/>
    <w:rsid w:val="00FF4A3C"/>
    <w:rsid w:val="00FF4BAB"/>
    <w:rsid w:val="00FF4CFD"/>
    <w:rsid w:val="00FF50C9"/>
    <w:rsid w:val="00FF5601"/>
    <w:rsid w:val="00FF5962"/>
    <w:rsid w:val="00FF7322"/>
    <w:rsid w:val="00FF756B"/>
    <w:rsid w:val="00FF7D4C"/>
    <w:rsid w:val="00FF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96034E"/>
  <w15:docId w15:val="{FDFB36F6-6EAB-4D52-8E93-699ADBD5B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qFormat="1"/>
    <w:lsdException w:name="heading 3" w:uiPriority="0" w:qFormat="1"/>
    <w:lsdException w:name="heading 4" w:uiPriority="9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6066B"/>
    <w:pPr>
      <w:wordWrap w:val="0"/>
      <w:autoSpaceDE w:val="0"/>
      <w:autoSpaceDN w:val="0"/>
      <w:adjustRightInd w:val="0"/>
      <w:snapToGrid w:val="0"/>
      <w:spacing w:line="360" w:lineRule="atLeast"/>
      <w:jc w:val="both"/>
    </w:pPr>
    <w:rPr>
      <w:rFonts w:ascii="Times New Roman" w:eastAsia="바탕" w:hAnsi="Times New Roman" w:cstheme="minorBidi"/>
      <w:snapToGrid w:val="0"/>
      <w:kern w:val="2"/>
      <w:sz w:val="22"/>
    </w:rPr>
  </w:style>
  <w:style w:type="paragraph" w:styleId="10">
    <w:name w:val="heading 1"/>
    <w:aliases w:val="계약제목1,Chapter Title,조문제목"/>
    <w:basedOn w:val="a0"/>
    <w:next w:val="a0"/>
    <w:link w:val="1Char"/>
    <w:qFormat/>
    <w:rsid w:val="00A6066B"/>
    <w:pPr>
      <w:widowControl w:val="0"/>
      <w:numPr>
        <w:numId w:val="6"/>
      </w:numPr>
      <w:autoSpaceDE/>
      <w:autoSpaceDN/>
      <w:spacing w:before="360" w:after="120" w:line="440" w:lineRule="atLeast"/>
      <w:textAlignment w:val="baseline"/>
      <w:outlineLvl w:val="0"/>
    </w:pPr>
    <w:rPr>
      <w:rFonts w:ascii="바탕" w:eastAsia="굴림체" w:cs="Times New Roman"/>
      <w:b/>
      <w:kern w:val="0"/>
      <w:sz w:val="28"/>
    </w:rPr>
  </w:style>
  <w:style w:type="paragraph" w:styleId="20">
    <w:name w:val="heading 2"/>
    <w:aliases w:val="계약제목2"/>
    <w:basedOn w:val="a0"/>
    <w:next w:val="a0"/>
    <w:link w:val="2Char"/>
    <w:uiPriority w:val="99"/>
    <w:unhideWhenUsed/>
    <w:qFormat/>
    <w:rsid w:val="00A6066B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0">
    <w:name w:val="heading 3"/>
    <w:basedOn w:val="a0"/>
    <w:next w:val="a0"/>
    <w:link w:val="3Char"/>
    <w:unhideWhenUsed/>
    <w:qFormat/>
    <w:rsid w:val="00A6066B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0">
    <w:name w:val="heading 4"/>
    <w:basedOn w:val="a0"/>
    <w:next w:val="a0"/>
    <w:link w:val="4Char"/>
    <w:uiPriority w:val="9"/>
    <w:unhideWhenUsed/>
    <w:qFormat/>
    <w:rsid w:val="00A6066B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aliases w:val="Appendix Title"/>
    <w:basedOn w:val="a0"/>
    <w:next w:val="a0"/>
    <w:link w:val="5Char"/>
    <w:uiPriority w:val="99"/>
    <w:qFormat/>
    <w:rsid w:val="00A76EA4"/>
    <w:pPr>
      <w:keepNext/>
      <w:numPr>
        <w:ilvl w:val="4"/>
        <w:numId w:val="1"/>
      </w:numPr>
      <w:spacing w:before="120" w:after="120" w:line="480" w:lineRule="atLeast"/>
      <w:outlineLvl w:val="4"/>
    </w:pPr>
    <w:rPr>
      <w:rFonts w:ascii="바탕체" w:hAnsi="Arial"/>
    </w:rPr>
  </w:style>
  <w:style w:type="paragraph" w:styleId="60">
    <w:name w:val="heading 6"/>
    <w:basedOn w:val="a0"/>
    <w:next w:val="a0"/>
    <w:link w:val="6Char"/>
    <w:uiPriority w:val="99"/>
    <w:unhideWhenUsed/>
    <w:qFormat/>
    <w:rsid w:val="00A6066B"/>
    <w:pPr>
      <w:keepNext/>
      <w:widowControl w:val="0"/>
      <w:adjustRightInd/>
      <w:snapToGrid/>
      <w:spacing w:after="288" w:line="240" w:lineRule="auto"/>
      <w:ind w:leftChars="600" w:left="600" w:hangingChars="200" w:hanging="2000"/>
      <w:outlineLvl w:val="5"/>
    </w:pPr>
    <w:rPr>
      <w:rFonts w:eastAsia="바탕체" w:cs="Times New Roman"/>
      <w:b/>
      <w:bCs/>
      <w:snapToGrid/>
      <w:sz w:val="24"/>
      <w:szCs w:val="22"/>
    </w:rPr>
  </w:style>
  <w:style w:type="paragraph" w:styleId="7">
    <w:name w:val="heading 7"/>
    <w:basedOn w:val="a0"/>
    <w:next w:val="a0"/>
    <w:link w:val="7Char"/>
    <w:uiPriority w:val="99"/>
    <w:qFormat/>
    <w:rsid w:val="00A76EA4"/>
    <w:pPr>
      <w:keepNext/>
      <w:numPr>
        <w:ilvl w:val="6"/>
        <w:numId w:val="1"/>
      </w:numPr>
      <w:outlineLvl w:val="6"/>
    </w:pPr>
    <w:rPr>
      <w:rFonts w:ascii="바탕체"/>
      <w:sz w:val="32"/>
    </w:rPr>
  </w:style>
  <w:style w:type="paragraph" w:styleId="8">
    <w:name w:val="heading 8"/>
    <w:basedOn w:val="a0"/>
    <w:next w:val="a0"/>
    <w:link w:val="8Char"/>
    <w:uiPriority w:val="99"/>
    <w:qFormat/>
    <w:rsid w:val="00A76EA4"/>
    <w:pPr>
      <w:keepNext/>
      <w:numPr>
        <w:ilvl w:val="7"/>
        <w:numId w:val="1"/>
      </w:numPr>
      <w:outlineLvl w:val="7"/>
    </w:pPr>
    <w:rPr>
      <w:rFonts w:ascii="바탕체"/>
      <w:sz w:val="32"/>
    </w:rPr>
  </w:style>
  <w:style w:type="paragraph" w:styleId="9">
    <w:name w:val="heading 9"/>
    <w:basedOn w:val="a0"/>
    <w:next w:val="a0"/>
    <w:link w:val="9Char"/>
    <w:uiPriority w:val="99"/>
    <w:qFormat/>
    <w:rsid w:val="00A76EA4"/>
    <w:pPr>
      <w:keepNext/>
      <w:numPr>
        <w:ilvl w:val="8"/>
        <w:numId w:val="1"/>
      </w:numPr>
      <w:outlineLvl w:val="8"/>
    </w:pPr>
    <w:rPr>
      <w:rFonts w:ascii="바탕체"/>
      <w:sz w:val="3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aliases w:val="계약제목1 Char,Chapter Title Char,조문제목 Char"/>
    <w:basedOn w:val="a1"/>
    <w:link w:val="10"/>
    <w:rsid w:val="00A6066B"/>
    <w:rPr>
      <w:rFonts w:ascii="바탕" w:eastAsia="굴림체" w:hAnsi="Times New Roman"/>
      <w:b/>
      <w:snapToGrid w:val="0"/>
      <w:sz w:val="28"/>
    </w:rPr>
  </w:style>
  <w:style w:type="character" w:customStyle="1" w:styleId="2Char">
    <w:name w:val="제목 2 Char"/>
    <w:aliases w:val="계약제목2 Char"/>
    <w:basedOn w:val="a1"/>
    <w:link w:val="20"/>
    <w:uiPriority w:val="9"/>
    <w:rsid w:val="00A6066B"/>
    <w:rPr>
      <w:rFonts w:asciiTheme="majorHAnsi" w:eastAsiaTheme="majorEastAsia" w:hAnsiTheme="majorHAnsi" w:cstheme="majorBidi"/>
      <w:snapToGrid w:val="0"/>
      <w:kern w:val="2"/>
      <w:sz w:val="22"/>
    </w:rPr>
  </w:style>
  <w:style w:type="character" w:customStyle="1" w:styleId="3Char">
    <w:name w:val="제목 3 Char"/>
    <w:basedOn w:val="a1"/>
    <w:link w:val="30"/>
    <w:uiPriority w:val="9"/>
    <w:rsid w:val="00A6066B"/>
    <w:rPr>
      <w:rFonts w:asciiTheme="majorHAnsi" w:eastAsiaTheme="majorEastAsia" w:hAnsiTheme="majorHAnsi" w:cstheme="majorBidi"/>
      <w:snapToGrid w:val="0"/>
      <w:kern w:val="2"/>
      <w:sz w:val="22"/>
    </w:rPr>
  </w:style>
  <w:style w:type="character" w:customStyle="1" w:styleId="4Char">
    <w:name w:val="제목 4 Char"/>
    <w:basedOn w:val="a1"/>
    <w:link w:val="40"/>
    <w:uiPriority w:val="9"/>
    <w:rsid w:val="00A6066B"/>
    <w:rPr>
      <w:rFonts w:ascii="Times New Roman" w:eastAsia="바탕" w:hAnsi="Times New Roman" w:cstheme="minorBidi"/>
      <w:b/>
      <w:bCs/>
      <w:snapToGrid w:val="0"/>
      <w:kern w:val="2"/>
      <w:sz w:val="22"/>
    </w:rPr>
  </w:style>
  <w:style w:type="character" w:customStyle="1" w:styleId="5Char">
    <w:name w:val="제목 5 Char"/>
    <w:aliases w:val="Appendix Title Char"/>
    <w:link w:val="5"/>
    <w:uiPriority w:val="99"/>
    <w:rsid w:val="00A76EA4"/>
    <w:rPr>
      <w:rFonts w:ascii="바탕체" w:eastAsia="바탕" w:hAnsi="Arial" w:cstheme="minorBidi"/>
      <w:snapToGrid w:val="0"/>
      <w:kern w:val="2"/>
      <w:sz w:val="22"/>
    </w:rPr>
  </w:style>
  <w:style w:type="character" w:customStyle="1" w:styleId="6Char">
    <w:name w:val="제목 6 Char"/>
    <w:basedOn w:val="a1"/>
    <w:link w:val="60"/>
    <w:rsid w:val="00A6066B"/>
    <w:rPr>
      <w:rFonts w:ascii="Times New Roman" w:eastAsia="바탕체" w:hAnsi="Times New Roman"/>
      <w:b/>
      <w:bCs/>
      <w:kern w:val="2"/>
      <w:sz w:val="24"/>
      <w:szCs w:val="22"/>
    </w:rPr>
  </w:style>
  <w:style w:type="character" w:customStyle="1" w:styleId="7Char">
    <w:name w:val="제목 7 Char"/>
    <w:link w:val="7"/>
    <w:uiPriority w:val="99"/>
    <w:rsid w:val="00A76EA4"/>
    <w:rPr>
      <w:rFonts w:ascii="바탕체" w:eastAsia="바탕" w:hAnsi="Times New Roman" w:cstheme="minorBidi"/>
      <w:snapToGrid w:val="0"/>
      <w:kern w:val="2"/>
      <w:sz w:val="32"/>
    </w:rPr>
  </w:style>
  <w:style w:type="character" w:customStyle="1" w:styleId="8Char">
    <w:name w:val="제목 8 Char"/>
    <w:link w:val="8"/>
    <w:uiPriority w:val="99"/>
    <w:rsid w:val="00A76EA4"/>
    <w:rPr>
      <w:rFonts w:ascii="바탕체" w:eastAsia="바탕" w:hAnsi="Times New Roman" w:cstheme="minorBidi"/>
      <w:snapToGrid w:val="0"/>
      <w:kern w:val="2"/>
      <w:sz w:val="32"/>
    </w:rPr>
  </w:style>
  <w:style w:type="character" w:customStyle="1" w:styleId="9Char">
    <w:name w:val="제목 9 Char"/>
    <w:link w:val="9"/>
    <w:uiPriority w:val="99"/>
    <w:rsid w:val="00A76EA4"/>
    <w:rPr>
      <w:rFonts w:ascii="바탕체" w:eastAsia="바탕" w:hAnsi="Times New Roman" w:cstheme="minorBidi"/>
      <w:snapToGrid w:val="0"/>
      <w:kern w:val="2"/>
      <w:sz w:val="32"/>
    </w:rPr>
  </w:style>
  <w:style w:type="paragraph" w:customStyle="1" w:styleId="BKLBodyText">
    <w:name w:val="BKL Body Text"/>
    <w:basedOn w:val="a0"/>
    <w:qFormat/>
    <w:rsid w:val="00A6066B"/>
    <w:pPr>
      <w:spacing w:after="240"/>
      <w:ind w:left="851"/>
    </w:pPr>
  </w:style>
  <w:style w:type="paragraph" w:customStyle="1" w:styleId="BKLContract211Text">
    <w:name w:val="BKL Contract 2 (1.1) Text"/>
    <w:basedOn w:val="a0"/>
    <w:rsid w:val="00A6066B"/>
    <w:pPr>
      <w:widowControl w:val="0"/>
      <w:autoSpaceDE/>
      <w:autoSpaceDN/>
      <w:adjustRightInd/>
      <w:snapToGrid/>
      <w:spacing w:line="240" w:lineRule="atLeast"/>
      <w:ind w:left="851"/>
      <w:outlineLvl w:val="1"/>
    </w:pPr>
    <w:rPr>
      <w:rFonts w:eastAsia="바탕체" w:cs="Times New Roman"/>
      <w:snapToGrid/>
      <w:spacing w:val="6"/>
      <w:sz w:val="24"/>
    </w:rPr>
  </w:style>
  <w:style w:type="paragraph" w:customStyle="1" w:styleId="BKLH1-1">
    <w:name w:val="BKL H1 - 제1조"/>
    <w:basedOn w:val="a0"/>
    <w:next w:val="a0"/>
    <w:link w:val="BKLH1-1Char"/>
    <w:qFormat/>
    <w:rsid w:val="00A6066B"/>
    <w:pPr>
      <w:keepNext/>
      <w:keepLines/>
      <w:numPr>
        <w:numId w:val="7"/>
      </w:numPr>
      <w:spacing w:before="360" w:after="240"/>
      <w:outlineLvl w:val="0"/>
    </w:pPr>
    <w:rPr>
      <w:b/>
    </w:rPr>
  </w:style>
  <w:style w:type="character" w:customStyle="1" w:styleId="BKLH1-1Char">
    <w:name w:val="BKL H1 - 제1조 Char"/>
    <w:basedOn w:val="a1"/>
    <w:link w:val="BKLH1-1"/>
    <w:rsid w:val="00A6066B"/>
    <w:rPr>
      <w:rFonts w:ascii="Times New Roman" w:eastAsia="바탕" w:hAnsi="Times New Roman" w:cstheme="minorBidi"/>
      <w:b/>
      <w:snapToGrid w:val="0"/>
      <w:kern w:val="2"/>
      <w:sz w:val="22"/>
    </w:rPr>
  </w:style>
  <w:style w:type="paragraph" w:customStyle="1" w:styleId="BKLH2-11">
    <w:name w:val="BKL H2 - 제1.1조"/>
    <w:basedOn w:val="BKLH1-1"/>
    <w:next w:val="BKLBodyText"/>
    <w:link w:val="BKLH2-11Char"/>
    <w:qFormat/>
    <w:rsid w:val="00A6066B"/>
    <w:pPr>
      <w:numPr>
        <w:ilvl w:val="1"/>
      </w:numPr>
      <w:spacing w:before="0"/>
      <w:outlineLvl w:val="1"/>
    </w:pPr>
    <w:rPr>
      <w:b w:val="0"/>
      <w:u w:val="single"/>
    </w:rPr>
  </w:style>
  <w:style w:type="character" w:customStyle="1" w:styleId="BKLH2-11Char">
    <w:name w:val="BKL H2 - 제1.1조 Char"/>
    <w:basedOn w:val="BKLH1-1Char"/>
    <w:link w:val="BKLH2-11"/>
    <w:rsid w:val="00A6066B"/>
    <w:rPr>
      <w:rFonts w:ascii="Times New Roman" w:eastAsia="바탕" w:hAnsi="Times New Roman" w:cstheme="minorBidi"/>
      <w:b w:val="0"/>
      <w:snapToGrid w:val="0"/>
      <w:kern w:val="2"/>
      <w:sz w:val="22"/>
      <w:u w:val="single"/>
    </w:rPr>
  </w:style>
  <w:style w:type="paragraph" w:customStyle="1" w:styleId="BKLH3-1">
    <w:name w:val="BKL H3 - 제(1)항"/>
    <w:basedOn w:val="BKLH2-11"/>
    <w:qFormat/>
    <w:rsid w:val="00A6066B"/>
    <w:pPr>
      <w:keepNext w:val="0"/>
      <w:keepLines w:val="0"/>
      <w:numPr>
        <w:ilvl w:val="2"/>
      </w:numPr>
      <w:outlineLvl w:val="2"/>
    </w:pPr>
    <w:rPr>
      <w:rFonts w:cs="Times New Roman"/>
      <w:u w:val="none"/>
    </w:rPr>
  </w:style>
  <w:style w:type="paragraph" w:customStyle="1" w:styleId="BKLH4-1">
    <w:name w:val="BKL H4 - 제1호"/>
    <w:basedOn w:val="BKLH3-1"/>
    <w:qFormat/>
    <w:rsid w:val="00A6066B"/>
    <w:pPr>
      <w:numPr>
        <w:ilvl w:val="3"/>
      </w:numPr>
      <w:outlineLvl w:val="3"/>
    </w:pPr>
  </w:style>
  <w:style w:type="paragraph" w:customStyle="1" w:styleId="BKLCP">
    <w:name w:val="BKL 별지 CP 목록"/>
    <w:basedOn w:val="a0"/>
    <w:rsid w:val="00A6066B"/>
    <w:pPr>
      <w:widowControl w:val="0"/>
      <w:numPr>
        <w:numId w:val="2"/>
      </w:numPr>
      <w:tabs>
        <w:tab w:val="clear" w:pos="1701"/>
      </w:tabs>
      <w:spacing w:after="240"/>
      <w:textAlignment w:val="baseline"/>
    </w:pPr>
    <w:rPr>
      <w:szCs w:val="23"/>
    </w:rPr>
  </w:style>
  <w:style w:type="paragraph" w:customStyle="1" w:styleId="BKLRW1">
    <w:name w:val="BKL 별지 RW 목록 (1)"/>
    <w:basedOn w:val="a0"/>
    <w:rsid w:val="00A6066B"/>
    <w:pPr>
      <w:numPr>
        <w:numId w:val="3"/>
      </w:numPr>
      <w:spacing w:after="240"/>
    </w:pPr>
    <w:rPr>
      <w:u w:val="single"/>
    </w:rPr>
  </w:style>
  <w:style w:type="paragraph" w:customStyle="1" w:styleId="BKLRWi">
    <w:name w:val="BKL 별지 RW 목록 (i)"/>
    <w:basedOn w:val="a0"/>
    <w:rsid w:val="00A6066B"/>
    <w:pPr>
      <w:numPr>
        <w:numId w:val="4"/>
      </w:numPr>
      <w:spacing w:after="240"/>
    </w:pPr>
  </w:style>
  <w:style w:type="paragraph" w:customStyle="1" w:styleId="BKL0">
    <w:name w:val="BKL 별지 정의"/>
    <w:basedOn w:val="a0"/>
    <w:rsid w:val="00A6066B"/>
    <w:pPr>
      <w:spacing w:after="240"/>
    </w:pPr>
  </w:style>
  <w:style w:type="paragraph" w:customStyle="1" w:styleId="BKL">
    <w:name w:val="BKL 별지 정의 목록"/>
    <w:basedOn w:val="BKL0"/>
    <w:rsid w:val="00A6066B"/>
    <w:pPr>
      <w:numPr>
        <w:numId w:val="5"/>
      </w:numPr>
    </w:pPr>
  </w:style>
  <w:style w:type="paragraph" w:customStyle="1" w:styleId="BKL1">
    <w:name w:val="BKL 별첨"/>
    <w:aliases w:val="별지 표제"/>
    <w:basedOn w:val="a0"/>
    <w:rsid w:val="00A6066B"/>
    <w:pPr>
      <w:spacing w:after="240"/>
      <w:outlineLvl w:val="2"/>
    </w:pPr>
    <w:rPr>
      <w:b/>
    </w:rPr>
  </w:style>
  <w:style w:type="paragraph" w:customStyle="1" w:styleId="BKL2">
    <w:name w:val="BKL 전문"/>
    <w:basedOn w:val="a0"/>
    <w:rsid w:val="00A6066B"/>
    <w:pPr>
      <w:spacing w:after="240"/>
    </w:pPr>
  </w:style>
  <w:style w:type="paragraph" w:customStyle="1" w:styleId="BKL3">
    <w:name w:val="BKL 전문 목록"/>
    <w:basedOn w:val="a0"/>
    <w:rsid w:val="00A6066B"/>
    <w:pPr>
      <w:spacing w:after="240"/>
    </w:pPr>
  </w:style>
  <w:style w:type="paragraph" w:customStyle="1" w:styleId="BKL4">
    <w:name w:val="BKL 표제"/>
    <w:basedOn w:val="a0"/>
    <w:rsid w:val="00A6066B"/>
    <w:pPr>
      <w:spacing w:after="540"/>
      <w:jc w:val="center"/>
    </w:pPr>
    <w:rPr>
      <w:b/>
      <w:sz w:val="28"/>
    </w:rPr>
  </w:style>
  <w:style w:type="character" w:customStyle="1" w:styleId="DeltaViewInsertion">
    <w:name w:val="DeltaView Insertion"/>
    <w:rsid w:val="00A6066B"/>
    <w:rPr>
      <w:color w:val="0000FF"/>
      <w:u w:val="single"/>
    </w:rPr>
  </w:style>
  <w:style w:type="paragraph" w:styleId="TOC">
    <w:name w:val="TOC Heading"/>
    <w:basedOn w:val="10"/>
    <w:next w:val="a0"/>
    <w:uiPriority w:val="39"/>
    <w:unhideWhenUsed/>
    <w:qFormat/>
    <w:rsid w:val="00A6066B"/>
    <w:pPr>
      <w:keepNext/>
      <w:keepLines/>
      <w:widowControl/>
      <w:numPr>
        <w:numId w:val="0"/>
      </w:numPr>
      <w:wordWrap/>
      <w:adjustRightInd/>
      <w:snapToGrid/>
      <w:spacing w:before="480" w:after="0" w:line="276" w:lineRule="auto"/>
      <w:jc w:val="left"/>
      <w:textAlignment w:val="auto"/>
      <w:outlineLvl w:val="9"/>
    </w:pPr>
    <w:rPr>
      <w:rFonts w:asciiTheme="majorHAnsi" w:eastAsiaTheme="majorEastAsia" w:hAnsiTheme="majorHAnsi" w:cstheme="majorBidi"/>
      <w:bCs/>
      <w:snapToGrid/>
      <w:color w:val="2E74B5" w:themeColor="accent1" w:themeShade="BF"/>
      <w:szCs w:val="28"/>
    </w:rPr>
  </w:style>
  <w:style w:type="character" w:styleId="a4">
    <w:name w:val="footnote reference"/>
    <w:basedOn w:val="a1"/>
    <w:uiPriority w:val="99"/>
    <w:semiHidden/>
    <w:unhideWhenUsed/>
    <w:rsid w:val="00A6066B"/>
    <w:rPr>
      <w:vertAlign w:val="superscript"/>
    </w:rPr>
  </w:style>
  <w:style w:type="paragraph" w:styleId="a5">
    <w:name w:val="footnote text"/>
    <w:basedOn w:val="a0"/>
    <w:link w:val="Char"/>
    <w:uiPriority w:val="99"/>
    <w:semiHidden/>
    <w:unhideWhenUsed/>
    <w:rsid w:val="00A6066B"/>
    <w:pPr>
      <w:jc w:val="left"/>
    </w:pPr>
  </w:style>
  <w:style w:type="character" w:customStyle="1" w:styleId="Char">
    <w:name w:val="각주 텍스트 Char"/>
    <w:basedOn w:val="a1"/>
    <w:link w:val="a5"/>
    <w:uiPriority w:val="99"/>
    <w:semiHidden/>
    <w:rsid w:val="00A6066B"/>
    <w:rPr>
      <w:rFonts w:ascii="Times New Roman" w:eastAsia="바탕" w:hAnsi="Times New Roman" w:cstheme="minorBidi"/>
      <w:snapToGrid w:val="0"/>
      <w:kern w:val="2"/>
      <w:sz w:val="22"/>
    </w:rPr>
  </w:style>
  <w:style w:type="paragraph" w:styleId="a6">
    <w:name w:val="Note Heading"/>
    <w:basedOn w:val="a0"/>
    <w:next w:val="a0"/>
    <w:link w:val="Char0"/>
    <w:uiPriority w:val="99"/>
    <w:unhideWhenUsed/>
    <w:rsid w:val="00A6066B"/>
    <w:pPr>
      <w:wordWrap/>
      <w:autoSpaceDE/>
      <w:autoSpaceDN/>
      <w:adjustRightInd/>
      <w:snapToGrid/>
      <w:spacing w:line="240" w:lineRule="auto"/>
      <w:jc w:val="center"/>
    </w:pPr>
    <w:rPr>
      <w:rFonts w:asciiTheme="minorEastAsia" w:eastAsiaTheme="minorEastAsia" w:hAnsiTheme="minorEastAsia"/>
      <w:snapToGrid/>
      <w:kern w:val="0"/>
      <w:szCs w:val="24"/>
    </w:rPr>
  </w:style>
  <w:style w:type="character" w:customStyle="1" w:styleId="Char0">
    <w:name w:val="각주/미주 머리글 Char"/>
    <w:basedOn w:val="a1"/>
    <w:link w:val="a6"/>
    <w:uiPriority w:val="99"/>
    <w:rsid w:val="00A6066B"/>
    <w:rPr>
      <w:rFonts w:asciiTheme="minorEastAsia" w:eastAsiaTheme="minorEastAsia" w:hAnsiTheme="minorEastAsia" w:cstheme="minorBidi"/>
      <w:sz w:val="22"/>
      <w:szCs w:val="24"/>
    </w:rPr>
  </w:style>
  <w:style w:type="paragraph" w:styleId="a7">
    <w:name w:val="header"/>
    <w:basedOn w:val="a0"/>
    <w:link w:val="Char1"/>
    <w:unhideWhenUsed/>
    <w:rsid w:val="00A6066B"/>
    <w:pPr>
      <w:tabs>
        <w:tab w:val="center" w:pos="4513"/>
        <w:tab w:val="right" w:pos="9026"/>
      </w:tabs>
    </w:pPr>
  </w:style>
  <w:style w:type="character" w:customStyle="1" w:styleId="Char1">
    <w:name w:val="머리글 Char"/>
    <w:basedOn w:val="a1"/>
    <w:link w:val="a7"/>
    <w:rsid w:val="00A6066B"/>
    <w:rPr>
      <w:rFonts w:ascii="Times New Roman" w:eastAsia="바탕" w:hAnsi="Times New Roman" w:cstheme="minorBidi"/>
      <w:snapToGrid w:val="0"/>
      <w:kern w:val="2"/>
      <w:sz w:val="22"/>
    </w:rPr>
  </w:style>
  <w:style w:type="paragraph" w:styleId="a8">
    <w:name w:val="List Paragraph"/>
    <w:aliases w:val="Source,표준글,설명문단,설명문단CxSpLast,Driving Outline"/>
    <w:basedOn w:val="a0"/>
    <w:link w:val="Char2"/>
    <w:uiPriority w:val="34"/>
    <w:qFormat/>
    <w:rsid w:val="00A6066B"/>
    <w:pPr>
      <w:spacing w:after="240"/>
    </w:pPr>
  </w:style>
  <w:style w:type="character" w:customStyle="1" w:styleId="Char2">
    <w:name w:val="목록 단락 Char"/>
    <w:aliases w:val="Source Char,표준글 Char,설명문단 Char,설명문단CxSpLast Char,Driving Outline Char"/>
    <w:basedOn w:val="a1"/>
    <w:link w:val="a8"/>
    <w:uiPriority w:val="34"/>
    <w:rsid w:val="00A6066B"/>
    <w:rPr>
      <w:rFonts w:ascii="Times New Roman" w:eastAsia="바탕" w:hAnsi="Times New Roman" w:cstheme="minorBidi"/>
      <w:snapToGrid w:val="0"/>
      <w:kern w:val="2"/>
      <w:sz w:val="22"/>
    </w:rPr>
  </w:style>
  <w:style w:type="paragraph" w:styleId="11">
    <w:name w:val="toc 1"/>
    <w:basedOn w:val="a0"/>
    <w:next w:val="a0"/>
    <w:autoRedefine/>
    <w:uiPriority w:val="39"/>
    <w:unhideWhenUsed/>
    <w:qFormat/>
    <w:rsid w:val="00D376F6"/>
    <w:pPr>
      <w:tabs>
        <w:tab w:val="left" w:pos="599"/>
        <w:tab w:val="right" w:leader="dot" w:pos="9060"/>
      </w:tabs>
      <w:spacing w:before="280" w:after="140"/>
    </w:pPr>
    <w:rPr>
      <w:b/>
      <w:noProof/>
      <w:sz w:val="20"/>
    </w:rPr>
  </w:style>
  <w:style w:type="paragraph" w:styleId="21">
    <w:name w:val="toc 2"/>
    <w:basedOn w:val="a0"/>
    <w:next w:val="a0"/>
    <w:autoRedefine/>
    <w:uiPriority w:val="39"/>
    <w:unhideWhenUsed/>
    <w:qFormat/>
    <w:rsid w:val="00A6066B"/>
    <w:pPr>
      <w:tabs>
        <w:tab w:val="left" w:pos="1418"/>
        <w:tab w:val="right" w:leader="dot" w:pos="9060"/>
      </w:tabs>
      <w:ind w:leftChars="386" w:left="849"/>
    </w:pPr>
    <w:rPr>
      <w:sz w:val="20"/>
    </w:rPr>
  </w:style>
  <w:style w:type="paragraph" w:styleId="31">
    <w:name w:val="toc 3"/>
    <w:basedOn w:val="a0"/>
    <w:next w:val="a0"/>
    <w:autoRedefine/>
    <w:uiPriority w:val="39"/>
    <w:unhideWhenUsed/>
    <w:qFormat/>
    <w:rsid w:val="00A6066B"/>
    <w:pPr>
      <w:ind w:leftChars="400" w:left="850"/>
    </w:pPr>
  </w:style>
  <w:style w:type="paragraph" w:styleId="41">
    <w:name w:val="toc 4"/>
    <w:basedOn w:val="a0"/>
    <w:next w:val="a0"/>
    <w:autoRedefine/>
    <w:uiPriority w:val="39"/>
    <w:unhideWhenUsed/>
    <w:rsid w:val="00A6066B"/>
    <w:pPr>
      <w:widowControl w:val="0"/>
      <w:adjustRightInd/>
      <w:snapToGrid/>
      <w:spacing w:after="200" w:line="276" w:lineRule="auto"/>
      <w:ind w:leftChars="600" w:left="1275"/>
    </w:pPr>
    <w:rPr>
      <w:rFonts w:asciiTheme="minorHAnsi" w:eastAsiaTheme="minorEastAsia" w:hAnsiTheme="minorHAnsi"/>
      <w:snapToGrid/>
      <w:sz w:val="20"/>
      <w:szCs w:val="22"/>
    </w:rPr>
  </w:style>
  <w:style w:type="paragraph" w:styleId="51">
    <w:name w:val="toc 5"/>
    <w:basedOn w:val="a0"/>
    <w:next w:val="a0"/>
    <w:autoRedefine/>
    <w:uiPriority w:val="39"/>
    <w:unhideWhenUsed/>
    <w:rsid w:val="00A6066B"/>
    <w:pPr>
      <w:widowControl w:val="0"/>
      <w:adjustRightInd/>
      <w:snapToGrid/>
      <w:spacing w:after="200" w:line="276" w:lineRule="auto"/>
      <w:ind w:leftChars="800" w:left="1700"/>
    </w:pPr>
    <w:rPr>
      <w:rFonts w:asciiTheme="minorHAnsi" w:eastAsiaTheme="minorEastAsia" w:hAnsiTheme="minorHAnsi"/>
      <w:snapToGrid/>
      <w:sz w:val="20"/>
      <w:szCs w:val="22"/>
    </w:rPr>
  </w:style>
  <w:style w:type="paragraph" w:styleId="61">
    <w:name w:val="toc 6"/>
    <w:basedOn w:val="a0"/>
    <w:next w:val="a0"/>
    <w:autoRedefine/>
    <w:uiPriority w:val="39"/>
    <w:unhideWhenUsed/>
    <w:rsid w:val="00A6066B"/>
    <w:pPr>
      <w:widowControl w:val="0"/>
      <w:adjustRightInd/>
      <w:snapToGrid/>
      <w:spacing w:after="200" w:line="276" w:lineRule="auto"/>
      <w:ind w:leftChars="1000" w:left="2125"/>
    </w:pPr>
    <w:rPr>
      <w:rFonts w:asciiTheme="minorHAnsi" w:eastAsiaTheme="minorEastAsia" w:hAnsiTheme="minorHAnsi"/>
      <w:snapToGrid/>
      <w:sz w:val="20"/>
      <w:szCs w:val="22"/>
    </w:rPr>
  </w:style>
  <w:style w:type="paragraph" w:styleId="71">
    <w:name w:val="toc 7"/>
    <w:basedOn w:val="a0"/>
    <w:next w:val="a0"/>
    <w:autoRedefine/>
    <w:uiPriority w:val="39"/>
    <w:unhideWhenUsed/>
    <w:rsid w:val="00A6066B"/>
    <w:pPr>
      <w:widowControl w:val="0"/>
      <w:adjustRightInd/>
      <w:snapToGrid/>
      <w:spacing w:after="200" w:line="276" w:lineRule="auto"/>
      <w:ind w:leftChars="1200" w:left="2550"/>
    </w:pPr>
    <w:rPr>
      <w:rFonts w:asciiTheme="minorHAnsi" w:eastAsiaTheme="minorEastAsia" w:hAnsiTheme="minorHAnsi"/>
      <w:snapToGrid/>
      <w:sz w:val="20"/>
      <w:szCs w:val="22"/>
    </w:rPr>
  </w:style>
  <w:style w:type="paragraph" w:styleId="80">
    <w:name w:val="toc 8"/>
    <w:basedOn w:val="a0"/>
    <w:next w:val="a0"/>
    <w:autoRedefine/>
    <w:uiPriority w:val="39"/>
    <w:unhideWhenUsed/>
    <w:rsid w:val="00A6066B"/>
    <w:pPr>
      <w:widowControl w:val="0"/>
      <w:adjustRightInd/>
      <w:snapToGrid/>
      <w:spacing w:after="200" w:line="276" w:lineRule="auto"/>
      <w:ind w:leftChars="1400" w:left="2975"/>
    </w:pPr>
    <w:rPr>
      <w:rFonts w:asciiTheme="minorHAnsi" w:eastAsiaTheme="minorEastAsia" w:hAnsiTheme="minorHAnsi"/>
      <w:snapToGrid/>
      <w:sz w:val="20"/>
      <w:szCs w:val="22"/>
    </w:rPr>
  </w:style>
  <w:style w:type="paragraph" w:styleId="90">
    <w:name w:val="toc 9"/>
    <w:basedOn w:val="a0"/>
    <w:next w:val="a0"/>
    <w:autoRedefine/>
    <w:uiPriority w:val="39"/>
    <w:unhideWhenUsed/>
    <w:rsid w:val="00A6066B"/>
    <w:pPr>
      <w:widowControl w:val="0"/>
      <w:adjustRightInd/>
      <w:snapToGrid/>
      <w:spacing w:after="200" w:line="276" w:lineRule="auto"/>
      <w:ind w:leftChars="1600" w:left="3400"/>
    </w:pPr>
    <w:rPr>
      <w:rFonts w:asciiTheme="minorHAnsi" w:eastAsiaTheme="minorEastAsia" w:hAnsiTheme="minorHAnsi"/>
      <w:snapToGrid/>
      <w:sz w:val="20"/>
      <w:szCs w:val="22"/>
    </w:rPr>
  </w:style>
  <w:style w:type="character" w:styleId="a9">
    <w:name w:val="endnote reference"/>
    <w:basedOn w:val="a1"/>
    <w:uiPriority w:val="99"/>
    <w:semiHidden/>
    <w:unhideWhenUsed/>
    <w:rsid w:val="00A6066B"/>
    <w:rPr>
      <w:vertAlign w:val="superscript"/>
    </w:rPr>
  </w:style>
  <w:style w:type="paragraph" w:styleId="aa">
    <w:name w:val="endnote text"/>
    <w:basedOn w:val="a0"/>
    <w:link w:val="Char3"/>
    <w:uiPriority w:val="99"/>
    <w:semiHidden/>
    <w:unhideWhenUsed/>
    <w:rsid w:val="00A6066B"/>
    <w:pPr>
      <w:jc w:val="left"/>
    </w:pPr>
  </w:style>
  <w:style w:type="character" w:customStyle="1" w:styleId="Char3">
    <w:name w:val="미주 텍스트 Char"/>
    <w:basedOn w:val="a1"/>
    <w:link w:val="aa"/>
    <w:uiPriority w:val="99"/>
    <w:semiHidden/>
    <w:rsid w:val="00A6066B"/>
    <w:rPr>
      <w:rFonts w:ascii="Times New Roman" w:eastAsia="바탕" w:hAnsi="Times New Roman" w:cstheme="minorBidi"/>
      <w:snapToGrid w:val="0"/>
      <w:kern w:val="2"/>
      <w:sz w:val="22"/>
    </w:rPr>
  </w:style>
  <w:style w:type="paragraph" w:styleId="ab">
    <w:name w:val="footer"/>
    <w:basedOn w:val="a0"/>
    <w:link w:val="Char4"/>
    <w:uiPriority w:val="99"/>
    <w:unhideWhenUsed/>
    <w:rsid w:val="00A6066B"/>
    <w:pPr>
      <w:tabs>
        <w:tab w:val="center" w:pos="4513"/>
        <w:tab w:val="right" w:pos="9026"/>
      </w:tabs>
    </w:pPr>
  </w:style>
  <w:style w:type="character" w:customStyle="1" w:styleId="Char4">
    <w:name w:val="바닥글 Char"/>
    <w:basedOn w:val="a1"/>
    <w:link w:val="ab"/>
    <w:uiPriority w:val="99"/>
    <w:rsid w:val="00A6066B"/>
    <w:rPr>
      <w:rFonts w:ascii="Times New Roman" w:eastAsia="바탕" w:hAnsi="Times New Roman" w:cstheme="minorBidi"/>
      <w:snapToGrid w:val="0"/>
      <w:kern w:val="2"/>
      <w:sz w:val="22"/>
    </w:rPr>
  </w:style>
  <w:style w:type="paragraph" w:customStyle="1" w:styleId="ac">
    <w:name w:val="바탕글"/>
    <w:link w:val="Char5"/>
    <w:rsid w:val="00A6066B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jc w:val="both"/>
    </w:pPr>
    <w:rPr>
      <w:rFonts w:ascii="바탕체" w:eastAsia="바탕체" w:hAnsi="Times New Roman"/>
      <w:color w:val="000000"/>
    </w:rPr>
  </w:style>
  <w:style w:type="paragraph" w:customStyle="1" w:styleId="12">
    <w:name w:val="스타일1"/>
    <w:basedOn w:val="BKLH2-11"/>
    <w:link w:val="1Char0"/>
    <w:qFormat/>
    <w:rsid w:val="00A6066B"/>
  </w:style>
  <w:style w:type="character" w:customStyle="1" w:styleId="1Char0">
    <w:name w:val="스타일1 Char"/>
    <w:basedOn w:val="BKLH2-11Char"/>
    <w:link w:val="12"/>
    <w:rsid w:val="00A6066B"/>
    <w:rPr>
      <w:rFonts w:ascii="Times New Roman" w:eastAsia="바탕" w:hAnsi="Times New Roman" w:cstheme="minorBidi"/>
      <w:b w:val="0"/>
      <w:snapToGrid w:val="0"/>
      <w:kern w:val="2"/>
      <w:sz w:val="22"/>
      <w:u w:val="single"/>
    </w:rPr>
  </w:style>
  <w:style w:type="table" w:styleId="ad">
    <w:name w:val="Table Grid"/>
    <w:basedOn w:val="a2"/>
    <w:uiPriority w:val="59"/>
    <w:rsid w:val="00A6066B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alloon Text"/>
    <w:basedOn w:val="a0"/>
    <w:link w:val="Char6"/>
    <w:uiPriority w:val="99"/>
    <w:semiHidden/>
    <w:unhideWhenUsed/>
    <w:rsid w:val="00A6066B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1"/>
    <w:link w:val="ae"/>
    <w:uiPriority w:val="99"/>
    <w:semiHidden/>
    <w:rsid w:val="00A6066B"/>
    <w:rPr>
      <w:rFonts w:asciiTheme="majorHAnsi" w:eastAsiaTheme="majorEastAsia" w:hAnsiTheme="majorHAnsi" w:cstheme="majorBidi"/>
      <w:snapToGrid w:val="0"/>
      <w:kern w:val="2"/>
      <w:sz w:val="18"/>
      <w:szCs w:val="18"/>
    </w:rPr>
  </w:style>
  <w:style w:type="character" w:styleId="af">
    <w:name w:val="Hyperlink"/>
    <w:basedOn w:val="a1"/>
    <w:uiPriority w:val="99"/>
    <w:unhideWhenUsed/>
    <w:rsid w:val="00A6066B"/>
    <w:rPr>
      <w:color w:val="0563C1" w:themeColor="hyperlink"/>
      <w:u w:val="single"/>
    </w:rPr>
  </w:style>
  <w:style w:type="paragraph" w:styleId="af0">
    <w:name w:val="Normal Indent"/>
    <w:basedOn w:val="a0"/>
    <w:rsid w:val="00F55EB1"/>
    <w:pPr>
      <w:widowControl w:val="0"/>
      <w:autoSpaceDE/>
      <w:autoSpaceDN/>
      <w:snapToGrid/>
      <w:spacing w:before="60" w:after="60" w:line="440" w:lineRule="atLeast"/>
      <w:ind w:left="851"/>
      <w:textAlignment w:val="baseline"/>
    </w:pPr>
    <w:rPr>
      <w:rFonts w:ascii="바탕" w:cs="Times New Roman"/>
      <w:snapToGrid/>
      <w:kern w:val="0"/>
      <w:sz w:val="32"/>
    </w:rPr>
  </w:style>
  <w:style w:type="paragraph" w:styleId="af1">
    <w:name w:val="Revision"/>
    <w:hidden/>
    <w:uiPriority w:val="99"/>
    <w:semiHidden/>
    <w:rsid w:val="00A76EA4"/>
    <w:rPr>
      <w:rFonts w:ascii="바탕" w:eastAsia="바탕" w:hAnsi="Times New Roman"/>
      <w:sz w:val="28"/>
    </w:rPr>
  </w:style>
  <w:style w:type="paragraph" w:customStyle="1" w:styleId="14-4">
    <w:name w:val="표준14-4"/>
    <w:basedOn w:val="a0"/>
    <w:rsid w:val="000D7D77"/>
    <w:pPr>
      <w:widowControl w:val="0"/>
      <w:numPr>
        <w:numId w:val="8"/>
      </w:numPr>
      <w:autoSpaceDE/>
      <w:autoSpaceDN/>
      <w:spacing w:before="60" w:after="60" w:line="440" w:lineRule="atLeast"/>
      <w:textAlignment w:val="baseline"/>
    </w:pPr>
    <w:rPr>
      <w:rFonts w:ascii="바탕" w:cs="Times New Roman"/>
      <w:snapToGrid/>
      <w:kern w:val="0"/>
      <w:sz w:val="28"/>
      <w:shd w:val="clear" w:color="auto" w:fill="FFFFFF"/>
    </w:rPr>
  </w:style>
  <w:style w:type="paragraph" w:customStyle="1" w:styleId="WYCArticleLv3">
    <w:name w:val="WY C_Article Lv3"/>
    <w:basedOn w:val="a0"/>
    <w:uiPriority w:val="99"/>
    <w:rsid w:val="000D7D77"/>
    <w:pPr>
      <w:wordWrap/>
      <w:autoSpaceDE/>
      <w:autoSpaceDN/>
      <w:snapToGrid/>
      <w:spacing w:before="180" w:after="120" w:line="340" w:lineRule="exact"/>
      <w:ind w:left="1588" w:hanging="794"/>
    </w:pPr>
    <w:rPr>
      <w:rFonts w:eastAsia="맑은 고딕" w:cs="Times New Roman"/>
      <w:snapToGrid/>
      <w:kern w:val="0"/>
      <w:sz w:val="24"/>
    </w:rPr>
  </w:style>
  <w:style w:type="paragraph" w:customStyle="1" w:styleId="WYCArticleLv4">
    <w:name w:val="WY C_Article Lv4"/>
    <w:basedOn w:val="a0"/>
    <w:uiPriority w:val="99"/>
    <w:rsid w:val="000D7D77"/>
    <w:pPr>
      <w:wordWrap/>
      <w:autoSpaceDE/>
      <w:autoSpaceDN/>
      <w:snapToGrid/>
      <w:spacing w:before="180" w:after="120" w:line="340" w:lineRule="exact"/>
      <w:ind w:left="2211" w:hanging="623"/>
    </w:pPr>
    <w:rPr>
      <w:rFonts w:eastAsia="바탕체" w:cs="Times New Roman"/>
      <w:snapToGrid/>
      <w:kern w:val="0"/>
      <w:sz w:val="24"/>
    </w:rPr>
  </w:style>
  <w:style w:type="paragraph" w:customStyle="1" w:styleId="af2">
    <w:name w:val="큰제목"/>
    <w:basedOn w:val="a0"/>
    <w:rsid w:val="0037362B"/>
    <w:pPr>
      <w:keepNext/>
      <w:widowControl w:val="0"/>
      <w:pBdr>
        <w:top w:val="single" w:sz="6" w:space="8" w:color="auto" w:shadow="1"/>
        <w:left w:val="single" w:sz="6" w:space="8" w:color="auto" w:shadow="1"/>
        <w:bottom w:val="single" w:sz="6" w:space="8" w:color="auto" w:shadow="1"/>
        <w:right w:val="single" w:sz="6" w:space="8" w:color="auto" w:shadow="1"/>
      </w:pBdr>
      <w:autoSpaceDE/>
      <w:autoSpaceDN/>
      <w:spacing w:before="60" w:after="60"/>
      <w:ind w:left="1134" w:right="1134"/>
      <w:jc w:val="center"/>
      <w:textAlignment w:val="baseline"/>
    </w:pPr>
    <w:rPr>
      <w:rFonts w:ascii="바탕체" w:eastAsia="가는둥근제목체" w:cs="Times New Roman"/>
      <w:b/>
      <w:snapToGrid/>
      <w:spacing w:val="60"/>
      <w:kern w:val="0"/>
      <w:sz w:val="40"/>
    </w:rPr>
  </w:style>
  <w:style w:type="paragraph" w:customStyle="1" w:styleId="WYCArticleLv1">
    <w:name w:val="WY C_Article Lv1"/>
    <w:basedOn w:val="a0"/>
    <w:link w:val="WYCArticleLv1Char"/>
    <w:uiPriority w:val="99"/>
    <w:rsid w:val="0037362B"/>
    <w:pPr>
      <w:tabs>
        <w:tab w:val="left" w:pos="1560"/>
      </w:tabs>
      <w:wordWrap/>
      <w:autoSpaceDE/>
      <w:autoSpaceDN/>
      <w:snapToGrid/>
      <w:spacing w:before="480" w:after="160" w:line="340" w:lineRule="exact"/>
    </w:pPr>
    <w:rPr>
      <w:rFonts w:eastAsia="Times New Roman" w:cs="Times New Roman"/>
      <w:b/>
      <w:snapToGrid/>
      <w:kern w:val="0"/>
      <w:sz w:val="24"/>
    </w:rPr>
  </w:style>
  <w:style w:type="character" w:customStyle="1" w:styleId="WYCArticleLv1Char">
    <w:name w:val="WY C_Article Lv1 Char"/>
    <w:link w:val="WYCArticleLv1"/>
    <w:uiPriority w:val="99"/>
    <w:locked/>
    <w:rsid w:val="0037362B"/>
    <w:rPr>
      <w:rFonts w:ascii="Times New Roman" w:eastAsia="Times New Roman" w:hAnsi="Times New Roman"/>
      <w:b/>
      <w:sz w:val="24"/>
    </w:rPr>
  </w:style>
  <w:style w:type="paragraph" w:customStyle="1" w:styleId="s0">
    <w:name w:val="s0"/>
    <w:rsid w:val="008843A4"/>
    <w:pPr>
      <w:widowControl w:val="0"/>
      <w:autoSpaceDE w:val="0"/>
      <w:autoSpaceDN w:val="0"/>
      <w:adjustRightInd w:val="0"/>
    </w:pPr>
    <w:rPr>
      <w:rFonts w:ascii="바탕" w:eastAsia="바탕" w:hAnsi="Times New Roman"/>
      <w:sz w:val="24"/>
      <w:szCs w:val="24"/>
    </w:rPr>
  </w:style>
  <w:style w:type="paragraph" w:customStyle="1" w:styleId="12-4">
    <w:name w:val="표준12-4"/>
    <w:basedOn w:val="14-4"/>
    <w:rsid w:val="001B0196"/>
    <w:pPr>
      <w:numPr>
        <w:numId w:val="9"/>
      </w:numPr>
      <w:adjustRightInd/>
      <w:ind w:left="1077"/>
    </w:pPr>
    <w:rPr>
      <w:sz w:val="24"/>
    </w:rPr>
  </w:style>
  <w:style w:type="character" w:customStyle="1" w:styleId="Char5">
    <w:name w:val="바탕글 Char"/>
    <w:link w:val="ac"/>
    <w:rsid w:val="002E2C5C"/>
    <w:rPr>
      <w:rFonts w:ascii="바탕체" w:eastAsia="바탕체" w:hAnsi="Times New Roman"/>
      <w:color w:val="000000"/>
    </w:rPr>
  </w:style>
  <w:style w:type="paragraph" w:customStyle="1" w:styleId="msonormal0">
    <w:name w:val="msonormal"/>
    <w:basedOn w:val="a0"/>
    <w:rsid w:val="008036C9"/>
    <w:pPr>
      <w:wordWrap/>
      <w:autoSpaceDE/>
      <w:autoSpaceDN/>
      <w:adjustRightInd/>
      <w:snapToGrid/>
      <w:spacing w:before="100" w:beforeAutospacing="1" w:after="100" w:afterAutospacing="1" w:line="240" w:lineRule="auto"/>
      <w:jc w:val="left"/>
    </w:pPr>
    <w:rPr>
      <w:rFonts w:ascii="굴림" w:eastAsia="굴림" w:hAnsi="굴림" w:cs="굴림"/>
      <w:snapToGrid/>
      <w:kern w:val="0"/>
      <w:sz w:val="24"/>
      <w:szCs w:val="24"/>
    </w:rPr>
  </w:style>
  <w:style w:type="paragraph" w:customStyle="1" w:styleId="1">
    <w:name w:val="송무1._제목"/>
    <w:basedOn w:val="a0"/>
    <w:qFormat/>
    <w:rsid w:val="008036C9"/>
    <w:pPr>
      <w:widowControl w:val="0"/>
      <w:numPr>
        <w:numId w:val="14"/>
      </w:numPr>
      <w:tabs>
        <w:tab w:val="left" w:pos="994"/>
      </w:tabs>
      <w:spacing w:after="400" w:line="288" w:lineRule="auto"/>
    </w:pPr>
    <w:rPr>
      <w:rFonts w:eastAsia="맑은 고딕" w:cs="Times New Roman"/>
      <w:b/>
      <w:bCs/>
      <w:snapToGrid/>
      <w:sz w:val="24"/>
      <w:szCs w:val="24"/>
    </w:rPr>
  </w:style>
  <w:style w:type="paragraph" w:customStyle="1" w:styleId="2">
    <w:name w:val="송무2._제목"/>
    <w:basedOn w:val="a0"/>
    <w:qFormat/>
    <w:rsid w:val="008036C9"/>
    <w:pPr>
      <w:widowControl w:val="0"/>
      <w:numPr>
        <w:ilvl w:val="1"/>
        <w:numId w:val="14"/>
      </w:numPr>
      <w:tabs>
        <w:tab w:val="clear" w:pos="737"/>
        <w:tab w:val="left" w:pos="728"/>
      </w:tabs>
      <w:spacing w:after="400" w:line="288" w:lineRule="auto"/>
    </w:pPr>
    <w:rPr>
      <w:rFonts w:eastAsia="맑은 고딕" w:cs="Times New Roman"/>
      <w:b/>
      <w:bCs/>
      <w:snapToGrid/>
      <w:sz w:val="23"/>
      <w:szCs w:val="26"/>
    </w:rPr>
  </w:style>
  <w:style w:type="paragraph" w:customStyle="1" w:styleId="3">
    <w:name w:val="송무3._제목"/>
    <w:basedOn w:val="a0"/>
    <w:qFormat/>
    <w:rsid w:val="008036C9"/>
    <w:pPr>
      <w:widowControl w:val="0"/>
      <w:numPr>
        <w:ilvl w:val="2"/>
        <w:numId w:val="14"/>
      </w:numPr>
      <w:spacing w:after="400" w:line="432" w:lineRule="auto"/>
      <w:ind w:left="908" w:hanging="454"/>
    </w:pPr>
    <w:rPr>
      <w:rFonts w:eastAsia="바탕체" w:cs="Times New Roman"/>
      <w:b/>
      <w:snapToGrid/>
      <w:sz w:val="23"/>
      <w:szCs w:val="24"/>
    </w:rPr>
  </w:style>
  <w:style w:type="paragraph" w:customStyle="1" w:styleId="4">
    <w:name w:val="송무4._제목"/>
    <w:basedOn w:val="a0"/>
    <w:qFormat/>
    <w:rsid w:val="008036C9"/>
    <w:pPr>
      <w:widowControl w:val="0"/>
      <w:numPr>
        <w:ilvl w:val="3"/>
        <w:numId w:val="14"/>
      </w:numPr>
      <w:spacing w:after="400" w:line="432" w:lineRule="auto"/>
      <w:ind w:left="993" w:hanging="539"/>
    </w:pPr>
    <w:rPr>
      <w:rFonts w:eastAsia="바탕체" w:cs="Times New Roman"/>
      <w:b/>
      <w:snapToGrid/>
      <w:sz w:val="23"/>
      <w:szCs w:val="24"/>
    </w:rPr>
  </w:style>
  <w:style w:type="paragraph" w:customStyle="1" w:styleId="50">
    <w:name w:val="송무5._제목"/>
    <w:basedOn w:val="a0"/>
    <w:qFormat/>
    <w:rsid w:val="008036C9"/>
    <w:pPr>
      <w:widowControl w:val="0"/>
      <w:numPr>
        <w:ilvl w:val="4"/>
        <w:numId w:val="14"/>
      </w:numPr>
      <w:spacing w:after="400" w:line="432" w:lineRule="auto"/>
    </w:pPr>
    <w:rPr>
      <w:rFonts w:eastAsia="바탕체" w:cs="Times New Roman"/>
      <w:snapToGrid/>
      <w:sz w:val="23"/>
      <w:szCs w:val="24"/>
    </w:rPr>
  </w:style>
  <w:style w:type="paragraph" w:customStyle="1" w:styleId="6">
    <w:name w:val="송무6._제목"/>
    <w:basedOn w:val="a0"/>
    <w:qFormat/>
    <w:rsid w:val="008036C9"/>
    <w:pPr>
      <w:widowControl w:val="0"/>
      <w:numPr>
        <w:ilvl w:val="5"/>
        <w:numId w:val="14"/>
      </w:numPr>
      <w:spacing w:after="400" w:line="432" w:lineRule="auto"/>
    </w:pPr>
    <w:rPr>
      <w:rFonts w:eastAsia="바탕체" w:cs="Times New Roman"/>
      <w:snapToGrid/>
      <w:sz w:val="23"/>
      <w:szCs w:val="24"/>
    </w:rPr>
  </w:style>
  <w:style w:type="paragraph" w:customStyle="1" w:styleId="70">
    <w:name w:val="송무7._제목"/>
    <w:basedOn w:val="a0"/>
    <w:qFormat/>
    <w:rsid w:val="008036C9"/>
    <w:pPr>
      <w:widowControl w:val="0"/>
      <w:numPr>
        <w:ilvl w:val="6"/>
        <w:numId w:val="14"/>
      </w:numPr>
      <w:spacing w:after="400" w:line="432" w:lineRule="auto"/>
    </w:pPr>
    <w:rPr>
      <w:rFonts w:eastAsia="바탕체" w:cs="Times New Roman"/>
      <w:snapToGrid/>
      <w:sz w:val="23"/>
      <w:szCs w:val="24"/>
    </w:rPr>
  </w:style>
  <w:style w:type="paragraph" w:customStyle="1" w:styleId="a">
    <w:name w:val="글머리표(하이픈)"/>
    <w:basedOn w:val="a0"/>
    <w:rsid w:val="008036C9"/>
    <w:pPr>
      <w:numPr>
        <w:numId w:val="13"/>
      </w:numPr>
      <w:tabs>
        <w:tab w:val="left" w:pos="994"/>
      </w:tabs>
      <w:spacing w:before="400" w:after="400" w:line="300" w:lineRule="auto"/>
    </w:pPr>
    <w:rPr>
      <w:rFonts w:eastAsia="바탕체" w:cs="Times New Roman"/>
      <w:snapToGrid/>
      <w:sz w:val="23"/>
      <w:szCs w:val="24"/>
    </w:rPr>
  </w:style>
  <w:style w:type="paragraph" w:customStyle="1" w:styleId="Agreement2">
    <w:name w:val="Agreement2"/>
    <w:basedOn w:val="a0"/>
    <w:qFormat/>
    <w:rsid w:val="008036C9"/>
    <w:pPr>
      <w:keepNext/>
      <w:tabs>
        <w:tab w:val="num" w:pos="794"/>
      </w:tabs>
      <w:wordWrap/>
      <w:spacing w:after="240" w:line="312" w:lineRule="auto"/>
      <w:ind w:left="794" w:hanging="794"/>
      <w:outlineLvl w:val="0"/>
    </w:pPr>
    <w:rPr>
      <w:rFonts w:cs="Times New Roman"/>
      <w:snapToGrid/>
      <w:kern w:val="0"/>
      <w:szCs w:val="22"/>
      <w:u w:val="single"/>
      <w:lang w:val="x-none" w:eastAsia="x-none"/>
    </w:rPr>
  </w:style>
  <w:style w:type="paragraph" w:customStyle="1" w:styleId="Agreement3">
    <w:name w:val="Agreement3"/>
    <w:basedOn w:val="a0"/>
    <w:qFormat/>
    <w:rsid w:val="008036C9"/>
    <w:pPr>
      <w:tabs>
        <w:tab w:val="num" w:pos="1644"/>
      </w:tabs>
      <w:wordWrap/>
      <w:spacing w:before="180" w:after="240" w:line="312" w:lineRule="auto"/>
      <w:ind w:left="1645" w:hanging="794"/>
      <w:outlineLvl w:val="0"/>
    </w:pPr>
    <w:rPr>
      <w:rFonts w:cs="Times New Roman"/>
      <w:snapToGrid/>
      <w:kern w:val="0"/>
      <w:szCs w:val="22"/>
      <w:lang w:val="x-none" w:eastAsia="x-none"/>
    </w:rPr>
  </w:style>
  <w:style w:type="paragraph" w:customStyle="1" w:styleId="Agreement4">
    <w:name w:val="Agreement4"/>
    <w:basedOn w:val="a0"/>
    <w:qFormat/>
    <w:rsid w:val="008036C9"/>
    <w:pPr>
      <w:tabs>
        <w:tab w:val="num" w:pos="2381"/>
      </w:tabs>
      <w:wordWrap/>
      <w:spacing w:before="180" w:after="240" w:line="312" w:lineRule="auto"/>
      <w:ind w:left="2381" w:hanging="793"/>
      <w:outlineLvl w:val="0"/>
    </w:pPr>
    <w:rPr>
      <w:rFonts w:cs="Times New Roman"/>
      <w:snapToGrid/>
      <w:kern w:val="0"/>
      <w:szCs w:val="22"/>
    </w:rPr>
  </w:style>
  <w:style w:type="paragraph" w:styleId="af3">
    <w:name w:val="Normal (Web)"/>
    <w:basedOn w:val="a0"/>
    <w:uiPriority w:val="99"/>
    <w:unhideWhenUsed/>
    <w:rsid w:val="008036C9"/>
    <w:pPr>
      <w:wordWrap/>
      <w:autoSpaceDE/>
      <w:autoSpaceDN/>
      <w:adjustRightInd/>
      <w:snapToGrid/>
      <w:spacing w:before="100" w:beforeAutospacing="1" w:after="100" w:afterAutospacing="1" w:line="240" w:lineRule="auto"/>
      <w:jc w:val="left"/>
    </w:pPr>
    <w:rPr>
      <w:rFonts w:ascii="굴림" w:eastAsia="굴림" w:hAnsi="굴림" w:cs="굴림"/>
      <w:snapToGrid/>
      <w:kern w:val="0"/>
      <w:sz w:val="24"/>
      <w:szCs w:val="24"/>
    </w:rPr>
  </w:style>
  <w:style w:type="paragraph" w:customStyle="1" w:styleId="tablebullet">
    <w:name w:val="table bullet"/>
    <w:basedOn w:val="a0"/>
    <w:rsid w:val="008036C9"/>
    <w:pPr>
      <w:numPr>
        <w:numId w:val="15"/>
      </w:numPr>
      <w:wordWrap/>
      <w:snapToGrid/>
      <w:spacing w:before="60" w:after="60" w:line="240" w:lineRule="auto"/>
      <w:jc w:val="left"/>
    </w:pPr>
    <w:rPr>
      <w:rFonts w:ascii="Arial" w:eastAsiaTheme="minorEastAsia" w:hAnsi="Arial" w:cs="Times New Roman"/>
      <w:snapToGrid/>
      <w:kern w:val="0"/>
      <w:sz w:val="16"/>
    </w:rPr>
  </w:style>
  <w:style w:type="paragraph" w:customStyle="1" w:styleId="3-3">
    <w:name w:val="맞춤3-3"/>
    <w:basedOn w:val="a0"/>
    <w:rsid w:val="008036C9"/>
    <w:pPr>
      <w:widowControl w:val="0"/>
      <w:numPr>
        <w:numId w:val="16"/>
      </w:numPr>
      <w:autoSpaceDE/>
      <w:autoSpaceDN/>
      <w:snapToGrid/>
      <w:spacing w:before="120" w:after="120" w:line="460" w:lineRule="atLeast"/>
      <w:jc w:val="left"/>
      <w:textAlignment w:val="baseline"/>
    </w:pPr>
    <w:rPr>
      <w:rFonts w:ascii="바탕" w:cs="Times New Roman"/>
      <w:snapToGrid/>
      <w:kern w:val="0"/>
      <w:sz w:val="32"/>
    </w:rPr>
  </w:style>
  <w:style w:type="paragraph" w:customStyle="1" w:styleId="11pt">
    <w:name w:val="바탕글(11pt)"/>
    <w:rsid w:val="008036C9"/>
    <w:pPr>
      <w:widowControl w:val="0"/>
      <w:wordWrap w:val="0"/>
      <w:autoSpaceDE w:val="0"/>
      <w:autoSpaceDN w:val="0"/>
      <w:adjustRightInd w:val="0"/>
      <w:snapToGrid w:val="0"/>
      <w:jc w:val="both"/>
    </w:pPr>
    <w:rPr>
      <w:rFonts w:ascii="Times New Roman" w:eastAsia="바탕체" w:hAnsi="Times New Roman"/>
      <w:sz w:val="22"/>
    </w:rPr>
  </w:style>
  <w:style w:type="paragraph" w:customStyle="1" w:styleId="TitleofSmallAgreement">
    <w:name w:val="Title of Small Agreement"/>
    <w:autoRedefine/>
    <w:rsid w:val="008036C9"/>
    <w:pPr>
      <w:spacing w:line="300" w:lineRule="auto"/>
      <w:jc w:val="center"/>
    </w:pPr>
    <w:rPr>
      <w:rFonts w:ascii="Times New Roman" w:eastAsia="바탕" w:hAnsi="Times New Roman"/>
      <w:b/>
      <w:bCs/>
      <w:spacing w:val="20"/>
      <w:sz w:val="32"/>
      <w:szCs w:val="32"/>
    </w:rPr>
  </w:style>
  <w:style w:type="paragraph" w:customStyle="1" w:styleId="12pt">
    <w:name w:val="바탕글(12pt)"/>
    <w:rsid w:val="008036C9"/>
    <w:pPr>
      <w:widowControl w:val="0"/>
      <w:wordWrap w:val="0"/>
      <w:autoSpaceDE w:val="0"/>
      <w:autoSpaceDN w:val="0"/>
      <w:adjustRightInd w:val="0"/>
      <w:snapToGrid w:val="0"/>
      <w:jc w:val="both"/>
    </w:pPr>
    <w:rPr>
      <w:rFonts w:ascii="Times New Roman" w:eastAsia="바탕체" w:hAnsi="Times New Roman"/>
      <w:sz w:val="24"/>
    </w:rPr>
  </w:style>
  <w:style w:type="paragraph" w:customStyle="1" w:styleId="LK">
    <w:name w:val="LK_전문"/>
    <w:basedOn w:val="a0"/>
    <w:link w:val="LKChar"/>
    <w:qFormat/>
    <w:rsid w:val="001F219E"/>
    <w:pPr>
      <w:keepNext/>
      <w:numPr>
        <w:numId w:val="18"/>
      </w:numPr>
      <w:topLinePunct/>
      <w:spacing w:before="480" w:after="360" w:line="312" w:lineRule="auto"/>
      <w:jc w:val="center"/>
    </w:pPr>
    <w:rPr>
      <w:rFonts w:cs="Times New Roman"/>
      <w:b/>
      <w:snapToGrid/>
      <w:kern w:val="0"/>
    </w:rPr>
  </w:style>
  <w:style w:type="paragraph" w:customStyle="1" w:styleId="LK1">
    <w:name w:val="LK_전문(1)"/>
    <w:basedOn w:val="a0"/>
    <w:link w:val="LK1Char"/>
    <w:qFormat/>
    <w:rsid w:val="001F219E"/>
    <w:pPr>
      <w:widowControl w:val="0"/>
      <w:numPr>
        <w:ilvl w:val="1"/>
        <w:numId w:val="18"/>
      </w:numPr>
      <w:topLinePunct/>
      <w:spacing w:after="288" w:line="312" w:lineRule="auto"/>
    </w:pPr>
    <w:rPr>
      <w:rFonts w:cs="Times New Roman"/>
      <w:snapToGrid/>
      <w:kern w:val="0"/>
    </w:rPr>
  </w:style>
  <w:style w:type="character" w:customStyle="1" w:styleId="LK1Char">
    <w:name w:val="LK_전문(1) Char"/>
    <w:basedOn w:val="a1"/>
    <w:link w:val="LK1"/>
    <w:rsid w:val="001F219E"/>
    <w:rPr>
      <w:rFonts w:ascii="Times New Roman" w:eastAsia="바탕" w:hAnsi="Times New Roman"/>
      <w:sz w:val="22"/>
    </w:rPr>
  </w:style>
  <w:style w:type="paragraph" w:customStyle="1" w:styleId="LKLevel1">
    <w:name w:val="LK_Level1"/>
    <w:basedOn w:val="a0"/>
    <w:uiPriority w:val="1"/>
    <w:qFormat/>
    <w:rsid w:val="009C6D42"/>
    <w:pPr>
      <w:numPr>
        <w:numId w:val="19"/>
      </w:numPr>
      <w:topLinePunct/>
      <w:snapToGrid/>
      <w:spacing w:before="480" w:after="360" w:line="312" w:lineRule="auto"/>
      <w:jc w:val="center"/>
      <w:outlineLvl w:val="0"/>
    </w:pPr>
    <w:rPr>
      <w:rFonts w:cs="Times New Roman"/>
      <w:b/>
      <w:snapToGrid/>
      <w:kern w:val="0"/>
    </w:rPr>
  </w:style>
  <w:style w:type="character" w:customStyle="1" w:styleId="LKLevel2Char">
    <w:name w:val="LK_Level2 Char"/>
    <w:basedOn w:val="a1"/>
    <w:link w:val="LKLevel2"/>
    <w:uiPriority w:val="1"/>
    <w:locked/>
    <w:rsid w:val="009C6D42"/>
    <w:rPr>
      <w:rFonts w:ascii="Times New Roman" w:eastAsia="바탕" w:hAnsi="Times New Roman"/>
      <w:sz w:val="22"/>
      <w:u w:val="single"/>
    </w:rPr>
  </w:style>
  <w:style w:type="paragraph" w:customStyle="1" w:styleId="LKLevel2">
    <w:name w:val="LK_Level2"/>
    <w:basedOn w:val="a0"/>
    <w:link w:val="LKLevel2Char"/>
    <w:uiPriority w:val="1"/>
    <w:qFormat/>
    <w:rsid w:val="009C6D42"/>
    <w:pPr>
      <w:widowControl w:val="0"/>
      <w:numPr>
        <w:ilvl w:val="1"/>
        <w:numId w:val="19"/>
      </w:numPr>
      <w:topLinePunct/>
      <w:spacing w:before="360" w:after="240" w:line="312" w:lineRule="auto"/>
      <w:outlineLvl w:val="1"/>
    </w:pPr>
    <w:rPr>
      <w:rFonts w:cs="Times New Roman"/>
      <w:snapToGrid/>
      <w:kern w:val="0"/>
      <w:u w:val="single"/>
    </w:rPr>
  </w:style>
  <w:style w:type="character" w:customStyle="1" w:styleId="LKLevel3Char">
    <w:name w:val="LK_Level3 Char"/>
    <w:basedOn w:val="a1"/>
    <w:link w:val="LKLevel3"/>
    <w:uiPriority w:val="1"/>
    <w:locked/>
    <w:rsid w:val="009C6D42"/>
    <w:rPr>
      <w:rFonts w:ascii="Times New Roman" w:eastAsia="바탕" w:hAnsi="Times New Roman"/>
      <w:sz w:val="22"/>
    </w:rPr>
  </w:style>
  <w:style w:type="paragraph" w:customStyle="1" w:styleId="LKLevel3">
    <w:name w:val="LK_Level3"/>
    <w:basedOn w:val="a0"/>
    <w:link w:val="LKLevel3Char"/>
    <w:uiPriority w:val="1"/>
    <w:qFormat/>
    <w:rsid w:val="009C6D42"/>
    <w:pPr>
      <w:widowControl w:val="0"/>
      <w:numPr>
        <w:ilvl w:val="2"/>
        <w:numId w:val="19"/>
      </w:numPr>
      <w:topLinePunct/>
      <w:spacing w:after="288" w:line="312" w:lineRule="auto"/>
      <w:outlineLvl w:val="2"/>
    </w:pPr>
    <w:rPr>
      <w:rFonts w:cs="Times New Roman"/>
      <w:snapToGrid/>
      <w:kern w:val="0"/>
    </w:rPr>
  </w:style>
  <w:style w:type="paragraph" w:customStyle="1" w:styleId="LKLevel4">
    <w:name w:val="LK_Level4"/>
    <w:basedOn w:val="LKLevel3"/>
    <w:uiPriority w:val="1"/>
    <w:qFormat/>
    <w:rsid w:val="009C6D42"/>
    <w:pPr>
      <w:numPr>
        <w:ilvl w:val="3"/>
      </w:numPr>
      <w:tabs>
        <w:tab w:val="num" w:pos="360"/>
        <w:tab w:val="num" w:pos="1077"/>
      </w:tabs>
      <w:ind w:left="1077"/>
      <w:outlineLvl w:val="3"/>
    </w:pPr>
  </w:style>
  <w:style w:type="character" w:styleId="af4">
    <w:name w:val="annotation reference"/>
    <w:basedOn w:val="a1"/>
    <w:semiHidden/>
    <w:unhideWhenUsed/>
    <w:rsid w:val="003E0E40"/>
    <w:rPr>
      <w:sz w:val="18"/>
      <w:szCs w:val="18"/>
    </w:rPr>
  </w:style>
  <w:style w:type="paragraph" w:styleId="af5">
    <w:name w:val="annotation text"/>
    <w:basedOn w:val="a0"/>
    <w:link w:val="Char7"/>
    <w:unhideWhenUsed/>
    <w:rsid w:val="003E0E40"/>
    <w:pPr>
      <w:jc w:val="left"/>
    </w:pPr>
  </w:style>
  <w:style w:type="character" w:customStyle="1" w:styleId="Char7">
    <w:name w:val="메모 텍스트 Char"/>
    <w:basedOn w:val="a1"/>
    <w:link w:val="af5"/>
    <w:rsid w:val="003E0E40"/>
    <w:rPr>
      <w:rFonts w:ascii="Times New Roman" w:eastAsia="바탕" w:hAnsi="Times New Roman" w:cstheme="minorBidi"/>
      <w:snapToGrid w:val="0"/>
      <w:kern w:val="2"/>
      <w:sz w:val="22"/>
    </w:rPr>
  </w:style>
  <w:style w:type="paragraph" w:styleId="af6">
    <w:name w:val="annotation subject"/>
    <w:basedOn w:val="af5"/>
    <w:next w:val="af5"/>
    <w:link w:val="Char8"/>
    <w:semiHidden/>
    <w:unhideWhenUsed/>
    <w:rsid w:val="003E0E40"/>
    <w:rPr>
      <w:b/>
      <w:bCs/>
    </w:rPr>
  </w:style>
  <w:style w:type="character" w:customStyle="1" w:styleId="Char8">
    <w:name w:val="메모 주제 Char"/>
    <w:basedOn w:val="Char7"/>
    <w:link w:val="af6"/>
    <w:semiHidden/>
    <w:rsid w:val="003E0E40"/>
    <w:rPr>
      <w:rFonts w:ascii="Times New Roman" w:eastAsia="바탕" w:hAnsi="Times New Roman" w:cstheme="minorBidi"/>
      <w:b/>
      <w:bCs/>
      <w:snapToGrid w:val="0"/>
      <w:kern w:val="2"/>
      <w:sz w:val="22"/>
    </w:rPr>
  </w:style>
  <w:style w:type="paragraph" w:customStyle="1" w:styleId="13">
    <w:name w:val="계약본문1"/>
    <w:basedOn w:val="af7"/>
    <w:link w:val="1Char1"/>
    <w:qFormat/>
    <w:rsid w:val="00BB41A3"/>
    <w:pPr>
      <w:wordWrap/>
      <w:autoSpaceDE/>
      <w:adjustRightInd/>
      <w:snapToGrid/>
      <w:spacing w:after="240" w:line="312" w:lineRule="auto"/>
    </w:pPr>
    <w:rPr>
      <w:rFonts w:cs="바탕"/>
      <w:snapToGrid/>
      <w:kern w:val="0"/>
      <w:sz w:val="23"/>
    </w:rPr>
  </w:style>
  <w:style w:type="character" w:customStyle="1" w:styleId="1Char1">
    <w:name w:val="계약본문1 Char"/>
    <w:basedOn w:val="a1"/>
    <w:link w:val="13"/>
    <w:rsid w:val="00BB41A3"/>
    <w:rPr>
      <w:rFonts w:ascii="Times New Roman" w:eastAsia="바탕" w:hAnsi="Times New Roman" w:cs="바탕"/>
      <w:sz w:val="23"/>
    </w:rPr>
  </w:style>
  <w:style w:type="paragraph" w:styleId="af7">
    <w:name w:val="Body Text"/>
    <w:basedOn w:val="a0"/>
    <w:link w:val="Char9"/>
    <w:uiPriority w:val="99"/>
    <w:semiHidden/>
    <w:unhideWhenUsed/>
    <w:rsid w:val="00BB41A3"/>
    <w:pPr>
      <w:spacing w:after="180"/>
    </w:pPr>
  </w:style>
  <w:style w:type="character" w:customStyle="1" w:styleId="Char9">
    <w:name w:val="본문 Char"/>
    <w:basedOn w:val="a1"/>
    <w:link w:val="af7"/>
    <w:uiPriority w:val="99"/>
    <w:semiHidden/>
    <w:rsid w:val="00BB41A3"/>
    <w:rPr>
      <w:rFonts w:ascii="Times New Roman" w:eastAsia="바탕" w:hAnsi="Times New Roman" w:cstheme="minorBidi"/>
      <w:snapToGrid w:val="0"/>
      <w:kern w:val="2"/>
      <w:sz w:val="22"/>
    </w:rPr>
  </w:style>
  <w:style w:type="paragraph" w:customStyle="1" w:styleId="32">
    <w:name w:val="계약제목3"/>
    <w:basedOn w:val="30"/>
    <w:link w:val="3Char0"/>
    <w:uiPriority w:val="99"/>
    <w:qFormat/>
    <w:rsid w:val="00CD798E"/>
    <w:pPr>
      <w:keepNext w:val="0"/>
      <w:wordWrap/>
      <w:autoSpaceDE/>
      <w:snapToGrid/>
      <w:spacing w:after="240" w:line="312" w:lineRule="auto"/>
      <w:ind w:leftChars="0" w:left="1474" w:firstLineChars="0" w:hanging="737"/>
      <w:textAlignment w:val="baseline"/>
    </w:pPr>
    <w:rPr>
      <w:rFonts w:ascii="Times New Roman" w:eastAsia="바탕" w:hAnsi="Times New Roman"/>
      <w:snapToGrid/>
      <w:color w:val="000000"/>
      <w:sz w:val="23"/>
    </w:rPr>
  </w:style>
  <w:style w:type="paragraph" w:customStyle="1" w:styleId="42">
    <w:name w:val="계약제목4"/>
    <w:basedOn w:val="af7"/>
    <w:uiPriority w:val="99"/>
    <w:qFormat/>
    <w:rsid w:val="00CD798E"/>
    <w:pPr>
      <w:wordWrap/>
      <w:autoSpaceDE/>
      <w:adjustRightInd/>
      <w:snapToGrid/>
      <w:spacing w:after="240" w:line="312" w:lineRule="auto"/>
      <w:ind w:left="2211" w:hanging="737"/>
    </w:pPr>
    <w:rPr>
      <w:rFonts w:cs="Times New Roman"/>
      <w:snapToGrid/>
      <w:kern w:val="0"/>
      <w:sz w:val="23"/>
    </w:rPr>
  </w:style>
  <w:style w:type="character" w:customStyle="1" w:styleId="3Char0">
    <w:name w:val="계약제목3 Char"/>
    <w:basedOn w:val="3Char"/>
    <w:link w:val="32"/>
    <w:uiPriority w:val="99"/>
    <w:rsid w:val="00CD798E"/>
    <w:rPr>
      <w:rFonts w:ascii="Times New Roman" w:eastAsia="바탕" w:hAnsi="Times New Roman" w:cstheme="majorBidi"/>
      <w:snapToGrid/>
      <w:color w:val="000000"/>
      <w:kern w:val="2"/>
      <w:sz w:val="23"/>
    </w:rPr>
  </w:style>
  <w:style w:type="character" w:styleId="af8">
    <w:name w:val="Unresolved Mention"/>
    <w:basedOn w:val="a1"/>
    <w:uiPriority w:val="99"/>
    <w:semiHidden/>
    <w:unhideWhenUsed/>
    <w:rsid w:val="00AA2E9F"/>
    <w:rPr>
      <w:color w:val="605E5C"/>
      <w:shd w:val="clear" w:color="auto" w:fill="E1DFDD"/>
    </w:rPr>
  </w:style>
  <w:style w:type="paragraph" w:customStyle="1" w:styleId="3-4">
    <w:name w:val="맞춤3-4"/>
    <w:basedOn w:val="a0"/>
    <w:rsid w:val="00536184"/>
    <w:pPr>
      <w:widowControl w:val="0"/>
      <w:numPr>
        <w:numId w:val="25"/>
      </w:numPr>
      <w:adjustRightInd/>
      <w:snapToGrid/>
      <w:spacing w:before="120" w:after="120" w:line="400" w:lineRule="atLeast"/>
      <w:jc w:val="left"/>
    </w:pPr>
    <w:rPr>
      <w:rFonts w:asciiTheme="minorHAnsi" w:eastAsiaTheme="minorEastAsia" w:hAnsiTheme="minorHAnsi"/>
      <w:snapToGrid/>
      <w:sz w:val="32"/>
    </w:rPr>
  </w:style>
  <w:style w:type="character" w:customStyle="1" w:styleId="LKChar">
    <w:name w:val="LK_전문 Char"/>
    <w:basedOn w:val="a1"/>
    <w:link w:val="LK"/>
    <w:rsid w:val="00536184"/>
    <w:rPr>
      <w:rFonts w:ascii="Times New Roman" w:eastAsia="바탕" w:hAnsi="Times New Roman"/>
      <w:b/>
      <w:sz w:val="22"/>
    </w:rPr>
  </w:style>
  <w:style w:type="paragraph" w:customStyle="1" w:styleId="LK0">
    <w:name w:val="LK_본문"/>
    <w:basedOn w:val="a0"/>
    <w:link w:val="LKChar0"/>
    <w:qFormat/>
    <w:rsid w:val="00C7546B"/>
    <w:pPr>
      <w:widowControl w:val="0"/>
      <w:topLinePunct/>
      <w:spacing w:after="240" w:line="312" w:lineRule="auto"/>
    </w:pPr>
    <w:rPr>
      <w:rFonts w:cs="Times New Roman"/>
      <w:snapToGrid/>
      <w:kern w:val="0"/>
    </w:rPr>
  </w:style>
  <w:style w:type="character" w:customStyle="1" w:styleId="LKChar0">
    <w:name w:val="LK_본문 Char"/>
    <w:basedOn w:val="a1"/>
    <w:link w:val="LK0"/>
    <w:rsid w:val="00C7546B"/>
    <w:rPr>
      <w:rFonts w:ascii="Times New Roman" w:eastAsia="바탕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09621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1028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60706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47210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9989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4921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72808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650539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1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9315">
      <w:bodyDiv w:val="1"/>
      <w:marLeft w:val="30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48719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6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63225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98404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0974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4016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4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4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3ED3E0-36A3-4ACB-A601-DDEBE437333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3A03AA-01DD-4A0D-B231-DDBD3F657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47</Pages>
  <Words>10541</Words>
  <Characters>35738</Characters>
  <Application>Microsoft Office Word</Application>
  <DocSecurity>0</DocSecurity>
  <Lines>1429</Lines>
  <Paragraphs>571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45708</CharactersWithSpaces>
  <SharedDoc>false</SharedDoc>
  <HLinks>
    <vt:vector size="306" baseType="variant">
      <vt:variant>
        <vt:i4>1835058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_Toc408162881</vt:lpwstr>
      </vt:variant>
      <vt:variant>
        <vt:i4>1835058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_Toc408162880</vt:lpwstr>
      </vt:variant>
      <vt:variant>
        <vt:i4>1245234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_Toc408162879</vt:lpwstr>
      </vt:variant>
      <vt:variant>
        <vt:i4>1245234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_Toc408162878</vt:lpwstr>
      </vt:variant>
      <vt:variant>
        <vt:i4>1245234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_Toc408162877</vt:lpwstr>
      </vt:variant>
      <vt:variant>
        <vt:i4>1245234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_Toc408162876</vt:lpwstr>
      </vt:variant>
      <vt:variant>
        <vt:i4>1245234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_Toc408162875</vt:lpwstr>
      </vt:variant>
      <vt:variant>
        <vt:i4>1245234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_Toc408162874</vt:lpwstr>
      </vt:variant>
      <vt:variant>
        <vt:i4>1245234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_Toc408162873</vt:lpwstr>
      </vt:variant>
      <vt:variant>
        <vt:i4>1245234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_Toc408162872</vt:lpwstr>
      </vt:variant>
      <vt:variant>
        <vt:i4>1245234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_Toc408162871</vt:lpwstr>
      </vt:variant>
      <vt:variant>
        <vt:i4>1245234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_Toc408162870</vt:lpwstr>
      </vt:variant>
      <vt:variant>
        <vt:i4>1179698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_Toc408162869</vt:lpwstr>
      </vt:variant>
      <vt:variant>
        <vt:i4>1179698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_Toc408162868</vt:lpwstr>
      </vt:variant>
      <vt:variant>
        <vt:i4>1179698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_Toc408162867</vt:lpwstr>
      </vt:variant>
      <vt:variant>
        <vt:i4>1179698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_Toc408162866</vt:lpwstr>
      </vt:variant>
      <vt:variant>
        <vt:i4>1179698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_Toc408162865</vt:lpwstr>
      </vt:variant>
      <vt:variant>
        <vt:i4>1179698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_Toc408162864</vt:lpwstr>
      </vt:variant>
      <vt:variant>
        <vt:i4>1179698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_Toc408162863</vt:lpwstr>
      </vt:variant>
      <vt:variant>
        <vt:i4>1179698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_Toc408162862</vt:lpwstr>
      </vt:variant>
      <vt:variant>
        <vt:i4>1179698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_Toc408162861</vt:lpwstr>
      </vt:variant>
      <vt:variant>
        <vt:i4>1179698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_Toc408162860</vt:lpwstr>
      </vt:variant>
      <vt:variant>
        <vt:i4>1114162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_Toc408162859</vt:lpwstr>
      </vt:variant>
      <vt:variant>
        <vt:i4>1114162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_Toc408162858</vt:lpwstr>
      </vt:variant>
      <vt:variant>
        <vt:i4>1114162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_Toc408162857</vt:lpwstr>
      </vt:variant>
      <vt:variant>
        <vt:i4>1114162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_Toc408162856</vt:lpwstr>
      </vt:variant>
      <vt:variant>
        <vt:i4>1114162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_Toc408162855</vt:lpwstr>
      </vt:variant>
      <vt:variant>
        <vt:i4>1114162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_Toc408162854</vt:lpwstr>
      </vt:variant>
      <vt:variant>
        <vt:i4>1114162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_Toc408162853</vt:lpwstr>
      </vt:variant>
      <vt:variant>
        <vt:i4>1114162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_Toc408162852</vt:lpwstr>
      </vt:variant>
      <vt:variant>
        <vt:i4>1114162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_Toc408162851</vt:lpwstr>
      </vt:variant>
      <vt:variant>
        <vt:i4>1114162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_Toc408162850</vt:lpwstr>
      </vt:variant>
      <vt:variant>
        <vt:i4>1048626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_Toc408162849</vt:lpwstr>
      </vt:variant>
      <vt:variant>
        <vt:i4>1048626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_Toc408162848</vt:lpwstr>
      </vt:variant>
      <vt:variant>
        <vt:i4>1048626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_Toc408162847</vt:lpwstr>
      </vt:variant>
      <vt:variant>
        <vt:i4>1048626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_Toc408162846</vt:lpwstr>
      </vt:variant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_Toc408162845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_Toc408162844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_Toc408162843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_Toc408162842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_Toc408162841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_Toc408162840</vt:lpwstr>
      </vt:variant>
      <vt:variant>
        <vt:i4>1507378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_Toc408162839</vt:lpwstr>
      </vt:variant>
      <vt:variant>
        <vt:i4>1507378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_Toc408162836</vt:lpwstr>
      </vt:variant>
      <vt:variant>
        <vt:i4>1507378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_Toc408162835</vt:lpwstr>
      </vt:variant>
      <vt:variant>
        <vt:i4>1507378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_Toc408162834</vt:lpwstr>
      </vt:variant>
      <vt:variant>
        <vt:i4>1507378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_Toc408162833</vt:lpwstr>
      </vt:variant>
      <vt:variant>
        <vt:i4>1507378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_Toc408162832</vt:lpwstr>
      </vt:variant>
      <vt:variant>
        <vt:i4>1507378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_Toc408162831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_Toc408162830</vt:lpwstr>
      </vt:variant>
      <vt:variant>
        <vt:i4>1441842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_Toc408162829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 H. Kim (BKL)</dc:creator>
  <cp:keywords/>
  <dc:description/>
  <cp:lastModifiedBy>SL Partners</cp:lastModifiedBy>
  <cp:revision>91</cp:revision>
  <cp:lastPrinted>2025-11-13T12:13:00Z</cp:lastPrinted>
  <dcterms:created xsi:type="dcterms:W3CDTF">2025-11-27T01:29:00Z</dcterms:created>
  <dcterms:modified xsi:type="dcterms:W3CDTF">2025-11-28T04:50:00Z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2025-02-27T07:48:30Z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98aec3aa-eeb3-4a62-8855-86f648c2b350</vt:lpwstr>
  </property>
  <property fmtid="{D5CDD505-2E9C-101B-9397-08002B2CF9AE}" pid="8" name="MSIP_Label_defa4170-0d19-0005-0004-bc88714345d2_ActionId">
    <vt:lpwstr>bee48807-8052-4836-9047-3a4fff1848c8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